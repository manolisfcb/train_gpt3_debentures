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110" w:rsidRPr="003C2DE2" w:rsidRDefault="00FC0110" w:rsidP="008759F7">
      <w:pPr>
        <w:pStyle w:val="c3"/>
        <w:pBdr>
          <w:bottom w:val="double" w:sz="6" w:space="1" w:color="auto"/>
        </w:pBdr>
        <w:spacing w:before="0" w:beforeAutospacing="0" w:after="0" w:afterAutospacing="0"/>
        <w:rPr>
          <w:rFonts w:ascii="Tahoma" w:hAnsi="Tahoma" w:cs="Tahoma"/>
          <w:b/>
          <w:sz w:val="22"/>
          <w:szCs w:val="22"/>
        </w:rPr>
      </w:pPr>
    </w:p>
    <w:p w:rsidR="00CC7AB0" w:rsidRPr="003C2DE2" w:rsidRDefault="00CC7AB0" w:rsidP="008759F7">
      <w:pPr>
        <w:pStyle w:val="Cabealho"/>
        <w:tabs>
          <w:tab w:val="clear" w:pos="8838"/>
          <w:tab w:val="right" w:pos="9072"/>
        </w:tabs>
        <w:jc w:val="center"/>
        <w:rPr>
          <w:rFonts w:ascii="Tahoma" w:hAnsi="Tahoma" w:cs="Tahoma"/>
          <w:b/>
          <w:bCs/>
          <w:smallCaps/>
          <w:sz w:val="22"/>
          <w:szCs w:val="22"/>
        </w:rPr>
      </w:pPr>
    </w:p>
    <w:p w:rsidR="00CC7AB0" w:rsidRPr="003C2DE2" w:rsidRDefault="003C2DE2" w:rsidP="003C2DE2">
      <w:pPr>
        <w:pStyle w:val="Cabealho"/>
        <w:tabs>
          <w:tab w:val="clear" w:pos="8838"/>
          <w:tab w:val="right" w:pos="9072"/>
        </w:tabs>
        <w:jc w:val="both"/>
        <w:rPr>
          <w:rFonts w:ascii="Tahoma" w:hAnsi="Tahoma" w:cs="Tahoma"/>
          <w:b/>
          <w:bCs/>
          <w:smallCaps/>
          <w:sz w:val="22"/>
          <w:szCs w:val="22"/>
        </w:rPr>
      </w:pPr>
      <w:r w:rsidRPr="003C2DE2">
        <w:rPr>
          <w:rFonts w:ascii="Tahoma" w:hAnsi="Tahoma" w:cs="Tahoma"/>
          <w:b/>
          <w:bCs/>
          <w:smallCaps/>
          <w:sz w:val="22"/>
          <w:szCs w:val="22"/>
        </w:rPr>
        <w:t xml:space="preserve">INSTRUMENTO PARTICULAR DE ESCRITURA DA </w:t>
      </w:r>
      <w:r>
        <w:rPr>
          <w:rFonts w:ascii="Tahoma" w:hAnsi="Tahoma" w:cs="Tahoma"/>
          <w:b/>
          <w:bCs/>
          <w:smallCaps/>
          <w:sz w:val="22"/>
          <w:szCs w:val="22"/>
        </w:rPr>
        <w:t>10</w:t>
      </w:r>
      <w:r w:rsidR="00670506">
        <w:rPr>
          <w:rFonts w:ascii="Tahoma" w:hAnsi="Tahoma" w:cs="Tahoma"/>
          <w:b/>
          <w:bCs/>
          <w:smallCaps/>
          <w:sz w:val="22"/>
          <w:szCs w:val="22"/>
        </w:rPr>
        <w:t>ª</w:t>
      </w:r>
      <w:r>
        <w:rPr>
          <w:rFonts w:ascii="Tahoma" w:hAnsi="Tahoma" w:cs="Tahoma"/>
          <w:b/>
          <w:bCs/>
          <w:smallCaps/>
          <w:sz w:val="22"/>
          <w:szCs w:val="22"/>
        </w:rPr>
        <w:t xml:space="preserve"> </w:t>
      </w:r>
      <w:r w:rsidR="004D0B34">
        <w:rPr>
          <w:rFonts w:ascii="Tahoma" w:hAnsi="Tahoma" w:cs="Tahoma"/>
          <w:b/>
          <w:bCs/>
          <w:smallCaps/>
          <w:sz w:val="22"/>
          <w:szCs w:val="22"/>
        </w:rPr>
        <w:t xml:space="preserve">(DÉCIMA) </w:t>
      </w:r>
      <w:r w:rsidRPr="003C2DE2">
        <w:rPr>
          <w:rFonts w:ascii="Tahoma" w:hAnsi="Tahoma" w:cs="Tahoma"/>
          <w:b/>
          <w:bCs/>
          <w:smallCaps/>
          <w:sz w:val="22"/>
          <w:szCs w:val="22"/>
        </w:rPr>
        <w:t>EMISSÃO DE DEBÊNTURE</w:t>
      </w:r>
      <w:r w:rsidRPr="003C2DE2">
        <w:rPr>
          <w:rFonts w:ascii="Tahoma" w:hAnsi="Tahoma" w:cs="Tahoma"/>
          <w:b/>
          <w:smallCaps/>
          <w:sz w:val="22"/>
          <w:szCs w:val="22"/>
        </w:rPr>
        <w:t>S</w:t>
      </w:r>
      <w:r w:rsidRPr="003C2DE2">
        <w:rPr>
          <w:rFonts w:ascii="Tahoma" w:hAnsi="Tahoma" w:cs="Tahoma"/>
          <w:b/>
          <w:bCs/>
          <w:smallCaps/>
          <w:sz w:val="22"/>
          <w:szCs w:val="22"/>
        </w:rPr>
        <w:t xml:space="preserve"> SIMPLES, NÃO CONVERSÍVE</w:t>
      </w:r>
      <w:r w:rsidRPr="003C2DE2">
        <w:rPr>
          <w:rFonts w:ascii="Tahoma" w:hAnsi="Tahoma" w:cs="Tahoma"/>
          <w:b/>
          <w:smallCaps/>
          <w:sz w:val="22"/>
          <w:szCs w:val="22"/>
        </w:rPr>
        <w:t>IS</w:t>
      </w:r>
      <w:r w:rsidRPr="003C2DE2">
        <w:rPr>
          <w:rFonts w:ascii="Tahoma" w:hAnsi="Tahoma" w:cs="Tahoma"/>
          <w:b/>
          <w:bCs/>
          <w:smallCaps/>
          <w:sz w:val="22"/>
          <w:szCs w:val="22"/>
        </w:rPr>
        <w:t xml:space="preserve"> EM AÇ</w:t>
      </w:r>
      <w:r w:rsidRPr="003C2DE2">
        <w:rPr>
          <w:rFonts w:ascii="Tahoma" w:hAnsi="Tahoma" w:cs="Tahoma"/>
          <w:b/>
          <w:smallCaps/>
          <w:sz w:val="22"/>
          <w:szCs w:val="22"/>
        </w:rPr>
        <w:t>ÕES</w:t>
      </w:r>
      <w:r w:rsidRPr="003C2DE2">
        <w:rPr>
          <w:rFonts w:ascii="Tahoma" w:hAnsi="Tahoma" w:cs="Tahoma"/>
          <w:b/>
          <w:bCs/>
          <w:smallCaps/>
          <w:sz w:val="22"/>
          <w:szCs w:val="22"/>
        </w:rPr>
        <w:t>, DA ESPÉCIE QUIROGRAFÁRIA</w:t>
      </w:r>
      <w:r w:rsidRPr="003C2DE2">
        <w:rPr>
          <w:rFonts w:ascii="Tahoma" w:hAnsi="Tahoma" w:cs="Tahoma"/>
          <w:b/>
          <w:smallCaps/>
          <w:sz w:val="22"/>
          <w:szCs w:val="22"/>
        </w:rPr>
        <w:t>,</w:t>
      </w:r>
      <w:r w:rsidRPr="003C2DE2">
        <w:rPr>
          <w:rFonts w:ascii="Tahoma" w:hAnsi="Tahoma" w:cs="Tahoma"/>
          <w:b/>
          <w:bCs/>
          <w:smallCaps/>
          <w:sz w:val="22"/>
          <w:szCs w:val="22"/>
        </w:rPr>
        <w:t xml:space="preserve"> EM SÉRIE ÚNICA, PARA COLOCAÇÃO PRIVADA, DA</w:t>
      </w:r>
      <w:r w:rsidRPr="003C2DE2">
        <w:rPr>
          <w:rFonts w:ascii="Tahoma" w:hAnsi="Tahoma" w:cs="Tahoma"/>
          <w:b/>
          <w:smallCaps/>
          <w:sz w:val="22"/>
          <w:szCs w:val="22"/>
        </w:rPr>
        <w:t xml:space="preserve"> KLABIN</w:t>
      </w:r>
      <w:r w:rsidRPr="003C2DE2">
        <w:rPr>
          <w:rFonts w:ascii="Tahoma" w:hAnsi="Tahoma" w:cs="Tahoma"/>
          <w:b/>
          <w:bCs/>
          <w:smallCaps/>
          <w:sz w:val="22"/>
          <w:szCs w:val="22"/>
        </w:rPr>
        <w:t xml:space="preserve"> S.A.</w:t>
      </w:r>
    </w:p>
    <w:p w:rsidR="0031212A" w:rsidRPr="003C2DE2" w:rsidRDefault="0031212A" w:rsidP="003C2DE2">
      <w:pPr>
        <w:pStyle w:val="Cabealho"/>
        <w:jc w:val="both"/>
        <w:rPr>
          <w:rFonts w:ascii="Tahoma" w:hAnsi="Tahoma" w:cs="Tahoma"/>
          <w:b/>
          <w:smallCaps/>
          <w:sz w:val="22"/>
          <w:szCs w:val="22"/>
        </w:rPr>
      </w:pPr>
    </w:p>
    <w:p w:rsidR="00D459FA" w:rsidRPr="003C2DE2" w:rsidRDefault="00D459FA" w:rsidP="008759F7">
      <w:pPr>
        <w:pStyle w:val="Cabealho"/>
        <w:jc w:val="center"/>
        <w:rPr>
          <w:rFonts w:ascii="Tahoma" w:hAnsi="Tahoma" w:cs="Tahoma"/>
          <w:b/>
          <w:smallCaps/>
          <w:sz w:val="22"/>
          <w:szCs w:val="22"/>
        </w:rPr>
      </w:pPr>
    </w:p>
    <w:p w:rsidR="00CC7AB0" w:rsidRPr="003C2DE2" w:rsidRDefault="00CC7AB0" w:rsidP="008759F7">
      <w:pPr>
        <w:pStyle w:val="Cabealho"/>
        <w:jc w:val="center"/>
        <w:rPr>
          <w:rFonts w:ascii="Tahoma" w:hAnsi="Tahoma" w:cs="Tahoma"/>
          <w:b/>
          <w:smallCaps/>
          <w:sz w:val="22"/>
          <w:szCs w:val="22"/>
        </w:rPr>
      </w:pPr>
      <w:r w:rsidRPr="003C2DE2">
        <w:rPr>
          <w:rFonts w:ascii="Tahoma" w:hAnsi="Tahoma" w:cs="Tahoma"/>
          <w:b/>
          <w:smallCaps/>
          <w:sz w:val="22"/>
          <w:szCs w:val="22"/>
        </w:rPr>
        <w:cr/>
      </w:r>
    </w:p>
    <w:p w:rsidR="004F2A0A" w:rsidRDefault="004F2A0A" w:rsidP="008759F7">
      <w:pPr>
        <w:pStyle w:val="Cabealho"/>
        <w:jc w:val="center"/>
        <w:rPr>
          <w:rFonts w:ascii="Tahoma" w:hAnsi="Tahoma" w:cs="Tahoma"/>
          <w:i/>
          <w:sz w:val="22"/>
          <w:szCs w:val="22"/>
        </w:rPr>
      </w:pPr>
    </w:p>
    <w:p w:rsidR="00D459FA" w:rsidRPr="003C2DE2" w:rsidRDefault="003C2DE2" w:rsidP="008759F7">
      <w:pPr>
        <w:pStyle w:val="Cabealho"/>
        <w:jc w:val="center"/>
        <w:rPr>
          <w:rFonts w:ascii="Tahoma" w:hAnsi="Tahoma" w:cs="Tahoma"/>
          <w:i/>
          <w:sz w:val="22"/>
          <w:szCs w:val="22"/>
        </w:rPr>
      </w:pPr>
      <w:r w:rsidRPr="003C2DE2">
        <w:rPr>
          <w:rFonts w:ascii="Tahoma" w:hAnsi="Tahoma" w:cs="Tahoma"/>
          <w:i/>
          <w:sz w:val="22"/>
          <w:szCs w:val="22"/>
        </w:rPr>
        <w:t>celebrado entre</w:t>
      </w:r>
      <w:r w:rsidRPr="003C2DE2">
        <w:rPr>
          <w:rFonts w:ascii="Tahoma" w:hAnsi="Tahoma" w:cs="Tahoma"/>
          <w:i/>
          <w:sz w:val="22"/>
          <w:szCs w:val="22"/>
        </w:rPr>
        <w:cr/>
      </w:r>
    </w:p>
    <w:p w:rsidR="00CC7AB0" w:rsidRPr="003C2DE2" w:rsidRDefault="00CC7AB0" w:rsidP="008759F7">
      <w:pPr>
        <w:pStyle w:val="Cabealho"/>
        <w:jc w:val="center"/>
        <w:rPr>
          <w:rFonts w:ascii="Tahoma" w:hAnsi="Tahoma" w:cs="Tahoma"/>
          <w:b/>
          <w:bCs/>
          <w:smallCaps/>
          <w:sz w:val="22"/>
          <w:szCs w:val="22"/>
        </w:rPr>
      </w:pPr>
      <w:r w:rsidRPr="003C2DE2">
        <w:rPr>
          <w:rFonts w:ascii="Tahoma" w:hAnsi="Tahoma" w:cs="Tahoma"/>
          <w:b/>
          <w:smallCaps/>
          <w:sz w:val="22"/>
          <w:szCs w:val="22"/>
        </w:rPr>
        <w:cr/>
      </w:r>
      <w:r w:rsidR="003C2DE2" w:rsidRPr="003C2DE2">
        <w:rPr>
          <w:rFonts w:ascii="Tahoma" w:hAnsi="Tahoma" w:cs="Tahoma"/>
          <w:b/>
          <w:smallCaps/>
          <w:sz w:val="22"/>
          <w:szCs w:val="22"/>
        </w:rPr>
        <w:cr/>
      </w:r>
      <w:r w:rsidR="003C2DE2" w:rsidRPr="003C2DE2">
        <w:rPr>
          <w:rFonts w:ascii="Tahoma" w:hAnsi="Tahoma" w:cs="Tahoma"/>
          <w:b/>
          <w:bCs/>
          <w:smallCaps/>
          <w:sz w:val="22"/>
          <w:szCs w:val="22"/>
        </w:rPr>
        <w:t>KLABIN S.A.</w:t>
      </w:r>
    </w:p>
    <w:p w:rsidR="00CC7AB0" w:rsidRPr="003C2DE2" w:rsidRDefault="00127E2C" w:rsidP="008759F7">
      <w:pPr>
        <w:pStyle w:val="Cabealho"/>
        <w:jc w:val="center"/>
        <w:rPr>
          <w:rFonts w:ascii="Tahoma" w:hAnsi="Tahoma" w:cs="Tahoma"/>
          <w:b/>
          <w:smallCaps/>
          <w:sz w:val="22"/>
          <w:szCs w:val="22"/>
        </w:rPr>
      </w:pPr>
      <w:r w:rsidRPr="003C2DE2">
        <w:rPr>
          <w:rFonts w:ascii="Tahoma" w:hAnsi="Tahoma" w:cs="Tahoma"/>
          <w:i/>
          <w:sz w:val="22"/>
          <w:szCs w:val="22"/>
        </w:rPr>
        <w:t xml:space="preserve">na qualidade de </w:t>
      </w:r>
      <w:r w:rsidR="00CC7AB0" w:rsidRPr="003C2DE2">
        <w:rPr>
          <w:rFonts w:ascii="Tahoma" w:hAnsi="Tahoma" w:cs="Tahoma"/>
          <w:i/>
          <w:sz w:val="22"/>
          <w:szCs w:val="22"/>
        </w:rPr>
        <w:t>Emissora</w:t>
      </w:r>
      <w:r w:rsidR="00CC7AB0" w:rsidRPr="003C2DE2">
        <w:rPr>
          <w:rFonts w:ascii="Tahoma" w:hAnsi="Tahoma" w:cs="Tahoma"/>
          <w:b/>
          <w:sz w:val="22"/>
          <w:szCs w:val="22"/>
        </w:rPr>
        <w:cr/>
      </w:r>
      <w:r w:rsidR="00CC7AB0" w:rsidRPr="003C2DE2">
        <w:rPr>
          <w:rFonts w:ascii="Tahoma" w:hAnsi="Tahoma" w:cs="Tahoma"/>
          <w:b/>
          <w:smallCaps/>
          <w:sz w:val="22"/>
          <w:szCs w:val="22"/>
        </w:rPr>
        <w:cr/>
      </w:r>
    </w:p>
    <w:p w:rsidR="00CC7AB0" w:rsidRPr="003C2DE2" w:rsidRDefault="00263AE4" w:rsidP="008759F7">
      <w:pPr>
        <w:pStyle w:val="Cabealho"/>
        <w:jc w:val="center"/>
        <w:rPr>
          <w:rFonts w:ascii="Tahoma" w:hAnsi="Tahoma" w:cs="Tahoma"/>
          <w:i/>
          <w:smallCaps/>
          <w:sz w:val="22"/>
          <w:szCs w:val="22"/>
        </w:rPr>
      </w:pPr>
      <w:r w:rsidRPr="003C2DE2">
        <w:rPr>
          <w:rFonts w:ascii="Tahoma" w:hAnsi="Tahoma" w:cs="Tahoma"/>
          <w:i/>
          <w:sz w:val="22"/>
          <w:szCs w:val="22"/>
        </w:rPr>
        <w:t>e</w:t>
      </w:r>
    </w:p>
    <w:p w:rsidR="00CC7AB0" w:rsidRPr="003C2DE2" w:rsidRDefault="00CC7AB0" w:rsidP="008759F7">
      <w:pPr>
        <w:pStyle w:val="Cabealho"/>
        <w:jc w:val="center"/>
        <w:rPr>
          <w:rFonts w:ascii="Tahoma" w:hAnsi="Tahoma" w:cs="Tahoma"/>
          <w:b/>
          <w:smallCaps/>
          <w:sz w:val="22"/>
          <w:szCs w:val="22"/>
        </w:rPr>
      </w:pPr>
    </w:p>
    <w:p w:rsidR="005E6EA0" w:rsidRPr="003C2DE2" w:rsidRDefault="005E6EA0" w:rsidP="008759F7">
      <w:pPr>
        <w:pStyle w:val="Cabealho"/>
        <w:jc w:val="center"/>
        <w:rPr>
          <w:rFonts w:ascii="Tahoma" w:hAnsi="Tahoma" w:cs="Tahoma"/>
          <w:b/>
          <w:smallCaps/>
          <w:sz w:val="22"/>
          <w:szCs w:val="22"/>
        </w:rPr>
      </w:pPr>
    </w:p>
    <w:p w:rsidR="0065386C" w:rsidRPr="003C2DE2" w:rsidRDefault="0065386C" w:rsidP="008759F7">
      <w:pPr>
        <w:pStyle w:val="Cabealho"/>
        <w:jc w:val="center"/>
        <w:rPr>
          <w:rFonts w:ascii="Tahoma" w:hAnsi="Tahoma" w:cs="Tahoma"/>
          <w:b/>
          <w:smallCaps/>
          <w:sz w:val="22"/>
          <w:szCs w:val="22"/>
        </w:rPr>
      </w:pPr>
    </w:p>
    <w:p w:rsidR="00B5727A" w:rsidRPr="003C2DE2" w:rsidRDefault="00792E60" w:rsidP="008759F7">
      <w:pPr>
        <w:jc w:val="center"/>
        <w:rPr>
          <w:rFonts w:ascii="Tahoma" w:hAnsi="Tahoma" w:cs="Tahoma"/>
          <w:b/>
          <w:smallCaps/>
          <w:sz w:val="22"/>
          <w:szCs w:val="22"/>
        </w:rPr>
      </w:pPr>
      <w:r>
        <w:rPr>
          <w:rFonts w:ascii="Tahoma" w:hAnsi="Tahoma" w:cs="Tahoma"/>
          <w:b/>
          <w:smallCaps/>
          <w:sz w:val="22"/>
          <w:szCs w:val="22"/>
        </w:rPr>
        <w:t>ARES SERVIÇOS IMOBILIÁRIOS</w:t>
      </w:r>
    </w:p>
    <w:p w:rsidR="00722243" w:rsidRPr="003C2DE2" w:rsidRDefault="00127E2C" w:rsidP="008759F7">
      <w:pPr>
        <w:pStyle w:val="Cabealho"/>
        <w:jc w:val="center"/>
        <w:rPr>
          <w:rFonts w:ascii="Tahoma" w:hAnsi="Tahoma" w:cs="Tahoma"/>
          <w:b/>
          <w:smallCaps/>
          <w:sz w:val="22"/>
          <w:szCs w:val="22"/>
        </w:rPr>
      </w:pPr>
      <w:r w:rsidRPr="003C2DE2">
        <w:rPr>
          <w:rFonts w:ascii="Tahoma" w:hAnsi="Tahoma" w:cs="Tahoma"/>
          <w:i/>
          <w:sz w:val="22"/>
          <w:szCs w:val="22"/>
        </w:rPr>
        <w:t xml:space="preserve">na qualidade de </w:t>
      </w:r>
      <w:r w:rsidR="00B81E6A" w:rsidRPr="003C2DE2">
        <w:rPr>
          <w:rFonts w:ascii="Tahoma" w:hAnsi="Tahoma" w:cs="Tahoma"/>
          <w:i/>
          <w:sz w:val="22"/>
          <w:szCs w:val="22"/>
        </w:rPr>
        <w:t>subscritora das Debêntures</w:t>
      </w:r>
      <w:r w:rsidR="00CC7AB0" w:rsidRPr="003C2DE2">
        <w:rPr>
          <w:rFonts w:ascii="Tahoma" w:hAnsi="Tahoma" w:cs="Tahoma"/>
          <w:b/>
          <w:smallCaps/>
          <w:sz w:val="22"/>
          <w:szCs w:val="22"/>
        </w:rPr>
        <w:cr/>
      </w:r>
    </w:p>
    <w:p w:rsidR="00205481" w:rsidRPr="003C2DE2" w:rsidRDefault="00205481" w:rsidP="008759F7">
      <w:pPr>
        <w:pStyle w:val="Cabealho"/>
        <w:jc w:val="center"/>
        <w:rPr>
          <w:rFonts w:ascii="Tahoma" w:hAnsi="Tahoma" w:cs="Tahoma"/>
          <w:b/>
          <w:smallCaps/>
          <w:sz w:val="22"/>
          <w:szCs w:val="22"/>
        </w:rPr>
      </w:pPr>
    </w:p>
    <w:p w:rsidR="00205481" w:rsidRPr="003C2DE2" w:rsidRDefault="00B26DA3" w:rsidP="008759F7">
      <w:pPr>
        <w:pStyle w:val="Cabealho"/>
        <w:jc w:val="center"/>
        <w:rPr>
          <w:rFonts w:ascii="Tahoma" w:hAnsi="Tahoma" w:cs="Tahoma"/>
          <w:b/>
          <w:smallCaps/>
          <w:sz w:val="22"/>
          <w:szCs w:val="22"/>
        </w:rPr>
      </w:pPr>
      <w:r w:rsidRPr="003C2DE2">
        <w:rPr>
          <w:rFonts w:ascii="Tahoma" w:hAnsi="Tahoma" w:cs="Tahoma"/>
          <w:i/>
          <w:sz w:val="22"/>
          <w:szCs w:val="22"/>
        </w:rPr>
        <w:t>e</w:t>
      </w:r>
    </w:p>
    <w:p w:rsidR="00E7396D" w:rsidRPr="003C2DE2" w:rsidRDefault="00E7396D" w:rsidP="008759F7">
      <w:pPr>
        <w:pStyle w:val="Cabealho"/>
        <w:jc w:val="center"/>
        <w:rPr>
          <w:rFonts w:ascii="Tahoma" w:hAnsi="Tahoma" w:cs="Tahoma"/>
          <w:b/>
          <w:smallCaps/>
          <w:sz w:val="22"/>
          <w:szCs w:val="22"/>
        </w:rPr>
      </w:pPr>
    </w:p>
    <w:p w:rsidR="00722243" w:rsidRPr="003C2DE2" w:rsidRDefault="00722243" w:rsidP="008759F7">
      <w:pPr>
        <w:pStyle w:val="Cabealho"/>
        <w:jc w:val="center"/>
        <w:rPr>
          <w:rFonts w:ascii="Tahoma" w:hAnsi="Tahoma" w:cs="Tahoma"/>
          <w:b/>
          <w:smallCaps/>
          <w:sz w:val="22"/>
          <w:szCs w:val="22"/>
        </w:rPr>
      </w:pPr>
    </w:p>
    <w:p w:rsidR="00722243" w:rsidRPr="003C2DE2" w:rsidRDefault="00722243" w:rsidP="008759F7">
      <w:pPr>
        <w:pStyle w:val="Cabealho"/>
        <w:jc w:val="center"/>
        <w:rPr>
          <w:rFonts w:ascii="Tahoma" w:hAnsi="Tahoma" w:cs="Tahoma"/>
          <w:b/>
          <w:smallCaps/>
          <w:sz w:val="22"/>
          <w:szCs w:val="22"/>
        </w:rPr>
      </w:pPr>
    </w:p>
    <w:p w:rsidR="00205481" w:rsidRDefault="00792E60" w:rsidP="008759F7">
      <w:pPr>
        <w:pStyle w:val="Cabealho"/>
        <w:jc w:val="center"/>
        <w:rPr>
          <w:rFonts w:ascii="Tahoma" w:hAnsi="Tahoma" w:cs="Tahoma"/>
          <w:b/>
          <w:bCs/>
          <w:smallCaps/>
          <w:sz w:val="22"/>
          <w:szCs w:val="22"/>
        </w:rPr>
      </w:pPr>
      <w:r>
        <w:rPr>
          <w:rFonts w:ascii="Tahoma" w:hAnsi="Tahoma" w:cs="Tahoma"/>
          <w:b/>
          <w:bCs/>
          <w:smallCaps/>
          <w:sz w:val="22"/>
          <w:szCs w:val="22"/>
        </w:rPr>
        <w:t>OLIVEIRA TRUST DISTRIBUIDORA DE TÍTULOS E VALORES MOBILIÁRIOS S.A.</w:t>
      </w:r>
    </w:p>
    <w:p w:rsidR="00792E60" w:rsidRPr="00E62F14" w:rsidRDefault="00792E60" w:rsidP="008759F7">
      <w:pPr>
        <w:pStyle w:val="Cabealho"/>
        <w:jc w:val="center"/>
        <w:rPr>
          <w:rFonts w:ascii="Tahoma" w:hAnsi="Tahoma" w:cs="Tahoma"/>
          <w:i/>
          <w:sz w:val="22"/>
          <w:szCs w:val="22"/>
        </w:rPr>
      </w:pPr>
      <w:r w:rsidRPr="00E62F14">
        <w:rPr>
          <w:rFonts w:ascii="Tahoma" w:hAnsi="Tahoma" w:cs="Tahoma"/>
          <w:i/>
          <w:sz w:val="22"/>
          <w:szCs w:val="22"/>
        </w:rPr>
        <w:t>na qualidade de Agente Fiduciário</w:t>
      </w:r>
    </w:p>
    <w:p w:rsidR="002E7902" w:rsidRPr="003C2DE2" w:rsidRDefault="002E7902" w:rsidP="008759F7">
      <w:pPr>
        <w:pStyle w:val="Cabealho"/>
        <w:jc w:val="center"/>
        <w:rPr>
          <w:rFonts w:ascii="Tahoma" w:hAnsi="Tahoma" w:cs="Tahoma"/>
          <w:b/>
          <w:bCs/>
          <w:smallCaps/>
          <w:sz w:val="22"/>
          <w:szCs w:val="22"/>
        </w:rPr>
      </w:pPr>
    </w:p>
    <w:p w:rsidR="005E6EA0" w:rsidRPr="003C2DE2" w:rsidRDefault="005E6EA0" w:rsidP="008759F7">
      <w:pPr>
        <w:pStyle w:val="Cabealho"/>
        <w:jc w:val="center"/>
        <w:rPr>
          <w:rFonts w:ascii="Tahoma" w:hAnsi="Tahoma" w:cs="Tahoma"/>
          <w:b/>
          <w:bCs/>
          <w:smallCaps/>
          <w:sz w:val="22"/>
          <w:szCs w:val="22"/>
        </w:rPr>
      </w:pPr>
    </w:p>
    <w:p w:rsidR="002E7902" w:rsidRPr="003C2DE2" w:rsidRDefault="002E7902" w:rsidP="008759F7">
      <w:pPr>
        <w:pStyle w:val="Cabealho"/>
        <w:jc w:val="center"/>
        <w:rPr>
          <w:rFonts w:ascii="Tahoma" w:hAnsi="Tahoma" w:cs="Tahoma"/>
          <w:b/>
          <w:bCs/>
          <w:smallCaps/>
          <w:sz w:val="22"/>
          <w:szCs w:val="22"/>
        </w:rPr>
      </w:pPr>
      <w:r w:rsidRPr="003C2DE2">
        <w:rPr>
          <w:rFonts w:ascii="Tahoma" w:hAnsi="Tahoma" w:cs="Tahoma"/>
          <w:i/>
          <w:sz w:val="22"/>
          <w:szCs w:val="22"/>
        </w:rPr>
        <w:t>e</w:t>
      </w:r>
    </w:p>
    <w:p w:rsidR="002E7902" w:rsidRPr="003C2DE2" w:rsidRDefault="002E7902" w:rsidP="008759F7">
      <w:pPr>
        <w:pStyle w:val="Cabealho"/>
        <w:jc w:val="center"/>
        <w:rPr>
          <w:rFonts w:ascii="Tahoma" w:hAnsi="Tahoma" w:cs="Tahoma"/>
          <w:b/>
          <w:bCs/>
          <w:smallCaps/>
          <w:sz w:val="22"/>
          <w:szCs w:val="22"/>
        </w:rPr>
      </w:pPr>
    </w:p>
    <w:p w:rsidR="005E6EA0" w:rsidRPr="003C2DE2" w:rsidRDefault="005E6EA0" w:rsidP="008759F7">
      <w:pPr>
        <w:pStyle w:val="Cabealho"/>
        <w:jc w:val="center"/>
        <w:rPr>
          <w:rFonts w:ascii="Tahoma" w:hAnsi="Tahoma" w:cs="Tahoma"/>
          <w:b/>
          <w:bCs/>
          <w:smallCaps/>
          <w:sz w:val="22"/>
          <w:szCs w:val="22"/>
        </w:rPr>
      </w:pPr>
    </w:p>
    <w:p w:rsidR="005E6EA0" w:rsidRPr="003C2DE2" w:rsidRDefault="005E6EA0" w:rsidP="008759F7">
      <w:pPr>
        <w:pStyle w:val="Cabealho"/>
        <w:jc w:val="center"/>
        <w:rPr>
          <w:rFonts w:ascii="Tahoma" w:hAnsi="Tahoma" w:cs="Tahoma"/>
          <w:b/>
          <w:bCs/>
          <w:smallCaps/>
          <w:sz w:val="22"/>
          <w:szCs w:val="22"/>
        </w:rPr>
      </w:pPr>
    </w:p>
    <w:p w:rsidR="002E7902" w:rsidRPr="003C2DE2" w:rsidRDefault="00792E60" w:rsidP="008759F7">
      <w:pPr>
        <w:pStyle w:val="Cabealho"/>
        <w:jc w:val="center"/>
        <w:rPr>
          <w:rFonts w:ascii="Tahoma" w:hAnsi="Tahoma" w:cs="Tahoma"/>
          <w:b/>
          <w:bCs/>
          <w:smallCaps/>
          <w:sz w:val="22"/>
          <w:szCs w:val="22"/>
        </w:rPr>
      </w:pPr>
      <w:r>
        <w:rPr>
          <w:rFonts w:ascii="Tahoma" w:hAnsi="Tahoma" w:cs="Tahoma"/>
          <w:b/>
          <w:bCs/>
          <w:smallCaps/>
          <w:sz w:val="22"/>
          <w:szCs w:val="22"/>
        </w:rPr>
        <w:t>ÁPICE SECURITIZADORA S.A.</w:t>
      </w:r>
    </w:p>
    <w:p w:rsidR="00E7396D" w:rsidRPr="003C2DE2" w:rsidRDefault="00E7396D" w:rsidP="008759F7">
      <w:pPr>
        <w:pStyle w:val="Cabealho"/>
        <w:jc w:val="center"/>
        <w:rPr>
          <w:rFonts w:ascii="Tahoma" w:hAnsi="Tahoma" w:cs="Tahoma"/>
          <w:i/>
          <w:sz w:val="22"/>
          <w:szCs w:val="22"/>
        </w:rPr>
      </w:pPr>
      <w:r w:rsidRPr="003C2DE2">
        <w:rPr>
          <w:rFonts w:ascii="Tahoma" w:hAnsi="Tahoma" w:cs="Tahoma"/>
          <w:i/>
          <w:sz w:val="22"/>
          <w:szCs w:val="22"/>
        </w:rPr>
        <w:t>na qualidade de interveniente anuente</w:t>
      </w:r>
    </w:p>
    <w:p w:rsidR="00EC40BD" w:rsidRPr="003C2DE2" w:rsidRDefault="00EC40BD" w:rsidP="008759F7">
      <w:pPr>
        <w:pStyle w:val="Cabealho"/>
        <w:jc w:val="center"/>
        <w:rPr>
          <w:rFonts w:ascii="Tahoma" w:hAnsi="Tahoma" w:cs="Tahoma"/>
          <w:b/>
          <w:smallCaps/>
          <w:sz w:val="22"/>
          <w:szCs w:val="22"/>
        </w:rPr>
      </w:pPr>
    </w:p>
    <w:p w:rsidR="00E71EB4" w:rsidRPr="003C2DE2" w:rsidRDefault="00E71EB4" w:rsidP="008759F7">
      <w:pPr>
        <w:pStyle w:val="Cabealho"/>
        <w:jc w:val="center"/>
        <w:rPr>
          <w:rFonts w:ascii="Tahoma" w:hAnsi="Tahoma" w:cs="Tahoma"/>
          <w:b/>
          <w:smallCaps/>
          <w:sz w:val="22"/>
          <w:szCs w:val="22"/>
        </w:rPr>
      </w:pPr>
    </w:p>
    <w:p w:rsidR="00965CD7" w:rsidRPr="003C2DE2" w:rsidRDefault="00965CD7" w:rsidP="008759F7">
      <w:pPr>
        <w:pStyle w:val="Cabealho"/>
        <w:jc w:val="center"/>
        <w:rPr>
          <w:rFonts w:ascii="Tahoma" w:hAnsi="Tahoma" w:cs="Tahoma"/>
          <w:b/>
          <w:smallCaps/>
          <w:sz w:val="22"/>
          <w:szCs w:val="22"/>
        </w:rPr>
      </w:pPr>
    </w:p>
    <w:p w:rsidR="005E6EA0" w:rsidRPr="003C2DE2" w:rsidRDefault="005E6EA0" w:rsidP="008759F7">
      <w:pPr>
        <w:pStyle w:val="Cabealho"/>
        <w:jc w:val="center"/>
        <w:rPr>
          <w:rFonts w:ascii="Tahoma" w:hAnsi="Tahoma" w:cs="Tahoma"/>
          <w:b/>
          <w:smallCaps/>
          <w:sz w:val="22"/>
          <w:szCs w:val="22"/>
        </w:rPr>
      </w:pPr>
    </w:p>
    <w:p w:rsidR="00965CD7" w:rsidRPr="003C2DE2" w:rsidRDefault="00965CD7" w:rsidP="008759F7">
      <w:pPr>
        <w:pStyle w:val="Cabealho"/>
        <w:jc w:val="center"/>
        <w:rPr>
          <w:rFonts w:ascii="Tahoma" w:hAnsi="Tahoma" w:cs="Tahoma"/>
          <w:b/>
          <w:smallCaps/>
          <w:sz w:val="22"/>
          <w:szCs w:val="22"/>
        </w:rPr>
      </w:pPr>
    </w:p>
    <w:p w:rsidR="00965CD7" w:rsidRPr="003C2DE2" w:rsidRDefault="00965CD7" w:rsidP="008759F7">
      <w:pPr>
        <w:pStyle w:val="Cabealho"/>
        <w:jc w:val="center"/>
        <w:rPr>
          <w:rFonts w:ascii="Tahoma" w:hAnsi="Tahoma" w:cs="Tahoma"/>
          <w:b/>
          <w:smallCaps/>
          <w:sz w:val="22"/>
          <w:szCs w:val="22"/>
        </w:rPr>
      </w:pPr>
    </w:p>
    <w:p w:rsidR="00380929" w:rsidRPr="003C2DE2" w:rsidRDefault="00380929" w:rsidP="008759F7">
      <w:pPr>
        <w:pStyle w:val="c3"/>
        <w:pBdr>
          <w:bottom w:val="double" w:sz="6" w:space="1" w:color="auto"/>
        </w:pBdr>
        <w:spacing w:before="0" w:beforeAutospacing="0" w:after="0" w:afterAutospacing="0"/>
        <w:jc w:val="center"/>
        <w:rPr>
          <w:rFonts w:ascii="Tahoma" w:hAnsi="Tahoma" w:cs="Tahoma"/>
          <w:sz w:val="22"/>
          <w:szCs w:val="22"/>
        </w:rPr>
      </w:pPr>
      <w:r w:rsidRPr="003C2DE2">
        <w:rPr>
          <w:rFonts w:ascii="Tahoma" w:hAnsi="Tahoma" w:cs="Tahoma"/>
          <w:sz w:val="22"/>
          <w:szCs w:val="22"/>
        </w:rPr>
        <w:t xml:space="preserve">Datado de </w:t>
      </w:r>
      <w:r w:rsidR="00CC70AA">
        <w:rPr>
          <w:rFonts w:ascii="Tahoma" w:hAnsi="Tahoma" w:cs="Tahoma"/>
          <w:sz w:val="22"/>
          <w:szCs w:val="22"/>
        </w:rPr>
        <w:t>29</w:t>
      </w:r>
      <w:r w:rsidR="00E437EB" w:rsidRPr="003C2DE2">
        <w:rPr>
          <w:rFonts w:ascii="Tahoma" w:hAnsi="Tahoma" w:cs="Tahoma"/>
          <w:sz w:val="22"/>
          <w:szCs w:val="22"/>
        </w:rPr>
        <w:t xml:space="preserve"> </w:t>
      </w:r>
      <w:r w:rsidRPr="003C2DE2">
        <w:rPr>
          <w:rFonts w:ascii="Tahoma" w:hAnsi="Tahoma" w:cs="Tahoma"/>
          <w:sz w:val="22"/>
          <w:szCs w:val="22"/>
        </w:rPr>
        <w:t xml:space="preserve">de </w:t>
      </w:r>
      <w:r w:rsidR="00E437EB">
        <w:rPr>
          <w:rFonts w:ascii="Tahoma" w:hAnsi="Tahoma" w:cs="Tahoma"/>
          <w:sz w:val="22"/>
          <w:szCs w:val="22"/>
        </w:rPr>
        <w:t xml:space="preserve">agosto </w:t>
      </w:r>
      <w:r w:rsidR="003C2DE2">
        <w:rPr>
          <w:rFonts w:ascii="Tahoma" w:hAnsi="Tahoma" w:cs="Tahoma"/>
          <w:sz w:val="22"/>
          <w:szCs w:val="22"/>
        </w:rPr>
        <w:t>de 2018</w:t>
      </w:r>
    </w:p>
    <w:p w:rsidR="0002031D" w:rsidRPr="003C2DE2" w:rsidRDefault="0002031D" w:rsidP="008759F7">
      <w:pPr>
        <w:pStyle w:val="Cabealho"/>
        <w:jc w:val="both"/>
        <w:rPr>
          <w:rFonts w:ascii="Tahoma" w:hAnsi="Tahoma" w:cs="Tahoma"/>
          <w:sz w:val="22"/>
          <w:szCs w:val="22"/>
        </w:rPr>
        <w:sectPr w:rsidR="0002031D" w:rsidRPr="003C2DE2" w:rsidSect="00BA1B9F">
          <w:headerReference w:type="even" r:id="rId8"/>
          <w:headerReference w:type="default" r:id="rId9"/>
          <w:footerReference w:type="even" r:id="rId10"/>
          <w:footerReference w:type="default" r:id="rId11"/>
          <w:headerReference w:type="first" r:id="rId12"/>
          <w:footerReference w:type="first" r:id="rId13"/>
          <w:pgSz w:w="11907" w:h="16840" w:code="9"/>
          <w:pgMar w:top="1985" w:right="851" w:bottom="1701" w:left="1985" w:header="709" w:footer="227" w:gutter="0"/>
          <w:cols w:space="708"/>
          <w:docGrid w:linePitch="360"/>
        </w:sectPr>
      </w:pPr>
    </w:p>
    <w:p w:rsidR="00832298" w:rsidRPr="003C2DE2" w:rsidRDefault="00832298" w:rsidP="008759F7">
      <w:pPr>
        <w:pStyle w:val="Cabealho"/>
        <w:jc w:val="both"/>
        <w:rPr>
          <w:rFonts w:ascii="Tahoma" w:hAnsi="Tahoma" w:cs="Tahoma"/>
          <w:b/>
          <w:smallCaps/>
          <w:sz w:val="22"/>
          <w:szCs w:val="22"/>
        </w:rPr>
      </w:pPr>
    </w:p>
    <w:p w:rsidR="00FF7766" w:rsidRPr="003C2DE2" w:rsidRDefault="003C2DE2" w:rsidP="008759F7">
      <w:pPr>
        <w:pStyle w:val="Cabealho"/>
        <w:tabs>
          <w:tab w:val="clear" w:pos="8838"/>
          <w:tab w:val="right" w:pos="9072"/>
        </w:tabs>
        <w:jc w:val="both"/>
        <w:rPr>
          <w:rFonts w:ascii="Tahoma" w:hAnsi="Tahoma" w:cs="Tahoma"/>
          <w:b/>
          <w:bCs/>
          <w:smallCaps/>
          <w:sz w:val="22"/>
          <w:szCs w:val="22"/>
        </w:rPr>
      </w:pPr>
      <w:r w:rsidRPr="003C2DE2">
        <w:rPr>
          <w:rFonts w:ascii="Tahoma" w:hAnsi="Tahoma" w:cs="Tahoma"/>
          <w:b/>
          <w:bCs/>
          <w:smallCaps/>
          <w:sz w:val="22"/>
          <w:szCs w:val="22"/>
        </w:rPr>
        <w:t xml:space="preserve">INSTRUMENTO PARTICULAR DE ESCRITURA DA </w:t>
      </w:r>
      <w:r>
        <w:rPr>
          <w:rFonts w:ascii="Tahoma" w:hAnsi="Tahoma" w:cs="Tahoma"/>
          <w:b/>
          <w:bCs/>
          <w:smallCaps/>
          <w:sz w:val="22"/>
          <w:szCs w:val="22"/>
        </w:rPr>
        <w:t>10</w:t>
      </w:r>
      <w:r w:rsidR="00670506">
        <w:rPr>
          <w:rFonts w:ascii="Tahoma" w:hAnsi="Tahoma" w:cs="Tahoma"/>
          <w:b/>
          <w:bCs/>
          <w:sz w:val="22"/>
          <w:szCs w:val="22"/>
          <w:vertAlign w:val="superscript"/>
        </w:rPr>
        <w:t>ª</w:t>
      </w:r>
      <w:r w:rsidR="004D0B34">
        <w:rPr>
          <w:rFonts w:ascii="Tahoma" w:hAnsi="Tahoma" w:cs="Tahoma"/>
          <w:b/>
          <w:bCs/>
          <w:smallCaps/>
          <w:sz w:val="22"/>
          <w:szCs w:val="22"/>
        </w:rPr>
        <w:t xml:space="preserve"> (DÉCIMA)</w:t>
      </w:r>
      <w:r>
        <w:rPr>
          <w:rFonts w:ascii="Tahoma" w:hAnsi="Tahoma" w:cs="Tahoma"/>
          <w:b/>
          <w:bCs/>
          <w:smallCaps/>
          <w:sz w:val="22"/>
          <w:szCs w:val="22"/>
        </w:rPr>
        <w:t xml:space="preserve"> </w:t>
      </w:r>
      <w:r w:rsidRPr="003C2DE2">
        <w:rPr>
          <w:rFonts w:ascii="Tahoma" w:hAnsi="Tahoma" w:cs="Tahoma"/>
          <w:b/>
          <w:bCs/>
          <w:smallCaps/>
          <w:sz w:val="22"/>
          <w:szCs w:val="22"/>
        </w:rPr>
        <w:t>EMISSÃO DE DEBÊNTURE</w:t>
      </w:r>
      <w:r w:rsidRPr="003C2DE2">
        <w:rPr>
          <w:rFonts w:ascii="Tahoma" w:hAnsi="Tahoma" w:cs="Tahoma"/>
          <w:b/>
          <w:smallCaps/>
          <w:sz w:val="22"/>
          <w:szCs w:val="22"/>
        </w:rPr>
        <w:t>S</w:t>
      </w:r>
      <w:r w:rsidRPr="003C2DE2">
        <w:rPr>
          <w:rFonts w:ascii="Tahoma" w:hAnsi="Tahoma" w:cs="Tahoma"/>
          <w:b/>
          <w:bCs/>
          <w:smallCaps/>
          <w:sz w:val="22"/>
          <w:szCs w:val="22"/>
        </w:rPr>
        <w:t xml:space="preserve"> SIMPLES, NÃO CONVERSÍVE</w:t>
      </w:r>
      <w:r w:rsidRPr="003C2DE2">
        <w:rPr>
          <w:rFonts w:ascii="Tahoma" w:hAnsi="Tahoma" w:cs="Tahoma"/>
          <w:b/>
          <w:smallCaps/>
          <w:sz w:val="22"/>
          <w:szCs w:val="22"/>
        </w:rPr>
        <w:t>IS</w:t>
      </w:r>
      <w:r w:rsidRPr="003C2DE2">
        <w:rPr>
          <w:rFonts w:ascii="Tahoma" w:hAnsi="Tahoma" w:cs="Tahoma"/>
          <w:b/>
          <w:bCs/>
          <w:smallCaps/>
          <w:sz w:val="22"/>
          <w:szCs w:val="22"/>
        </w:rPr>
        <w:t xml:space="preserve"> EM AÇ</w:t>
      </w:r>
      <w:r w:rsidRPr="003C2DE2">
        <w:rPr>
          <w:rFonts w:ascii="Tahoma" w:hAnsi="Tahoma" w:cs="Tahoma"/>
          <w:b/>
          <w:smallCaps/>
          <w:sz w:val="22"/>
          <w:szCs w:val="22"/>
        </w:rPr>
        <w:t>ÕES</w:t>
      </w:r>
      <w:r w:rsidRPr="003C2DE2">
        <w:rPr>
          <w:rFonts w:ascii="Tahoma" w:hAnsi="Tahoma" w:cs="Tahoma"/>
          <w:b/>
          <w:bCs/>
          <w:smallCaps/>
          <w:sz w:val="22"/>
          <w:szCs w:val="22"/>
        </w:rPr>
        <w:t>, DA ESPÉCIE QUIROGRAFÁRIA</w:t>
      </w:r>
      <w:r w:rsidRPr="003C2DE2">
        <w:rPr>
          <w:rFonts w:ascii="Tahoma" w:hAnsi="Tahoma" w:cs="Tahoma"/>
          <w:b/>
          <w:smallCaps/>
          <w:sz w:val="22"/>
          <w:szCs w:val="22"/>
        </w:rPr>
        <w:t>,</w:t>
      </w:r>
      <w:r w:rsidRPr="003C2DE2">
        <w:rPr>
          <w:rFonts w:ascii="Tahoma" w:hAnsi="Tahoma" w:cs="Tahoma"/>
          <w:b/>
          <w:bCs/>
          <w:smallCaps/>
          <w:sz w:val="22"/>
          <w:szCs w:val="22"/>
        </w:rPr>
        <w:t xml:space="preserve"> EM SÉRIE ÚNICA, PARA COLOCAÇÃO PRIVADA, DA</w:t>
      </w:r>
      <w:r w:rsidRPr="003C2DE2">
        <w:rPr>
          <w:rFonts w:ascii="Tahoma" w:hAnsi="Tahoma" w:cs="Tahoma"/>
          <w:b/>
          <w:smallCaps/>
          <w:sz w:val="22"/>
          <w:szCs w:val="22"/>
        </w:rPr>
        <w:t xml:space="preserve"> KLABIN </w:t>
      </w:r>
      <w:r w:rsidRPr="003C2DE2">
        <w:rPr>
          <w:rFonts w:ascii="Tahoma" w:hAnsi="Tahoma" w:cs="Tahoma"/>
          <w:b/>
          <w:bCs/>
          <w:smallCaps/>
          <w:sz w:val="22"/>
          <w:szCs w:val="22"/>
        </w:rPr>
        <w:t>S.A.</w:t>
      </w:r>
    </w:p>
    <w:p w:rsidR="00233C72" w:rsidRDefault="00233C72" w:rsidP="00E62F14">
      <w:pPr>
        <w:jc w:val="both"/>
        <w:rPr>
          <w:rFonts w:ascii="Tahoma" w:hAnsi="Tahoma" w:cs="Tahoma"/>
          <w:sz w:val="22"/>
          <w:szCs w:val="22"/>
        </w:rPr>
      </w:pPr>
    </w:p>
    <w:p w:rsidR="00C040B0" w:rsidRDefault="00FD49C7" w:rsidP="00E62F14">
      <w:pPr>
        <w:jc w:val="both"/>
        <w:rPr>
          <w:rFonts w:ascii="Tahoma" w:hAnsi="Tahoma" w:cs="Tahoma"/>
          <w:sz w:val="22"/>
          <w:szCs w:val="22"/>
        </w:rPr>
      </w:pPr>
      <w:r>
        <w:rPr>
          <w:rFonts w:ascii="Tahoma" w:hAnsi="Tahoma" w:cs="Tahoma"/>
          <w:sz w:val="22"/>
          <w:szCs w:val="22"/>
        </w:rPr>
        <w:t xml:space="preserve"> </w:t>
      </w:r>
    </w:p>
    <w:p w:rsidR="00DC3202" w:rsidRPr="003C2DE2" w:rsidRDefault="00DC3202" w:rsidP="008759F7">
      <w:pPr>
        <w:rPr>
          <w:rFonts w:ascii="Tahoma" w:hAnsi="Tahoma" w:cs="Tahoma"/>
          <w:sz w:val="22"/>
          <w:szCs w:val="22"/>
        </w:rPr>
      </w:pPr>
      <w:r w:rsidRPr="003C2DE2">
        <w:rPr>
          <w:rFonts w:ascii="Tahoma" w:hAnsi="Tahoma" w:cs="Tahoma"/>
          <w:sz w:val="22"/>
          <w:szCs w:val="22"/>
        </w:rPr>
        <w:t>Pelo presente instrumento particular, as partes abaixo qualificadas,</w:t>
      </w:r>
    </w:p>
    <w:p w:rsidR="00C4681A" w:rsidRPr="003C2DE2" w:rsidRDefault="00C4681A" w:rsidP="008759F7">
      <w:pPr>
        <w:jc w:val="both"/>
        <w:rPr>
          <w:rFonts w:ascii="Tahoma" w:hAnsi="Tahoma" w:cs="Tahoma"/>
          <w:b/>
          <w:bCs/>
          <w:smallCaps/>
          <w:sz w:val="22"/>
          <w:szCs w:val="22"/>
        </w:rPr>
      </w:pPr>
    </w:p>
    <w:p w:rsidR="005E6EA0" w:rsidRPr="003C2DE2" w:rsidRDefault="003C2DE2" w:rsidP="003C2DE2">
      <w:pPr>
        <w:jc w:val="both"/>
        <w:rPr>
          <w:rFonts w:ascii="Tahoma" w:hAnsi="Tahoma" w:cs="Tahoma"/>
          <w:sz w:val="22"/>
          <w:szCs w:val="22"/>
        </w:rPr>
      </w:pPr>
      <w:r w:rsidRPr="003C2DE2">
        <w:rPr>
          <w:rFonts w:ascii="Tahoma" w:hAnsi="Tahoma" w:cs="Tahoma"/>
          <w:b/>
          <w:bCs/>
          <w:smallCaps/>
          <w:sz w:val="22"/>
          <w:szCs w:val="22"/>
        </w:rPr>
        <w:t>KLABIN S.A.</w:t>
      </w:r>
      <w:r w:rsidR="00BA766A" w:rsidRPr="003C2DE2">
        <w:rPr>
          <w:rFonts w:ascii="Tahoma" w:hAnsi="Tahoma" w:cs="Tahoma"/>
          <w:sz w:val="22"/>
          <w:szCs w:val="22"/>
        </w:rPr>
        <w:t xml:space="preserve">, </w:t>
      </w:r>
      <w:r w:rsidR="009E1517" w:rsidRPr="003C2DE2">
        <w:rPr>
          <w:rFonts w:ascii="Tahoma" w:hAnsi="Tahoma" w:cs="Tahoma"/>
          <w:sz w:val="22"/>
          <w:szCs w:val="22"/>
        </w:rPr>
        <w:t xml:space="preserve">sociedade </w:t>
      </w:r>
      <w:r w:rsidR="007025FD" w:rsidRPr="003C2DE2">
        <w:rPr>
          <w:rFonts w:ascii="Tahoma" w:hAnsi="Tahoma" w:cs="Tahoma"/>
          <w:sz w:val="22"/>
          <w:szCs w:val="22"/>
        </w:rPr>
        <w:t>por ações</w:t>
      </w:r>
      <w:r w:rsidR="009E1517" w:rsidRPr="003C2DE2">
        <w:rPr>
          <w:rFonts w:ascii="Tahoma" w:hAnsi="Tahoma" w:cs="Tahoma"/>
          <w:sz w:val="22"/>
          <w:szCs w:val="22"/>
        </w:rPr>
        <w:t xml:space="preserve">, com registro de </w:t>
      </w:r>
      <w:r w:rsidR="00BA766A" w:rsidRPr="003C2DE2">
        <w:rPr>
          <w:rFonts w:ascii="Tahoma" w:hAnsi="Tahoma" w:cs="Tahoma"/>
          <w:sz w:val="22"/>
          <w:szCs w:val="22"/>
        </w:rPr>
        <w:t>companhia aberta</w:t>
      </w:r>
      <w:r w:rsidR="009E1517" w:rsidRPr="003C2DE2">
        <w:rPr>
          <w:rFonts w:ascii="Tahoma" w:hAnsi="Tahoma" w:cs="Tahoma"/>
          <w:sz w:val="22"/>
          <w:szCs w:val="22"/>
        </w:rPr>
        <w:t xml:space="preserve"> perante a Comissão de Valores Mobiliários (“</w:t>
      </w:r>
      <w:r w:rsidR="009E1517" w:rsidRPr="003C2DE2">
        <w:rPr>
          <w:rFonts w:ascii="Tahoma" w:hAnsi="Tahoma" w:cs="Tahoma"/>
          <w:sz w:val="22"/>
          <w:szCs w:val="22"/>
          <w:u w:val="single"/>
        </w:rPr>
        <w:t>CVM</w:t>
      </w:r>
      <w:r w:rsidR="009E1517" w:rsidRPr="003C2DE2">
        <w:rPr>
          <w:rFonts w:ascii="Tahoma" w:hAnsi="Tahoma" w:cs="Tahoma"/>
          <w:sz w:val="22"/>
          <w:szCs w:val="22"/>
        </w:rPr>
        <w:t>”)</w:t>
      </w:r>
      <w:r w:rsidR="00BA766A" w:rsidRPr="003C2DE2">
        <w:rPr>
          <w:rFonts w:ascii="Tahoma" w:hAnsi="Tahoma" w:cs="Tahoma"/>
          <w:sz w:val="22"/>
          <w:szCs w:val="22"/>
        </w:rPr>
        <w:t xml:space="preserve">, com sede na cidade de São Paulo, Estado de São Paulo, na Avenida Brigadeiro Faria Lima, 3.600, </w:t>
      </w:r>
      <w:r w:rsidR="009E1517" w:rsidRPr="003C2DE2">
        <w:rPr>
          <w:rFonts w:ascii="Tahoma" w:hAnsi="Tahoma" w:cs="Tahoma"/>
          <w:sz w:val="22"/>
          <w:szCs w:val="22"/>
        </w:rPr>
        <w:t xml:space="preserve">3º, 4º e 5º andares, CEP 04538-132, </w:t>
      </w:r>
      <w:r w:rsidR="00BA766A" w:rsidRPr="003C2DE2">
        <w:rPr>
          <w:rFonts w:ascii="Tahoma" w:hAnsi="Tahoma" w:cs="Tahoma"/>
          <w:sz w:val="22"/>
          <w:szCs w:val="22"/>
        </w:rPr>
        <w:t xml:space="preserve">inscrita no </w:t>
      </w:r>
      <w:r w:rsidR="00833B61" w:rsidRPr="003C2DE2">
        <w:rPr>
          <w:rFonts w:ascii="Tahoma" w:hAnsi="Tahoma" w:cs="Tahoma"/>
          <w:sz w:val="22"/>
          <w:szCs w:val="22"/>
        </w:rPr>
        <w:t>Cadastro Nacional de Pessoa Jurídica do Ministério da Fazenda (“</w:t>
      </w:r>
      <w:r w:rsidR="00BA766A" w:rsidRPr="003C2DE2">
        <w:rPr>
          <w:rFonts w:ascii="Tahoma" w:hAnsi="Tahoma" w:cs="Tahoma"/>
          <w:sz w:val="22"/>
          <w:szCs w:val="22"/>
          <w:u w:val="single"/>
        </w:rPr>
        <w:t>CNPJ/MF</w:t>
      </w:r>
      <w:r w:rsidR="00833B61" w:rsidRPr="003C2DE2">
        <w:rPr>
          <w:rFonts w:ascii="Tahoma" w:hAnsi="Tahoma" w:cs="Tahoma"/>
          <w:sz w:val="22"/>
          <w:szCs w:val="22"/>
        </w:rPr>
        <w:t>”)</w:t>
      </w:r>
      <w:r w:rsidR="00BA766A" w:rsidRPr="003C2DE2">
        <w:rPr>
          <w:rFonts w:ascii="Tahoma" w:hAnsi="Tahoma" w:cs="Tahoma"/>
          <w:sz w:val="22"/>
          <w:szCs w:val="22"/>
        </w:rPr>
        <w:t xml:space="preserve"> sob o nº</w:t>
      </w:r>
      <w:r>
        <w:rPr>
          <w:rFonts w:ascii="Tahoma" w:hAnsi="Tahoma" w:cs="Tahoma"/>
          <w:sz w:val="22"/>
          <w:szCs w:val="22"/>
        </w:rPr>
        <w:t> </w:t>
      </w:r>
      <w:r w:rsidR="00BA766A" w:rsidRPr="003C2DE2">
        <w:rPr>
          <w:rFonts w:ascii="Tahoma" w:hAnsi="Tahoma" w:cs="Tahoma"/>
          <w:sz w:val="22"/>
          <w:szCs w:val="22"/>
        </w:rPr>
        <w:t>89.637.490/0001-45, neste ato devidamente representada na forma de seus atos societários</w:t>
      </w:r>
      <w:r w:rsidR="00BA766A" w:rsidRPr="003C2DE2">
        <w:rPr>
          <w:rFonts w:ascii="Tahoma" w:hAnsi="Tahoma" w:cs="Tahoma"/>
          <w:bCs/>
          <w:sz w:val="22"/>
          <w:szCs w:val="22"/>
        </w:rPr>
        <w:t xml:space="preserve"> </w:t>
      </w:r>
      <w:r w:rsidR="00E43686" w:rsidRPr="003C2DE2">
        <w:rPr>
          <w:rFonts w:ascii="Tahoma" w:hAnsi="Tahoma" w:cs="Tahoma"/>
          <w:bCs/>
          <w:sz w:val="22"/>
          <w:szCs w:val="22"/>
        </w:rPr>
        <w:t xml:space="preserve">arquivados na Junta Comercial do Estado de </w:t>
      </w:r>
      <w:r w:rsidR="00BA766A" w:rsidRPr="003C2DE2">
        <w:rPr>
          <w:rFonts w:ascii="Tahoma" w:hAnsi="Tahoma" w:cs="Tahoma"/>
          <w:bCs/>
          <w:sz w:val="22"/>
          <w:szCs w:val="22"/>
        </w:rPr>
        <w:t xml:space="preserve">São Paulo </w:t>
      </w:r>
      <w:r w:rsidR="00E43686" w:rsidRPr="003C2DE2">
        <w:rPr>
          <w:rFonts w:ascii="Tahoma" w:hAnsi="Tahoma" w:cs="Tahoma"/>
          <w:bCs/>
          <w:sz w:val="22"/>
          <w:szCs w:val="22"/>
        </w:rPr>
        <w:t>(“</w:t>
      </w:r>
      <w:r w:rsidR="00BA766A" w:rsidRPr="003C2DE2">
        <w:rPr>
          <w:rFonts w:ascii="Tahoma" w:hAnsi="Tahoma" w:cs="Tahoma"/>
          <w:bCs/>
          <w:sz w:val="22"/>
          <w:szCs w:val="22"/>
          <w:u w:val="single"/>
        </w:rPr>
        <w:t>JUCESP</w:t>
      </w:r>
      <w:r w:rsidR="00E43686" w:rsidRPr="003C2DE2">
        <w:rPr>
          <w:rFonts w:ascii="Tahoma" w:hAnsi="Tahoma" w:cs="Tahoma"/>
          <w:bCs/>
          <w:sz w:val="22"/>
          <w:szCs w:val="22"/>
        </w:rPr>
        <w:t xml:space="preserve">”) sob o NIRE </w:t>
      </w:r>
      <w:r w:rsidR="00BA766A" w:rsidRPr="003C2DE2">
        <w:rPr>
          <w:rFonts w:ascii="Tahoma" w:hAnsi="Tahoma" w:cs="Tahoma"/>
          <w:bCs/>
          <w:sz w:val="22"/>
          <w:szCs w:val="22"/>
        </w:rPr>
        <w:t>35.300.188.349</w:t>
      </w:r>
      <w:r w:rsidR="00202344" w:rsidRPr="003C2DE2">
        <w:rPr>
          <w:rFonts w:ascii="Tahoma" w:hAnsi="Tahoma" w:cs="Tahoma"/>
          <w:sz w:val="22"/>
          <w:szCs w:val="22"/>
        </w:rPr>
        <w:t>, na qualidade de emissora d</w:t>
      </w:r>
      <w:r w:rsidR="001E1219" w:rsidRPr="003C2DE2">
        <w:rPr>
          <w:rFonts w:ascii="Tahoma" w:hAnsi="Tahoma" w:cs="Tahoma"/>
          <w:sz w:val="22"/>
          <w:szCs w:val="22"/>
        </w:rPr>
        <w:t>as</w:t>
      </w:r>
      <w:r w:rsidR="00202344" w:rsidRPr="003C2DE2">
        <w:rPr>
          <w:rFonts w:ascii="Tahoma" w:hAnsi="Tahoma" w:cs="Tahoma"/>
          <w:sz w:val="22"/>
          <w:szCs w:val="22"/>
        </w:rPr>
        <w:t xml:space="preserve"> </w:t>
      </w:r>
      <w:r w:rsidR="00FF7766" w:rsidRPr="003C2DE2">
        <w:rPr>
          <w:rFonts w:ascii="Tahoma" w:hAnsi="Tahoma" w:cs="Tahoma"/>
          <w:sz w:val="22"/>
          <w:szCs w:val="22"/>
        </w:rPr>
        <w:t>Debêntures (abaixo definido) </w:t>
      </w:r>
      <w:r w:rsidR="00DC3202" w:rsidRPr="003C2DE2">
        <w:rPr>
          <w:rFonts w:ascii="Tahoma" w:hAnsi="Tahoma" w:cs="Tahoma"/>
          <w:sz w:val="22"/>
          <w:szCs w:val="22"/>
        </w:rPr>
        <w:t>(“</w:t>
      </w:r>
      <w:r w:rsidR="00DC3202" w:rsidRPr="003C2DE2">
        <w:rPr>
          <w:rFonts w:ascii="Tahoma" w:hAnsi="Tahoma" w:cs="Tahoma"/>
          <w:sz w:val="22"/>
          <w:szCs w:val="22"/>
          <w:u w:val="single"/>
        </w:rPr>
        <w:t>Emissora</w:t>
      </w:r>
      <w:r w:rsidR="00DC3202" w:rsidRPr="003C2DE2">
        <w:rPr>
          <w:rFonts w:ascii="Tahoma" w:hAnsi="Tahoma" w:cs="Tahoma"/>
          <w:sz w:val="22"/>
          <w:szCs w:val="22"/>
        </w:rPr>
        <w:t>”</w:t>
      </w:r>
      <w:r w:rsidR="00505B14" w:rsidRPr="003C2DE2">
        <w:rPr>
          <w:rFonts w:ascii="Tahoma" w:hAnsi="Tahoma" w:cs="Tahoma"/>
          <w:sz w:val="22"/>
          <w:szCs w:val="22"/>
        </w:rPr>
        <w:t xml:space="preserve"> ou “</w:t>
      </w:r>
      <w:r w:rsidR="00BA766A" w:rsidRPr="003C2DE2">
        <w:rPr>
          <w:rFonts w:ascii="Tahoma" w:hAnsi="Tahoma" w:cs="Tahoma"/>
          <w:sz w:val="22"/>
          <w:szCs w:val="22"/>
          <w:u w:val="single"/>
        </w:rPr>
        <w:t>Klabin</w:t>
      </w:r>
      <w:r w:rsidR="00505B14" w:rsidRPr="003C2DE2">
        <w:rPr>
          <w:rFonts w:ascii="Tahoma" w:hAnsi="Tahoma" w:cs="Tahoma"/>
          <w:sz w:val="22"/>
          <w:szCs w:val="22"/>
        </w:rPr>
        <w:t>”</w:t>
      </w:r>
      <w:r w:rsidR="00DC3202" w:rsidRPr="003C2DE2">
        <w:rPr>
          <w:rFonts w:ascii="Tahoma" w:hAnsi="Tahoma" w:cs="Tahoma"/>
          <w:sz w:val="22"/>
          <w:szCs w:val="22"/>
        </w:rPr>
        <w:t>)</w:t>
      </w:r>
      <w:r w:rsidR="00111C51" w:rsidRPr="003C2DE2">
        <w:rPr>
          <w:rFonts w:ascii="Tahoma" w:hAnsi="Tahoma" w:cs="Tahoma"/>
          <w:sz w:val="22"/>
          <w:szCs w:val="22"/>
        </w:rPr>
        <w:t>;</w:t>
      </w:r>
      <w:r w:rsidR="00DC3202" w:rsidRPr="003C2DE2">
        <w:rPr>
          <w:rFonts w:ascii="Tahoma" w:hAnsi="Tahoma" w:cs="Tahoma"/>
          <w:sz w:val="22"/>
          <w:szCs w:val="22"/>
        </w:rPr>
        <w:t xml:space="preserve"> </w:t>
      </w:r>
    </w:p>
    <w:p w:rsidR="00DC3202" w:rsidRPr="003C2DE2" w:rsidRDefault="00DC3202" w:rsidP="008759F7">
      <w:pPr>
        <w:ind w:left="709"/>
        <w:jc w:val="both"/>
        <w:rPr>
          <w:rFonts w:ascii="Tahoma" w:hAnsi="Tahoma" w:cs="Tahoma"/>
          <w:sz w:val="22"/>
          <w:szCs w:val="22"/>
        </w:rPr>
      </w:pPr>
    </w:p>
    <w:p w:rsidR="00BE677B" w:rsidRDefault="00792E60" w:rsidP="003C2DE2">
      <w:pPr>
        <w:jc w:val="both"/>
        <w:rPr>
          <w:rFonts w:ascii="Tahoma" w:hAnsi="Tahoma" w:cs="Tahoma"/>
          <w:sz w:val="22"/>
          <w:szCs w:val="22"/>
        </w:rPr>
      </w:pPr>
      <w:r>
        <w:rPr>
          <w:rFonts w:ascii="Tahoma" w:hAnsi="Tahoma" w:cs="Tahoma"/>
          <w:b/>
          <w:sz w:val="22"/>
          <w:szCs w:val="22"/>
        </w:rPr>
        <w:t>ARES SERVIÇOS IMOBILIÁRIOS LTDA.</w:t>
      </w:r>
      <w:r w:rsidR="00BE677B" w:rsidRPr="003C2DE2">
        <w:rPr>
          <w:rFonts w:ascii="Tahoma" w:hAnsi="Tahoma" w:cs="Tahoma"/>
          <w:b/>
          <w:smallCaps/>
          <w:sz w:val="22"/>
          <w:szCs w:val="22"/>
        </w:rPr>
        <w:t xml:space="preserve">, </w:t>
      </w:r>
      <w:r>
        <w:rPr>
          <w:rFonts w:ascii="Tahoma" w:hAnsi="Tahoma" w:cs="Tahoma"/>
          <w:sz w:val="22"/>
          <w:szCs w:val="22"/>
        </w:rPr>
        <w:t>sociedade empresária de responsabilidade limitada, com sede na cidade de São Paulo, Estado de São Paulo, na Avenida Santo Amaro, 48, 1º andar, conjunto 12, Itaim Bibi, CEP 04506-000, inscrita no CNPJ/MF sob o nº 18.906.382/0001-82</w:t>
      </w:r>
      <w:r w:rsidR="00BE677B" w:rsidRPr="003C2DE2">
        <w:rPr>
          <w:rFonts w:ascii="Tahoma" w:hAnsi="Tahoma" w:cs="Tahoma"/>
          <w:sz w:val="22"/>
          <w:szCs w:val="22"/>
        </w:rPr>
        <w:t>, neste ato devidamente representada na forma de seus atos societários</w:t>
      </w:r>
      <w:r w:rsidR="00885A08">
        <w:rPr>
          <w:rFonts w:ascii="Tahoma" w:hAnsi="Tahoma" w:cs="Tahoma"/>
          <w:sz w:val="22"/>
          <w:szCs w:val="22"/>
        </w:rPr>
        <w:t xml:space="preserve"> arquivados na JUCESP sob o NIRE nº </w:t>
      </w:r>
      <w:r>
        <w:rPr>
          <w:rFonts w:ascii="Tahoma" w:hAnsi="Tahoma" w:cs="Tahoma"/>
          <w:sz w:val="22"/>
          <w:szCs w:val="22"/>
        </w:rPr>
        <w:t>35.227.845.390</w:t>
      </w:r>
      <w:r w:rsidRPr="003C2DE2">
        <w:rPr>
          <w:rFonts w:ascii="Tahoma" w:hAnsi="Tahoma" w:cs="Tahoma"/>
          <w:sz w:val="22"/>
          <w:szCs w:val="22"/>
        </w:rPr>
        <w:t xml:space="preserve">, </w:t>
      </w:r>
      <w:r w:rsidR="00BE677B" w:rsidRPr="003C2DE2">
        <w:rPr>
          <w:rFonts w:ascii="Tahoma" w:hAnsi="Tahoma" w:cs="Tahoma"/>
          <w:sz w:val="22"/>
          <w:szCs w:val="22"/>
        </w:rPr>
        <w:t>na qualidade de subscritora das Debêntures (abaixo definido) (“</w:t>
      </w:r>
      <w:r>
        <w:rPr>
          <w:rFonts w:ascii="Tahoma" w:hAnsi="Tahoma" w:cs="Tahoma"/>
          <w:sz w:val="22"/>
          <w:szCs w:val="22"/>
          <w:u w:val="single"/>
        </w:rPr>
        <w:t>Ares</w:t>
      </w:r>
      <w:r w:rsidR="00BE677B" w:rsidRPr="003C2DE2">
        <w:rPr>
          <w:rFonts w:ascii="Tahoma" w:hAnsi="Tahoma" w:cs="Tahoma"/>
          <w:sz w:val="22"/>
          <w:szCs w:val="22"/>
        </w:rPr>
        <w:t>” ou “</w:t>
      </w:r>
      <w:r w:rsidR="00C61CF1" w:rsidRPr="003C2DE2">
        <w:rPr>
          <w:rFonts w:ascii="Tahoma" w:hAnsi="Tahoma" w:cs="Tahoma"/>
          <w:sz w:val="22"/>
          <w:szCs w:val="22"/>
          <w:u w:val="single"/>
        </w:rPr>
        <w:t>Debenturista</w:t>
      </w:r>
      <w:r w:rsidR="00BE677B" w:rsidRPr="003C2DE2">
        <w:rPr>
          <w:rFonts w:ascii="Tahoma" w:hAnsi="Tahoma" w:cs="Tahoma"/>
          <w:sz w:val="22"/>
          <w:szCs w:val="22"/>
        </w:rPr>
        <w:t>”);</w:t>
      </w:r>
      <w:r>
        <w:rPr>
          <w:rFonts w:ascii="Tahoma" w:hAnsi="Tahoma" w:cs="Tahoma"/>
          <w:sz w:val="22"/>
          <w:szCs w:val="22"/>
        </w:rPr>
        <w:t xml:space="preserve"> </w:t>
      </w:r>
    </w:p>
    <w:p w:rsidR="00792E60" w:rsidRDefault="00792E60" w:rsidP="003C2DE2">
      <w:pPr>
        <w:jc w:val="both"/>
        <w:rPr>
          <w:rFonts w:ascii="Tahoma" w:hAnsi="Tahoma" w:cs="Tahoma"/>
          <w:sz w:val="22"/>
          <w:szCs w:val="22"/>
        </w:rPr>
      </w:pPr>
    </w:p>
    <w:p w:rsidR="00792E60" w:rsidRPr="003C2DE2" w:rsidRDefault="00792E60" w:rsidP="003C2DE2">
      <w:pPr>
        <w:jc w:val="both"/>
        <w:rPr>
          <w:rFonts w:ascii="Tahoma" w:hAnsi="Tahoma" w:cs="Tahoma"/>
          <w:sz w:val="22"/>
          <w:szCs w:val="22"/>
        </w:rPr>
      </w:pPr>
      <w:r>
        <w:rPr>
          <w:rFonts w:ascii="Tahoma" w:hAnsi="Tahoma" w:cs="Tahoma"/>
          <w:b/>
          <w:bCs/>
          <w:smallCaps/>
          <w:sz w:val="22"/>
          <w:szCs w:val="22"/>
        </w:rPr>
        <w:t>OLIVEIRA TRUST DISTRIBUIDORA DE TÍTULOS E VALORES MOBILIÁRIOS S.A.</w:t>
      </w:r>
      <w:r w:rsidRPr="003C2DE2">
        <w:rPr>
          <w:rFonts w:ascii="Tahoma" w:hAnsi="Tahoma" w:cs="Tahoma"/>
          <w:b/>
          <w:bCs/>
          <w:smallCaps/>
          <w:sz w:val="22"/>
          <w:szCs w:val="22"/>
        </w:rPr>
        <w:t>,</w:t>
      </w:r>
      <w:r w:rsidRPr="003C2DE2">
        <w:rPr>
          <w:rFonts w:ascii="Tahoma" w:hAnsi="Tahoma" w:cs="Tahoma"/>
          <w:bCs/>
          <w:sz w:val="22"/>
          <w:szCs w:val="22"/>
        </w:rPr>
        <w:t xml:space="preserve"> </w:t>
      </w:r>
      <w:r>
        <w:rPr>
          <w:rFonts w:ascii="Tahoma" w:hAnsi="Tahoma" w:cs="Tahoma"/>
          <w:bCs/>
          <w:sz w:val="22"/>
          <w:szCs w:val="22"/>
        </w:rPr>
        <w:t>instituição financeira, com domicílio na Cidade de São Paulo, Estado de São Paulo, na Rua Joaquim Floriano, nº 1.052, 13º andar, Itaim Bibi, CEP 04534-004, inscrita no CNPJ/MF sob o nº 36.113.876/0004-34,</w:t>
      </w:r>
      <w:r w:rsidRPr="003C2DE2">
        <w:rPr>
          <w:rFonts w:ascii="Tahoma" w:hAnsi="Tahoma" w:cs="Tahoma"/>
          <w:bCs/>
          <w:sz w:val="22"/>
          <w:szCs w:val="22"/>
        </w:rPr>
        <w:t xml:space="preserve"> neste ato </w:t>
      </w:r>
      <w:r>
        <w:rPr>
          <w:rFonts w:ascii="Tahoma" w:hAnsi="Tahoma" w:cs="Tahoma"/>
          <w:bCs/>
          <w:sz w:val="22"/>
          <w:szCs w:val="22"/>
        </w:rPr>
        <w:t xml:space="preserve">devidamente </w:t>
      </w:r>
      <w:r w:rsidRPr="003C2DE2">
        <w:rPr>
          <w:rFonts w:ascii="Tahoma" w:hAnsi="Tahoma" w:cs="Tahoma"/>
          <w:bCs/>
          <w:sz w:val="22"/>
          <w:szCs w:val="22"/>
        </w:rPr>
        <w:t xml:space="preserve">representada </w:t>
      </w:r>
      <w:r w:rsidRPr="003C2DE2">
        <w:rPr>
          <w:rFonts w:ascii="Tahoma" w:hAnsi="Tahoma" w:cs="Tahoma"/>
          <w:sz w:val="22"/>
          <w:szCs w:val="22"/>
        </w:rPr>
        <w:t>na forma de seus atos societários</w:t>
      </w:r>
      <w:r>
        <w:rPr>
          <w:rFonts w:ascii="Tahoma" w:hAnsi="Tahoma" w:cs="Tahoma"/>
          <w:sz w:val="22"/>
          <w:szCs w:val="22"/>
        </w:rPr>
        <w:t xml:space="preserve"> arquivados na Junta Comercial do Estado do Rio de Janeiro</w:t>
      </w:r>
      <w:r w:rsidR="000F4ADB">
        <w:rPr>
          <w:rFonts w:ascii="Tahoma" w:hAnsi="Tahoma" w:cs="Tahoma"/>
          <w:sz w:val="22"/>
          <w:szCs w:val="22"/>
        </w:rPr>
        <w:t>, na qualidade de agente fiduciário das Debêntures (conforme definido abaixo) e representante da Debenturista</w:t>
      </w:r>
      <w:r>
        <w:rPr>
          <w:rFonts w:ascii="Tahoma" w:hAnsi="Tahoma" w:cs="Tahoma"/>
          <w:sz w:val="22"/>
          <w:szCs w:val="22"/>
        </w:rPr>
        <w:t xml:space="preserve"> </w:t>
      </w:r>
      <w:r w:rsidRPr="003C2DE2">
        <w:rPr>
          <w:rFonts w:ascii="Tahoma" w:hAnsi="Tahoma" w:cs="Tahoma"/>
          <w:sz w:val="22"/>
          <w:szCs w:val="22"/>
        </w:rPr>
        <w:t>(“</w:t>
      </w:r>
      <w:r w:rsidRPr="003C2DE2">
        <w:rPr>
          <w:rFonts w:ascii="Tahoma" w:hAnsi="Tahoma" w:cs="Tahoma"/>
          <w:sz w:val="22"/>
          <w:szCs w:val="22"/>
          <w:u w:val="single"/>
        </w:rPr>
        <w:t>Agente Fiduciário</w:t>
      </w:r>
      <w:r w:rsidRPr="003C2DE2">
        <w:rPr>
          <w:rFonts w:ascii="Tahoma" w:hAnsi="Tahoma" w:cs="Tahoma"/>
          <w:sz w:val="22"/>
          <w:szCs w:val="22"/>
        </w:rPr>
        <w:t>”)</w:t>
      </w:r>
      <w:r w:rsidR="00E64FB3">
        <w:rPr>
          <w:rFonts w:ascii="Tahoma" w:hAnsi="Tahoma" w:cs="Tahoma"/>
          <w:sz w:val="22"/>
          <w:szCs w:val="22"/>
        </w:rPr>
        <w:t>;</w:t>
      </w:r>
    </w:p>
    <w:p w:rsidR="00BE677B" w:rsidRPr="003C2DE2" w:rsidRDefault="00BE677B" w:rsidP="008759F7">
      <w:pPr>
        <w:ind w:left="709"/>
        <w:jc w:val="both"/>
        <w:rPr>
          <w:rFonts w:ascii="Tahoma" w:hAnsi="Tahoma" w:cs="Tahoma"/>
          <w:sz w:val="22"/>
          <w:szCs w:val="22"/>
        </w:rPr>
      </w:pPr>
    </w:p>
    <w:p w:rsidR="006E17FF" w:rsidRPr="003C2DE2" w:rsidRDefault="006E17FF" w:rsidP="008759F7">
      <w:pPr>
        <w:rPr>
          <w:rFonts w:ascii="Tahoma" w:hAnsi="Tahoma" w:cs="Tahoma"/>
          <w:sz w:val="22"/>
          <w:szCs w:val="22"/>
        </w:rPr>
      </w:pPr>
      <w:r w:rsidRPr="003C2DE2">
        <w:rPr>
          <w:rFonts w:ascii="Tahoma" w:hAnsi="Tahoma" w:cs="Tahoma"/>
          <w:sz w:val="22"/>
          <w:szCs w:val="22"/>
        </w:rPr>
        <w:t>E</w:t>
      </w:r>
      <w:r w:rsidR="002A0E9E" w:rsidRPr="003C2DE2">
        <w:rPr>
          <w:rFonts w:ascii="Tahoma" w:hAnsi="Tahoma" w:cs="Tahoma"/>
          <w:sz w:val="22"/>
          <w:szCs w:val="22"/>
        </w:rPr>
        <w:t>, na qualidade de</w:t>
      </w:r>
      <w:r w:rsidRPr="003C2DE2">
        <w:rPr>
          <w:rFonts w:ascii="Tahoma" w:hAnsi="Tahoma" w:cs="Tahoma"/>
          <w:sz w:val="22"/>
          <w:szCs w:val="22"/>
        </w:rPr>
        <w:t xml:space="preserve"> interveniente</w:t>
      </w:r>
      <w:r w:rsidR="0020555B" w:rsidRPr="003C2DE2">
        <w:rPr>
          <w:rFonts w:ascii="Tahoma" w:hAnsi="Tahoma" w:cs="Tahoma"/>
          <w:sz w:val="22"/>
          <w:szCs w:val="22"/>
        </w:rPr>
        <w:t>s</w:t>
      </w:r>
      <w:r w:rsidRPr="003C2DE2">
        <w:rPr>
          <w:rFonts w:ascii="Tahoma" w:hAnsi="Tahoma" w:cs="Tahoma"/>
          <w:sz w:val="22"/>
          <w:szCs w:val="22"/>
        </w:rPr>
        <w:t xml:space="preserve"> anuente</w:t>
      </w:r>
      <w:r w:rsidR="0020555B" w:rsidRPr="003C2DE2">
        <w:rPr>
          <w:rFonts w:ascii="Tahoma" w:hAnsi="Tahoma" w:cs="Tahoma"/>
          <w:sz w:val="22"/>
          <w:szCs w:val="22"/>
        </w:rPr>
        <w:t>s</w:t>
      </w:r>
      <w:r w:rsidRPr="003C2DE2">
        <w:rPr>
          <w:rFonts w:ascii="Tahoma" w:hAnsi="Tahoma" w:cs="Tahoma"/>
          <w:sz w:val="22"/>
          <w:szCs w:val="22"/>
        </w:rPr>
        <w:t>:</w:t>
      </w:r>
    </w:p>
    <w:p w:rsidR="006E17FF" w:rsidRPr="003C2DE2" w:rsidRDefault="006E17FF" w:rsidP="008759F7">
      <w:pPr>
        <w:ind w:left="709"/>
        <w:jc w:val="both"/>
        <w:rPr>
          <w:rFonts w:ascii="Tahoma" w:hAnsi="Tahoma" w:cs="Tahoma"/>
          <w:sz w:val="22"/>
          <w:szCs w:val="22"/>
        </w:rPr>
      </w:pPr>
    </w:p>
    <w:p w:rsidR="006E17FF" w:rsidRPr="003C2DE2" w:rsidRDefault="000F4ADB" w:rsidP="003C2DE2">
      <w:pPr>
        <w:jc w:val="both"/>
        <w:rPr>
          <w:rFonts w:ascii="Tahoma" w:hAnsi="Tahoma" w:cs="Tahoma"/>
          <w:sz w:val="22"/>
          <w:szCs w:val="22"/>
        </w:rPr>
      </w:pPr>
      <w:r>
        <w:rPr>
          <w:rFonts w:ascii="Tahoma" w:hAnsi="Tahoma" w:cs="Tahoma"/>
          <w:b/>
          <w:smallCaps/>
          <w:sz w:val="22"/>
          <w:szCs w:val="22"/>
        </w:rPr>
        <w:t>ÁPICE SECURITIZADORA S.A.</w:t>
      </w:r>
      <w:r w:rsidR="006E17FF" w:rsidRPr="003C2DE2">
        <w:rPr>
          <w:rFonts w:ascii="Tahoma" w:hAnsi="Tahoma" w:cs="Tahoma"/>
          <w:sz w:val="22"/>
          <w:szCs w:val="22"/>
        </w:rPr>
        <w:t xml:space="preserve">, </w:t>
      </w:r>
      <w:r>
        <w:rPr>
          <w:rFonts w:ascii="Tahoma" w:hAnsi="Tahoma" w:cs="Tahoma"/>
          <w:sz w:val="22"/>
          <w:szCs w:val="22"/>
        </w:rPr>
        <w:t>sociedade por ações, com sede na cidade de São Paulo, Estado de São Paulo, na Avenida Santo Amaro, 48, 1º andar, conjunto 12, Itaim Bibi, CEP 04506-000, inscrita no CNPJ/MF sob o nº 12.130.744/0001-00,</w:t>
      </w:r>
      <w:r w:rsidR="00885A08">
        <w:rPr>
          <w:rFonts w:ascii="Tahoma" w:hAnsi="Tahoma" w:cs="Tahoma"/>
          <w:sz w:val="22"/>
          <w:szCs w:val="22"/>
        </w:rPr>
        <w:t xml:space="preserve"> neste ato devidamente representada </w:t>
      </w:r>
      <w:r w:rsidR="00885A08" w:rsidRPr="003C2DE2">
        <w:rPr>
          <w:rFonts w:ascii="Tahoma" w:hAnsi="Tahoma" w:cs="Tahoma"/>
          <w:sz w:val="22"/>
          <w:szCs w:val="22"/>
        </w:rPr>
        <w:t>na forma de seus atos societários</w:t>
      </w:r>
      <w:r w:rsidR="00885A08">
        <w:rPr>
          <w:rFonts w:ascii="Tahoma" w:hAnsi="Tahoma" w:cs="Tahoma"/>
          <w:sz w:val="22"/>
          <w:szCs w:val="22"/>
        </w:rPr>
        <w:t xml:space="preserve"> arquivados na JUCESP sob o NIRE nº </w:t>
      </w:r>
      <w:r w:rsidR="002A1E6C">
        <w:rPr>
          <w:rFonts w:ascii="Tahoma" w:hAnsi="Tahoma" w:cs="Tahoma"/>
          <w:sz w:val="22"/>
          <w:szCs w:val="22"/>
        </w:rPr>
        <w:t>35.300.444.957</w:t>
      </w:r>
      <w:r>
        <w:rPr>
          <w:rFonts w:ascii="Tahoma" w:hAnsi="Tahoma" w:cs="Tahoma"/>
          <w:sz w:val="22"/>
          <w:szCs w:val="22"/>
        </w:rPr>
        <w:t>,</w:t>
      </w:r>
      <w:r w:rsidR="00BA766A" w:rsidRPr="003C2DE2">
        <w:rPr>
          <w:rFonts w:ascii="Tahoma" w:hAnsi="Tahoma" w:cs="Tahoma"/>
          <w:sz w:val="22"/>
          <w:szCs w:val="22"/>
        </w:rPr>
        <w:t xml:space="preserve"> </w:t>
      </w:r>
      <w:r w:rsidR="006E17FF" w:rsidRPr="003C2DE2">
        <w:rPr>
          <w:rFonts w:ascii="Tahoma" w:hAnsi="Tahoma" w:cs="Tahoma"/>
          <w:sz w:val="22"/>
          <w:szCs w:val="22"/>
        </w:rPr>
        <w:t xml:space="preserve">na qualidade de cessionária dos Créditos </w:t>
      </w:r>
      <w:r w:rsidR="00BA766A" w:rsidRPr="003C2DE2">
        <w:rPr>
          <w:rFonts w:ascii="Tahoma" w:hAnsi="Tahoma" w:cs="Tahoma"/>
          <w:sz w:val="22"/>
          <w:szCs w:val="22"/>
        </w:rPr>
        <w:t xml:space="preserve">do Agronegócio </w:t>
      </w:r>
      <w:r w:rsidR="006E17FF" w:rsidRPr="003C2DE2">
        <w:rPr>
          <w:rFonts w:ascii="Tahoma" w:hAnsi="Tahoma" w:cs="Tahoma"/>
          <w:sz w:val="22"/>
          <w:szCs w:val="22"/>
        </w:rPr>
        <w:t>(abaixo definidos) (“</w:t>
      </w:r>
      <w:r w:rsidR="006E17FF" w:rsidRPr="003C2DE2">
        <w:rPr>
          <w:rFonts w:ascii="Tahoma" w:hAnsi="Tahoma" w:cs="Tahoma"/>
          <w:sz w:val="22"/>
          <w:szCs w:val="22"/>
          <w:u w:val="single"/>
        </w:rPr>
        <w:t>Securitizadora</w:t>
      </w:r>
      <w:r w:rsidR="006E17FF" w:rsidRPr="003C2DE2">
        <w:rPr>
          <w:rFonts w:ascii="Tahoma" w:hAnsi="Tahoma" w:cs="Tahoma"/>
          <w:sz w:val="22"/>
          <w:szCs w:val="22"/>
        </w:rPr>
        <w:t>” ou “</w:t>
      </w:r>
      <w:r w:rsidR="006E17FF" w:rsidRPr="003C2DE2">
        <w:rPr>
          <w:rFonts w:ascii="Tahoma" w:hAnsi="Tahoma" w:cs="Tahoma"/>
          <w:sz w:val="22"/>
          <w:szCs w:val="22"/>
          <w:u w:val="single"/>
        </w:rPr>
        <w:t>Cessionári</w:t>
      </w:r>
      <w:r w:rsidR="00C4063D" w:rsidRPr="003C2DE2">
        <w:rPr>
          <w:rFonts w:ascii="Tahoma" w:hAnsi="Tahoma" w:cs="Tahoma"/>
          <w:sz w:val="22"/>
          <w:szCs w:val="22"/>
          <w:u w:val="single"/>
        </w:rPr>
        <w:t>a</w:t>
      </w:r>
      <w:r w:rsidR="0020555B" w:rsidRPr="003C2DE2">
        <w:rPr>
          <w:rFonts w:ascii="Tahoma" w:hAnsi="Tahoma" w:cs="Tahoma"/>
          <w:sz w:val="22"/>
          <w:szCs w:val="22"/>
        </w:rPr>
        <w:t>”); e</w:t>
      </w:r>
    </w:p>
    <w:p w:rsidR="006E17FF" w:rsidRPr="003C2DE2" w:rsidRDefault="006E17FF" w:rsidP="008759F7">
      <w:pPr>
        <w:jc w:val="both"/>
        <w:rPr>
          <w:rFonts w:ascii="Tahoma" w:hAnsi="Tahoma" w:cs="Tahoma"/>
          <w:sz w:val="22"/>
          <w:szCs w:val="22"/>
        </w:rPr>
      </w:pPr>
    </w:p>
    <w:p w:rsidR="008E1D28" w:rsidRPr="003C2DE2" w:rsidRDefault="000F4ADB" w:rsidP="008759F7">
      <w:pPr>
        <w:jc w:val="both"/>
        <w:rPr>
          <w:rFonts w:ascii="Tahoma" w:hAnsi="Tahoma" w:cs="Tahoma"/>
          <w:b/>
          <w:smallCaps/>
          <w:sz w:val="22"/>
          <w:szCs w:val="22"/>
        </w:rPr>
      </w:pPr>
      <w:r w:rsidRPr="003C2DE2">
        <w:rPr>
          <w:rFonts w:ascii="Tahoma" w:hAnsi="Tahoma" w:cs="Tahoma"/>
          <w:b/>
          <w:smallCaps/>
          <w:sz w:val="22"/>
          <w:szCs w:val="22"/>
        </w:rPr>
        <w:t>CONSIDERANDO QUE:</w:t>
      </w:r>
    </w:p>
    <w:p w:rsidR="008E1D28" w:rsidRPr="003C2DE2" w:rsidRDefault="008E1D28" w:rsidP="008759F7">
      <w:pPr>
        <w:jc w:val="both"/>
        <w:rPr>
          <w:rFonts w:ascii="Tahoma" w:hAnsi="Tahoma" w:cs="Tahoma"/>
          <w:sz w:val="22"/>
          <w:szCs w:val="22"/>
        </w:rPr>
      </w:pPr>
    </w:p>
    <w:p w:rsidR="00DE0D6C" w:rsidRPr="003C2DE2" w:rsidRDefault="00DE0D6C" w:rsidP="008759F7">
      <w:pPr>
        <w:numPr>
          <w:ilvl w:val="0"/>
          <w:numId w:val="7"/>
        </w:numPr>
        <w:autoSpaceDE w:val="0"/>
        <w:autoSpaceDN w:val="0"/>
        <w:adjustRightInd w:val="0"/>
        <w:ind w:left="0" w:firstLine="0"/>
        <w:jc w:val="both"/>
        <w:rPr>
          <w:rFonts w:ascii="Tahoma" w:hAnsi="Tahoma" w:cs="Tahoma"/>
          <w:sz w:val="22"/>
          <w:szCs w:val="22"/>
        </w:rPr>
      </w:pPr>
      <w:r w:rsidRPr="003C2DE2">
        <w:rPr>
          <w:rFonts w:ascii="Tahoma" w:hAnsi="Tahoma" w:cs="Tahoma"/>
          <w:sz w:val="22"/>
          <w:szCs w:val="22"/>
        </w:rPr>
        <w:t xml:space="preserve">A Klabin tem por objeto social atividades </w:t>
      </w:r>
      <w:r w:rsidR="00EB585A" w:rsidRPr="003C2DE2">
        <w:rPr>
          <w:rFonts w:ascii="Tahoma" w:hAnsi="Tahoma" w:cs="Tahoma"/>
          <w:sz w:val="22"/>
          <w:szCs w:val="22"/>
        </w:rPr>
        <w:t xml:space="preserve">inseridas na </w:t>
      </w:r>
      <w:r w:rsidRPr="003C2DE2">
        <w:rPr>
          <w:rFonts w:ascii="Tahoma" w:hAnsi="Tahoma" w:cs="Tahoma"/>
          <w:sz w:val="22"/>
          <w:szCs w:val="22"/>
        </w:rPr>
        <w:t xml:space="preserve">cadeia </w:t>
      </w:r>
      <w:r w:rsidR="00EB585A" w:rsidRPr="003C2DE2">
        <w:rPr>
          <w:rFonts w:ascii="Tahoma" w:hAnsi="Tahoma" w:cs="Tahoma"/>
          <w:sz w:val="22"/>
          <w:szCs w:val="22"/>
        </w:rPr>
        <w:t>do agronegócio</w:t>
      </w:r>
      <w:r w:rsidRPr="003C2DE2">
        <w:rPr>
          <w:rFonts w:ascii="Tahoma" w:hAnsi="Tahoma" w:cs="Tahoma"/>
          <w:sz w:val="22"/>
          <w:szCs w:val="22"/>
        </w:rPr>
        <w:t xml:space="preserve">, principalmente relacionadas à </w:t>
      </w:r>
      <w:r w:rsidR="005E6EA0" w:rsidRPr="003C2DE2">
        <w:rPr>
          <w:rFonts w:ascii="Tahoma" w:hAnsi="Tahoma" w:cs="Tahoma"/>
          <w:sz w:val="22"/>
          <w:szCs w:val="22"/>
        </w:rPr>
        <w:t xml:space="preserve">silvicultura, agricultura, </w:t>
      </w:r>
      <w:r w:rsidRPr="003C2DE2">
        <w:rPr>
          <w:rFonts w:ascii="Tahoma" w:hAnsi="Tahoma" w:cs="Tahoma"/>
          <w:sz w:val="22"/>
          <w:szCs w:val="22"/>
        </w:rPr>
        <w:t>exploração industrial e comercial de celulose, pasta de madeira, papel, cartão e congêneres,</w:t>
      </w:r>
      <w:r w:rsidR="0082074C" w:rsidRPr="003C2DE2">
        <w:rPr>
          <w:rFonts w:ascii="Tahoma" w:hAnsi="Tahoma" w:cs="Tahoma"/>
          <w:sz w:val="22"/>
          <w:szCs w:val="22"/>
        </w:rPr>
        <w:t xml:space="preserve"> </w:t>
      </w:r>
      <w:r w:rsidRPr="003C2DE2">
        <w:rPr>
          <w:rFonts w:ascii="Tahoma" w:hAnsi="Tahoma" w:cs="Tahoma"/>
          <w:sz w:val="22"/>
          <w:szCs w:val="22"/>
        </w:rPr>
        <w:t xml:space="preserve">conforme descrito na </w:t>
      </w:r>
      <w:r w:rsidR="00A675E8" w:rsidRPr="003C2DE2">
        <w:rPr>
          <w:rFonts w:ascii="Tahoma" w:hAnsi="Tahoma" w:cs="Tahoma"/>
          <w:sz w:val="22"/>
          <w:szCs w:val="22"/>
        </w:rPr>
        <w:t>C</w:t>
      </w:r>
      <w:r w:rsidRPr="003C2DE2">
        <w:rPr>
          <w:rFonts w:ascii="Tahoma" w:hAnsi="Tahoma" w:cs="Tahoma"/>
          <w:sz w:val="22"/>
          <w:szCs w:val="22"/>
        </w:rPr>
        <w:t>láusula 3.1 abaixo;</w:t>
      </w:r>
    </w:p>
    <w:p w:rsidR="00DE0D6C" w:rsidRPr="003C2DE2" w:rsidRDefault="00DE0D6C" w:rsidP="008759F7">
      <w:pPr>
        <w:autoSpaceDE w:val="0"/>
        <w:autoSpaceDN w:val="0"/>
        <w:adjustRightInd w:val="0"/>
        <w:jc w:val="both"/>
        <w:rPr>
          <w:rFonts w:ascii="Tahoma" w:hAnsi="Tahoma" w:cs="Tahoma"/>
          <w:sz w:val="22"/>
          <w:szCs w:val="22"/>
        </w:rPr>
      </w:pPr>
    </w:p>
    <w:p w:rsidR="008E1D28" w:rsidRPr="003C2DE2" w:rsidRDefault="00DE0D6C" w:rsidP="008759F7">
      <w:pPr>
        <w:numPr>
          <w:ilvl w:val="0"/>
          <w:numId w:val="7"/>
        </w:numPr>
        <w:autoSpaceDE w:val="0"/>
        <w:autoSpaceDN w:val="0"/>
        <w:adjustRightInd w:val="0"/>
        <w:ind w:left="0" w:firstLine="0"/>
        <w:jc w:val="both"/>
        <w:rPr>
          <w:rFonts w:ascii="Tahoma" w:hAnsi="Tahoma" w:cs="Tahoma"/>
          <w:sz w:val="22"/>
          <w:szCs w:val="22"/>
        </w:rPr>
      </w:pPr>
      <w:r w:rsidRPr="003C2DE2">
        <w:rPr>
          <w:rFonts w:ascii="Tahoma" w:hAnsi="Tahoma" w:cs="Tahoma"/>
          <w:sz w:val="22"/>
          <w:szCs w:val="22"/>
        </w:rPr>
        <w:lastRenderedPageBreak/>
        <w:t xml:space="preserve">No âmbito de suas atividades, a </w:t>
      </w:r>
      <w:r w:rsidR="00BA766A" w:rsidRPr="003C2DE2">
        <w:rPr>
          <w:rFonts w:ascii="Tahoma" w:hAnsi="Tahoma" w:cs="Tahoma"/>
          <w:sz w:val="22"/>
          <w:szCs w:val="22"/>
        </w:rPr>
        <w:t xml:space="preserve">Klabin </w:t>
      </w:r>
      <w:r w:rsidR="008E1D28" w:rsidRPr="003C2DE2">
        <w:rPr>
          <w:rFonts w:ascii="Tahoma" w:hAnsi="Tahoma" w:cs="Tahoma"/>
          <w:sz w:val="22"/>
          <w:szCs w:val="22"/>
        </w:rPr>
        <w:t>tem interesse em emitir debêntures</w:t>
      </w:r>
      <w:r w:rsidR="00D61BFD" w:rsidRPr="003C2DE2">
        <w:rPr>
          <w:rFonts w:ascii="Tahoma" w:hAnsi="Tahoma" w:cs="Tahoma"/>
          <w:sz w:val="22"/>
          <w:szCs w:val="22"/>
        </w:rPr>
        <w:t xml:space="preserve"> simples</w:t>
      </w:r>
      <w:r w:rsidR="008E1D28" w:rsidRPr="003C2DE2">
        <w:rPr>
          <w:rFonts w:ascii="Tahoma" w:hAnsi="Tahoma" w:cs="Tahoma"/>
          <w:sz w:val="22"/>
          <w:szCs w:val="22"/>
        </w:rPr>
        <w:t>,</w:t>
      </w:r>
      <w:r w:rsidR="00A70294" w:rsidRPr="003C2DE2">
        <w:rPr>
          <w:rFonts w:ascii="Tahoma" w:hAnsi="Tahoma" w:cs="Tahoma"/>
          <w:sz w:val="22"/>
          <w:szCs w:val="22"/>
        </w:rPr>
        <w:t xml:space="preserve"> </w:t>
      </w:r>
      <w:r w:rsidR="008E1D28" w:rsidRPr="003C2DE2">
        <w:rPr>
          <w:rFonts w:ascii="Tahoma" w:hAnsi="Tahoma" w:cs="Tahoma"/>
          <w:sz w:val="22"/>
          <w:szCs w:val="22"/>
        </w:rPr>
        <w:t xml:space="preserve">não conversíveis em ações, </w:t>
      </w:r>
      <w:r w:rsidR="00D61BFD" w:rsidRPr="003C2DE2">
        <w:rPr>
          <w:rFonts w:ascii="Tahoma" w:hAnsi="Tahoma" w:cs="Tahoma"/>
          <w:sz w:val="22"/>
          <w:szCs w:val="22"/>
        </w:rPr>
        <w:t xml:space="preserve">em série única, </w:t>
      </w:r>
      <w:r w:rsidR="008E1D28" w:rsidRPr="003C2DE2">
        <w:rPr>
          <w:rFonts w:ascii="Tahoma" w:hAnsi="Tahoma" w:cs="Tahoma"/>
          <w:sz w:val="22"/>
          <w:szCs w:val="22"/>
        </w:rPr>
        <w:t xml:space="preserve">da espécie quirografária, </w:t>
      </w:r>
      <w:r w:rsidRPr="003C2DE2">
        <w:rPr>
          <w:rFonts w:ascii="Tahoma" w:hAnsi="Tahoma" w:cs="Tahoma"/>
          <w:sz w:val="22"/>
          <w:szCs w:val="22"/>
        </w:rPr>
        <w:t xml:space="preserve">para colocação privada, </w:t>
      </w:r>
      <w:r w:rsidR="008E1D28" w:rsidRPr="003C2DE2">
        <w:rPr>
          <w:rFonts w:ascii="Tahoma" w:hAnsi="Tahoma" w:cs="Tahoma"/>
          <w:sz w:val="22"/>
          <w:szCs w:val="22"/>
        </w:rPr>
        <w:t xml:space="preserve">nos termos </w:t>
      </w:r>
      <w:r w:rsidR="000016DB" w:rsidRPr="003C2DE2">
        <w:rPr>
          <w:rFonts w:ascii="Tahoma" w:hAnsi="Tahoma" w:cs="Tahoma"/>
          <w:sz w:val="22"/>
          <w:szCs w:val="22"/>
        </w:rPr>
        <w:t>desta Escritura (conforme definido abaixo)</w:t>
      </w:r>
      <w:r w:rsidR="008E1D28" w:rsidRPr="003C2DE2">
        <w:rPr>
          <w:rFonts w:ascii="Tahoma" w:hAnsi="Tahoma" w:cs="Tahoma"/>
          <w:sz w:val="22"/>
          <w:szCs w:val="22"/>
        </w:rPr>
        <w:t xml:space="preserve">, a serem subscritas </w:t>
      </w:r>
      <w:r w:rsidR="00093D06" w:rsidRPr="003C2DE2">
        <w:rPr>
          <w:rFonts w:ascii="Tahoma" w:hAnsi="Tahoma" w:cs="Tahoma"/>
          <w:sz w:val="22"/>
          <w:szCs w:val="22"/>
        </w:rPr>
        <w:t xml:space="preserve">e integralizadas </w:t>
      </w:r>
      <w:r w:rsidR="008E1D28" w:rsidRPr="003C2DE2">
        <w:rPr>
          <w:rFonts w:ascii="Tahoma" w:hAnsi="Tahoma" w:cs="Tahoma"/>
          <w:sz w:val="22"/>
          <w:szCs w:val="22"/>
        </w:rPr>
        <w:t>de forma privada pel</w:t>
      </w:r>
      <w:r w:rsidR="006E6714" w:rsidRPr="003C2DE2">
        <w:rPr>
          <w:rFonts w:ascii="Tahoma" w:hAnsi="Tahoma" w:cs="Tahoma"/>
          <w:sz w:val="22"/>
          <w:szCs w:val="22"/>
        </w:rPr>
        <w:t>a</w:t>
      </w:r>
      <w:r w:rsidR="008E1D28" w:rsidRPr="003C2DE2">
        <w:rPr>
          <w:rFonts w:ascii="Tahoma" w:hAnsi="Tahoma" w:cs="Tahoma"/>
          <w:sz w:val="22"/>
          <w:szCs w:val="22"/>
        </w:rPr>
        <w:t xml:space="preserve"> </w:t>
      </w:r>
      <w:r w:rsidR="000F4ADB">
        <w:rPr>
          <w:rFonts w:ascii="Tahoma" w:hAnsi="Tahoma" w:cs="Tahoma"/>
          <w:sz w:val="22"/>
          <w:szCs w:val="22"/>
        </w:rPr>
        <w:t>Ares</w:t>
      </w:r>
      <w:r w:rsidR="000F4ADB" w:rsidRPr="003C2DE2">
        <w:rPr>
          <w:rFonts w:ascii="Tahoma" w:hAnsi="Tahoma" w:cs="Tahoma"/>
          <w:sz w:val="22"/>
          <w:szCs w:val="22"/>
        </w:rPr>
        <w:t xml:space="preserve"> </w:t>
      </w:r>
      <w:r w:rsidR="008E1D28" w:rsidRPr="003C2DE2">
        <w:rPr>
          <w:rFonts w:ascii="Tahoma" w:hAnsi="Tahoma" w:cs="Tahoma"/>
          <w:sz w:val="22"/>
          <w:szCs w:val="22"/>
        </w:rPr>
        <w:t>(</w:t>
      </w:r>
      <w:r w:rsidR="000016DB" w:rsidRPr="003C2DE2">
        <w:rPr>
          <w:rFonts w:ascii="Tahoma" w:hAnsi="Tahoma" w:cs="Tahoma"/>
          <w:sz w:val="22"/>
          <w:szCs w:val="22"/>
        </w:rPr>
        <w:t>“</w:t>
      </w:r>
      <w:r w:rsidR="000016DB" w:rsidRPr="003C2DE2">
        <w:rPr>
          <w:rFonts w:ascii="Tahoma" w:hAnsi="Tahoma" w:cs="Tahoma"/>
          <w:sz w:val="22"/>
          <w:szCs w:val="22"/>
          <w:u w:val="single"/>
        </w:rPr>
        <w:t>Emissão</w:t>
      </w:r>
      <w:r w:rsidR="000016DB" w:rsidRPr="003C2DE2">
        <w:rPr>
          <w:rFonts w:ascii="Tahoma" w:hAnsi="Tahoma" w:cs="Tahoma"/>
          <w:sz w:val="22"/>
          <w:szCs w:val="22"/>
        </w:rPr>
        <w:t xml:space="preserve">” e </w:t>
      </w:r>
      <w:r w:rsidR="008E1D28" w:rsidRPr="003C2DE2">
        <w:rPr>
          <w:rFonts w:ascii="Tahoma" w:hAnsi="Tahoma" w:cs="Tahoma"/>
          <w:sz w:val="22"/>
          <w:szCs w:val="22"/>
        </w:rPr>
        <w:t>“</w:t>
      </w:r>
      <w:r w:rsidR="008E1D28" w:rsidRPr="003C2DE2">
        <w:rPr>
          <w:rFonts w:ascii="Tahoma" w:hAnsi="Tahoma" w:cs="Tahoma"/>
          <w:sz w:val="22"/>
          <w:szCs w:val="22"/>
          <w:u w:val="single"/>
        </w:rPr>
        <w:t>Debêntures</w:t>
      </w:r>
      <w:r w:rsidR="008E1D28" w:rsidRPr="003C2DE2">
        <w:rPr>
          <w:rFonts w:ascii="Tahoma" w:hAnsi="Tahoma" w:cs="Tahoma"/>
          <w:sz w:val="22"/>
          <w:szCs w:val="22"/>
        </w:rPr>
        <w:t>”)</w:t>
      </w:r>
      <w:r w:rsidR="009C77E5" w:rsidRPr="003C2DE2">
        <w:rPr>
          <w:rFonts w:ascii="Tahoma" w:hAnsi="Tahoma" w:cs="Tahoma"/>
          <w:sz w:val="22"/>
          <w:szCs w:val="22"/>
        </w:rPr>
        <w:t>;</w:t>
      </w:r>
    </w:p>
    <w:p w:rsidR="008E1D28" w:rsidRPr="003C2DE2" w:rsidRDefault="008E1D28" w:rsidP="008759F7">
      <w:pPr>
        <w:ind w:firstLine="709"/>
        <w:jc w:val="both"/>
        <w:rPr>
          <w:rFonts w:ascii="Tahoma" w:hAnsi="Tahoma" w:cs="Tahoma"/>
          <w:sz w:val="22"/>
          <w:szCs w:val="22"/>
        </w:rPr>
      </w:pPr>
    </w:p>
    <w:p w:rsidR="007E33E1" w:rsidRPr="003C2DE2" w:rsidRDefault="007E33E1" w:rsidP="008759F7">
      <w:pPr>
        <w:numPr>
          <w:ilvl w:val="0"/>
          <w:numId w:val="7"/>
        </w:numPr>
        <w:autoSpaceDE w:val="0"/>
        <w:autoSpaceDN w:val="0"/>
        <w:adjustRightInd w:val="0"/>
        <w:ind w:left="0" w:firstLine="0"/>
        <w:jc w:val="both"/>
        <w:rPr>
          <w:rFonts w:ascii="Tahoma" w:hAnsi="Tahoma" w:cs="Tahoma"/>
          <w:sz w:val="22"/>
          <w:szCs w:val="22"/>
        </w:rPr>
      </w:pPr>
      <w:r w:rsidRPr="003C2DE2">
        <w:rPr>
          <w:rFonts w:ascii="Tahoma" w:hAnsi="Tahoma" w:cs="Tahoma"/>
          <w:sz w:val="22"/>
          <w:szCs w:val="22"/>
        </w:rPr>
        <w:t xml:space="preserve">Os recursos a serem captados, por meio das Debêntures, </w:t>
      </w:r>
      <w:r w:rsidR="00F87FA1" w:rsidRPr="003C2DE2">
        <w:rPr>
          <w:rFonts w:ascii="Tahoma" w:eastAsia="Calibri" w:hAnsi="Tahoma" w:cs="Tahoma"/>
          <w:sz w:val="22"/>
          <w:szCs w:val="22"/>
          <w:lang w:eastAsia="en-US"/>
        </w:rPr>
        <w:t xml:space="preserve">deverão </w:t>
      </w:r>
      <w:r w:rsidR="00DE0D6C" w:rsidRPr="003C2DE2">
        <w:rPr>
          <w:rFonts w:ascii="Tahoma" w:eastAsia="Calibri" w:hAnsi="Tahoma" w:cs="Tahoma"/>
          <w:sz w:val="22"/>
          <w:szCs w:val="22"/>
          <w:lang w:eastAsia="en-US"/>
        </w:rPr>
        <w:t>ser utilizados exclusivamente para as atividade</w:t>
      </w:r>
      <w:r w:rsidR="00C531C9" w:rsidRPr="003C2DE2">
        <w:rPr>
          <w:rFonts w:ascii="Tahoma" w:eastAsia="Calibri" w:hAnsi="Tahoma" w:cs="Tahoma"/>
          <w:sz w:val="22"/>
          <w:szCs w:val="22"/>
          <w:lang w:eastAsia="en-US"/>
        </w:rPr>
        <w:t>s</w:t>
      </w:r>
      <w:r w:rsidR="00DE0D6C" w:rsidRPr="003C2DE2">
        <w:rPr>
          <w:rFonts w:ascii="Tahoma" w:eastAsia="Calibri" w:hAnsi="Tahoma" w:cs="Tahoma"/>
          <w:sz w:val="22"/>
          <w:szCs w:val="22"/>
          <w:lang w:eastAsia="en-US"/>
        </w:rPr>
        <w:t xml:space="preserve"> da Emissora relacionadas ao agronegócio, conforme </w:t>
      </w:r>
      <w:r w:rsidR="00F87FA1" w:rsidRPr="003C2DE2">
        <w:rPr>
          <w:rFonts w:ascii="Tahoma" w:eastAsia="Calibri" w:hAnsi="Tahoma" w:cs="Tahoma"/>
          <w:sz w:val="22"/>
          <w:szCs w:val="22"/>
          <w:lang w:eastAsia="en-US"/>
        </w:rPr>
        <w:t xml:space="preserve">destinação </w:t>
      </w:r>
      <w:r w:rsidR="00DE0D6C" w:rsidRPr="003C2DE2">
        <w:rPr>
          <w:rFonts w:ascii="Tahoma" w:eastAsia="Calibri" w:hAnsi="Tahoma" w:cs="Tahoma"/>
          <w:sz w:val="22"/>
          <w:szCs w:val="22"/>
          <w:lang w:eastAsia="en-US"/>
        </w:rPr>
        <w:t xml:space="preserve">de recursos </w:t>
      </w:r>
      <w:r w:rsidR="00F87FA1" w:rsidRPr="003C2DE2">
        <w:rPr>
          <w:rFonts w:ascii="Tahoma" w:eastAsia="Calibri" w:hAnsi="Tahoma" w:cs="Tahoma"/>
          <w:sz w:val="22"/>
          <w:szCs w:val="22"/>
          <w:lang w:eastAsia="en-US"/>
        </w:rPr>
        <w:t>prevista n</w:t>
      </w:r>
      <w:r w:rsidR="00DE0D6C" w:rsidRPr="003C2DE2">
        <w:rPr>
          <w:rFonts w:ascii="Tahoma" w:eastAsia="Calibri" w:hAnsi="Tahoma" w:cs="Tahoma"/>
          <w:sz w:val="22"/>
          <w:szCs w:val="22"/>
          <w:lang w:eastAsia="en-US"/>
        </w:rPr>
        <w:t xml:space="preserve">a </w:t>
      </w:r>
      <w:r w:rsidR="00A675E8" w:rsidRPr="003C2DE2">
        <w:rPr>
          <w:rFonts w:ascii="Tahoma" w:eastAsia="Calibri" w:hAnsi="Tahoma" w:cs="Tahoma"/>
          <w:sz w:val="22"/>
          <w:szCs w:val="22"/>
          <w:lang w:eastAsia="en-US"/>
        </w:rPr>
        <w:t>C</w:t>
      </w:r>
      <w:r w:rsidR="00DE0D6C" w:rsidRPr="003C2DE2">
        <w:rPr>
          <w:rFonts w:ascii="Tahoma" w:eastAsia="Calibri" w:hAnsi="Tahoma" w:cs="Tahoma"/>
          <w:sz w:val="22"/>
          <w:szCs w:val="22"/>
          <w:lang w:eastAsia="en-US"/>
        </w:rPr>
        <w:t xml:space="preserve">láusula </w:t>
      </w:r>
      <w:r w:rsidR="00F87FA1" w:rsidRPr="003C2DE2">
        <w:rPr>
          <w:rFonts w:ascii="Tahoma" w:eastAsia="Calibri" w:hAnsi="Tahoma" w:cs="Tahoma"/>
          <w:sz w:val="22"/>
          <w:szCs w:val="22"/>
          <w:lang w:eastAsia="en-US"/>
        </w:rPr>
        <w:t>3.5.</w:t>
      </w:r>
      <w:r w:rsidR="00786A3D">
        <w:rPr>
          <w:rFonts w:ascii="Tahoma" w:eastAsia="Calibri" w:hAnsi="Tahoma" w:cs="Tahoma"/>
          <w:sz w:val="22"/>
          <w:szCs w:val="22"/>
          <w:lang w:eastAsia="en-US"/>
        </w:rPr>
        <w:t>2</w:t>
      </w:r>
      <w:r w:rsidR="00F87FA1" w:rsidRPr="003C2DE2">
        <w:rPr>
          <w:rFonts w:ascii="Tahoma" w:eastAsia="Calibri" w:hAnsi="Tahoma" w:cs="Tahoma"/>
          <w:sz w:val="22"/>
          <w:szCs w:val="22"/>
          <w:lang w:eastAsia="en-US"/>
        </w:rPr>
        <w:t xml:space="preserve"> abaixo</w:t>
      </w:r>
      <w:r w:rsidRPr="003C2DE2">
        <w:rPr>
          <w:rFonts w:ascii="Tahoma" w:hAnsi="Tahoma" w:cs="Tahoma"/>
          <w:sz w:val="22"/>
          <w:szCs w:val="22"/>
        </w:rPr>
        <w:t>;</w:t>
      </w:r>
      <w:r w:rsidR="006F6D81" w:rsidRPr="003C2DE2">
        <w:rPr>
          <w:rFonts w:ascii="Tahoma" w:hAnsi="Tahoma" w:cs="Tahoma"/>
          <w:sz w:val="22"/>
          <w:szCs w:val="22"/>
        </w:rPr>
        <w:t xml:space="preserve"> </w:t>
      </w:r>
    </w:p>
    <w:p w:rsidR="007E33E1" w:rsidRPr="003C2DE2" w:rsidRDefault="007E33E1" w:rsidP="008759F7">
      <w:pPr>
        <w:autoSpaceDE w:val="0"/>
        <w:autoSpaceDN w:val="0"/>
        <w:adjustRightInd w:val="0"/>
        <w:ind w:firstLine="709"/>
        <w:jc w:val="both"/>
        <w:rPr>
          <w:rFonts w:ascii="Tahoma" w:hAnsi="Tahoma" w:cs="Tahoma"/>
          <w:sz w:val="22"/>
          <w:szCs w:val="22"/>
        </w:rPr>
      </w:pPr>
    </w:p>
    <w:p w:rsidR="008E1D28" w:rsidRPr="003C2DE2" w:rsidRDefault="00955428" w:rsidP="008759F7">
      <w:pPr>
        <w:numPr>
          <w:ilvl w:val="0"/>
          <w:numId w:val="7"/>
        </w:numPr>
        <w:autoSpaceDE w:val="0"/>
        <w:autoSpaceDN w:val="0"/>
        <w:adjustRightInd w:val="0"/>
        <w:ind w:left="0" w:firstLine="0"/>
        <w:jc w:val="both"/>
        <w:rPr>
          <w:rFonts w:ascii="Tahoma" w:hAnsi="Tahoma" w:cs="Tahoma"/>
          <w:sz w:val="22"/>
          <w:szCs w:val="22"/>
        </w:rPr>
      </w:pPr>
      <w:r w:rsidRPr="003C2DE2">
        <w:rPr>
          <w:rFonts w:ascii="Tahoma" w:hAnsi="Tahoma" w:cs="Tahoma"/>
          <w:sz w:val="22"/>
          <w:szCs w:val="22"/>
        </w:rPr>
        <w:t xml:space="preserve">Após a </w:t>
      </w:r>
      <w:r w:rsidR="008E1D28" w:rsidRPr="003C2DE2">
        <w:rPr>
          <w:rFonts w:ascii="Tahoma" w:hAnsi="Tahoma" w:cs="Tahoma"/>
          <w:sz w:val="22"/>
          <w:szCs w:val="22"/>
        </w:rPr>
        <w:t xml:space="preserve">subscrição </w:t>
      </w:r>
      <w:r w:rsidR="005752D1" w:rsidRPr="003C2DE2">
        <w:rPr>
          <w:rFonts w:ascii="Tahoma" w:hAnsi="Tahoma" w:cs="Tahoma"/>
          <w:sz w:val="22"/>
          <w:szCs w:val="22"/>
        </w:rPr>
        <w:t xml:space="preserve">da totalidade </w:t>
      </w:r>
      <w:r w:rsidR="008E1D28" w:rsidRPr="003C2DE2">
        <w:rPr>
          <w:rFonts w:ascii="Tahoma" w:hAnsi="Tahoma" w:cs="Tahoma"/>
          <w:sz w:val="22"/>
          <w:szCs w:val="22"/>
        </w:rPr>
        <w:t>da</w:t>
      </w:r>
      <w:r w:rsidR="001E1219" w:rsidRPr="003C2DE2">
        <w:rPr>
          <w:rFonts w:ascii="Tahoma" w:hAnsi="Tahoma" w:cs="Tahoma"/>
          <w:sz w:val="22"/>
          <w:szCs w:val="22"/>
        </w:rPr>
        <w:t>s</w:t>
      </w:r>
      <w:r w:rsidR="008E1D28" w:rsidRPr="003C2DE2">
        <w:rPr>
          <w:rFonts w:ascii="Tahoma" w:hAnsi="Tahoma" w:cs="Tahoma"/>
          <w:sz w:val="22"/>
          <w:szCs w:val="22"/>
        </w:rPr>
        <w:t xml:space="preserve"> Debênture</w:t>
      </w:r>
      <w:r w:rsidR="001E1219" w:rsidRPr="003C2DE2">
        <w:rPr>
          <w:rFonts w:ascii="Tahoma" w:hAnsi="Tahoma" w:cs="Tahoma"/>
          <w:sz w:val="22"/>
          <w:szCs w:val="22"/>
        </w:rPr>
        <w:t>s</w:t>
      </w:r>
      <w:r w:rsidR="005752D1" w:rsidRPr="003C2DE2">
        <w:rPr>
          <w:rFonts w:ascii="Tahoma" w:hAnsi="Tahoma" w:cs="Tahoma"/>
          <w:sz w:val="22"/>
          <w:szCs w:val="22"/>
        </w:rPr>
        <w:t xml:space="preserve"> pel</w:t>
      </w:r>
      <w:r w:rsidR="006E6714" w:rsidRPr="003C2DE2">
        <w:rPr>
          <w:rFonts w:ascii="Tahoma" w:hAnsi="Tahoma" w:cs="Tahoma"/>
          <w:sz w:val="22"/>
          <w:szCs w:val="22"/>
        </w:rPr>
        <w:t>a</w:t>
      </w:r>
      <w:r w:rsidR="005752D1" w:rsidRPr="003C2DE2">
        <w:rPr>
          <w:rFonts w:ascii="Tahoma" w:hAnsi="Tahoma" w:cs="Tahoma"/>
          <w:sz w:val="22"/>
          <w:szCs w:val="22"/>
        </w:rPr>
        <w:t xml:space="preserve"> </w:t>
      </w:r>
      <w:r w:rsidR="000F4ADB">
        <w:rPr>
          <w:rFonts w:ascii="Tahoma" w:hAnsi="Tahoma" w:cs="Tahoma"/>
          <w:sz w:val="22"/>
          <w:szCs w:val="22"/>
        </w:rPr>
        <w:t>Ares</w:t>
      </w:r>
      <w:r w:rsidR="000F4ADB" w:rsidRPr="003C2DE2">
        <w:rPr>
          <w:rFonts w:ascii="Tahoma" w:hAnsi="Tahoma" w:cs="Tahoma"/>
          <w:sz w:val="22"/>
          <w:szCs w:val="22"/>
        </w:rPr>
        <w:t xml:space="preserve">, </w:t>
      </w:r>
      <w:r w:rsidR="006E6714" w:rsidRPr="003C2DE2">
        <w:rPr>
          <w:rFonts w:ascii="Tahoma" w:hAnsi="Tahoma" w:cs="Tahoma"/>
          <w:sz w:val="22"/>
          <w:szCs w:val="22"/>
        </w:rPr>
        <w:t>a</w:t>
      </w:r>
      <w:r w:rsidR="008E1D28" w:rsidRPr="003C2DE2">
        <w:rPr>
          <w:rFonts w:ascii="Tahoma" w:hAnsi="Tahoma" w:cs="Tahoma"/>
          <w:sz w:val="22"/>
          <w:szCs w:val="22"/>
        </w:rPr>
        <w:t xml:space="preserve"> </w:t>
      </w:r>
      <w:r w:rsidR="000F4ADB">
        <w:rPr>
          <w:rFonts w:ascii="Tahoma" w:hAnsi="Tahoma" w:cs="Tahoma"/>
          <w:sz w:val="22"/>
          <w:szCs w:val="22"/>
        </w:rPr>
        <w:t>Ares</w:t>
      </w:r>
      <w:r w:rsidR="000F4ADB" w:rsidRPr="003C2DE2">
        <w:rPr>
          <w:rFonts w:ascii="Tahoma" w:hAnsi="Tahoma" w:cs="Tahoma"/>
          <w:sz w:val="22"/>
          <w:szCs w:val="22"/>
        </w:rPr>
        <w:t xml:space="preserve"> </w:t>
      </w:r>
      <w:r w:rsidR="00BE0FB8" w:rsidRPr="003C2DE2">
        <w:rPr>
          <w:rFonts w:ascii="Tahoma" w:hAnsi="Tahoma" w:cs="Tahoma"/>
          <w:sz w:val="22"/>
          <w:szCs w:val="22"/>
        </w:rPr>
        <w:t xml:space="preserve">será a </w:t>
      </w:r>
      <w:r w:rsidRPr="003C2DE2">
        <w:rPr>
          <w:rFonts w:ascii="Tahoma" w:hAnsi="Tahoma" w:cs="Tahoma"/>
          <w:sz w:val="22"/>
          <w:szCs w:val="22"/>
        </w:rPr>
        <w:t xml:space="preserve">única </w:t>
      </w:r>
      <w:r w:rsidR="007F2F93" w:rsidRPr="003C2DE2">
        <w:rPr>
          <w:rFonts w:ascii="Tahoma" w:hAnsi="Tahoma" w:cs="Tahoma"/>
          <w:sz w:val="22"/>
          <w:szCs w:val="22"/>
        </w:rPr>
        <w:t>titular</w:t>
      </w:r>
      <w:r w:rsidR="00BE0FB8" w:rsidRPr="003C2DE2">
        <w:rPr>
          <w:rFonts w:ascii="Tahoma" w:hAnsi="Tahoma" w:cs="Tahoma"/>
          <w:sz w:val="22"/>
          <w:szCs w:val="22"/>
        </w:rPr>
        <w:t xml:space="preserve"> das </w:t>
      </w:r>
      <w:r w:rsidRPr="003C2DE2">
        <w:rPr>
          <w:rFonts w:ascii="Tahoma" w:hAnsi="Tahoma" w:cs="Tahoma"/>
          <w:sz w:val="22"/>
          <w:szCs w:val="22"/>
        </w:rPr>
        <w:t xml:space="preserve">Debêntures, passando a </w:t>
      </w:r>
      <w:r w:rsidR="00D873FE" w:rsidRPr="003C2DE2">
        <w:rPr>
          <w:rFonts w:ascii="Tahoma" w:hAnsi="Tahoma" w:cs="Tahoma"/>
          <w:sz w:val="22"/>
          <w:szCs w:val="22"/>
        </w:rPr>
        <w:t xml:space="preserve">ser credora de </w:t>
      </w:r>
      <w:r w:rsidR="002A77B0" w:rsidRPr="003C2DE2">
        <w:rPr>
          <w:rFonts w:ascii="Tahoma" w:hAnsi="Tahoma" w:cs="Tahoma"/>
          <w:sz w:val="22"/>
          <w:szCs w:val="22"/>
        </w:rPr>
        <w:t>todas as obrigações</w:t>
      </w:r>
      <w:r w:rsidR="002A77B0" w:rsidRPr="003C2DE2">
        <w:rPr>
          <w:rFonts w:ascii="Tahoma" w:hAnsi="Tahoma" w:cs="Tahoma"/>
          <w:bCs/>
          <w:sz w:val="22"/>
          <w:szCs w:val="22"/>
        </w:rPr>
        <w:t>, principais e acessóri</w:t>
      </w:r>
      <w:r w:rsidR="00BE0FB8" w:rsidRPr="003C2DE2">
        <w:rPr>
          <w:rFonts w:ascii="Tahoma" w:hAnsi="Tahoma" w:cs="Tahoma"/>
          <w:bCs/>
          <w:sz w:val="22"/>
          <w:szCs w:val="22"/>
        </w:rPr>
        <w:t>a</w:t>
      </w:r>
      <w:r w:rsidR="002A77B0" w:rsidRPr="003C2DE2">
        <w:rPr>
          <w:rFonts w:ascii="Tahoma" w:hAnsi="Tahoma" w:cs="Tahoma"/>
          <w:bCs/>
          <w:sz w:val="22"/>
          <w:szCs w:val="22"/>
        </w:rPr>
        <w:t>s, devid</w:t>
      </w:r>
      <w:r w:rsidR="00BE0FB8" w:rsidRPr="003C2DE2">
        <w:rPr>
          <w:rFonts w:ascii="Tahoma" w:hAnsi="Tahoma" w:cs="Tahoma"/>
          <w:bCs/>
          <w:sz w:val="22"/>
          <w:szCs w:val="22"/>
        </w:rPr>
        <w:t>a</w:t>
      </w:r>
      <w:r w:rsidR="002A77B0" w:rsidRPr="003C2DE2">
        <w:rPr>
          <w:rFonts w:ascii="Tahoma" w:hAnsi="Tahoma" w:cs="Tahoma"/>
          <w:bCs/>
          <w:sz w:val="22"/>
          <w:szCs w:val="22"/>
        </w:rPr>
        <w:t>s pela Emissora no âmbito das Debêntures,</w:t>
      </w:r>
      <w:r w:rsidR="002A77B0" w:rsidRPr="003C2DE2">
        <w:rPr>
          <w:rFonts w:ascii="Tahoma" w:hAnsi="Tahoma" w:cs="Tahoma"/>
          <w:sz w:val="22"/>
          <w:szCs w:val="22"/>
        </w:rPr>
        <w:t xml:space="preserve"> </w:t>
      </w:r>
      <w:r w:rsidR="00D873FE" w:rsidRPr="003C2DE2">
        <w:rPr>
          <w:rFonts w:ascii="Tahoma" w:hAnsi="Tahoma" w:cs="Tahoma"/>
          <w:sz w:val="22"/>
          <w:szCs w:val="22"/>
        </w:rPr>
        <w:t xml:space="preserve">as quais representam </w:t>
      </w:r>
      <w:r w:rsidR="002A77B0" w:rsidRPr="003C2DE2">
        <w:rPr>
          <w:rFonts w:ascii="Tahoma" w:hAnsi="Tahoma" w:cs="Tahoma"/>
          <w:sz w:val="22"/>
          <w:szCs w:val="22"/>
        </w:rPr>
        <w:t xml:space="preserve">direitos creditórios do agronegócio nos termos do parágrafo </w:t>
      </w:r>
      <w:r w:rsidR="004070E2" w:rsidRPr="003C2DE2">
        <w:rPr>
          <w:rFonts w:ascii="Tahoma" w:hAnsi="Tahoma" w:cs="Tahoma"/>
          <w:sz w:val="22"/>
          <w:szCs w:val="22"/>
        </w:rPr>
        <w:t>primeiro</w:t>
      </w:r>
      <w:r w:rsidR="002A77B0" w:rsidRPr="003C2DE2">
        <w:rPr>
          <w:rFonts w:ascii="Tahoma" w:hAnsi="Tahoma" w:cs="Tahoma"/>
          <w:sz w:val="22"/>
          <w:szCs w:val="22"/>
        </w:rPr>
        <w:t>, do artigo 23, da Lei nº 11.076, de 30 de dezembro de 2004, conforme alterada (“</w:t>
      </w:r>
      <w:r w:rsidR="002A77B0" w:rsidRPr="003C2DE2">
        <w:rPr>
          <w:rFonts w:ascii="Tahoma" w:hAnsi="Tahoma" w:cs="Tahoma"/>
          <w:sz w:val="22"/>
          <w:szCs w:val="22"/>
          <w:u w:val="single"/>
        </w:rPr>
        <w:t>Lei 11.076</w:t>
      </w:r>
      <w:r w:rsidR="002A77B0" w:rsidRPr="003C2DE2">
        <w:rPr>
          <w:rFonts w:ascii="Tahoma" w:hAnsi="Tahoma" w:cs="Tahoma"/>
          <w:sz w:val="22"/>
          <w:szCs w:val="22"/>
        </w:rPr>
        <w:t>”)</w:t>
      </w:r>
      <w:r w:rsidR="001E1219" w:rsidRPr="003C2DE2">
        <w:rPr>
          <w:rFonts w:ascii="Tahoma" w:hAnsi="Tahoma" w:cs="Tahoma"/>
          <w:sz w:val="22"/>
          <w:szCs w:val="22"/>
        </w:rPr>
        <w:t xml:space="preserve">, </w:t>
      </w:r>
      <w:r w:rsidR="000F4ADB">
        <w:rPr>
          <w:rFonts w:ascii="Tahoma" w:hAnsi="Tahoma" w:cs="Tahoma"/>
          <w:sz w:val="22"/>
          <w:szCs w:val="22"/>
        </w:rPr>
        <w:t>e, a partir de 31 de outubro de 2018, da Instrução CVM nº 600, de 1º de agosto de 2018 (“</w:t>
      </w:r>
      <w:r w:rsidR="000F4ADB">
        <w:rPr>
          <w:rFonts w:ascii="Tahoma" w:hAnsi="Tahoma" w:cs="Tahoma"/>
          <w:sz w:val="22"/>
          <w:szCs w:val="22"/>
          <w:u w:val="single"/>
        </w:rPr>
        <w:t>Instrução CVM 600</w:t>
      </w:r>
      <w:r w:rsidR="000F4ADB">
        <w:rPr>
          <w:rFonts w:ascii="Tahoma" w:hAnsi="Tahoma" w:cs="Tahoma"/>
          <w:sz w:val="22"/>
          <w:szCs w:val="22"/>
        </w:rPr>
        <w:t>”), bem cmo</w:t>
      </w:r>
      <w:r w:rsidR="000F4ADB" w:rsidRPr="00E62F14">
        <w:rPr>
          <w:rFonts w:ascii="Tahoma" w:hAnsi="Tahoma" w:cs="Tahoma"/>
          <w:sz w:val="22"/>
          <w:szCs w:val="22"/>
        </w:rPr>
        <w:t xml:space="preserve"> </w:t>
      </w:r>
      <w:r w:rsidR="001E1219" w:rsidRPr="003C2DE2">
        <w:rPr>
          <w:rFonts w:ascii="Tahoma" w:hAnsi="Tahoma" w:cs="Tahoma"/>
          <w:sz w:val="22"/>
          <w:szCs w:val="22"/>
        </w:rPr>
        <w:t>nos termos desta</w:t>
      </w:r>
      <w:r w:rsidR="008E1D28" w:rsidRPr="003C2DE2">
        <w:rPr>
          <w:rFonts w:ascii="Tahoma" w:hAnsi="Tahoma" w:cs="Tahoma"/>
          <w:sz w:val="22"/>
          <w:szCs w:val="22"/>
        </w:rPr>
        <w:t xml:space="preserve"> Escritura (“</w:t>
      </w:r>
      <w:r w:rsidR="008E1D28" w:rsidRPr="003C2DE2">
        <w:rPr>
          <w:rFonts w:ascii="Tahoma" w:hAnsi="Tahoma" w:cs="Tahoma"/>
          <w:sz w:val="22"/>
          <w:szCs w:val="22"/>
          <w:u w:val="single"/>
        </w:rPr>
        <w:t xml:space="preserve">Créditos </w:t>
      </w:r>
      <w:r w:rsidR="00EB4796" w:rsidRPr="003C2DE2">
        <w:rPr>
          <w:rFonts w:ascii="Tahoma" w:hAnsi="Tahoma" w:cs="Tahoma"/>
          <w:sz w:val="22"/>
          <w:szCs w:val="22"/>
          <w:u w:val="single"/>
        </w:rPr>
        <w:t>do Agronegócio</w:t>
      </w:r>
      <w:r w:rsidR="008E1D28" w:rsidRPr="003C2DE2">
        <w:rPr>
          <w:rFonts w:ascii="Tahoma" w:hAnsi="Tahoma" w:cs="Tahoma"/>
          <w:sz w:val="22"/>
          <w:szCs w:val="22"/>
        </w:rPr>
        <w:t>”);</w:t>
      </w:r>
    </w:p>
    <w:p w:rsidR="001C1027" w:rsidRPr="003C2DE2" w:rsidRDefault="001C1027" w:rsidP="008759F7">
      <w:pPr>
        <w:autoSpaceDE w:val="0"/>
        <w:autoSpaceDN w:val="0"/>
        <w:adjustRightInd w:val="0"/>
        <w:jc w:val="both"/>
        <w:rPr>
          <w:rFonts w:ascii="Tahoma" w:hAnsi="Tahoma" w:cs="Tahoma"/>
          <w:sz w:val="22"/>
          <w:szCs w:val="22"/>
        </w:rPr>
      </w:pPr>
    </w:p>
    <w:p w:rsidR="001C1027" w:rsidRPr="003C2DE2" w:rsidRDefault="00290441" w:rsidP="008759F7">
      <w:pPr>
        <w:numPr>
          <w:ilvl w:val="0"/>
          <w:numId w:val="7"/>
        </w:numPr>
        <w:autoSpaceDE w:val="0"/>
        <w:autoSpaceDN w:val="0"/>
        <w:adjustRightInd w:val="0"/>
        <w:ind w:left="0" w:firstLine="0"/>
        <w:jc w:val="both"/>
        <w:rPr>
          <w:rFonts w:ascii="Tahoma" w:hAnsi="Tahoma" w:cs="Tahoma"/>
          <w:sz w:val="22"/>
          <w:szCs w:val="22"/>
        </w:rPr>
      </w:pPr>
      <w:r w:rsidRPr="003C2DE2">
        <w:rPr>
          <w:rFonts w:ascii="Tahoma" w:hAnsi="Tahoma" w:cs="Tahoma"/>
          <w:sz w:val="22"/>
          <w:szCs w:val="22"/>
        </w:rPr>
        <w:t xml:space="preserve">O Agente Fiduciário </w:t>
      </w:r>
      <w:r w:rsidR="001C1027" w:rsidRPr="003C2DE2">
        <w:rPr>
          <w:rFonts w:ascii="Tahoma" w:hAnsi="Tahoma" w:cs="Tahoma"/>
          <w:sz w:val="22"/>
          <w:szCs w:val="22"/>
        </w:rPr>
        <w:t xml:space="preserve">acompanhará a destinação dos recursos captados com a presente Emissão, nos termos da </w:t>
      </w:r>
      <w:r w:rsidR="00A675E8" w:rsidRPr="003C2DE2">
        <w:rPr>
          <w:rFonts w:ascii="Tahoma" w:hAnsi="Tahoma" w:cs="Tahoma"/>
          <w:sz w:val="22"/>
          <w:szCs w:val="22"/>
        </w:rPr>
        <w:t>C</w:t>
      </w:r>
      <w:r w:rsidR="001C1027" w:rsidRPr="003C2DE2">
        <w:rPr>
          <w:rFonts w:ascii="Tahoma" w:hAnsi="Tahoma" w:cs="Tahoma"/>
          <w:sz w:val="22"/>
          <w:szCs w:val="22"/>
        </w:rPr>
        <w:t>láusula 3.5</w:t>
      </w:r>
      <w:r w:rsidR="0028434A" w:rsidRPr="003C2DE2">
        <w:rPr>
          <w:rFonts w:ascii="Tahoma" w:hAnsi="Tahoma" w:cs="Tahoma"/>
          <w:sz w:val="22"/>
          <w:szCs w:val="22"/>
        </w:rPr>
        <w:t>;</w:t>
      </w:r>
    </w:p>
    <w:p w:rsidR="008E1D28" w:rsidRPr="003C2DE2" w:rsidRDefault="008E1D28" w:rsidP="008759F7">
      <w:pPr>
        <w:autoSpaceDE w:val="0"/>
        <w:autoSpaceDN w:val="0"/>
        <w:adjustRightInd w:val="0"/>
        <w:jc w:val="both"/>
        <w:rPr>
          <w:rFonts w:ascii="Tahoma" w:hAnsi="Tahoma" w:cs="Tahoma"/>
          <w:sz w:val="22"/>
          <w:szCs w:val="22"/>
        </w:rPr>
      </w:pPr>
    </w:p>
    <w:p w:rsidR="00337CA2" w:rsidRPr="003C2DE2" w:rsidRDefault="008E1D28" w:rsidP="008759F7">
      <w:pPr>
        <w:numPr>
          <w:ilvl w:val="0"/>
          <w:numId w:val="7"/>
        </w:numPr>
        <w:autoSpaceDE w:val="0"/>
        <w:autoSpaceDN w:val="0"/>
        <w:adjustRightInd w:val="0"/>
        <w:ind w:left="0" w:firstLine="0"/>
        <w:jc w:val="both"/>
        <w:rPr>
          <w:rFonts w:ascii="Tahoma" w:hAnsi="Tahoma" w:cs="Tahoma"/>
          <w:sz w:val="22"/>
          <w:szCs w:val="22"/>
        </w:rPr>
      </w:pPr>
      <w:r w:rsidRPr="003C2DE2">
        <w:rPr>
          <w:rFonts w:ascii="Tahoma" w:hAnsi="Tahoma" w:cs="Tahoma"/>
          <w:sz w:val="22"/>
          <w:szCs w:val="22"/>
        </w:rPr>
        <w:t>A emissão das Debêntures insere</w:t>
      </w:r>
      <w:r w:rsidR="00E7396D" w:rsidRPr="003C2DE2">
        <w:rPr>
          <w:rFonts w:ascii="Tahoma" w:hAnsi="Tahoma" w:cs="Tahoma"/>
          <w:sz w:val="22"/>
          <w:szCs w:val="22"/>
        </w:rPr>
        <w:t>-se</w:t>
      </w:r>
      <w:r w:rsidRPr="003C2DE2">
        <w:rPr>
          <w:rFonts w:ascii="Tahoma" w:hAnsi="Tahoma" w:cs="Tahoma"/>
          <w:sz w:val="22"/>
          <w:szCs w:val="22"/>
        </w:rPr>
        <w:t xml:space="preserve"> no contexto de uma operação de securitização de recebíveis </w:t>
      </w:r>
      <w:r w:rsidR="00DC7854" w:rsidRPr="003C2DE2">
        <w:rPr>
          <w:rFonts w:ascii="Tahoma" w:hAnsi="Tahoma" w:cs="Tahoma"/>
          <w:sz w:val="22"/>
          <w:szCs w:val="22"/>
        </w:rPr>
        <w:t xml:space="preserve">do agronegócio </w:t>
      </w:r>
      <w:r w:rsidRPr="003C2DE2">
        <w:rPr>
          <w:rFonts w:ascii="Tahoma" w:hAnsi="Tahoma" w:cs="Tahoma"/>
          <w:sz w:val="22"/>
          <w:szCs w:val="22"/>
        </w:rPr>
        <w:t xml:space="preserve">que resultará na emissão de certificados de recebíveis </w:t>
      </w:r>
      <w:r w:rsidR="00DC7854" w:rsidRPr="003C2DE2">
        <w:rPr>
          <w:rFonts w:ascii="Tahoma" w:hAnsi="Tahoma" w:cs="Tahoma"/>
          <w:sz w:val="22"/>
          <w:szCs w:val="22"/>
        </w:rPr>
        <w:t>do agronegócio</w:t>
      </w:r>
      <w:r w:rsidR="00852DE1" w:rsidRPr="003C2DE2">
        <w:rPr>
          <w:rFonts w:ascii="Tahoma" w:hAnsi="Tahoma" w:cs="Tahoma"/>
          <w:sz w:val="22"/>
          <w:szCs w:val="22"/>
        </w:rPr>
        <w:t> (“</w:t>
      </w:r>
      <w:r w:rsidR="00852DE1" w:rsidRPr="003C2DE2">
        <w:rPr>
          <w:rFonts w:ascii="Tahoma" w:hAnsi="Tahoma" w:cs="Tahoma"/>
          <w:sz w:val="22"/>
          <w:szCs w:val="22"/>
          <w:u w:val="single"/>
        </w:rPr>
        <w:t>CRA</w:t>
      </w:r>
      <w:r w:rsidR="00852DE1" w:rsidRPr="003C2DE2">
        <w:rPr>
          <w:rFonts w:ascii="Tahoma" w:hAnsi="Tahoma" w:cs="Tahoma"/>
          <w:sz w:val="22"/>
          <w:szCs w:val="22"/>
        </w:rPr>
        <w:t>”)</w:t>
      </w:r>
      <w:r w:rsidR="00DC7854" w:rsidRPr="003C2DE2">
        <w:rPr>
          <w:rFonts w:ascii="Tahoma" w:hAnsi="Tahoma" w:cs="Tahoma"/>
          <w:sz w:val="22"/>
          <w:szCs w:val="22"/>
        </w:rPr>
        <w:t xml:space="preserve"> </w:t>
      </w:r>
      <w:r w:rsidRPr="003C2DE2">
        <w:rPr>
          <w:rFonts w:ascii="Tahoma" w:hAnsi="Tahoma" w:cs="Tahoma"/>
          <w:sz w:val="22"/>
          <w:szCs w:val="22"/>
        </w:rPr>
        <w:t xml:space="preserve">aos quais os Créditos </w:t>
      </w:r>
      <w:r w:rsidR="00DC7854" w:rsidRPr="003C2DE2">
        <w:rPr>
          <w:rFonts w:ascii="Tahoma" w:hAnsi="Tahoma" w:cs="Tahoma"/>
          <w:sz w:val="22"/>
          <w:szCs w:val="22"/>
        </w:rPr>
        <w:t xml:space="preserve">do Agronegócio </w:t>
      </w:r>
      <w:r w:rsidRPr="003C2DE2">
        <w:rPr>
          <w:rFonts w:ascii="Tahoma" w:hAnsi="Tahoma" w:cs="Tahoma"/>
          <w:sz w:val="22"/>
          <w:szCs w:val="22"/>
        </w:rPr>
        <w:t>serão vinculados como lastro (“</w:t>
      </w:r>
      <w:r w:rsidRPr="003C2DE2">
        <w:rPr>
          <w:rFonts w:ascii="Tahoma" w:hAnsi="Tahoma" w:cs="Tahoma"/>
          <w:sz w:val="22"/>
          <w:szCs w:val="22"/>
          <w:u w:val="single"/>
        </w:rPr>
        <w:t>Operação de Securitização</w:t>
      </w:r>
      <w:r w:rsidRPr="003C2DE2">
        <w:rPr>
          <w:rFonts w:ascii="Tahoma" w:hAnsi="Tahoma" w:cs="Tahoma"/>
          <w:sz w:val="22"/>
          <w:szCs w:val="22"/>
        </w:rPr>
        <w:t>”)</w:t>
      </w:r>
      <w:r w:rsidR="00337CA2" w:rsidRPr="003C2DE2">
        <w:rPr>
          <w:rFonts w:ascii="Tahoma" w:hAnsi="Tahoma" w:cs="Tahoma"/>
          <w:sz w:val="22"/>
          <w:szCs w:val="22"/>
        </w:rPr>
        <w:t>;</w:t>
      </w:r>
    </w:p>
    <w:p w:rsidR="00337CA2" w:rsidRPr="003C2DE2" w:rsidRDefault="00337CA2" w:rsidP="008759F7">
      <w:pPr>
        <w:autoSpaceDE w:val="0"/>
        <w:autoSpaceDN w:val="0"/>
        <w:adjustRightInd w:val="0"/>
        <w:jc w:val="both"/>
        <w:rPr>
          <w:rFonts w:ascii="Tahoma" w:hAnsi="Tahoma" w:cs="Tahoma"/>
          <w:sz w:val="22"/>
          <w:szCs w:val="22"/>
        </w:rPr>
      </w:pPr>
    </w:p>
    <w:p w:rsidR="002868DA" w:rsidRPr="003C2DE2" w:rsidRDefault="005D506C" w:rsidP="008759F7">
      <w:pPr>
        <w:numPr>
          <w:ilvl w:val="0"/>
          <w:numId w:val="7"/>
        </w:numPr>
        <w:autoSpaceDE w:val="0"/>
        <w:autoSpaceDN w:val="0"/>
        <w:adjustRightInd w:val="0"/>
        <w:ind w:left="0" w:firstLine="0"/>
        <w:jc w:val="both"/>
        <w:rPr>
          <w:rFonts w:ascii="Tahoma" w:hAnsi="Tahoma" w:cs="Tahoma"/>
          <w:sz w:val="22"/>
          <w:szCs w:val="22"/>
        </w:rPr>
      </w:pPr>
      <w:r w:rsidRPr="003C2DE2">
        <w:rPr>
          <w:rFonts w:ascii="Tahoma" w:hAnsi="Tahoma" w:cs="Tahoma"/>
          <w:sz w:val="22"/>
          <w:szCs w:val="22"/>
        </w:rPr>
        <w:t>A</w:t>
      </w:r>
      <w:r w:rsidR="008E1D28" w:rsidRPr="003C2DE2">
        <w:rPr>
          <w:rFonts w:ascii="Tahoma" w:hAnsi="Tahoma" w:cs="Tahoma"/>
          <w:sz w:val="22"/>
          <w:szCs w:val="22"/>
        </w:rPr>
        <w:t xml:space="preserve"> </w:t>
      </w:r>
      <w:r w:rsidR="000F4ADB">
        <w:rPr>
          <w:rFonts w:ascii="Tahoma" w:hAnsi="Tahoma" w:cs="Tahoma"/>
          <w:sz w:val="22"/>
          <w:szCs w:val="22"/>
        </w:rPr>
        <w:t>Ares</w:t>
      </w:r>
      <w:r w:rsidR="000F4ADB" w:rsidRPr="003C2DE2">
        <w:rPr>
          <w:rFonts w:ascii="Tahoma" w:hAnsi="Tahoma" w:cs="Tahoma"/>
          <w:sz w:val="22"/>
          <w:szCs w:val="22"/>
        </w:rPr>
        <w:t xml:space="preserve"> </w:t>
      </w:r>
      <w:r w:rsidR="008E1D28" w:rsidRPr="003C2DE2">
        <w:rPr>
          <w:rFonts w:ascii="Tahoma" w:hAnsi="Tahoma" w:cs="Tahoma"/>
          <w:sz w:val="22"/>
          <w:szCs w:val="22"/>
        </w:rPr>
        <w:t>realizar</w:t>
      </w:r>
      <w:r w:rsidR="00D84EF8" w:rsidRPr="003C2DE2">
        <w:rPr>
          <w:rFonts w:ascii="Tahoma" w:hAnsi="Tahoma" w:cs="Tahoma"/>
          <w:sz w:val="22"/>
          <w:szCs w:val="22"/>
        </w:rPr>
        <w:t>á a</w:t>
      </w:r>
      <w:r w:rsidR="008E1D28" w:rsidRPr="003C2DE2">
        <w:rPr>
          <w:rFonts w:ascii="Tahoma" w:hAnsi="Tahoma" w:cs="Tahoma"/>
          <w:sz w:val="22"/>
          <w:szCs w:val="22"/>
        </w:rPr>
        <w:t xml:space="preserve"> </w:t>
      </w:r>
      <w:r w:rsidR="00EC3CF4" w:rsidRPr="003C2DE2">
        <w:rPr>
          <w:rFonts w:ascii="Tahoma" w:hAnsi="Tahoma" w:cs="Tahoma"/>
          <w:sz w:val="22"/>
          <w:szCs w:val="22"/>
        </w:rPr>
        <w:t>transferência dos</w:t>
      </w:r>
      <w:r w:rsidR="008E1D28" w:rsidRPr="003C2DE2">
        <w:rPr>
          <w:rFonts w:ascii="Tahoma" w:hAnsi="Tahoma" w:cs="Tahoma"/>
          <w:sz w:val="22"/>
          <w:szCs w:val="22"/>
        </w:rPr>
        <w:t xml:space="preserve"> Créditos </w:t>
      </w:r>
      <w:r w:rsidR="00BA203F" w:rsidRPr="003C2DE2">
        <w:rPr>
          <w:rFonts w:ascii="Tahoma" w:hAnsi="Tahoma" w:cs="Tahoma"/>
          <w:sz w:val="22"/>
          <w:szCs w:val="22"/>
        </w:rPr>
        <w:t xml:space="preserve">do Agronegócio </w:t>
      </w:r>
      <w:r w:rsidR="00CC3D06" w:rsidRPr="003C2DE2">
        <w:rPr>
          <w:rFonts w:ascii="Tahoma" w:hAnsi="Tahoma" w:cs="Tahoma"/>
          <w:sz w:val="22"/>
          <w:szCs w:val="22"/>
        </w:rPr>
        <w:t>à</w:t>
      </w:r>
      <w:r w:rsidR="00F04CF1" w:rsidRPr="003C2DE2">
        <w:rPr>
          <w:rFonts w:ascii="Tahoma" w:hAnsi="Tahoma" w:cs="Tahoma"/>
          <w:sz w:val="22"/>
          <w:szCs w:val="22"/>
        </w:rPr>
        <w:t xml:space="preserve"> </w:t>
      </w:r>
      <w:r w:rsidR="00205481" w:rsidRPr="003C2DE2">
        <w:rPr>
          <w:rFonts w:ascii="Tahoma" w:hAnsi="Tahoma" w:cs="Tahoma"/>
          <w:sz w:val="22"/>
          <w:szCs w:val="22"/>
        </w:rPr>
        <w:t>Securitizadora</w:t>
      </w:r>
      <w:r w:rsidR="008E1D28" w:rsidRPr="003C2DE2">
        <w:rPr>
          <w:rFonts w:ascii="Tahoma" w:hAnsi="Tahoma" w:cs="Tahoma"/>
          <w:sz w:val="22"/>
          <w:szCs w:val="22"/>
        </w:rPr>
        <w:t>,</w:t>
      </w:r>
      <w:r w:rsidR="00337CA2" w:rsidRPr="003C2DE2">
        <w:rPr>
          <w:rFonts w:ascii="Tahoma" w:hAnsi="Tahoma" w:cs="Tahoma"/>
          <w:sz w:val="22"/>
          <w:szCs w:val="22"/>
        </w:rPr>
        <w:t xml:space="preserve"> nos termos do artigo </w:t>
      </w:r>
      <w:r w:rsidR="00850E98" w:rsidRPr="003C2DE2">
        <w:rPr>
          <w:rFonts w:ascii="Tahoma" w:hAnsi="Tahoma" w:cs="Tahoma"/>
          <w:sz w:val="22"/>
          <w:szCs w:val="22"/>
        </w:rPr>
        <w:t>23</w:t>
      </w:r>
      <w:r w:rsidR="00337CA2" w:rsidRPr="003C2DE2">
        <w:rPr>
          <w:rFonts w:ascii="Tahoma" w:hAnsi="Tahoma" w:cs="Tahoma"/>
          <w:sz w:val="22"/>
          <w:szCs w:val="22"/>
        </w:rPr>
        <w:t xml:space="preserve"> da </w:t>
      </w:r>
      <w:r w:rsidR="001B7D39" w:rsidRPr="003C2DE2">
        <w:rPr>
          <w:rFonts w:ascii="Tahoma" w:hAnsi="Tahoma" w:cs="Tahoma"/>
          <w:sz w:val="22"/>
          <w:szCs w:val="22"/>
        </w:rPr>
        <w:t>Lei 11.076</w:t>
      </w:r>
      <w:r w:rsidR="00EC3CF4" w:rsidRPr="003C2DE2">
        <w:rPr>
          <w:rFonts w:ascii="Tahoma" w:hAnsi="Tahoma" w:cs="Tahoma"/>
          <w:sz w:val="22"/>
          <w:szCs w:val="22"/>
        </w:rPr>
        <w:t xml:space="preserve"> </w:t>
      </w:r>
      <w:r w:rsidR="002937C8" w:rsidRPr="003C2DE2">
        <w:rPr>
          <w:rFonts w:ascii="Tahoma" w:hAnsi="Tahoma" w:cs="Tahoma"/>
          <w:sz w:val="22"/>
          <w:szCs w:val="22"/>
        </w:rPr>
        <w:t>e do “</w:t>
      </w:r>
      <w:r w:rsidR="00A631E5" w:rsidRPr="003C2DE2">
        <w:rPr>
          <w:rFonts w:ascii="Tahoma" w:hAnsi="Tahoma" w:cs="Tahoma"/>
          <w:i/>
          <w:sz w:val="22"/>
          <w:szCs w:val="22"/>
        </w:rPr>
        <w:t>Contrato de Aquisição e Transferência de Debêntures</w:t>
      </w:r>
      <w:r w:rsidR="00B01F55" w:rsidRPr="003C2DE2">
        <w:rPr>
          <w:rFonts w:ascii="Tahoma" w:hAnsi="Tahoma" w:cs="Tahoma"/>
          <w:i/>
          <w:sz w:val="22"/>
          <w:szCs w:val="22"/>
        </w:rPr>
        <w:t xml:space="preserve"> e Outras Avenças</w:t>
      </w:r>
      <w:r w:rsidR="002937C8" w:rsidRPr="003C2DE2">
        <w:rPr>
          <w:rFonts w:ascii="Tahoma" w:hAnsi="Tahoma" w:cs="Tahoma"/>
          <w:sz w:val="22"/>
          <w:szCs w:val="22"/>
        </w:rPr>
        <w:t>” ("</w:t>
      </w:r>
      <w:r w:rsidR="00A631E5" w:rsidRPr="003C2DE2">
        <w:rPr>
          <w:rFonts w:ascii="Tahoma" w:hAnsi="Tahoma" w:cs="Tahoma"/>
          <w:sz w:val="22"/>
          <w:szCs w:val="22"/>
          <w:u w:val="single"/>
        </w:rPr>
        <w:t xml:space="preserve">Contrato de </w:t>
      </w:r>
      <w:r w:rsidR="00BE69E8" w:rsidRPr="003C2DE2">
        <w:rPr>
          <w:rFonts w:ascii="Tahoma" w:hAnsi="Tahoma" w:cs="Tahoma"/>
          <w:sz w:val="22"/>
          <w:szCs w:val="22"/>
          <w:u w:val="single"/>
        </w:rPr>
        <w:t>Aquisição</w:t>
      </w:r>
      <w:r w:rsidR="00A631E5" w:rsidRPr="003C2DE2">
        <w:rPr>
          <w:rFonts w:ascii="Tahoma" w:hAnsi="Tahoma" w:cs="Tahoma"/>
          <w:sz w:val="22"/>
          <w:szCs w:val="22"/>
          <w:u w:val="single"/>
        </w:rPr>
        <w:t xml:space="preserve"> de Debêntures</w:t>
      </w:r>
      <w:r w:rsidR="002937C8" w:rsidRPr="003C2DE2">
        <w:rPr>
          <w:rFonts w:ascii="Tahoma" w:hAnsi="Tahoma" w:cs="Tahoma"/>
          <w:sz w:val="22"/>
          <w:szCs w:val="22"/>
        </w:rPr>
        <w:t>")</w:t>
      </w:r>
      <w:r w:rsidR="00337CA2" w:rsidRPr="003C2DE2">
        <w:rPr>
          <w:rFonts w:ascii="Tahoma" w:hAnsi="Tahoma" w:cs="Tahoma"/>
          <w:sz w:val="22"/>
          <w:szCs w:val="22"/>
        </w:rPr>
        <w:t>,</w:t>
      </w:r>
      <w:r w:rsidR="008E1D28" w:rsidRPr="003C2DE2">
        <w:rPr>
          <w:rFonts w:ascii="Tahoma" w:hAnsi="Tahoma" w:cs="Tahoma"/>
          <w:sz w:val="22"/>
          <w:szCs w:val="22"/>
        </w:rPr>
        <w:t xml:space="preserve"> para que os Créditos </w:t>
      </w:r>
      <w:r w:rsidR="00DC7854" w:rsidRPr="003C2DE2">
        <w:rPr>
          <w:rFonts w:ascii="Tahoma" w:hAnsi="Tahoma" w:cs="Tahoma"/>
          <w:sz w:val="22"/>
          <w:szCs w:val="22"/>
        </w:rPr>
        <w:t xml:space="preserve">do Agronegócio </w:t>
      </w:r>
      <w:r w:rsidR="008E1D28" w:rsidRPr="003C2DE2">
        <w:rPr>
          <w:rFonts w:ascii="Tahoma" w:hAnsi="Tahoma" w:cs="Tahoma"/>
          <w:sz w:val="22"/>
          <w:szCs w:val="22"/>
        </w:rPr>
        <w:t xml:space="preserve">sirvam de lastro para emissão </w:t>
      </w:r>
      <w:r w:rsidR="000B70C5" w:rsidRPr="003C2DE2">
        <w:rPr>
          <w:rFonts w:ascii="Tahoma" w:hAnsi="Tahoma" w:cs="Tahoma"/>
          <w:sz w:val="22"/>
          <w:szCs w:val="22"/>
        </w:rPr>
        <w:t xml:space="preserve">dos </w:t>
      </w:r>
      <w:r w:rsidR="00DC7854" w:rsidRPr="003C2DE2">
        <w:rPr>
          <w:rFonts w:ascii="Tahoma" w:hAnsi="Tahoma" w:cs="Tahoma"/>
          <w:sz w:val="22"/>
          <w:szCs w:val="22"/>
        </w:rPr>
        <w:t>CRA</w:t>
      </w:r>
      <w:r w:rsidR="002868DA" w:rsidRPr="003C2DE2">
        <w:rPr>
          <w:rFonts w:ascii="Tahoma" w:hAnsi="Tahoma" w:cs="Tahoma"/>
          <w:sz w:val="22"/>
          <w:szCs w:val="22"/>
        </w:rPr>
        <w:t>;</w:t>
      </w:r>
      <w:r w:rsidR="00C46FD4" w:rsidRPr="003C2DE2">
        <w:rPr>
          <w:rFonts w:ascii="Tahoma" w:hAnsi="Tahoma" w:cs="Tahoma"/>
          <w:sz w:val="22"/>
          <w:szCs w:val="22"/>
        </w:rPr>
        <w:t xml:space="preserve"> e</w:t>
      </w:r>
    </w:p>
    <w:p w:rsidR="00502EFF" w:rsidRPr="003C2DE2" w:rsidRDefault="00502EFF" w:rsidP="008759F7">
      <w:pPr>
        <w:autoSpaceDE w:val="0"/>
        <w:autoSpaceDN w:val="0"/>
        <w:adjustRightInd w:val="0"/>
        <w:ind w:firstLine="709"/>
        <w:jc w:val="both"/>
        <w:rPr>
          <w:rFonts w:ascii="Tahoma" w:hAnsi="Tahoma" w:cs="Tahoma"/>
          <w:sz w:val="22"/>
          <w:szCs w:val="22"/>
        </w:rPr>
      </w:pPr>
    </w:p>
    <w:p w:rsidR="008E1D28" w:rsidRPr="003C2DE2" w:rsidRDefault="00C46FD4" w:rsidP="008759F7">
      <w:pPr>
        <w:numPr>
          <w:ilvl w:val="0"/>
          <w:numId w:val="7"/>
        </w:numPr>
        <w:autoSpaceDE w:val="0"/>
        <w:autoSpaceDN w:val="0"/>
        <w:adjustRightInd w:val="0"/>
        <w:ind w:left="0" w:firstLine="0"/>
        <w:jc w:val="both"/>
        <w:rPr>
          <w:rFonts w:ascii="Tahoma" w:hAnsi="Tahoma" w:cs="Tahoma"/>
          <w:sz w:val="22"/>
          <w:szCs w:val="22"/>
        </w:rPr>
      </w:pPr>
      <w:r w:rsidRPr="003C2DE2">
        <w:rPr>
          <w:rFonts w:ascii="Tahoma" w:hAnsi="Tahoma" w:cs="Tahoma"/>
          <w:sz w:val="22"/>
          <w:szCs w:val="22"/>
        </w:rPr>
        <w:t>O</w:t>
      </w:r>
      <w:r w:rsidR="002868DA" w:rsidRPr="003C2DE2">
        <w:rPr>
          <w:rFonts w:ascii="Tahoma" w:hAnsi="Tahoma" w:cs="Tahoma"/>
          <w:sz w:val="22"/>
          <w:szCs w:val="22"/>
        </w:rPr>
        <w:t xml:space="preserve">s </w:t>
      </w:r>
      <w:r w:rsidR="00DC7854" w:rsidRPr="003C2DE2">
        <w:rPr>
          <w:rFonts w:ascii="Tahoma" w:hAnsi="Tahoma" w:cs="Tahoma"/>
          <w:sz w:val="22"/>
          <w:szCs w:val="22"/>
        </w:rPr>
        <w:t xml:space="preserve">CRA </w:t>
      </w:r>
      <w:r w:rsidR="002868DA" w:rsidRPr="003C2DE2">
        <w:rPr>
          <w:rFonts w:ascii="Tahoma" w:hAnsi="Tahoma" w:cs="Tahoma"/>
          <w:sz w:val="22"/>
          <w:szCs w:val="22"/>
        </w:rPr>
        <w:t>serão</w:t>
      </w:r>
      <w:r w:rsidR="000B0067" w:rsidRPr="003C2DE2">
        <w:rPr>
          <w:rFonts w:ascii="Tahoma" w:hAnsi="Tahoma" w:cs="Tahoma"/>
          <w:sz w:val="22"/>
          <w:szCs w:val="22"/>
        </w:rPr>
        <w:t xml:space="preserve"> distribuídos por meio de oferta pública</w:t>
      </w:r>
      <w:r w:rsidR="002868DA" w:rsidRPr="003C2DE2">
        <w:rPr>
          <w:rFonts w:ascii="Tahoma" w:hAnsi="Tahoma" w:cs="Tahoma"/>
          <w:sz w:val="22"/>
          <w:szCs w:val="22"/>
        </w:rPr>
        <w:t xml:space="preserve"> de distribuição</w:t>
      </w:r>
      <w:r w:rsidR="00291BEE">
        <w:rPr>
          <w:rFonts w:ascii="Tahoma" w:hAnsi="Tahoma" w:cs="Tahoma"/>
          <w:sz w:val="22"/>
          <w:szCs w:val="22"/>
        </w:rPr>
        <w:t xml:space="preserve"> com </w:t>
      </w:r>
      <w:r w:rsidR="00AF2149">
        <w:rPr>
          <w:rFonts w:ascii="Tahoma" w:hAnsi="Tahoma" w:cs="Tahoma"/>
          <w:sz w:val="22"/>
          <w:szCs w:val="22"/>
        </w:rPr>
        <w:t>esforços</w:t>
      </w:r>
      <w:r w:rsidR="00291BEE">
        <w:rPr>
          <w:rFonts w:ascii="Tahoma" w:hAnsi="Tahoma" w:cs="Tahoma"/>
          <w:sz w:val="22"/>
          <w:szCs w:val="22"/>
        </w:rPr>
        <w:t xml:space="preserve"> restritos</w:t>
      </w:r>
      <w:r w:rsidR="00AF2149">
        <w:rPr>
          <w:rFonts w:ascii="Tahoma" w:hAnsi="Tahoma" w:cs="Tahoma"/>
          <w:sz w:val="22"/>
          <w:szCs w:val="22"/>
        </w:rPr>
        <w:t xml:space="preserve"> de colocação</w:t>
      </w:r>
      <w:r w:rsidR="00291BEE">
        <w:rPr>
          <w:rFonts w:ascii="Tahoma" w:hAnsi="Tahoma" w:cs="Tahoma"/>
          <w:sz w:val="22"/>
          <w:szCs w:val="22"/>
        </w:rPr>
        <w:t>, nos termos da Instrução CVM nº 476, de 16 de janeiro de 2009, conforme alterada</w:t>
      </w:r>
      <w:r w:rsidR="000B0067" w:rsidRPr="003C2DE2">
        <w:rPr>
          <w:rFonts w:ascii="Tahoma" w:hAnsi="Tahoma" w:cs="Tahoma"/>
          <w:sz w:val="22"/>
          <w:szCs w:val="22"/>
        </w:rPr>
        <w:t xml:space="preserve"> (“</w:t>
      </w:r>
      <w:r w:rsidR="000B0067" w:rsidRPr="003C2DE2">
        <w:rPr>
          <w:rFonts w:ascii="Tahoma" w:hAnsi="Tahoma" w:cs="Tahoma"/>
          <w:sz w:val="22"/>
          <w:szCs w:val="22"/>
          <w:u w:val="single"/>
        </w:rPr>
        <w:t>Oferta</w:t>
      </w:r>
      <w:r w:rsidR="00C97985">
        <w:rPr>
          <w:rFonts w:ascii="Tahoma" w:hAnsi="Tahoma" w:cs="Tahoma"/>
          <w:sz w:val="22"/>
          <w:szCs w:val="22"/>
          <w:u w:val="single"/>
        </w:rPr>
        <w:t xml:space="preserve"> Restrita</w:t>
      </w:r>
      <w:r w:rsidR="000B0067" w:rsidRPr="003C2DE2">
        <w:rPr>
          <w:rFonts w:ascii="Tahoma" w:hAnsi="Tahoma" w:cs="Tahoma"/>
          <w:sz w:val="22"/>
          <w:szCs w:val="22"/>
        </w:rPr>
        <w:t>”</w:t>
      </w:r>
      <w:r w:rsidR="00FD0E16" w:rsidRPr="003C2DE2">
        <w:rPr>
          <w:rFonts w:ascii="Tahoma" w:hAnsi="Tahoma" w:cs="Tahoma"/>
          <w:sz w:val="22"/>
          <w:szCs w:val="22"/>
        </w:rPr>
        <w:t xml:space="preserve"> e “</w:t>
      </w:r>
      <w:r w:rsidR="00FD0E16" w:rsidRPr="003C2DE2">
        <w:rPr>
          <w:rFonts w:ascii="Tahoma" w:hAnsi="Tahoma" w:cs="Tahoma"/>
          <w:sz w:val="22"/>
          <w:szCs w:val="22"/>
          <w:u w:val="single"/>
        </w:rPr>
        <w:t>Instrução CVM 4</w:t>
      </w:r>
      <w:r w:rsidR="001A0F32">
        <w:rPr>
          <w:rFonts w:ascii="Tahoma" w:hAnsi="Tahoma" w:cs="Tahoma"/>
          <w:sz w:val="22"/>
          <w:szCs w:val="22"/>
          <w:u w:val="single"/>
        </w:rPr>
        <w:t>76</w:t>
      </w:r>
      <w:r w:rsidR="00FD0E16" w:rsidRPr="003C2DE2">
        <w:rPr>
          <w:rFonts w:ascii="Tahoma" w:hAnsi="Tahoma" w:cs="Tahoma"/>
          <w:sz w:val="22"/>
          <w:szCs w:val="22"/>
        </w:rPr>
        <w:t>”</w:t>
      </w:r>
      <w:r w:rsidR="000B0067" w:rsidRPr="003C2DE2">
        <w:rPr>
          <w:rFonts w:ascii="Tahoma" w:hAnsi="Tahoma" w:cs="Tahoma"/>
          <w:sz w:val="22"/>
          <w:szCs w:val="22"/>
        </w:rPr>
        <w:t>)</w:t>
      </w:r>
      <w:r w:rsidR="002868DA" w:rsidRPr="003C2DE2">
        <w:rPr>
          <w:rFonts w:ascii="Tahoma" w:hAnsi="Tahoma" w:cs="Tahoma"/>
          <w:sz w:val="22"/>
          <w:szCs w:val="22"/>
        </w:rPr>
        <w:t xml:space="preserve"> e serão destinados </w:t>
      </w:r>
      <w:r w:rsidR="00291BEE">
        <w:rPr>
          <w:rFonts w:ascii="Tahoma" w:hAnsi="Tahoma" w:cs="Tahoma"/>
          <w:sz w:val="22"/>
          <w:szCs w:val="22"/>
        </w:rPr>
        <w:t xml:space="preserve">exclusivamente a investidores profissionais, conforme definidos no artigo 9º-A e seus respectivos incisos e no artigo </w:t>
      </w:r>
      <w:r w:rsidR="00DC7854" w:rsidRPr="003C2DE2">
        <w:rPr>
          <w:rFonts w:ascii="Tahoma" w:hAnsi="Tahoma" w:cs="Tahoma"/>
          <w:sz w:val="22"/>
          <w:szCs w:val="22"/>
        </w:rPr>
        <w:t>9º</w:t>
      </w:r>
      <w:r w:rsidR="00F074CD" w:rsidRPr="003C2DE2">
        <w:rPr>
          <w:rFonts w:ascii="Tahoma" w:hAnsi="Tahoma" w:cs="Tahoma"/>
          <w:sz w:val="22"/>
          <w:szCs w:val="22"/>
        </w:rPr>
        <w:t>-</w:t>
      </w:r>
      <w:r w:rsidR="00DC7854" w:rsidRPr="003C2DE2">
        <w:rPr>
          <w:rFonts w:ascii="Tahoma" w:hAnsi="Tahoma" w:cs="Tahoma"/>
          <w:sz w:val="22"/>
          <w:szCs w:val="22"/>
        </w:rPr>
        <w:t xml:space="preserve">C </w:t>
      </w:r>
      <w:r w:rsidR="002868DA" w:rsidRPr="003C2DE2">
        <w:rPr>
          <w:rFonts w:ascii="Tahoma" w:hAnsi="Tahoma" w:cs="Tahoma"/>
          <w:sz w:val="22"/>
          <w:szCs w:val="22"/>
        </w:rPr>
        <w:t xml:space="preserve">da Instrução CVM nº 539, de 13 de novembro de 2013, conforme alterada, futuros titulares dos </w:t>
      </w:r>
      <w:r w:rsidR="00DC7854" w:rsidRPr="003C2DE2">
        <w:rPr>
          <w:rFonts w:ascii="Tahoma" w:hAnsi="Tahoma" w:cs="Tahoma"/>
          <w:sz w:val="22"/>
          <w:szCs w:val="22"/>
        </w:rPr>
        <w:t xml:space="preserve">CRA </w:t>
      </w:r>
      <w:r w:rsidR="002868DA" w:rsidRPr="003C2DE2">
        <w:rPr>
          <w:rFonts w:ascii="Tahoma" w:hAnsi="Tahoma" w:cs="Tahoma"/>
          <w:sz w:val="22"/>
          <w:szCs w:val="22"/>
        </w:rPr>
        <w:t>(“</w:t>
      </w:r>
      <w:r w:rsidR="002868DA" w:rsidRPr="003C2DE2">
        <w:rPr>
          <w:rFonts w:ascii="Tahoma" w:hAnsi="Tahoma" w:cs="Tahoma"/>
          <w:sz w:val="22"/>
          <w:szCs w:val="22"/>
          <w:u w:val="single"/>
        </w:rPr>
        <w:t xml:space="preserve">Titulares de </w:t>
      </w:r>
      <w:r w:rsidR="00DC7854" w:rsidRPr="003C2DE2">
        <w:rPr>
          <w:rFonts w:ascii="Tahoma" w:hAnsi="Tahoma" w:cs="Tahoma"/>
          <w:sz w:val="22"/>
          <w:szCs w:val="22"/>
          <w:u w:val="single"/>
        </w:rPr>
        <w:t>CRA</w:t>
      </w:r>
      <w:r w:rsidR="002868DA" w:rsidRPr="003C2DE2">
        <w:rPr>
          <w:rFonts w:ascii="Tahoma" w:hAnsi="Tahoma" w:cs="Tahoma"/>
          <w:sz w:val="22"/>
          <w:szCs w:val="22"/>
        </w:rPr>
        <w:t>”);</w:t>
      </w:r>
    </w:p>
    <w:p w:rsidR="002868DA" w:rsidRPr="003C2DE2" w:rsidRDefault="002868DA" w:rsidP="008759F7">
      <w:pPr>
        <w:autoSpaceDE w:val="0"/>
        <w:autoSpaceDN w:val="0"/>
        <w:adjustRightInd w:val="0"/>
        <w:jc w:val="both"/>
        <w:rPr>
          <w:rFonts w:ascii="Tahoma" w:hAnsi="Tahoma" w:cs="Tahoma"/>
          <w:sz w:val="22"/>
          <w:szCs w:val="22"/>
        </w:rPr>
      </w:pPr>
    </w:p>
    <w:p w:rsidR="00DC3202" w:rsidRPr="003C2DE2" w:rsidRDefault="00DC3202" w:rsidP="008759F7">
      <w:pPr>
        <w:jc w:val="both"/>
        <w:rPr>
          <w:rFonts w:ascii="Tahoma" w:hAnsi="Tahoma" w:cs="Tahoma"/>
          <w:sz w:val="22"/>
          <w:szCs w:val="22"/>
        </w:rPr>
      </w:pPr>
      <w:r w:rsidRPr="003C2DE2">
        <w:rPr>
          <w:rFonts w:ascii="Tahoma" w:hAnsi="Tahoma" w:cs="Tahoma"/>
          <w:sz w:val="22"/>
          <w:szCs w:val="22"/>
        </w:rPr>
        <w:t>vêm celebrar o presente “</w:t>
      </w:r>
      <w:r w:rsidR="000016DB" w:rsidRPr="003C2DE2">
        <w:rPr>
          <w:rFonts w:ascii="Tahoma" w:hAnsi="Tahoma" w:cs="Tahoma"/>
          <w:i/>
          <w:sz w:val="22"/>
          <w:szCs w:val="22"/>
        </w:rPr>
        <w:t xml:space="preserve">Instrumento Particular de Escritura da </w:t>
      </w:r>
      <w:r w:rsidR="00291BEE">
        <w:rPr>
          <w:rFonts w:ascii="Tahoma" w:hAnsi="Tahoma" w:cs="Tahoma"/>
          <w:i/>
          <w:sz w:val="22"/>
          <w:szCs w:val="22"/>
        </w:rPr>
        <w:t>10</w:t>
      </w:r>
      <w:r w:rsidR="00522771" w:rsidRPr="003C2DE2">
        <w:rPr>
          <w:rFonts w:ascii="Tahoma" w:hAnsi="Tahoma" w:cs="Tahoma"/>
          <w:i/>
          <w:sz w:val="22"/>
          <w:szCs w:val="22"/>
        </w:rPr>
        <w:t>ª</w:t>
      </w:r>
      <w:r w:rsidR="004D0B34">
        <w:rPr>
          <w:rFonts w:ascii="Tahoma" w:hAnsi="Tahoma" w:cs="Tahoma"/>
          <w:i/>
          <w:sz w:val="22"/>
          <w:szCs w:val="22"/>
        </w:rPr>
        <w:t xml:space="preserve"> (décima)</w:t>
      </w:r>
      <w:r w:rsidR="00522771" w:rsidRPr="003C2DE2">
        <w:rPr>
          <w:rFonts w:ascii="Tahoma" w:hAnsi="Tahoma" w:cs="Tahoma"/>
          <w:i/>
          <w:sz w:val="22"/>
          <w:szCs w:val="22"/>
        </w:rPr>
        <w:t xml:space="preserve"> E</w:t>
      </w:r>
      <w:r w:rsidR="000016DB" w:rsidRPr="003C2DE2">
        <w:rPr>
          <w:rFonts w:ascii="Tahoma" w:hAnsi="Tahoma" w:cs="Tahoma"/>
          <w:i/>
          <w:sz w:val="22"/>
          <w:szCs w:val="22"/>
        </w:rPr>
        <w:t xml:space="preserve">missão de Debêntures Simples, não Conversíveis em Ações, da Espécie Quirografária, </w:t>
      </w:r>
      <w:r w:rsidR="00EC3CF4" w:rsidRPr="003C2DE2">
        <w:rPr>
          <w:rFonts w:ascii="Tahoma" w:hAnsi="Tahoma" w:cs="Tahoma"/>
          <w:i/>
          <w:sz w:val="22"/>
          <w:szCs w:val="22"/>
        </w:rPr>
        <w:t>e</w:t>
      </w:r>
      <w:r w:rsidR="000016DB" w:rsidRPr="003C2DE2">
        <w:rPr>
          <w:rFonts w:ascii="Tahoma" w:hAnsi="Tahoma" w:cs="Tahoma"/>
          <w:i/>
          <w:sz w:val="22"/>
          <w:szCs w:val="22"/>
        </w:rPr>
        <w:t xml:space="preserve">m Série Única, </w:t>
      </w:r>
      <w:r w:rsidR="00522771" w:rsidRPr="003C2DE2">
        <w:rPr>
          <w:rFonts w:ascii="Tahoma" w:hAnsi="Tahoma" w:cs="Tahoma"/>
          <w:i/>
          <w:sz w:val="22"/>
          <w:szCs w:val="22"/>
        </w:rPr>
        <w:t xml:space="preserve">para </w:t>
      </w:r>
      <w:r w:rsidR="000016DB" w:rsidRPr="003C2DE2">
        <w:rPr>
          <w:rFonts w:ascii="Tahoma" w:hAnsi="Tahoma" w:cs="Tahoma"/>
          <w:i/>
          <w:sz w:val="22"/>
          <w:szCs w:val="22"/>
        </w:rPr>
        <w:t xml:space="preserve">Colocação Privada, </w:t>
      </w:r>
      <w:r w:rsidR="00522771" w:rsidRPr="003C2DE2">
        <w:rPr>
          <w:rFonts w:ascii="Tahoma" w:hAnsi="Tahoma" w:cs="Tahoma"/>
          <w:i/>
          <w:sz w:val="22"/>
          <w:szCs w:val="22"/>
        </w:rPr>
        <w:t>d</w:t>
      </w:r>
      <w:r w:rsidR="000016DB" w:rsidRPr="003C2DE2">
        <w:rPr>
          <w:rFonts w:ascii="Tahoma" w:hAnsi="Tahoma" w:cs="Tahoma"/>
          <w:i/>
          <w:sz w:val="22"/>
          <w:szCs w:val="22"/>
        </w:rPr>
        <w:t>a Klabin S.A.</w:t>
      </w:r>
      <w:r w:rsidR="002B23BB" w:rsidRPr="003C2DE2">
        <w:rPr>
          <w:rFonts w:ascii="Tahoma" w:hAnsi="Tahoma" w:cs="Tahoma"/>
          <w:sz w:val="22"/>
          <w:szCs w:val="22"/>
        </w:rPr>
        <w:t xml:space="preserve">” </w:t>
      </w:r>
      <w:r w:rsidRPr="003C2DE2">
        <w:rPr>
          <w:rFonts w:ascii="Tahoma" w:hAnsi="Tahoma" w:cs="Tahoma"/>
          <w:sz w:val="22"/>
          <w:szCs w:val="22"/>
        </w:rPr>
        <w:t>(“</w:t>
      </w:r>
      <w:r w:rsidR="000016DB" w:rsidRPr="003C2DE2">
        <w:rPr>
          <w:rFonts w:ascii="Tahoma" w:hAnsi="Tahoma" w:cs="Tahoma"/>
          <w:sz w:val="22"/>
          <w:szCs w:val="22"/>
          <w:u w:val="single"/>
        </w:rPr>
        <w:t>Escritura</w:t>
      </w:r>
      <w:r w:rsidRPr="003C2DE2">
        <w:rPr>
          <w:rFonts w:ascii="Tahoma" w:hAnsi="Tahoma" w:cs="Tahoma"/>
          <w:sz w:val="22"/>
          <w:szCs w:val="22"/>
        </w:rPr>
        <w:t>”), observadas as cláusulas, condições e características abaixo:</w:t>
      </w:r>
    </w:p>
    <w:p w:rsidR="004A24A3" w:rsidRPr="003C2DE2" w:rsidRDefault="004A24A3" w:rsidP="008759F7">
      <w:pPr>
        <w:jc w:val="both"/>
        <w:rPr>
          <w:rFonts w:ascii="Tahoma" w:hAnsi="Tahoma" w:cs="Tahoma"/>
          <w:sz w:val="22"/>
          <w:szCs w:val="22"/>
        </w:rPr>
      </w:pPr>
    </w:p>
    <w:p w:rsidR="00832298" w:rsidRPr="003C2DE2" w:rsidRDefault="00832298" w:rsidP="008759F7">
      <w:pPr>
        <w:jc w:val="both"/>
        <w:rPr>
          <w:rFonts w:ascii="Tahoma" w:hAnsi="Tahoma" w:cs="Tahoma"/>
          <w:sz w:val="22"/>
          <w:szCs w:val="22"/>
        </w:rPr>
      </w:pPr>
    </w:p>
    <w:p w:rsidR="002D732E" w:rsidRPr="003C2DE2" w:rsidRDefault="00291BEE" w:rsidP="008759F7">
      <w:pPr>
        <w:numPr>
          <w:ilvl w:val="0"/>
          <w:numId w:val="1"/>
        </w:numPr>
        <w:ind w:left="0" w:firstLine="0"/>
        <w:jc w:val="both"/>
        <w:outlineLvl w:val="0"/>
        <w:rPr>
          <w:rFonts w:ascii="Tahoma" w:hAnsi="Tahoma" w:cs="Tahoma"/>
          <w:b/>
          <w:smallCaps/>
          <w:sz w:val="22"/>
          <w:szCs w:val="22"/>
        </w:rPr>
      </w:pPr>
      <w:bookmarkStart w:id="0" w:name="_Toc224745187"/>
      <w:bookmarkStart w:id="1" w:name="_Toc264552488"/>
      <w:bookmarkStart w:id="2" w:name="_Toc396935605"/>
      <w:bookmarkStart w:id="3" w:name="_Toc496646682"/>
      <w:r w:rsidRPr="003C2DE2">
        <w:rPr>
          <w:rFonts w:ascii="Tahoma" w:hAnsi="Tahoma" w:cs="Tahoma"/>
          <w:b/>
          <w:smallCaps/>
          <w:sz w:val="22"/>
          <w:szCs w:val="22"/>
        </w:rPr>
        <w:t>AUTORIZAÇÃO</w:t>
      </w:r>
      <w:bookmarkEnd w:id="0"/>
      <w:bookmarkEnd w:id="1"/>
      <w:bookmarkEnd w:id="2"/>
      <w:bookmarkEnd w:id="3"/>
    </w:p>
    <w:p w:rsidR="002868DA" w:rsidRPr="003C2DE2" w:rsidRDefault="002868DA" w:rsidP="008759F7">
      <w:pPr>
        <w:rPr>
          <w:rFonts w:ascii="Tahoma" w:hAnsi="Tahoma" w:cs="Tahoma"/>
          <w:sz w:val="22"/>
          <w:szCs w:val="22"/>
        </w:rPr>
      </w:pPr>
    </w:p>
    <w:p w:rsidR="00380929" w:rsidRPr="003C2DE2" w:rsidRDefault="00380929" w:rsidP="008759F7">
      <w:pPr>
        <w:numPr>
          <w:ilvl w:val="1"/>
          <w:numId w:val="1"/>
        </w:numPr>
        <w:ind w:left="0" w:firstLine="709"/>
        <w:jc w:val="both"/>
        <w:rPr>
          <w:rFonts w:ascii="Tahoma" w:eastAsia="Arial Unicode MS" w:hAnsi="Tahoma" w:cs="Tahoma"/>
          <w:sz w:val="22"/>
          <w:szCs w:val="22"/>
        </w:rPr>
      </w:pPr>
      <w:bookmarkStart w:id="4" w:name="_DV_M25"/>
      <w:bookmarkEnd w:id="4"/>
      <w:r w:rsidRPr="003C2DE2">
        <w:rPr>
          <w:rFonts w:ascii="Tahoma" w:eastAsia="Arial Unicode MS" w:hAnsi="Tahoma" w:cs="Tahoma"/>
          <w:sz w:val="22"/>
          <w:szCs w:val="22"/>
        </w:rPr>
        <w:t xml:space="preserve">A Emissão é realizada e a presente Escritura é celebrada com base </w:t>
      </w:r>
      <w:bookmarkStart w:id="5" w:name="_DV_C35"/>
      <w:r w:rsidRPr="003C2DE2">
        <w:rPr>
          <w:rFonts w:ascii="Tahoma" w:eastAsia="Arial Unicode MS" w:hAnsi="Tahoma" w:cs="Tahoma"/>
          <w:sz w:val="22"/>
          <w:szCs w:val="22"/>
        </w:rPr>
        <w:t xml:space="preserve">nas deliberações tomadas pelo </w:t>
      </w:r>
      <w:bookmarkEnd w:id="5"/>
      <w:r w:rsidRPr="003C2DE2">
        <w:rPr>
          <w:rFonts w:ascii="Tahoma" w:eastAsia="Arial Unicode MS" w:hAnsi="Tahoma" w:cs="Tahoma"/>
          <w:sz w:val="22"/>
          <w:szCs w:val="22"/>
        </w:rPr>
        <w:t xml:space="preserve">Conselho de Administração da Emissora em reunião realizada em </w:t>
      </w:r>
      <w:r w:rsidR="001D5BCA" w:rsidRPr="003C2DE2">
        <w:rPr>
          <w:rFonts w:ascii="Tahoma" w:eastAsia="Arial Unicode MS" w:hAnsi="Tahoma" w:cs="Tahoma"/>
          <w:sz w:val="22"/>
          <w:szCs w:val="22"/>
        </w:rPr>
        <w:t>2</w:t>
      </w:r>
      <w:r w:rsidR="00291BEE">
        <w:rPr>
          <w:rFonts w:ascii="Tahoma" w:eastAsia="Arial Unicode MS" w:hAnsi="Tahoma" w:cs="Tahoma"/>
          <w:sz w:val="22"/>
          <w:szCs w:val="22"/>
        </w:rPr>
        <w:t>9</w:t>
      </w:r>
      <w:r w:rsidR="001D5BCA" w:rsidRPr="003C2DE2">
        <w:rPr>
          <w:rFonts w:ascii="Tahoma" w:eastAsia="Arial Unicode MS" w:hAnsi="Tahoma" w:cs="Tahoma"/>
          <w:sz w:val="22"/>
          <w:szCs w:val="22"/>
        </w:rPr>
        <w:t xml:space="preserve"> </w:t>
      </w:r>
      <w:r w:rsidRPr="003C2DE2">
        <w:rPr>
          <w:rFonts w:ascii="Tahoma" w:eastAsia="Arial Unicode MS" w:hAnsi="Tahoma" w:cs="Tahoma"/>
          <w:sz w:val="22"/>
          <w:szCs w:val="22"/>
        </w:rPr>
        <w:t xml:space="preserve">de </w:t>
      </w:r>
      <w:r w:rsidR="00291BEE">
        <w:rPr>
          <w:rFonts w:ascii="Tahoma" w:eastAsia="Arial Unicode MS" w:hAnsi="Tahoma" w:cs="Tahoma"/>
          <w:sz w:val="22"/>
          <w:szCs w:val="22"/>
        </w:rPr>
        <w:t xml:space="preserve">agosto </w:t>
      </w:r>
      <w:r w:rsidRPr="003C2DE2">
        <w:rPr>
          <w:rFonts w:ascii="Tahoma" w:eastAsia="Arial Unicode MS" w:hAnsi="Tahoma" w:cs="Tahoma"/>
          <w:sz w:val="22"/>
          <w:szCs w:val="22"/>
        </w:rPr>
        <w:t>de 201</w:t>
      </w:r>
      <w:r w:rsidR="00291BEE">
        <w:rPr>
          <w:rFonts w:ascii="Tahoma" w:eastAsia="Arial Unicode MS" w:hAnsi="Tahoma" w:cs="Tahoma"/>
          <w:sz w:val="22"/>
          <w:szCs w:val="22"/>
        </w:rPr>
        <w:t>8</w:t>
      </w:r>
      <w:r w:rsidRPr="003C2DE2">
        <w:rPr>
          <w:rFonts w:ascii="Tahoma" w:eastAsia="Arial Unicode MS" w:hAnsi="Tahoma" w:cs="Tahoma"/>
          <w:sz w:val="22"/>
          <w:szCs w:val="22"/>
        </w:rPr>
        <w:t xml:space="preserve"> (“</w:t>
      </w:r>
      <w:r w:rsidRPr="003C2DE2">
        <w:rPr>
          <w:rFonts w:ascii="Tahoma" w:eastAsia="Arial Unicode MS" w:hAnsi="Tahoma" w:cs="Tahoma"/>
          <w:sz w:val="22"/>
          <w:szCs w:val="22"/>
          <w:u w:val="single"/>
        </w:rPr>
        <w:t>RCA</w:t>
      </w:r>
      <w:r w:rsidRPr="003C2DE2">
        <w:rPr>
          <w:rFonts w:ascii="Tahoma" w:eastAsia="Arial Unicode MS" w:hAnsi="Tahoma" w:cs="Tahoma"/>
          <w:sz w:val="22"/>
          <w:szCs w:val="22"/>
        </w:rPr>
        <w:t xml:space="preserve">”), por meio da qual se aprovou a presente Emissão, incluindo </w:t>
      </w:r>
      <w:r w:rsidRPr="003C2DE2">
        <w:rPr>
          <w:rFonts w:ascii="Tahoma" w:eastAsia="Arial Unicode MS" w:hAnsi="Tahoma" w:cs="Tahoma"/>
          <w:sz w:val="22"/>
          <w:szCs w:val="22"/>
        </w:rPr>
        <w:lastRenderedPageBreak/>
        <w:t>seus termos e condições, conforme o disposto no artigo 59</w:t>
      </w:r>
      <w:r w:rsidR="00291BEE">
        <w:rPr>
          <w:rFonts w:ascii="Tahoma" w:eastAsia="Arial Unicode MS" w:hAnsi="Tahoma" w:cs="Tahoma"/>
          <w:sz w:val="22"/>
          <w:szCs w:val="22"/>
        </w:rPr>
        <w:t>, § 1º,</w:t>
      </w:r>
      <w:r w:rsidRPr="003C2DE2">
        <w:rPr>
          <w:rFonts w:ascii="Tahoma" w:eastAsia="Arial Unicode MS" w:hAnsi="Tahoma" w:cs="Tahoma"/>
          <w:sz w:val="22"/>
          <w:szCs w:val="22"/>
        </w:rPr>
        <w:t xml:space="preserve"> da Lei </w:t>
      </w:r>
      <w:r w:rsidR="00B01F55" w:rsidRPr="003C2DE2">
        <w:rPr>
          <w:rFonts w:ascii="Tahoma" w:eastAsia="Arial Unicode MS" w:hAnsi="Tahoma" w:cs="Tahoma"/>
          <w:sz w:val="22"/>
          <w:szCs w:val="22"/>
        </w:rPr>
        <w:t xml:space="preserve">nº </w:t>
      </w:r>
      <w:r w:rsidRPr="003C2DE2">
        <w:rPr>
          <w:rFonts w:ascii="Tahoma" w:eastAsia="Arial Unicode MS" w:hAnsi="Tahoma" w:cs="Tahoma"/>
          <w:sz w:val="22"/>
          <w:szCs w:val="22"/>
        </w:rPr>
        <w:t>6.404, de 15 de dezembro de 1976, conforme alterada (“</w:t>
      </w:r>
      <w:r w:rsidRPr="00BE4250">
        <w:rPr>
          <w:rFonts w:ascii="Tahoma" w:eastAsia="Arial Unicode MS" w:hAnsi="Tahoma" w:cs="Tahoma"/>
          <w:sz w:val="22"/>
          <w:szCs w:val="22"/>
          <w:u w:val="single"/>
        </w:rPr>
        <w:t>Lei das Sociedades por Ações</w:t>
      </w:r>
      <w:r w:rsidRPr="003C2DE2">
        <w:rPr>
          <w:rFonts w:ascii="Tahoma" w:eastAsia="Arial Unicode MS" w:hAnsi="Tahoma" w:cs="Tahoma"/>
          <w:sz w:val="22"/>
          <w:szCs w:val="22"/>
        </w:rPr>
        <w:t>”).</w:t>
      </w:r>
      <w:r w:rsidR="00C97985">
        <w:rPr>
          <w:rFonts w:ascii="Tahoma" w:eastAsia="Arial Unicode MS" w:hAnsi="Tahoma" w:cs="Tahoma"/>
          <w:sz w:val="22"/>
          <w:szCs w:val="22"/>
        </w:rPr>
        <w:t xml:space="preserve"> </w:t>
      </w:r>
    </w:p>
    <w:p w:rsidR="00DC3202" w:rsidRPr="003C2DE2" w:rsidRDefault="00DC3202" w:rsidP="008759F7">
      <w:pPr>
        <w:tabs>
          <w:tab w:val="left" w:pos="24"/>
          <w:tab w:val="left" w:pos="900"/>
          <w:tab w:val="left" w:pos="1418"/>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b/>
          <w:bCs/>
          <w:sz w:val="22"/>
          <w:szCs w:val="22"/>
        </w:rPr>
      </w:pPr>
      <w:bookmarkStart w:id="6" w:name="_DV_M28"/>
      <w:bookmarkEnd w:id="6"/>
    </w:p>
    <w:p w:rsidR="00C4063D" w:rsidRPr="003C2DE2" w:rsidRDefault="00291BEE" w:rsidP="00DC0DDC">
      <w:pPr>
        <w:numPr>
          <w:ilvl w:val="0"/>
          <w:numId w:val="1"/>
        </w:numPr>
        <w:ind w:left="0" w:firstLine="0"/>
        <w:jc w:val="both"/>
        <w:outlineLvl w:val="0"/>
        <w:rPr>
          <w:rFonts w:ascii="Tahoma" w:hAnsi="Tahoma" w:cs="Tahoma"/>
          <w:b/>
          <w:smallCaps/>
          <w:sz w:val="22"/>
          <w:szCs w:val="22"/>
        </w:rPr>
      </w:pPr>
      <w:bookmarkStart w:id="7" w:name="_Toc496646683"/>
      <w:r w:rsidRPr="003C2DE2">
        <w:rPr>
          <w:rFonts w:ascii="Tahoma" w:hAnsi="Tahoma" w:cs="Tahoma"/>
          <w:b/>
          <w:smallCaps/>
          <w:sz w:val="22"/>
          <w:szCs w:val="22"/>
        </w:rPr>
        <w:t>REQUISITOS DA EMISSÃO</w:t>
      </w:r>
      <w:bookmarkEnd w:id="7"/>
    </w:p>
    <w:p w:rsidR="00B255BB" w:rsidRPr="003C2DE2" w:rsidRDefault="00B255BB" w:rsidP="008759F7">
      <w:pPr>
        <w:jc w:val="both"/>
        <w:outlineLvl w:val="0"/>
        <w:rPr>
          <w:rFonts w:ascii="Tahoma" w:hAnsi="Tahoma" w:cs="Tahoma"/>
          <w:b/>
          <w:smallCaps/>
          <w:sz w:val="22"/>
          <w:szCs w:val="22"/>
        </w:rPr>
      </w:pPr>
    </w:p>
    <w:p w:rsidR="009423E8" w:rsidRPr="003C2DE2" w:rsidRDefault="00DC3202" w:rsidP="00DC0DDC">
      <w:pPr>
        <w:jc w:val="both"/>
        <w:rPr>
          <w:rFonts w:ascii="Tahoma" w:eastAsia="Arial Unicode MS" w:hAnsi="Tahoma" w:cs="Tahoma"/>
          <w:sz w:val="22"/>
          <w:szCs w:val="22"/>
        </w:rPr>
      </w:pPr>
      <w:bookmarkStart w:id="8" w:name="_DV_M29"/>
      <w:bookmarkEnd w:id="8"/>
      <w:r w:rsidRPr="003C2DE2">
        <w:rPr>
          <w:rFonts w:ascii="Tahoma" w:eastAsia="Arial Unicode MS" w:hAnsi="Tahoma" w:cs="Tahoma"/>
          <w:sz w:val="22"/>
          <w:szCs w:val="22"/>
        </w:rPr>
        <w:t>A Emissão será feita com observância dos seguintes requisitos:</w:t>
      </w:r>
    </w:p>
    <w:p w:rsidR="00D94860" w:rsidRPr="003C2DE2" w:rsidRDefault="00D94860" w:rsidP="008759F7">
      <w:pPr>
        <w:jc w:val="both"/>
        <w:rPr>
          <w:rFonts w:ascii="Tahoma" w:eastAsia="Arial Unicode MS" w:hAnsi="Tahoma" w:cs="Tahoma"/>
          <w:b/>
          <w:sz w:val="22"/>
          <w:szCs w:val="22"/>
        </w:rPr>
      </w:pPr>
    </w:p>
    <w:p w:rsidR="005E10DF" w:rsidRPr="003C2DE2" w:rsidRDefault="005E10DF" w:rsidP="008759F7">
      <w:pPr>
        <w:numPr>
          <w:ilvl w:val="1"/>
          <w:numId w:val="1"/>
        </w:numPr>
        <w:ind w:left="0" w:firstLine="709"/>
        <w:jc w:val="both"/>
        <w:rPr>
          <w:rFonts w:ascii="Tahoma" w:eastAsia="Arial Unicode MS" w:hAnsi="Tahoma" w:cs="Tahoma"/>
          <w:vanish/>
          <w:sz w:val="22"/>
          <w:szCs w:val="22"/>
          <w:u w:val="single"/>
        </w:rPr>
      </w:pPr>
      <w:r w:rsidRPr="003C2DE2">
        <w:rPr>
          <w:rFonts w:ascii="Tahoma" w:eastAsia="Arial Unicode MS" w:hAnsi="Tahoma" w:cs="Tahoma"/>
          <w:sz w:val="22"/>
          <w:szCs w:val="22"/>
          <w:u w:val="single"/>
        </w:rPr>
        <w:t>Arquivamento e Publicação das Deliberações Societárias</w:t>
      </w:r>
    </w:p>
    <w:p w:rsidR="00A046D2" w:rsidRPr="003C2DE2" w:rsidRDefault="00A046D2" w:rsidP="008759F7">
      <w:pPr>
        <w:jc w:val="both"/>
        <w:rPr>
          <w:rFonts w:ascii="Tahoma" w:hAnsi="Tahoma" w:cs="Tahoma"/>
          <w:sz w:val="22"/>
          <w:szCs w:val="22"/>
        </w:rPr>
      </w:pPr>
    </w:p>
    <w:p w:rsidR="00C040B0" w:rsidRDefault="00C040B0" w:rsidP="00E62F14">
      <w:pPr>
        <w:ind w:left="1418"/>
        <w:jc w:val="both"/>
        <w:rPr>
          <w:rFonts w:ascii="Tahoma" w:hAnsi="Tahoma" w:cs="Tahoma"/>
          <w:sz w:val="22"/>
          <w:szCs w:val="22"/>
        </w:rPr>
      </w:pPr>
    </w:p>
    <w:p w:rsidR="00CF3B05" w:rsidRPr="003C2DE2" w:rsidRDefault="00CF3B05"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O arquivamento da ata da RCA será realizado perante a JUCESP, de acordo com o disposto no artigo 62, I, da Lei das Sociedades por Ações. A ata da RCA, após o arquivamento</w:t>
      </w:r>
      <w:r w:rsidR="004257DF">
        <w:rPr>
          <w:rFonts w:ascii="Tahoma" w:hAnsi="Tahoma" w:cs="Tahoma"/>
          <w:sz w:val="22"/>
          <w:szCs w:val="22"/>
        </w:rPr>
        <w:t>,</w:t>
      </w:r>
      <w:r w:rsidRPr="003C2DE2">
        <w:rPr>
          <w:rFonts w:ascii="Tahoma" w:hAnsi="Tahoma" w:cs="Tahoma"/>
          <w:sz w:val="22"/>
          <w:szCs w:val="22"/>
        </w:rPr>
        <w:t xml:space="preserve"> será publicada no jornal “Valor Econômico” e no Diário Oficial do Estado de São Paulo, de acordo com o disposto no artigo 62, I, da Lei das Sociedades por Ações. </w:t>
      </w:r>
    </w:p>
    <w:p w:rsidR="00CF3B05" w:rsidRPr="003C2DE2" w:rsidRDefault="00CF3B05" w:rsidP="008759F7">
      <w:pPr>
        <w:ind w:firstLine="1418"/>
        <w:jc w:val="both"/>
        <w:rPr>
          <w:rFonts w:ascii="Tahoma" w:hAnsi="Tahoma" w:cs="Tahoma"/>
          <w:sz w:val="22"/>
          <w:szCs w:val="22"/>
        </w:rPr>
      </w:pPr>
    </w:p>
    <w:p w:rsidR="00CF3B05" w:rsidRPr="003C2DE2" w:rsidRDefault="00CF3B05"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Os atos societários da Emissora que eventualmente venham a ser realizados no âmbito da presente Emissão, após o registro desta Escritura, serão igualmente arquivados na JUCESP e publicados pela Emissora no jornal “Valor Econômico” e no Diário Oficial do Estado de São Paulo, conforme legislação em vigor.</w:t>
      </w:r>
    </w:p>
    <w:p w:rsidR="00CF3B05" w:rsidRPr="003C2DE2" w:rsidRDefault="00CF3B05" w:rsidP="008759F7">
      <w:pPr>
        <w:ind w:firstLine="1418"/>
        <w:jc w:val="both"/>
        <w:rPr>
          <w:rFonts w:ascii="Tahoma" w:eastAsia="Arial Unicode MS" w:hAnsi="Tahoma" w:cs="Tahoma"/>
          <w:b/>
          <w:sz w:val="22"/>
          <w:szCs w:val="22"/>
        </w:rPr>
      </w:pPr>
    </w:p>
    <w:p w:rsidR="003E397A" w:rsidRPr="003C2DE2" w:rsidRDefault="003E397A" w:rsidP="008759F7">
      <w:pPr>
        <w:numPr>
          <w:ilvl w:val="2"/>
          <w:numId w:val="1"/>
        </w:numPr>
        <w:ind w:left="0" w:firstLine="1418"/>
        <w:jc w:val="both"/>
        <w:rPr>
          <w:rFonts w:ascii="Tahoma" w:eastAsia="Arial Unicode MS" w:hAnsi="Tahoma" w:cs="Tahoma"/>
          <w:sz w:val="22"/>
          <w:szCs w:val="22"/>
        </w:rPr>
      </w:pPr>
      <w:bookmarkStart w:id="9" w:name="_DV_M31"/>
      <w:bookmarkEnd w:id="9"/>
      <w:r w:rsidRPr="003C2DE2">
        <w:rPr>
          <w:rFonts w:ascii="Tahoma" w:hAnsi="Tahoma" w:cs="Tahoma"/>
          <w:sz w:val="22"/>
          <w:szCs w:val="22"/>
        </w:rPr>
        <w:t>A Emissora compromete</w:t>
      </w:r>
      <w:r w:rsidR="00C70DAE" w:rsidRPr="003C2DE2">
        <w:rPr>
          <w:rFonts w:ascii="Tahoma" w:hAnsi="Tahoma" w:cs="Tahoma"/>
          <w:sz w:val="22"/>
          <w:szCs w:val="22"/>
        </w:rPr>
        <w:t>-se</w:t>
      </w:r>
      <w:r w:rsidRPr="003C2DE2">
        <w:rPr>
          <w:rFonts w:ascii="Tahoma" w:hAnsi="Tahoma" w:cs="Tahoma"/>
          <w:sz w:val="22"/>
          <w:szCs w:val="22"/>
        </w:rPr>
        <w:t xml:space="preserve"> a</w:t>
      </w:r>
      <w:r w:rsidR="005F1496" w:rsidRPr="003C2DE2">
        <w:rPr>
          <w:rFonts w:ascii="Tahoma" w:hAnsi="Tahoma" w:cs="Tahoma"/>
          <w:sz w:val="22"/>
          <w:szCs w:val="22"/>
        </w:rPr>
        <w:t xml:space="preserve"> enviar à </w:t>
      </w:r>
      <w:r w:rsidR="000A5731">
        <w:rPr>
          <w:rFonts w:ascii="Tahoma" w:hAnsi="Tahoma" w:cs="Tahoma"/>
          <w:sz w:val="22"/>
          <w:szCs w:val="22"/>
        </w:rPr>
        <w:t>Debenturista</w:t>
      </w:r>
      <w:r w:rsidR="005F1496" w:rsidRPr="003C2DE2">
        <w:rPr>
          <w:rFonts w:ascii="Tahoma" w:hAnsi="Tahoma" w:cs="Tahoma"/>
          <w:sz w:val="22"/>
          <w:szCs w:val="22"/>
        </w:rPr>
        <w:t xml:space="preserve">, ou </w:t>
      </w:r>
      <w:r w:rsidR="00B744F1" w:rsidRPr="003C2DE2">
        <w:rPr>
          <w:rFonts w:ascii="Tahoma" w:hAnsi="Tahoma" w:cs="Tahoma"/>
          <w:sz w:val="22"/>
          <w:szCs w:val="22"/>
        </w:rPr>
        <w:t>a</w:t>
      </w:r>
      <w:r w:rsidR="005F1496" w:rsidRPr="003C2DE2">
        <w:rPr>
          <w:rFonts w:ascii="Tahoma" w:hAnsi="Tahoma" w:cs="Tahoma"/>
          <w:sz w:val="22"/>
          <w:szCs w:val="22"/>
        </w:rPr>
        <w:t xml:space="preserve"> quem vier sucedê-la na qualidade de titular das Debêntures,</w:t>
      </w:r>
      <w:r w:rsidRPr="003C2DE2">
        <w:rPr>
          <w:rFonts w:ascii="Tahoma" w:hAnsi="Tahoma" w:cs="Tahoma"/>
          <w:sz w:val="22"/>
          <w:szCs w:val="22"/>
        </w:rPr>
        <w:t xml:space="preserve"> e ao Agente Fiduciário 1 (uma) </w:t>
      </w:r>
      <w:r w:rsidR="00B01F55" w:rsidRPr="003C2DE2">
        <w:rPr>
          <w:rFonts w:ascii="Tahoma" w:hAnsi="Tahoma" w:cs="Tahoma"/>
          <w:sz w:val="22"/>
          <w:szCs w:val="22"/>
        </w:rPr>
        <w:t>cópia autenticada</w:t>
      </w:r>
      <w:r w:rsidR="006A7676" w:rsidRPr="003C2DE2">
        <w:rPr>
          <w:rFonts w:ascii="Tahoma" w:hAnsi="Tahoma" w:cs="Tahoma"/>
          <w:sz w:val="22"/>
          <w:szCs w:val="22"/>
        </w:rPr>
        <w:t xml:space="preserve"> </w:t>
      </w:r>
      <w:r w:rsidRPr="003C2DE2">
        <w:rPr>
          <w:rFonts w:ascii="Tahoma" w:hAnsi="Tahoma" w:cs="Tahoma"/>
          <w:sz w:val="22"/>
          <w:szCs w:val="22"/>
        </w:rPr>
        <w:t>da ata da RCA devidamente registrada na JUCESP, tempestivamente após o referido registro, sendo certo que o arquivamento da ata de RCA na JUCESP será condição essencial</w:t>
      </w:r>
      <w:r w:rsidRPr="003C2DE2">
        <w:rPr>
          <w:rFonts w:ascii="Tahoma" w:eastAsia="Arial Unicode MS" w:hAnsi="Tahoma" w:cs="Tahoma"/>
          <w:sz w:val="22"/>
          <w:szCs w:val="22"/>
        </w:rPr>
        <w:t xml:space="preserve"> para a integralização das Debêntures</w:t>
      </w:r>
      <w:r w:rsidR="005C34B3" w:rsidRPr="003C2DE2">
        <w:rPr>
          <w:rFonts w:ascii="Tahoma" w:eastAsia="Arial Unicode MS" w:hAnsi="Tahoma" w:cs="Tahoma"/>
          <w:sz w:val="22"/>
          <w:szCs w:val="22"/>
        </w:rPr>
        <w:t>.</w:t>
      </w:r>
    </w:p>
    <w:p w:rsidR="003E397A" w:rsidRPr="003C2DE2" w:rsidRDefault="003E397A" w:rsidP="008759F7">
      <w:pPr>
        <w:pStyle w:val="Recuodecorpodetexto"/>
        <w:shd w:val="clear" w:color="auto" w:fill="auto"/>
        <w:tabs>
          <w:tab w:val="clear" w:pos="360"/>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0" w:firstLine="0"/>
        <w:rPr>
          <w:rFonts w:ascii="Tahoma" w:hAnsi="Tahoma" w:cs="Tahoma"/>
          <w:b/>
          <w:bCs/>
          <w:color w:val="auto"/>
          <w:szCs w:val="22"/>
        </w:rPr>
      </w:pPr>
    </w:p>
    <w:p w:rsidR="00DC3202" w:rsidRPr="003C2DE2" w:rsidRDefault="006D7130" w:rsidP="008759F7">
      <w:pPr>
        <w:numPr>
          <w:ilvl w:val="1"/>
          <w:numId w:val="1"/>
        </w:numPr>
        <w:ind w:left="0" w:firstLine="709"/>
        <w:jc w:val="both"/>
        <w:rPr>
          <w:rFonts w:ascii="Tahoma" w:eastAsia="Arial Unicode MS" w:hAnsi="Tahoma" w:cs="Tahoma"/>
          <w:bCs/>
          <w:sz w:val="22"/>
          <w:szCs w:val="22"/>
          <w:u w:val="single"/>
        </w:rPr>
      </w:pPr>
      <w:r w:rsidRPr="003C2DE2">
        <w:rPr>
          <w:rFonts w:ascii="Tahoma" w:eastAsia="Arial Unicode MS" w:hAnsi="Tahoma" w:cs="Tahoma"/>
          <w:bCs/>
          <w:sz w:val="22"/>
          <w:szCs w:val="22"/>
          <w:u w:val="single"/>
        </w:rPr>
        <w:t>Arquivamento</w:t>
      </w:r>
      <w:r w:rsidRPr="003C2DE2">
        <w:rPr>
          <w:rFonts w:ascii="Tahoma" w:eastAsia="Arial Unicode MS" w:hAnsi="Tahoma" w:cs="Tahoma"/>
          <w:sz w:val="22"/>
          <w:szCs w:val="22"/>
          <w:u w:val="single"/>
        </w:rPr>
        <w:t xml:space="preserve"> </w:t>
      </w:r>
      <w:r w:rsidR="00DC3202" w:rsidRPr="003C2DE2">
        <w:rPr>
          <w:rFonts w:ascii="Tahoma" w:eastAsia="Arial Unicode MS" w:hAnsi="Tahoma" w:cs="Tahoma"/>
          <w:sz w:val="22"/>
          <w:szCs w:val="22"/>
          <w:u w:val="single"/>
        </w:rPr>
        <w:t>da Escritura</w:t>
      </w:r>
    </w:p>
    <w:p w:rsidR="004A0A19" w:rsidRPr="003C2DE2" w:rsidRDefault="004A0A19" w:rsidP="008759F7">
      <w:pPr>
        <w:pStyle w:val="Recuodecorpodetexto"/>
        <w:shd w:val="clear" w:color="auto" w:fill="auto"/>
        <w:spacing w:after="0" w:line="240" w:lineRule="auto"/>
        <w:ind w:left="0" w:firstLine="0"/>
        <w:rPr>
          <w:rFonts w:ascii="Tahoma" w:hAnsi="Tahoma" w:cs="Tahoma"/>
          <w:color w:val="auto"/>
          <w:szCs w:val="22"/>
        </w:rPr>
      </w:pPr>
      <w:bookmarkStart w:id="10" w:name="_DV_M35"/>
      <w:bookmarkEnd w:id="10"/>
    </w:p>
    <w:p w:rsidR="00DC3202" w:rsidRPr="003C2DE2" w:rsidRDefault="00DC3202"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A presente Escritura e </w:t>
      </w:r>
      <w:r w:rsidR="00521F3F" w:rsidRPr="003C2DE2">
        <w:rPr>
          <w:rFonts w:ascii="Tahoma" w:hAnsi="Tahoma" w:cs="Tahoma"/>
          <w:sz w:val="22"/>
          <w:szCs w:val="22"/>
        </w:rPr>
        <w:t>seus</w:t>
      </w:r>
      <w:r w:rsidRPr="003C2DE2">
        <w:rPr>
          <w:rFonts w:ascii="Tahoma" w:hAnsi="Tahoma" w:cs="Tahoma"/>
          <w:sz w:val="22"/>
          <w:szCs w:val="22"/>
        </w:rPr>
        <w:t xml:space="preserve"> aditamentos serão </w:t>
      </w:r>
      <w:r w:rsidR="002F45FA" w:rsidRPr="003C2DE2">
        <w:rPr>
          <w:rFonts w:ascii="Tahoma" w:hAnsi="Tahoma" w:cs="Tahoma"/>
          <w:sz w:val="22"/>
          <w:szCs w:val="22"/>
        </w:rPr>
        <w:t xml:space="preserve">arquivados </w:t>
      </w:r>
      <w:r w:rsidRPr="003C2DE2">
        <w:rPr>
          <w:rFonts w:ascii="Tahoma" w:hAnsi="Tahoma" w:cs="Tahoma"/>
          <w:sz w:val="22"/>
          <w:szCs w:val="22"/>
        </w:rPr>
        <w:t xml:space="preserve">na </w:t>
      </w:r>
      <w:bookmarkStart w:id="11" w:name="_DV_C54"/>
      <w:r w:rsidR="00836B8E" w:rsidRPr="003C2DE2">
        <w:rPr>
          <w:rFonts w:ascii="Tahoma" w:hAnsi="Tahoma" w:cs="Tahoma"/>
          <w:sz w:val="22"/>
          <w:szCs w:val="22"/>
        </w:rPr>
        <w:t>JUCESP</w:t>
      </w:r>
      <w:r w:rsidRPr="003C2DE2">
        <w:rPr>
          <w:rFonts w:ascii="Tahoma" w:hAnsi="Tahoma" w:cs="Tahoma"/>
          <w:sz w:val="22"/>
          <w:szCs w:val="22"/>
        </w:rPr>
        <w:t>, de acordo com o disposto no artigo 62, II</w:t>
      </w:r>
      <w:r w:rsidR="001E3D2B" w:rsidRPr="003C2DE2">
        <w:rPr>
          <w:rFonts w:ascii="Tahoma" w:hAnsi="Tahoma" w:cs="Tahoma"/>
          <w:sz w:val="22"/>
          <w:szCs w:val="22"/>
        </w:rPr>
        <w:t xml:space="preserve"> e parágrafo 3º</w:t>
      </w:r>
      <w:r w:rsidRPr="003C2DE2">
        <w:rPr>
          <w:rFonts w:ascii="Tahoma" w:hAnsi="Tahoma" w:cs="Tahoma"/>
          <w:sz w:val="22"/>
          <w:szCs w:val="22"/>
        </w:rPr>
        <w:t xml:space="preserve">, da Lei </w:t>
      </w:r>
      <w:bookmarkEnd w:id="11"/>
      <w:r w:rsidRPr="003C2DE2">
        <w:rPr>
          <w:rFonts w:ascii="Tahoma" w:hAnsi="Tahoma" w:cs="Tahoma"/>
          <w:sz w:val="22"/>
          <w:szCs w:val="22"/>
        </w:rPr>
        <w:t>das Sociedades por Ações.</w:t>
      </w:r>
    </w:p>
    <w:p w:rsidR="00FF2030" w:rsidRPr="003C2DE2" w:rsidRDefault="00FF2030" w:rsidP="008759F7">
      <w:pPr>
        <w:jc w:val="both"/>
        <w:rPr>
          <w:rFonts w:ascii="Tahoma" w:hAnsi="Tahoma" w:cs="Tahoma"/>
          <w:sz w:val="22"/>
          <w:szCs w:val="22"/>
        </w:rPr>
      </w:pPr>
    </w:p>
    <w:p w:rsidR="00F04EB1" w:rsidRPr="003C2DE2" w:rsidRDefault="00F04EB1" w:rsidP="008759F7">
      <w:pPr>
        <w:numPr>
          <w:ilvl w:val="2"/>
          <w:numId w:val="1"/>
        </w:numPr>
        <w:ind w:left="0" w:firstLine="1418"/>
        <w:jc w:val="both"/>
        <w:rPr>
          <w:rFonts w:ascii="Tahoma" w:eastAsia="Arial Unicode MS" w:hAnsi="Tahoma" w:cs="Tahoma"/>
          <w:sz w:val="22"/>
          <w:szCs w:val="22"/>
        </w:rPr>
      </w:pPr>
      <w:r w:rsidRPr="003C2DE2">
        <w:rPr>
          <w:rFonts w:ascii="Tahoma" w:hAnsi="Tahoma" w:cs="Tahoma"/>
          <w:sz w:val="22"/>
          <w:szCs w:val="22"/>
        </w:rPr>
        <w:t>A Emissora compromete</w:t>
      </w:r>
      <w:r w:rsidR="00C70DAE" w:rsidRPr="003C2DE2">
        <w:rPr>
          <w:rFonts w:ascii="Tahoma" w:hAnsi="Tahoma" w:cs="Tahoma"/>
          <w:sz w:val="22"/>
          <w:szCs w:val="22"/>
        </w:rPr>
        <w:t>-se</w:t>
      </w:r>
      <w:r w:rsidRPr="003C2DE2">
        <w:rPr>
          <w:rFonts w:ascii="Tahoma" w:hAnsi="Tahoma" w:cs="Tahoma"/>
          <w:sz w:val="22"/>
          <w:szCs w:val="22"/>
        </w:rPr>
        <w:t xml:space="preserve"> a enviar </w:t>
      </w:r>
      <w:r w:rsidR="006E6714" w:rsidRPr="003C2DE2">
        <w:rPr>
          <w:rFonts w:ascii="Tahoma" w:hAnsi="Tahoma" w:cs="Tahoma"/>
          <w:sz w:val="22"/>
          <w:szCs w:val="22"/>
        </w:rPr>
        <w:t xml:space="preserve">à </w:t>
      </w:r>
      <w:r w:rsidR="00D35802" w:rsidRPr="003C2DE2">
        <w:rPr>
          <w:rFonts w:ascii="Tahoma" w:hAnsi="Tahoma" w:cs="Tahoma"/>
          <w:sz w:val="22"/>
          <w:szCs w:val="22"/>
        </w:rPr>
        <w:t>Debenturista</w:t>
      </w:r>
      <w:r w:rsidR="004655B7" w:rsidRPr="003C2DE2">
        <w:rPr>
          <w:rFonts w:ascii="Tahoma" w:hAnsi="Tahoma" w:cs="Tahoma"/>
          <w:sz w:val="22"/>
          <w:szCs w:val="22"/>
        </w:rPr>
        <w:t xml:space="preserve"> </w:t>
      </w:r>
      <w:r w:rsidR="00EC6F1A" w:rsidRPr="003C2DE2">
        <w:rPr>
          <w:rFonts w:ascii="Tahoma" w:hAnsi="Tahoma" w:cs="Tahoma"/>
          <w:sz w:val="22"/>
          <w:szCs w:val="22"/>
        </w:rPr>
        <w:t xml:space="preserve">e ao Agente Fiduciário </w:t>
      </w:r>
      <w:r w:rsidRPr="003C2DE2">
        <w:rPr>
          <w:rFonts w:ascii="Tahoma" w:hAnsi="Tahoma" w:cs="Tahoma"/>
          <w:sz w:val="22"/>
          <w:szCs w:val="22"/>
        </w:rPr>
        <w:t xml:space="preserve">1 (uma) via original desta Escritura e eventuais aditamentos, devidamente registrados na </w:t>
      </w:r>
      <w:r w:rsidR="00836B8E" w:rsidRPr="003C2DE2">
        <w:rPr>
          <w:rFonts w:ascii="Tahoma" w:hAnsi="Tahoma" w:cs="Tahoma"/>
          <w:sz w:val="22"/>
          <w:szCs w:val="22"/>
        </w:rPr>
        <w:t>JUCESP</w:t>
      </w:r>
      <w:r w:rsidRPr="003C2DE2">
        <w:rPr>
          <w:rFonts w:ascii="Tahoma" w:hAnsi="Tahoma" w:cs="Tahoma"/>
          <w:sz w:val="22"/>
          <w:szCs w:val="22"/>
        </w:rPr>
        <w:t xml:space="preserve">, tempestivamente após o referido registro, sendo certo que o </w:t>
      </w:r>
      <w:r w:rsidR="006D7130" w:rsidRPr="003C2DE2">
        <w:rPr>
          <w:rFonts w:ascii="Tahoma" w:hAnsi="Tahoma" w:cs="Tahoma"/>
          <w:sz w:val="22"/>
          <w:szCs w:val="22"/>
        </w:rPr>
        <w:t>arquivamento</w:t>
      </w:r>
      <w:r w:rsidRPr="003C2DE2">
        <w:rPr>
          <w:rFonts w:ascii="Tahoma" w:hAnsi="Tahoma" w:cs="Tahoma"/>
          <w:sz w:val="22"/>
          <w:szCs w:val="22"/>
        </w:rPr>
        <w:t xml:space="preserve"> da presente Escritura</w:t>
      </w:r>
      <w:r w:rsidR="006D7130" w:rsidRPr="003C2DE2">
        <w:rPr>
          <w:rFonts w:ascii="Tahoma" w:hAnsi="Tahoma" w:cs="Tahoma"/>
          <w:sz w:val="22"/>
          <w:szCs w:val="22"/>
        </w:rPr>
        <w:t xml:space="preserve"> na </w:t>
      </w:r>
      <w:r w:rsidR="00836B8E" w:rsidRPr="003C2DE2">
        <w:rPr>
          <w:rFonts w:ascii="Tahoma" w:hAnsi="Tahoma" w:cs="Tahoma"/>
          <w:sz w:val="22"/>
          <w:szCs w:val="22"/>
        </w:rPr>
        <w:t xml:space="preserve">JUCESP </w:t>
      </w:r>
      <w:r w:rsidRPr="003C2DE2">
        <w:rPr>
          <w:rFonts w:ascii="Tahoma" w:hAnsi="Tahoma" w:cs="Tahoma"/>
          <w:sz w:val="22"/>
          <w:szCs w:val="22"/>
        </w:rPr>
        <w:t>será condição essencial</w:t>
      </w:r>
      <w:r w:rsidRPr="003C2DE2">
        <w:rPr>
          <w:rFonts w:ascii="Tahoma" w:eastAsia="Arial Unicode MS" w:hAnsi="Tahoma" w:cs="Tahoma"/>
          <w:sz w:val="22"/>
          <w:szCs w:val="22"/>
        </w:rPr>
        <w:t xml:space="preserve"> para a integralização das Debêntures</w:t>
      </w:r>
      <w:r w:rsidR="00F20072" w:rsidRPr="003C2DE2">
        <w:rPr>
          <w:rFonts w:ascii="Tahoma" w:eastAsia="Arial Unicode MS" w:hAnsi="Tahoma" w:cs="Tahoma"/>
          <w:sz w:val="22"/>
          <w:szCs w:val="22"/>
        </w:rPr>
        <w:t>.</w:t>
      </w:r>
    </w:p>
    <w:p w:rsidR="003E397A" w:rsidRPr="003C2DE2" w:rsidRDefault="003E397A" w:rsidP="008759F7">
      <w:pPr>
        <w:tabs>
          <w:tab w:val="left" w:pos="24"/>
          <w:tab w:val="left" w:pos="900"/>
          <w:tab w:val="left" w:pos="1418"/>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b/>
          <w:bCs/>
          <w:sz w:val="22"/>
          <w:szCs w:val="22"/>
        </w:rPr>
      </w:pPr>
    </w:p>
    <w:p w:rsidR="00915B50" w:rsidRPr="003C2DE2" w:rsidRDefault="00915B50" w:rsidP="008759F7">
      <w:pPr>
        <w:numPr>
          <w:ilvl w:val="1"/>
          <w:numId w:val="1"/>
        </w:numPr>
        <w:ind w:left="0" w:firstLine="709"/>
        <w:jc w:val="both"/>
        <w:rPr>
          <w:rFonts w:ascii="Tahoma" w:eastAsia="Arial Unicode MS" w:hAnsi="Tahoma" w:cs="Tahoma"/>
          <w:bCs/>
          <w:sz w:val="22"/>
          <w:szCs w:val="22"/>
          <w:u w:val="single"/>
        </w:rPr>
      </w:pPr>
      <w:bookmarkStart w:id="12" w:name="_DV_M37"/>
      <w:bookmarkStart w:id="13" w:name="_DV_M42"/>
      <w:bookmarkEnd w:id="12"/>
      <w:bookmarkEnd w:id="13"/>
      <w:r w:rsidRPr="003C2DE2">
        <w:rPr>
          <w:rFonts w:ascii="Tahoma" w:eastAsia="Arial Unicode MS" w:hAnsi="Tahoma" w:cs="Tahoma"/>
          <w:bCs/>
          <w:sz w:val="22"/>
          <w:szCs w:val="22"/>
          <w:u w:val="single"/>
        </w:rPr>
        <w:t>Registro para Distribuição, Negociação, Custódia Eletrônica e Liquidação</w:t>
      </w:r>
    </w:p>
    <w:p w:rsidR="00915B50" w:rsidRPr="003C2DE2" w:rsidRDefault="00915B50" w:rsidP="008759F7">
      <w:pPr>
        <w:pStyle w:val="Recuodecorpodetexto"/>
        <w:spacing w:after="0" w:line="240" w:lineRule="auto"/>
        <w:ind w:left="0"/>
        <w:rPr>
          <w:rFonts w:ascii="Tahoma" w:hAnsi="Tahoma" w:cs="Tahoma"/>
          <w:color w:val="auto"/>
          <w:szCs w:val="22"/>
        </w:rPr>
      </w:pPr>
    </w:p>
    <w:p w:rsidR="00915B50" w:rsidRPr="003C2DE2" w:rsidRDefault="00915B50" w:rsidP="008759F7">
      <w:pPr>
        <w:numPr>
          <w:ilvl w:val="2"/>
          <w:numId w:val="1"/>
        </w:numPr>
        <w:ind w:left="0" w:firstLine="1418"/>
        <w:jc w:val="both"/>
        <w:rPr>
          <w:rFonts w:ascii="Tahoma" w:eastAsia="Arial Unicode MS" w:hAnsi="Tahoma" w:cs="Tahoma"/>
          <w:sz w:val="22"/>
          <w:szCs w:val="22"/>
        </w:rPr>
      </w:pPr>
      <w:bookmarkStart w:id="14" w:name="_Ref429508316"/>
      <w:r w:rsidRPr="003C2DE2">
        <w:rPr>
          <w:rFonts w:ascii="Tahoma" w:eastAsia="Arial Unicode MS" w:hAnsi="Tahoma" w:cs="Tahoma"/>
          <w:sz w:val="22"/>
          <w:szCs w:val="22"/>
        </w:rPr>
        <w:t>As Debêntures não serão registradas para distribuição no mercado primário, negociação no mercado secundário, custódia eletrônica ou liquidação em qualquer mercado organizado.</w:t>
      </w:r>
      <w:bookmarkEnd w:id="14"/>
    </w:p>
    <w:p w:rsidR="00915B50" w:rsidRPr="003C2DE2" w:rsidRDefault="00915B50" w:rsidP="008759F7">
      <w:pPr>
        <w:pStyle w:val="Recuodecorpodetexto"/>
        <w:spacing w:after="0" w:line="240" w:lineRule="auto"/>
        <w:ind w:left="0"/>
        <w:rPr>
          <w:rFonts w:ascii="Tahoma" w:hAnsi="Tahoma" w:cs="Tahoma"/>
          <w:color w:val="auto"/>
          <w:szCs w:val="22"/>
        </w:rPr>
      </w:pPr>
    </w:p>
    <w:p w:rsidR="00915B50" w:rsidRPr="003C2DE2" w:rsidRDefault="00915B50" w:rsidP="008759F7">
      <w:pPr>
        <w:numPr>
          <w:ilvl w:val="1"/>
          <w:numId w:val="1"/>
        </w:numPr>
        <w:ind w:left="0" w:firstLine="709"/>
        <w:jc w:val="both"/>
        <w:rPr>
          <w:rFonts w:ascii="Tahoma" w:eastAsia="Arial Unicode MS" w:hAnsi="Tahoma" w:cs="Tahoma"/>
          <w:bCs/>
          <w:sz w:val="22"/>
          <w:szCs w:val="22"/>
          <w:u w:val="single"/>
        </w:rPr>
      </w:pPr>
      <w:r w:rsidRPr="003C2DE2">
        <w:rPr>
          <w:rFonts w:ascii="Tahoma" w:eastAsia="Arial Unicode MS" w:hAnsi="Tahoma" w:cs="Tahoma"/>
          <w:bCs/>
          <w:sz w:val="22"/>
          <w:szCs w:val="22"/>
          <w:u w:val="single"/>
        </w:rPr>
        <w:t>Inexigibilidade de Registro na CVM e na Associação Brasileira das Entidades dos Mercados Financeiro e de Capitais (“ANBIMA”)</w:t>
      </w:r>
    </w:p>
    <w:p w:rsidR="00915B50" w:rsidRPr="003C2DE2" w:rsidRDefault="00915B50" w:rsidP="008759F7">
      <w:pPr>
        <w:pStyle w:val="Recuodecorpodetexto"/>
        <w:spacing w:after="0" w:line="240" w:lineRule="auto"/>
        <w:ind w:left="0"/>
        <w:rPr>
          <w:rFonts w:ascii="Tahoma" w:hAnsi="Tahoma" w:cs="Tahoma"/>
          <w:color w:val="auto"/>
          <w:szCs w:val="22"/>
        </w:rPr>
      </w:pPr>
    </w:p>
    <w:p w:rsidR="00915B50" w:rsidRPr="003C2DE2" w:rsidRDefault="00915B50" w:rsidP="008759F7">
      <w:pPr>
        <w:numPr>
          <w:ilvl w:val="2"/>
          <w:numId w:val="1"/>
        </w:numPr>
        <w:ind w:left="0" w:firstLine="1418"/>
        <w:jc w:val="both"/>
        <w:rPr>
          <w:rFonts w:ascii="Tahoma" w:eastAsia="Arial Unicode MS" w:hAnsi="Tahoma" w:cs="Tahoma"/>
          <w:sz w:val="22"/>
          <w:szCs w:val="22"/>
        </w:rPr>
      </w:pPr>
      <w:r w:rsidRPr="003C2DE2">
        <w:rPr>
          <w:rFonts w:ascii="Tahoma" w:eastAsia="Arial Unicode MS" w:hAnsi="Tahoma" w:cs="Tahoma"/>
          <w:sz w:val="22"/>
          <w:szCs w:val="22"/>
        </w:rPr>
        <w:t xml:space="preserve">A Emissão não será objeto de registro perante a CVM ou perante a ANBIMA, uma vez que as Debêntures serão objeto de colocação privada, sem </w:t>
      </w:r>
      <w:r w:rsidRPr="003C2DE2">
        <w:rPr>
          <w:rFonts w:ascii="Tahoma" w:eastAsia="Arial Unicode MS" w:hAnsi="Tahoma" w:cs="Tahoma"/>
          <w:b/>
          <w:sz w:val="22"/>
          <w:szCs w:val="22"/>
        </w:rPr>
        <w:t>(a)</w:t>
      </w:r>
      <w:r w:rsidRPr="003C2DE2">
        <w:rPr>
          <w:rFonts w:ascii="Tahoma" w:eastAsia="Arial Unicode MS" w:hAnsi="Tahoma" w:cs="Tahoma"/>
          <w:sz w:val="22"/>
          <w:szCs w:val="22"/>
        </w:rPr>
        <w:t xml:space="preserve"> a intermediação de instituições integrantes do sistema de distribuição de valores mobiliários; ou </w:t>
      </w:r>
      <w:r w:rsidRPr="003C2DE2">
        <w:rPr>
          <w:rFonts w:ascii="Tahoma" w:eastAsia="Arial Unicode MS" w:hAnsi="Tahoma" w:cs="Tahoma"/>
          <w:b/>
          <w:sz w:val="22"/>
          <w:szCs w:val="22"/>
        </w:rPr>
        <w:t>(b)</w:t>
      </w:r>
      <w:r w:rsidRPr="003C2DE2">
        <w:rPr>
          <w:rFonts w:ascii="Tahoma" w:eastAsia="Arial Unicode MS" w:hAnsi="Tahoma" w:cs="Tahoma"/>
          <w:sz w:val="22"/>
          <w:szCs w:val="22"/>
        </w:rPr>
        <w:t xml:space="preserve"> qualquer esforço de venda perante investidores indeterminados.</w:t>
      </w:r>
    </w:p>
    <w:p w:rsidR="002868DA" w:rsidRPr="003C2DE2" w:rsidRDefault="002868DA" w:rsidP="008759F7">
      <w:pPr>
        <w:tabs>
          <w:tab w:val="left" w:pos="900"/>
          <w:tab w:val="left" w:pos="1418"/>
          <w:tab w:val="left" w:pos="2700"/>
          <w:tab w:val="left" w:pos="3600"/>
          <w:tab w:val="left" w:pos="4500"/>
          <w:tab w:val="left" w:pos="5400"/>
          <w:tab w:val="left" w:pos="6300"/>
          <w:tab w:val="left" w:pos="7200"/>
          <w:tab w:val="left" w:pos="8100"/>
          <w:tab w:val="left" w:pos="9000"/>
        </w:tabs>
        <w:ind w:hanging="900"/>
        <w:jc w:val="both"/>
        <w:rPr>
          <w:rFonts w:ascii="Tahoma" w:eastAsia="Arial Unicode MS" w:hAnsi="Tahoma" w:cs="Tahoma"/>
          <w:bCs/>
          <w:sz w:val="22"/>
          <w:szCs w:val="22"/>
        </w:rPr>
      </w:pPr>
    </w:p>
    <w:p w:rsidR="00DC3202" w:rsidRPr="003C2DE2" w:rsidRDefault="000F4ADB" w:rsidP="008759F7">
      <w:pPr>
        <w:numPr>
          <w:ilvl w:val="0"/>
          <w:numId w:val="1"/>
        </w:numPr>
        <w:ind w:left="0" w:firstLine="0"/>
        <w:jc w:val="both"/>
        <w:outlineLvl w:val="0"/>
        <w:rPr>
          <w:rFonts w:ascii="Tahoma" w:hAnsi="Tahoma" w:cs="Tahoma"/>
          <w:b/>
          <w:smallCaps/>
          <w:sz w:val="22"/>
          <w:szCs w:val="22"/>
        </w:rPr>
      </w:pPr>
      <w:bookmarkStart w:id="15" w:name="_DV_M43"/>
      <w:bookmarkStart w:id="16" w:name="_Toc496646684"/>
      <w:bookmarkEnd w:id="15"/>
      <w:r w:rsidRPr="003C2DE2">
        <w:rPr>
          <w:rFonts w:ascii="Tahoma" w:hAnsi="Tahoma" w:cs="Tahoma"/>
          <w:b/>
          <w:smallCaps/>
          <w:sz w:val="22"/>
          <w:szCs w:val="22"/>
        </w:rPr>
        <w:t>CARACTERÍSTICAS DA EMISSÃO</w:t>
      </w:r>
      <w:bookmarkStart w:id="17" w:name="_DV_M52"/>
      <w:bookmarkEnd w:id="16"/>
      <w:bookmarkEnd w:id="17"/>
    </w:p>
    <w:p w:rsidR="004A0A19" w:rsidRPr="003C2DE2" w:rsidRDefault="004A0A19" w:rsidP="008759F7">
      <w:pPr>
        <w:jc w:val="both"/>
        <w:rPr>
          <w:rFonts w:ascii="Tahoma" w:eastAsia="Arial Unicode MS" w:hAnsi="Tahoma" w:cs="Tahoma"/>
          <w:b/>
          <w:bCs/>
          <w:sz w:val="22"/>
          <w:szCs w:val="22"/>
        </w:rPr>
      </w:pPr>
    </w:p>
    <w:p w:rsidR="00DC3202" w:rsidRPr="003C2DE2" w:rsidRDefault="00DC3202" w:rsidP="008759F7">
      <w:pPr>
        <w:numPr>
          <w:ilvl w:val="1"/>
          <w:numId w:val="1"/>
        </w:numPr>
        <w:ind w:left="0" w:firstLine="709"/>
        <w:jc w:val="both"/>
        <w:rPr>
          <w:rFonts w:ascii="Tahoma" w:eastAsia="Arial Unicode MS" w:hAnsi="Tahoma" w:cs="Tahoma"/>
          <w:bCs/>
          <w:sz w:val="22"/>
          <w:szCs w:val="22"/>
          <w:u w:val="single"/>
        </w:rPr>
      </w:pPr>
      <w:r w:rsidRPr="003C2DE2">
        <w:rPr>
          <w:rFonts w:ascii="Tahoma" w:eastAsia="Arial Unicode MS" w:hAnsi="Tahoma" w:cs="Tahoma"/>
          <w:bCs/>
          <w:sz w:val="22"/>
          <w:szCs w:val="22"/>
          <w:u w:val="single"/>
        </w:rPr>
        <w:t>Objeto</w:t>
      </w:r>
      <w:r w:rsidRPr="003C2DE2">
        <w:rPr>
          <w:rFonts w:ascii="Tahoma" w:eastAsia="Arial Unicode MS" w:hAnsi="Tahoma" w:cs="Tahoma"/>
          <w:sz w:val="22"/>
          <w:szCs w:val="22"/>
          <w:u w:val="single"/>
        </w:rPr>
        <w:t xml:space="preserve"> Social da Emissora</w:t>
      </w:r>
    </w:p>
    <w:p w:rsidR="004A0A19" w:rsidRPr="003C2DE2" w:rsidRDefault="004A0A19" w:rsidP="008759F7">
      <w:pPr>
        <w:tabs>
          <w:tab w:val="left" w:pos="0"/>
        </w:tabs>
        <w:jc w:val="both"/>
        <w:rPr>
          <w:rFonts w:ascii="Tahoma" w:hAnsi="Tahoma" w:cs="Tahoma"/>
          <w:sz w:val="22"/>
          <w:szCs w:val="22"/>
          <w:u w:val="single"/>
        </w:rPr>
      </w:pPr>
    </w:p>
    <w:p w:rsidR="009A5EC7" w:rsidRPr="003C2DE2" w:rsidRDefault="00DC3202"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A Emissora tem por objeto social</w:t>
      </w:r>
      <w:r w:rsidR="00017430" w:rsidRPr="003C2DE2">
        <w:rPr>
          <w:rFonts w:ascii="Tahoma" w:hAnsi="Tahoma" w:cs="Tahoma"/>
          <w:sz w:val="22"/>
          <w:szCs w:val="22"/>
        </w:rPr>
        <w:t>, nos termos do art. </w:t>
      </w:r>
      <w:r w:rsidR="0082518E" w:rsidRPr="003C2DE2">
        <w:rPr>
          <w:rFonts w:ascii="Tahoma" w:hAnsi="Tahoma" w:cs="Tahoma"/>
          <w:sz w:val="22"/>
          <w:szCs w:val="22"/>
        </w:rPr>
        <w:t>3º</w:t>
      </w:r>
      <w:r w:rsidR="00017430" w:rsidRPr="003C2DE2">
        <w:rPr>
          <w:rFonts w:ascii="Tahoma" w:hAnsi="Tahoma" w:cs="Tahoma"/>
          <w:sz w:val="22"/>
          <w:szCs w:val="22"/>
        </w:rPr>
        <w:t xml:space="preserve"> de seu Estatuto Social,</w:t>
      </w:r>
      <w:r w:rsidR="00E73D7E" w:rsidRPr="003C2DE2">
        <w:rPr>
          <w:rFonts w:ascii="Tahoma" w:hAnsi="Tahoma" w:cs="Tahoma"/>
          <w:sz w:val="22"/>
          <w:szCs w:val="22"/>
        </w:rPr>
        <w:t xml:space="preserve"> </w:t>
      </w:r>
      <w:r w:rsidR="00836B8E" w:rsidRPr="003C2DE2">
        <w:rPr>
          <w:rFonts w:ascii="Tahoma" w:hAnsi="Tahoma" w:cs="Tahoma"/>
          <w:sz w:val="22"/>
          <w:szCs w:val="22"/>
        </w:rPr>
        <w:t xml:space="preserve">atividades relacionadas à cadeia agroindustrial, a saber: </w:t>
      </w:r>
      <w:r w:rsidR="00836B8E" w:rsidRPr="003C2DE2">
        <w:rPr>
          <w:rFonts w:ascii="Tahoma" w:hAnsi="Tahoma" w:cs="Tahoma"/>
          <w:b/>
          <w:sz w:val="22"/>
          <w:szCs w:val="22"/>
        </w:rPr>
        <w:t>(a)</w:t>
      </w:r>
      <w:r w:rsidR="00836B8E" w:rsidRPr="003C2DE2">
        <w:rPr>
          <w:rFonts w:ascii="Tahoma" w:hAnsi="Tahoma" w:cs="Tahoma"/>
          <w:sz w:val="22"/>
          <w:szCs w:val="22"/>
        </w:rPr>
        <w:t xml:space="preserve"> exploração industrial e comercial, inclusive importação e exportação de celulose, pasta de madeira, papel, cartão e congêneres, seus subprodutos e derivados, embalagens para quaisquer fins, produtos de madeira em todas as suas formas, produtos florestais e agropecuários, inclusive sementes, máquinas e matérias primas; </w:t>
      </w:r>
      <w:r w:rsidR="00836B8E" w:rsidRPr="003C2DE2">
        <w:rPr>
          <w:rFonts w:ascii="Tahoma" w:hAnsi="Tahoma" w:cs="Tahoma"/>
          <w:b/>
          <w:sz w:val="22"/>
          <w:szCs w:val="22"/>
        </w:rPr>
        <w:t>(b)</w:t>
      </w:r>
      <w:r w:rsidR="00836B8E" w:rsidRPr="003C2DE2">
        <w:rPr>
          <w:rFonts w:ascii="Tahoma" w:hAnsi="Tahoma" w:cs="Tahoma"/>
          <w:sz w:val="22"/>
          <w:szCs w:val="22"/>
        </w:rPr>
        <w:t xml:space="preserve"> a silvicultura, agricultura e pecuária, inclusive florestamento e reflorestamento por qualquer das modalidades incentivadas por disposição legal, abrangida a captação de recursos de terceiros; </w:t>
      </w:r>
      <w:r w:rsidR="00836B8E" w:rsidRPr="003C2DE2">
        <w:rPr>
          <w:rFonts w:ascii="Tahoma" w:hAnsi="Tahoma" w:cs="Tahoma"/>
          <w:b/>
          <w:sz w:val="22"/>
          <w:szCs w:val="22"/>
        </w:rPr>
        <w:t>(c)</w:t>
      </w:r>
      <w:r w:rsidR="00836B8E" w:rsidRPr="003C2DE2">
        <w:rPr>
          <w:rFonts w:ascii="Tahoma" w:hAnsi="Tahoma" w:cs="Tahoma"/>
          <w:sz w:val="22"/>
          <w:szCs w:val="22"/>
        </w:rPr>
        <w:t xml:space="preserve"> a mineração, incluindo pesquisas e lavra de minérios, sua industrialização e comércio; </w:t>
      </w:r>
      <w:r w:rsidR="00836B8E" w:rsidRPr="003C2DE2">
        <w:rPr>
          <w:rFonts w:ascii="Tahoma" w:hAnsi="Tahoma" w:cs="Tahoma"/>
          <w:b/>
          <w:sz w:val="22"/>
          <w:szCs w:val="22"/>
        </w:rPr>
        <w:t>(d)</w:t>
      </w:r>
      <w:r w:rsidR="00836B8E" w:rsidRPr="003C2DE2">
        <w:rPr>
          <w:rFonts w:ascii="Tahoma" w:hAnsi="Tahoma" w:cs="Tahoma"/>
          <w:sz w:val="22"/>
          <w:szCs w:val="22"/>
        </w:rPr>
        <w:t xml:space="preserve"> a tecnologia e serviços relacionados com o objeto social; </w:t>
      </w:r>
      <w:r w:rsidR="00836B8E" w:rsidRPr="003C2DE2">
        <w:rPr>
          <w:rFonts w:ascii="Tahoma" w:hAnsi="Tahoma" w:cs="Tahoma"/>
          <w:b/>
          <w:sz w:val="22"/>
          <w:szCs w:val="22"/>
        </w:rPr>
        <w:t>(e)</w:t>
      </w:r>
      <w:r w:rsidR="00836B8E" w:rsidRPr="003C2DE2">
        <w:rPr>
          <w:rFonts w:ascii="Tahoma" w:hAnsi="Tahoma" w:cs="Tahoma"/>
          <w:sz w:val="22"/>
          <w:szCs w:val="22"/>
        </w:rPr>
        <w:t xml:space="preserve"> o transporte, postos de fornecimento de combustível e lubrificantes, geração e comercialização de energia, bem como outras atividades acessórias que sua natureza de indústria integrada tornem necessárias; e </w:t>
      </w:r>
      <w:r w:rsidR="00836B8E" w:rsidRPr="003C2DE2">
        <w:rPr>
          <w:rFonts w:ascii="Tahoma" w:hAnsi="Tahoma" w:cs="Tahoma"/>
          <w:b/>
          <w:sz w:val="22"/>
          <w:szCs w:val="22"/>
        </w:rPr>
        <w:t>(f)</w:t>
      </w:r>
      <w:r w:rsidR="00836B8E" w:rsidRPr="003C2DE2">
        <w:rPr>
          <w:rFonts w:ascii="Tahoma" w:hAnsi="Tahoma" w:cs="Tahoma"/>
          <w:sz w:val="22"/>
          <w:szCs w:val="22"/>
        </w:rPr>
        <w:t xml:space="preserve"> a participação em outras sociedades.</w:t>
      </w:r>
    </w:p>
    <w:p w:rsidR="004A0A19" w:rsidRPr="003C2DE2" w:rsidRDefault="004A0A19" w:rsidP="008759F7">
      <w:pPr>
        <w:tabs>
          <w:tab w:val="left" w:pos="24"/>
          <w:tab w:val="left" w:pos="900"/>
          <w:tab w:val="left" w:pos="1418"/>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b/>
          <w:bCs/>
          <w:sz w:val="22"/>
          <w:szCs w:val="22"/>
        </w:rPr>
      </w:pPr>
    </w:p>
    <w:p w:rsidR="00DC3202" w:rsidRPr="003C2DE2" w:rsidRDefault="00DC3202" w:rsidP="008759F7">
      <w:pPr>
        <w:numPr>
          <w:ilvl w:val="1"/>
          <w:numId w:val="1"/>
        </w:numPr>
        <w:ind w:left="0" w:firstLine="709"/>
        <w:jc w:val="both"/>
        <w:rPr>
          <w:rFonts w:ascii="Tahoma" w:eastAsia="Arial Unicode MS" w:hAnsi="Tahoma" w:cs="Tahoma"/>
          <w:bCs/>
          <w:sz w:val="22"/>
          <w:szCs w:val="22"/>
          <w:u w:val="single"/>
        </w:rPr>
      </w:pPr>
      <w:r w:rsidRPr="003C2DE2">
        <w:rPr>
          <w:rFonts w:ascii="Tahoma" w:eastAsia="Arial Unicode MS" w:hAnsi="Tahoma" w:cs="Tahoma"/>
          <w:sz w:val="22"/>
          <w:szCs w:val="22"/>
          <w:u w:val="single"/>
        </w:rPr>
        <w:t xml:space="preserve">Número da Emissão </w:t>
      </w:r>
    </w:p>
    <w:p w:rsidR="004A0A19" w:rsidRPr="003C2DE2" w:rsidRDefault="004A0A19" w:rsidP="008759F7">
      <w:pPr>
        <w:pStyle w:val="Recuodecorpodetexto"/>
        <w:shd w:val="clear" w:color="auto" w:fill="auto"/>
        <w:tabs>
          <w:tab w:val="clear" w:pos="360"/>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0" w:firstLine="0"/>
        <w:rPr>
          <w:rFonts w:ascii="Tahoma" w:hAnsi="Tahoma" w:cs="Tahoma"/>
          <w:color w:val="auto"/>
          <w:szCs w:val="22"/>
        </w:rPr>
      </w:pPr>
    </w:p>
    <w:p w:rsidR="00DC3202" w:rsidRPr="003C2DE2" w:rsidRDefault="00DC3202" w:rsidP="008759F7">
      <w:pPr>
        <w:numPr>
          <w:ilvl w:val="2"/>
          <w:numId w:val="1"/>
        </w:numPr>
        <w:ind w:left="0" w:firstLine="1418"/>
        <w:jc w:val="both"/>
        <w:rPr>
          <w:rFonts w:ascii="Tahoma" w:hAnsi="Tahoma" w:cs="Tahoma"/>
          <w:smallCaps/>
          <w:sz w:val="22"/>
          <w:szCs w:val="22"/>
        </w:rPr>
      </w:pPr>
      <w:r w:rsidRPr="003C2DE2">
        <w:rPr>
          <w:rFonts w:ascii="Tahoma" w:hAnsi="Tahoma" w:cs="Tahoma"/>
          <w:sz w:val="22"/>
          <w:szCs w:val="22"/>
        </w:rPr>
        <w:t xml:space="preserve">Esta é a </w:t>
      </w:r>
      <w:r w:rsidR="000A5731">
        <w:rPr>
          <w:rFonts w:ascii="Tahoma" w:hAnsi="Tahoma" w:cs="Tahoma"/>
          <w:sz w:val="22"/>
          <w:szCs w:val="22"/>
        </w:rPr>
        <w:t>10</w:t>
      </w:r>
      <w:r w:rsidR="000A5731" w:rsidRPr="003C2DE2">
        <w:rPr>
          <w:rFonts w:ascii="Tahoma" w:hAnsi="Tahoma" w:cs="Tahoma"/>
          <w:sz w:val="22"/>
          <w:szCs w:val="22"/>
        </w:rPr>
        <w:t>ª</w:t>
      </w:r>
      <w:r w:rsidR="004D0B34">
        <w:rPr>
          <w:rFonts w:ascii="Tahoma" w:hAnsi="Tahoma" w:cs="Tahoma"/>
          <w:sz w:val="22"/>
          <w:szCs w:val="22"/>
        </w:rPr>
        <w:t xml:space="preserve"> (décima)</w:t>
      </w:r>
      <w:r w:rsidR="000A5731" w:rsidRPr="003C2DE2">
        <w:rPr>
          <w:rFonts w:ascii="Tahoma" w:hAnsi="Tahoma" w:cs="Tahoma"/>
          <w:sz w:val="22"/>
          <w:szCs w:val="22"/>
        </w:rPr>
        <w:t xml:space="preserve"> </w:t>
      </w:r>
      <w:r w:rsidRPr="003C2DE2">
        <w:rPr>
          <w:rFonts w:ascii="Tahoma" w:hAnsi="Tahoma" w:cs="Tahoma"/>
          <w:sz w:val="22"/>
          <w:szCs w:val="22"/>
        </w:rPr>
        <w:t xml:space="preserve">emissão de </w:t>
      </w:r>
      <w:r w:rsidR="009423E8" w:rsidRPr="003C2DE2">
        <w:rPr>
          <w:rFonts w:ascii="Tahoma" w:hAnsi="Tahoma" w:cs="Tahoma"/>
          <w:sz w:val="22"/>
          <w:szCs w:val="22"/>
        </w:rPr>
        <w:t xml:space="preserve">debêntures </w:t>
      </w:r>
      <w:r w:rsidRPr="003C2DE2">
        <w:rPr>
          <w:rFonts w:ascii="Tahoma" w:hAnsi="Tahoma" w:cs="Tahoma"/>
          <w:sz w:val="22"/>
          <w:szCs w:val="22"/>
        </w:rPr>
        <w:t>da Emissora</w:t>
      </w:r>
      <w:bookmarkStart w:id="18" w:name="OLE_LINK7"/>
      <w:r w:rsidR="00D85761" w:rsidRPr="003C2DE2">
        <w:rPr>
          <w:rFonts w:ascii="Tahoma" w:hAnsi="Tahoma" w:cs="Tahoma"/>
          <w:sz w:val="22"/>
          <w:szCs w:val="22"/>
        </w:rPr>
        <w:t>.</w:t>
      </w:r>
    </w:p>
    <w:p w:rsidR="00152C3D" w:rsidRPr="003C2DE2" w:rsidRDefault="00152C3D" w:rsidP="008759F7">
      <w:pPr>
        <w:tabs>
          <w:tab w:val="left" w:pos="24"/>
          <w:tab w:val="left" w:pos="900"/>
          <w:tab w:val="left" w:pos="1418"/>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b/>
          <w:bCs/>
          <w:sz w:val="22"/>
          <w:szCs w:val="22"/>
        </w:rPr>
      </w:pPr>
    </w:p>
    <w:p w:rsidR="00BC6B7A" w:rsidRPr="003C2DE2" w:rsidRDefault="00BC6B7A"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Número de Séries</w:t>
      </w:r>
    </w:p>
    <w:p w:rsidR="0015052D" w:rsidRPr="003C2DE2" w:rsidRDefault="0015052D" w:rsidP="008759F7">
      <w:pPr>
        <w:jc w:val="both"/>
        <w:rPr>
          <w:rFonts w:ascii="Tahoma" w:eastAsia="Arial Unicode MS" w:hAnsi="Tahoma" w:cs="Tahoma"/>
          <w:b/>
          <w:sz w:val="22"/>
          <w:szCs w:val="22"/>
        </w:rPr>
      </w:pPr>
    </w:p>
    <w:p w:rsidR="00E71EB4" w:rsidRPr="003C2DE2" w:rsidRDefault="00E71EB4" w:rsidP="008759F7">
      <w:pPr>
        <w:numPr>
          <w:ilvl w:val="2"/>
          <w:numId w:val="1"/>
        </w:numPr>
        <w:ind w:left="0" w:firstLine="1418"/>
        <w:jc w:val="both"/>
        <w:rPr>
          <w:rFonts w:ascii="Tahoma" w:eastAsia="Arial Unicode MS" w:hAnsi="Tahoma" w:cs="Tahoma"/>
          <w:b/>
          <w:bCs/>
          <w:sz w:val="22"/>
          <w:szCs w:val="22"/>
        </w:rPr>
      </w:pPr>
      <w:r w:rsidRPr="003C2DE2">
        <w:rPr>
          <w:rFonts w:ascii="Tahoma" w:hAnsi="Tahoma" w:cs="Tahoma"/>
          <w:sz w:val="22"/>
          <w:szCs w:val="22"/>
        </w:rPr>
        <w:t xml:space="preserve">A Emissão </w:t>
      </w:r>
      <w:r w:rsidR="0040408E" w:rsidRPr="003C2DE2">
        <w:rPr>
          <w:rFonts w:ascii="Tahoma" w:hAnsi="Tahoma" w:cs="Tahoma"/>
          <w:sz w:val="22"/>
          <w:szCs w:val="22"/>
        </w:rPr>
        <w:t>será</w:t>
      </w:r>
      <w:r w:rsidR="00C76EC2" w:rsidRPr="003C2DE2">
        <w:rPr>
          <w:rFonts w:ascii="Tahoma" w:hAnsi="Tahoma" w:cs="Tahoma"/>
          <w:sz w:val="22"/>
          <w:szCs w:val="22"/>
        </w:rPr>
        <w:t xml:space="preserve"> </w:t>
      </w:r>
      <w:r w:rsidRPr="003C2DE2">
        <w:rPr>
          <w:rFonts w:ascii="Tahoma" w:hAnsi="Tahoma" w:cs="Tahoma"/>
          <w:sz w:val="22"/>
          <w:szCs w:val="22"/>
        </w:rPr>
        <w:t xml:space="preserve">realizada em </w:t>
      </w:r>
      <w:r w:rsidR="009423E8" w:rsidRPr="003C2DE2">
        <w:rPr>
          <w:rFonts w:ascii="Tahoma" w:hAnsi="Tahoma" w:cs="Tahoma"/>
          <w:sz w:val="22"/>
          <w:szCs w:val="22"/>
        </w:rPr>
        <w:t>série única</w:t>
      </w:r>
      <w:r w:rsidRPr="003C2DE2">
        <w:rPr>
          <w:rFonts w:ascii="Tahoma" w:hAnsi="Tahoma" w:cs="Tahoma"/>
          <w:sz w:val="22"/>
          <w:szCs w:val="22"/>
        </w:rPr>
        <w:t>.</w:t>
      </w:r>
    </w:p>
    <w:p w:rsidR="00D00C3A" w:rsidRPr="003C2DE2" w:rsidRDefault="00D00C3A" w:rsidP="008759F7">
      <w:pPr>
        <w:tabs>
          <w:tab w:val="left" w:pos="24"/>
          <w:tab w:val="left" w:pos="900"/>
          <w:tab w:val="left" w:pos="1418"/>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b/>
          <w:bCs/>
          <w:sz w:val="22"/>
          <w:szCs w:val="22"/>
        </w:rPr>
      </w:pPr>
    </w:p>
    <w:p w:rsidR="00DC3202" w:rsidRPr="003C2DE2" w:rsidRDefault="00DC3202" w:rsidP="008759F7">
      <w:pPr>
        <w:numPr>
          <w:ilvl w:val="1"/>
          <w:numId w:val="1"/>
        </w:numPr>
        <w:ind w:left="0" w:firstLine="709"/>
        <w:jc w:val="both"/>
        <w:rPr>
          <w:rFonts w:ascii="Tahoma" w:eastAsia="Arial Unicode MS" w:hAnsi="Tahoma" w:cs="Tahoma"/>
          <w:b/>
          <w:sz w:val="22"/>
          <w:szCs w:val="22"/>
        </w:rPr>
      </w:pPr>
      <w:r w:rsidRPr="003C2DE2">
        <w:rPr>
          <w:rFonts w:ascii="Tahoma" w:eastAsia="Arial Unicode MS" w:hAnsi="Tahoma" w:cs="Tahoma"/>
          <w:sz w:val="22"/>
          <w:szCs w:val="22"/>
          <w:u w:val="single"/>
        </w:rPr>
        <w:t>Valor Total da Emissão</w:t>
      </w:r>
      <w:r w:rsidR="000B0067" w:rsidRPr="003C2DE2">
        <w:rPr>
          <w:rFonts w:ascii="Tahoma" w:eastAsia="Arial Unicode MS" w:hAnsi="Tahoma" w:cs="Tahoma"/>
          <w:sz w:val="22"/>
          <w:szCs w:val="22"/>
          <w:u w:val="single"/>
        </w:rPr>
        <w:t xml:space="preserve"> e Quantidade de Debêntures</w:t>
      </w:r>
    </w:p>
    <w:p w:rsidR="0015052D" w:rsidRPr="003C2DE2" w:rsidRDefault="0015052D" w:rsidP="008759F7">
      <w:pPr>
        <w:jc w:val="both"/>
        <w:rPr>
          <w:rFonts w:ascii="Tahoma" w:eastAsia="Arial Unicode MS" w:hAnsi="Tahoma" w:cs="Tahoma"/>
          <w:b/>
          <w:sz w:val="22"/>
          <w:szCs w:val="22"/>
        </w:rPr>
      </w:pPr>
    </w:p>
    <w:p w:rsidR="000B0067" w:rsidRPr="003C2DE2" w:rsidRDefault="000B0067"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Serão emitidas</w:t>
      </w:r>
      <w:r w:rsidR="00F04EB1" w:rsidRPr="003C2DE2">
        <w:rPr>
          <w:rFonts w:ascii="Tahoma" w:hAnsi="Tahoma" w:cs="Tahoma"/>
          <w:sz w:val="22"/>
          <w:szCs w:val="22"/>
        </w:rPr>
        <w:t xml:space="preserve"> </w:t>
      </w:r>
      <w:r w:rsidR="000F4ADB">
        <w:rPr>
          <w:rFonts w:ascii="Tahoma" w:hAnsi="Tahoma" w:cs="Tahoma"/>
          <w:sz w:val="22"/>
          <w:szCs w:val="22"/>
        </w:rPr>
        <w:t>350.000</w:t>
      </w:r>
      <w:r w:rsidR="000F4ADB" w:rsidRPr="003C2DE2">
        <w:rPr>
          <w:rFonts w:ascii="Tahoma" w:hAnsi="Tahoma" w:cs="Tahoma"/>
          <w:sz w:val="22"/>
          <w:szCs w:val="22"/>
        </w:rPr>
        <w:t xml:space="preserve"> (</w:t>
      </w:r>
      <w:r w:rsidR="000F4ADB">
        <w:rPr>
          <w:rFonts w:ascii="Tahoma" w:hAnsi="Tahoma" w:cs="Tahoma"/>
          <w:sz w:val="22"/>
          <w:szCs w:val="22"/>
        </w:rPr>
        <w:t>trezentas e cinquenta mil</w:t>
      </w:r>
      <w:r w:rsidR="000F4ADB" w:rsidRPr="003C2DE2">
        <w:rPr>
          <w:rFonts w:ascii="Tahoma" w:hAnsi="Tahoma" w:cs="Tahoma"/>
          <w:sz w:val="22"/>
          <w:szCs w:val="22"/>
        </w:rPr>
        <w:t xml:space="preserve">) </w:t>
      </w:r>
      <w:r w:rsidRPr="003C2DE2">
        <w:rPr>
          <w:rFonts w:ascii="Tahoma" w:hAnsi="Tahoma" w:cs="Tahoma"/>
          <w:sz w:val="22"/>
          <w:szCs w:val="22"/>
        </w:rPr>
        <w:t>Debêntures</w:t>
      </w:r>
      <w:r w:rsidR="00884490" w:rsidRPr="003C2DE2">
        <w:rPr>
          <w:rFonts w:ascii="Tahoma" w:hAnsi="Tahoma" w:cs="Tahoma"/>
          <w:sz w:val="22"/>
          <w:szCs w:val="22"/>
        </w:rPr>
        <w:t>,</w:t>
      </w:r>
      <w:r w:rsidRPr="003C2DE2">
        <w:rPr>
          <w:rFonts w:ascii="Tahoma" w:hAnsi="Tahoma" w:cs="Tahoma"/>
          <w:sz w:val="22"/>
          <w:szCs w:val="22"/>
        </w:rPr>
        <w:t xml:space="preserve"> com valor nominal unitário de R$1.000,00 (mil reais)</w:t>
      </w:r>
      <w:r w:rsidR="005E6EA0" w:rsidRPr="003C2DE2">
        <w:rPr>
          <w:rFonts w:ascii="Tahoma" w:hAnsi="Tahoma" w:cs="Tahoma"/>
          <w:sz w:val="22"/>
          <w:szCs w:val="22"/>
        </w:rPr>
        <w:t>, na Data de Emissão (conforme definido abaixo</w:t>
      </w:r>
      <w:r w:rsidR="00AF67B3" w:rsidRPr="003C2DE2">
        <w:rPr>
          <w:rFonts w:ascii="Tahoma" w:hAnsi="Tahoma" w:cs="Tahoma"/>
          <w:sz w:val="22"/>
          <w:szCs w:val="22"/>
        </w:rPr>
        <w:t>)</w:t>
      </w:r>
      <w:r w:rsidRPr="003C2DE2">
        <w:rPr>
          <w:rFonts w:ascii="Tahoma" w:hAnsi="Tahoma" w:cs="Tahoma"/>
          <w:sz w:val="22"/>
          <w:szCs w:val="22"/>
        </w:rPr>
        <w:t>, observada</w:t>
      </w:r>
      <w:r w:rsidR="00565F93">
        <w:rPr>
          <w:rFonts w:ascii="Tahoma" w:hAnsi="Tahoma" w:cs="Tahoma"/>
          <w:sz w:val="22"/>
          <w:szCs w:val="22"/>
        </w:rPr>
        <w:t>s</w:t>
      </w:r>
      <w:r w:rsidRPr="003C2DE2">
        <w:rPr>
          <w:rFonts w:ascii="Tahoma" w:hAnsi="Tahoma" w:cs="Tahoma"/>
          <w:sz w:val="22"/>
          <w:szCs w:val="22"/>
        </w:rPr>
        <w:t xml:space="preserve"> a</w:t>
      </w:r>
      <w:r w:rsidR="00565F93">
        <w:rPr>
          <w:rFonts w:ascii="Tahoma" w:hAnsi="Tahoma" w:cs="Tahoma"/>
          <w:sz w:val="22"/>
          <w:szCs w:val="22"/>
        </w:rPr>
        <w:t>s</w:t>
      </w:r>
      <w:r w:rsidRPr="003C2DE2">
        <w:rPr>
          <w:rFonts w:ascii="Tahoma" w:hAnsi="Tahoma" w:cs="Tahoma"/>
          <w:sz w:val="22"/>
          <w:szCs w:val="22"/>
        </w:rPr>
        <w:t xml:space="preserve"> </w:t>
      </w:r>
      <w:r w:rsidR="00A675E8" w:rsidRPr="003C2DE2">
        <w:rPr>
          <w:rFonts w:ascii="Tahoma" w:hAnsi="Tahoma" w:cs="Tahoma"/>
          <w:sz w:val="22"/>
          <w:szCs w:val="22"/>
        </w:rPr>
        <w:t>C</w:t>
      </w:r>
      <w:r w:rsidRPr="003C2DE2">
        <w:rPr>
          <w:rFonts w:ascii="Tahoma" w:hAnsi="Tahoma" w:cs="Tahoma"/>
          <w:sz w:val="22"/>
          <w:szCs w:val="22"/>
        </w:rPr>
        <w:t>láusula</w:t>
      </w:r>
      <w:r w:rsidR="00565F93">
        <w:rPr>
          <w:rFonts w:ascii="Tahoma" w:hAnsi="Tahoma" w:cs="Tahoma"/>
          <w:sz w:val="22"/>
          <w:szCs w:val="22"/>
        </w:rPr>
        <w:t>s 4.1.2</w:t>
      </w:r>
      <w:r w:rsidRPr="003C2DE2">
        <w:rPr>
          <w:rFonts w:ascii="Tahoma" w:hAnsi="Tahoma" w:cs="Tahoma"/>
          <w:sz w:val="22"/>
          <w:szCs w:val="22"/>
        </w:rPr>
        <w:t xml:space="preserve"> abaixo.</w:t>
      </w:r>
      <w:r w:rsidR="005D2AA3" w:rsidRPr="003C2DE2">
        <w:rPr>
          <w:rFonts w:ascii="Tahoma" w:hAnsi="Tahoma" w:cs="Tahoma"/>
          <w:sz w:val="22"/>
          <w:szCs w:val="22"/>
        </w:rPr>
        <w:t xml:space="preserve"> </w:t>
      </w:r>
    </w:p>
    <w:p w:rsidR="000B0067" w:rsidRPr="003C2DE2" w:rsidRDefault="000B0067" w:rsidP="008759F7">
      <w:pPr>
        <w:pStyle w:val="Recuodecorpodetexto"/>
        <w:shd w:val="clear" w:color="auto" w:fill="auto"/>
        <w:spacing w:after="0" w:line="240" w:lineRule="auto"/>
        <w:ind w:left="0" w:firstLine="0"/>
        <w:rPr>
          <w:rFonts w:ascii="Tahoma" w:hAnsi="Tahoma" w:cs="Tahoma"/>
          <w:color w:val="auto"/>
          <w:szCs w:val="22"/>
        </w:rPr>
      </w:pPr>
    </w:p>
    <w:p w:rsidR="00C334B7" w:rsidRPr="003C2DE2" w:rsidRDefault="00DC3202"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O valor total da Emissão é de</w:t>
      </w:r>
      <w:r w:rsidR="00F04EB1" w:rsidRPr="003C2DE2">
        <w:rPr>
          <w:rFonts w:ascii="Tahoma" w:hAnsi="Tahoma" w:cs="Tahoma"/>
          <w:sz w:val="22"/>
          <w:szCs w:val="22"/>
        </w:rPr>
        <w:t xml:space="preserve"> </w:t>
      </w:r>
      <w:r w:rsidR="003F0A3B">
        <w:rPr>
          <w:rFonts w:ascii="Tahoma" w:hAnsi="Tahoma" w:cs="Tahoma"/>
          <w:sz w:val="22"/>
          <w:szCs w:val="22"/>
        </w:rPr>
        <w:t>R$</w:t>
      </w:r>
      <w:r w:rsidR="00064809">
        <w:rPr>
          <w:rFonts w:ascii="Tahoma" w:hAnsi="Tahoma" w:cs="Tahoma"/>
          <w:sz w:val="22"/>
          <w:szCs w:val="22"/>
        </w:rPr>
        <w:t>350.000.000,00</w:t>
      </w:r>
      <w:r w:rsidR="00A80AA9" w:rsidRPr="003C2DE2">
        <w:rPr>
          <w:rFonts w:ascii="Tahoma" w:hAnsi="Tahoma" w:cs="Tahoma"/>
          <w:sz w:val="22"/>
          <w:szCs w:val="22"/>
        </w:rPr>
        <w:t xml:space="preserve"> </w:t>
      </w:r>
      <w:r w:rsidRPr="003C2DE2">
        <w:rPr>
          <w:rFonts w:ascii="Tahoma" w:hAnsi="Tahoma" w:cs="Tahoma"/>
          <w:sz w:val="22"/>
          <w:szCs w:val="22"/>
        </w:rPr>
        <w:t>(</w:t>
      </w:r>
      <w:r w:rsidR="00064809">
        <w:rPr>
          <w:rFonts w:ascii="Tahoma" w:hAnsi="Tahoma" w:cs="Tahoma"/>
          <w:sz w:val="22"/>
          <w:szCs w:val="22"/>
        </w:rPr>
        <w:t>trezentos e cinquenta milhões de</w:t>
      </w:r>
      <w:r w:rsidR="00521F1E">
        <w:rPr>
          <w:rFonts w:ascii="Tahoma" w:hAnsi="Tahoma" w:cs="Tahoma"/>
          <w:sz w:val="22"/>
          <w:szCs w:val="22"/>
        </w:rPr>
        <w:t xml:space="preserve"> </w:t>
      </w:r>
      <w:r w:rsidRPr="003C2DE2">
        <w:rPr>
          <w:rFonts w:ascii="Tahoma" w:hAnsi="Tahoma" w:cs="Tahoma"/>
          <w:sz w:val="22"/>
          <w:szCs w:val="22"/>
        </w:rPr>
        <w:t>reais),</w:t>
      </w:r>
      <w:r w:rsidR="00A0479D" w:rsidRPr="003C2DE2">
        <w:rPr>
          <w:rFonts w:ascii="Tahoma" w:hAnsi="Tahoma" w:cs="Tahoma"/>
          <w:sz w:val="22"/>
          <w:szCs w:val="22"/>
        </w:rPr>
        <w:t xml:space="preserve"> na Data de Emissão</w:t>
      </w:r>
      <w:r w:rsidR="00093C39" w:rsidRPr="003C2DE2">
        <w:rPr>
          <w:rFonts w:ascii="Tahoma" w:hAnsi="Tahoma" w:cs="Tahoma"/>
          <w:sz w:val="22"/>
          <w:szCs w:val="22"/>
        </w:rPr>
        <w:t xml:space="preserve"> (conforme definido abaixo)</w:t>
      </w:r>
      <w:r w:rsidR="00EC6F1A" w:rsidRPr="003C2DE2">
        <w:rPr>
          <w:rFonts w:ascii="Tahoma" w:hAnsi="Tahoma" w:cs="Tahoma"/>
          <w:sz w:val="22"/>
          <w:szCs w:val="22"/>
        </w:rPr>
        <w:t>.</w:t>
      </w:r>
    </w:p>
    <w:bookmarkEnd w:id="18"/>
    <w:p w:rsidR="004A0A19" w:rsidRPr="003C2DE2" w:rsidRDefault="004A0A19" w:rsidP="008759F7">
      <w:pPr>
        <w:tabs>
          <w:tab w:val="left" w:pos="24"/>
          <w:tab w:val="left" w:pos="900"/>
          <w:tab w:val="left" w:pos="1418"/>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b/>
          <w:bCs/>
          <w:sz w:val="22"/>
          <w:szCs w:val="22"/>
        </w:rPr>
      </w:pPr>
    </w:p>
    <w:p w:rsidR="00DC3202" w:rsidRPr="003C2DE2" w:rsidRDefault="00DC3202"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Destinação dos Recursos</w:t>
      </w:r>
    </w:p>
    <w:p w:rsidR="005D0AFC" w:rsidRPr="003C2DE2" w:rsidRDefault="005D0AFC" w:rsidP="008759F7">
      <w:pPr>
        <w:jc w:val="both"/>
        <w:rPr>
          <w:rFonts w:ascii="Tahoma" w:eastAsia="Arial Unicode MS" w:hAnsi="Tahoma" w:cs="Tahoma"/>
          <w:b/>
          <w:bCs/>
          <w:sz w:val="22"/>
          <w:szCs w:val="22"/>
        </w:rPr>
      </w:pPr>
    </w:p>
    <w:p w:rsidR="006D73AD" w:rsidRDefault="006D73AD" w:rsidP="008759F7">
      <w:pPr>
        <w:numPr>
          <w:ilvl w:val="2"/>
          <w:numId w:val="1"/>
        </w:numPr>
        <w:ind w:left="0" w:firstLine="1418"/>
        <w:jc w:val="both"/>
        <w:rPr>
          <w:rFonts w:ascii="Tahoma" w:eastAsia="Arial Unicode MS" w:hAnsi="Tahoma" w:cs="Tahoma"/>
          <w:bCs/>
          <w:sz w:val="22"/>
          <w:szCs w:val="22"/>
        </w:rPr>
      </w:pPr>
      <w:r w:rsidRPr="00E62F14">
        <w:rPr>
          <w:rFonts w:ascii="Tahoma" w:eastAsia="Arial Unicode MS" w:hAnsi="Tahoma" w:cs="Tahoma"/>
          <w:bCs/>
          <w:sz w:val="22"/>
          <w:szCs w:val="22"/>
        </w:rPr>
        <w:t>A Emissora</w:t>
      </w:r>
      <w:r>
        <w:rPr>
          <w:rFonts w:ascii="Tahoma" w:eastAsia="Arial Unicode MS" w:hAnsi="Tahoma" w:cs="Tahoma"/>
          <w:bCs/>
          <w:sz w:val="22"/>
          <w:szCs w:val="22"/>
        </w:rPr>
        <w:t xml:space="preserve"> é uma sociedade inserida na cadeia agroindustrial, cuja principal atividade é </w:t>
      </w:r>
      <w:r w:rsidRPr="00E62F14">
        <w:rPr>
          <w:rFonts w:ascii="Tahoma" w:eastAsia="Arial Unicode MS" w:hAnsi="Tahoma" w:cs="Tahoma"/>
          <w:bCs/>
          <w:sz w:val="22"/>
          <w:szCs w:val="22"/>
        </w:rPr>
        <w:t>a produção florestal</w:t>
      </w:r>
      <w:r>
        <w:rPr>
          <w:rFonts w:ascii="Tahoma" w:eastAsia="Arial Unicode MS" w:hAnsi="Tahoma" w:cs="Tahoma"/>
          <w:bCs/>
          <w:sz w:val="22"/>
          <w:szCs w:val="22"/>
        </w:rPr>
        <w:t xml:space="preserve"> para extração</w:t>
      </w:r>
      <w:r w:rsidRPr="00E62F14">
        <w:rPr>
          <w:rFonts w:ascii="Tahoma" w:eastAsia="Arial Unicode MS" w:hAnsi="Tahoma" w:cs="Tahoma"/>
          <w:bCs/>
          <w:sz w:val="22"/>
          <w:szCs w:val="22"/>
        </w:rPr>
        <w:t xml:space="preserve"> </w:t>
      </w:r>
      <w:r>
        <w:rPr>
          <w:rFonts w:ascii="Tahoma" w:eastAsia="Arial Unicode MS" w:hAnsi="Tahoma" w:cs="Tahoma"/>
          <w:bCs/>
          <w:sz w:val="22"/>
          <w:szCs w:val="22"/>
        </w:rPr>
        <w:t>de</w:t>
      </w:r>
      <w:r w:rsidRPr="00E62F14">
        <w:rPr>
          <w:rFonts w:ascii="Tahoma" w:eastAsia="Arial Unicode MS" w:hAnsi="Tahoma" w:cs="Tahoma"/>
          <w:bCs/>
          <w:sz w:val="22"/>
          <w:szCs w:val="22"/>
        </w:rPr>
        <w:t xml:space="preserve"> matéria-prima para a produção de celulose e sua transformação em papel, conforme previsto </w:t>
      </w:r>
      <w:r>
        <w:rPr>
          <w:rFonts w:ascii="Tahoma" w:eastAsia="Arial Unicode MS" w:hAnsi="Tahoma" w:cs="Tahoma"/>
          <w:bCs/>
          <w:sz w:val="22"/>
          <w:szCs w:val="22"/>
        </w:rPr>
        <w:t>no item 3.1 acima.</w:t>
      </w:r>
    </w:p>
    <w:p w:rsidR="006D73AD" w:rsidRPr="00E62F14" w:rsidRDefault="006D73AD" w:rsidP="00E62F14">
      <w:pPr>
        <w:ind w:left="1418"/>
        <w:jc w:val="both"/>
        <w:rPr>
          <w:rFonts w:ascii="Tahoma" w:eastAsia="Arial Unicode MS" w:hAnsi="Tahoma" w:cs="Tahoma"/>
          <w:bCs/>
          <w:sz w:val="22"/>
          <w:szCs w:val="22"/>
        </w:rPr>
      </w:pPr>
    </w:p>
    <w:p w:rsidR="0082518E" w:rsidRPr="003C2DE2" w:rsidRDefault="006D73AD" w:rsidP="008759F7">
      <w:pPr>
        <w:numPr>
          <w:ilvl w:val="2"/>
          <w:numId w:val="1"/>
        </w:numPr>
        <w:ind w:left="0" w:firstLine="1418"/>
        <w:jc w:val="both"/>
        <w:rPr>
          <w:rFonts w:ascii="Tahoma" w:eastAsia="Arial Unicode MS" w:hAnsi="Tahoma" w:cs="Tahoma"/>
          <w:b/>
          <w:bCs/>
          <w:sz w:val="22"/>
          <w:szCs w:val="22"/>
        </w:rPr>
      </w:pPr>
      <w:r>
        <w:rPr>
          <w:rFonts w:ascii="Tahoma" w:eastAsia="Calibri" w:hAnsi="Tahoma" w:cs="Tahoma"/>
          <w:sz w:val="22"/>
          <w:szCs w:val="22"/>
          <w:lang w:eastAsia="en-US"/>
        </w:rPr>
        <w:t xml:space="preserve">Neste sentido, os </w:t>
      </w:r>
      <w:r w:rsidR="0082518E" w:rsidRPr="003C2DE2">
        <w:rPr>
          <w:rFonts w:ascii="Tahoma" w:eastAsia="Calibri" w:hAnsi="Tahoma" w:cs="Tahoma"/>
          <w:sz w:val="22"/>
          <w:szCs w:val="22"/>
          <w:lang w:eastAsia="en-US"/>
        </w:rPr>
        <w:t xml:space="preserve">recursos </w:t>
      </w:r>
      <w:r>
        <w:rPr>
          <w:rFonts w:ascii="Tahoma" w:eastAsia="Calibri" w:hAnsi="Tahoma" w:cs="Tahoma"/>
          <w:sz w:val="22"/>
          <w:szCs w:val="22"/>
          <w:lang w:eastAsia="en-US"/>
        </w:rPr>
        <w:t xml:space="preserve">obtidos pela Emissora por meio da Emissão </w:t>
      </w:r>
      <w:r w:rsidR="0082518E" w:rsidRPr="003C2DE2">
        <w:rPr>
          <w:rFonts w:ascii="Tahoma" w:eastAsia="Calibri" w:hAnsi="Tahoma" w:cs="Tahoma"/>
          <w:sz w:val="22"/>
          <w:szCs w:val="22"/>
          <w:lang w:eastAsia="en-US"/>
        </w:rPr>
        <w:t xml:space="preserve">serão destinados </w:t>
      </w:r>
      <w:r>
        <w:rPr>
          <w:rFonts w:ascii="Tahoma" w:eastAsia="Calibri" w:hAnsi="Tahoma" w:cs="Tahoma"/>
          <w:sz w:val="22"/>
          <w:szCs w:val="22"/>
          <w:lang w:eastAsia="en-US"/>
        </w:rPr>
        <w:t xml:space="preserve">exclusivamente </w:t>
      </w:r>
      <w:r w:rsidR="0082518E" w:rsidRPr="003C2DE2">
        <w:rPr>
          <w:rFonts w:ascii="Tahoma" w:eastAsia="Calibri" w:hAnsi="Tahoma" w:cs="Tahoma"/>
          <w:sz w:val="22"/>
          <w:szCs w:val="22"/>
          <w:lang w:eastAsia="en-US"/>
        </w:rPr>
        <w:t>às atividades no agronegócio da Emissora, no âmbito da silvicultura e da agricultura d</w:t>
      </w:r>
      <w:r w:rsidR="00833B61" w:rsidRPr="003C2DE2">
        <w:rPr>
          <w:rFonts w:ascii="Tahoma" w:eastAsia="Calibri" w:hAnsi="Tahoma" w:cs="Tahoma"/>
          <w:sz w:val="22"/>
          <w:szCs w:val="22"/>
          <w:lang w:eastAsia="en-US"/>
        </w:rPr>
        <w:t>a</w:t>
      </w:r>
      <w:r w:rsidR="0082518E" w:rsidRPr="003C2DE2">
        <w:rPr>
          <w:rFonts w:ascii="Tahoma" w:eastAsia="Calibri" w:hAnsi="Tahoma" w:cs="Tahoma"/>
          <w:sz w:val="22"/>
          <w:szCs w:val="22"/>
          <w:lang w:eastAsia="en-US"/>
        </w:rPr>
        <w:t xml:space="preserve"> Emissor</w:t>
      </w:r>
      <w:r w:rsidR="00833B61" w:rsidRPr="003C2DE2">
        <w:rPr>
          <w:rFonts w:ascii="Tahoma" w:eastAsia="Calibri" w:hAnsi="Tahoma" w:cs="Tahoma"/>
          <w:sz w:val="22"/>
          <w:szCs w:val="22"/>
          <w:lang w:eastAsia="en-US"/>
        </w:rPr>
        <w:t>a</w:t>
      </w:r>
      <w:r w:rsidR="0082518E" w:rsidRPr="003C2DE2">
        <w:rPr>
          <w:rFonts w:ascii="Tahoma" w:eastAsia="Calibri" w:hAnsi="Tahoma" w:cs="Tahoma"/>
          <w:sz w:val="22"/>
          <w:szCs w:val="22"/>
          <w:lang w:eastAsia="en-US"/>
        </w:rPr>
        <w:t>, em especial por meio do emprego dos recursos em investimentos, custos e despesas relacionados com o florestamento, reflorestamento, aquisição de defensivos agrícolas, adubos, madeira, serviços</w:t>
      </w:r>
      <w:r w:rsidR="00446DB6">
        <w:rPr>
          <w:rFonts w:ascii="Tahoma" w:eastAsia="Calibri" w:hAnsi="Tahoma" w:cs="Tahoma"/>
          <w:sz w:val="22"/>
          <w:szCs w:val="22"/>
          <w:lang w:eastAsia="en-US"/>
        </w:rPr>
        <w:t xml:space="preserve"> próprios e de terceiros</w:t>
      </w:r>
      <w:r w:rsidR="0082518E" w:rsidRPr="003C2DE2">
        <w:rPr>
          <w:rFonts w:ascii="Tahoma" w:eastAsia="Calibri" w:hAnsi="Tahoma" w:cs="Tahoma"/>
          <w:sz w:val="22"/>
          <w:szCs w:val="22"/>
          <w:lang w:eastAsia="en-US"/>
        </w:rPr>
        <w:t xml:space="preserve"> de manejo de florestas e de logística integrada de transporte de madeira</w:t>
      </w:r>
      <w:r>
        <w:rPr>
          <w:rFonts w:ascii="Tahoma" w:eastAsia="Calibri" w:hAnsi="Tahoma" w:cs="Tahoma"/>
          <w:sz w:val="22"/>
          <w:szCs w:val="22"/>
          <w:lang w:eastAsia="en-US"/>
        </w:rPr>
        <w:t xml:space="preserve">, conforme cronograma indicativo, descrito no </w:t>
      </w:r>
      <w:r w:rsidRPr="00E62F14">
        <w:rPr>
          <w:rFonts w:ascii="Tahoma" w:eastAsia="Calibri" w:hAnsi="Tahoma" w:cs="Tahoma"/>
          <w:sz w:val="22"/>
          <w:szCs w:val="22"/>
          <w:u w:val="single"/>
          <w:lang w:eastAsia="en-US"/>
        </w:rPr>
        <w:t>Anexo V</w:t>
      </w:r>
      <w:r>
        <w:rPr>
          <w:rFonts w:ascii="Tahoma" w:eastAsia="Calibri" w:hAnsi="Tahoma" w:cs="Tahoma"/>
          <w:sz w:val="22"/>
          <w:szCs w:val="22"/>
          <w:lang w:eastAsia="en-US"/>
        </w:rPr>
        <w:t xml:space="preserve"> desta Escritura</w:t>
      </w:r>
      <w:r w:rsidR="0082518E" w:rsidRPr="003C2DE2">
        <w:rPr>
          <w:rFonts w:ascii="Tahoma" w:eastAsia="Calibri" w:hAnsi="Tahoma" w:cs="Tahoma"/>
          <w:sz w:val="22"/>
          <w:szCs w:val="22"/>
          <w:lang w:eastAsia="en-US"/>
        </w:rPr>
        <w:t>.</w:t>
      </w:r>
    </w:p>
    <w:p w:rsidR="0082518E" w:rsidRPr="003C2DE2" w:rsidRDefault="0082518E" w:rsidP="008759F7">
      <w:pPr>
        <w:ind w:firstLine="1418"/>
        <w:jc w:val="both"/>
        <w:rPr>
          <w:rFonts w:ascii="Tahoma" w:eastAsia="Arial Unicode MS" w:hAnsi="Tahoma" w:cs="Tahoma"/>
          <w:b/>
          <w:bCs/>
          <w:sz w:val="22"/>
          <w:szCs w:val="22"/>
        </w:rPr>
      </w:pPr>
    </w:p>
    <w:p w:rsidR="00A10F33" w:rsidRPr="003C2DE2" w:rsidRDefault="00A10F33" w:rsidP="008759F7">
      <w:pPr>
        <w:numPr>
          <w:ilvl w:val="2"/>
          <w:numId w:val="1"/>
        </w:numPr>
        <w:ind w:left="0" w:firstLine="1418"/>
        <w:jc w:val="both"/>
        <w:rPr>
          <w:rFonts w:ascii="Tahoma" w:eastAsia="Arial Unicode MS" w:hAnsi="Tahoma" w:cs="Tahoma"/>
          <w:b/>
          <w:bCs/>
          <w:sz w:val="22"/>
          <w:szCs w:val="22"/>
        </w:rPr>
      </w:pPr>
      <w:r w:rsidRPr="003C2DE2">
        <w:rPr>
          <w:rFonts w:ascii="Tahoma" w:eastAsia="Calibri" w:hAnsi="Tahoma" w:cs="Tahoma"/>
          <w:sz w:val="22"/>
          <w:szCs w:val="22"/>
          <w:lang w:eastAsia="en-US"/>
        </w:rPr>
        <w:t xml:space="preserve">Os recursos captados por meio da presente Emissão </w:t>
      </w:r>
      <w:r w:rsidR="00C040B0" w:rsidRPr="000F4ADB">
        <w:rPr>
          <w:rFonts w:ascii="Tahoma" w:eastAsia="Calibri" w:hAnsi="Tahoma" w:cs="Tahoma"/>
          <w:sz w:val="22"/>
          <w:szCs w:val="22"/>
          <w:lang w:eastAsia="en-US"/>
        </w:rPr>
        <w:t>deverão seguir a destinação</w:t>
      </w:r>
      <w:r w:rsidR="00414F57" w:rsidRPr="000F4ADB">
        <w:rPr>
          <w:rFonts w:ascii="Tahoma" w:eastAsia="Calibri" w:hAnsi="Tahoma" w:cs="Tahoma"/>
          <w:sz w:val="22"/>
          <w:szCs w:val="22"/>
          <w:lang w:eastAsia="en-US"/>
        </w:rPr>
        <w:t xml:space="preserve"> prevista </w:t>
      </w:r>
      <w:r w:rsidR="00D61BFD" w:rsidRPr="004C61A5">
        <w:rPr>
          <w:rFonts w:ascii="Tahoma" w:eastAsia="Calibri" w:hAnsi="Tahoma" w:cs="Tahoma"/>
          <w:sz w:val="22"/>
          <w:szCs w:val="22"/>
          <w:lang w:eastAsia="en-US"/>
        </w:rPr>
        <w:t xml:space="preserve">na </w:t>
      </w:r>
      <w:r w:rsidR="008071CF" w:rsidRPr="004C61A5">
        <w:rPr>
          <w:rFonts w:ascii="Tahoma" w:eastAsia="Calibri" w:hAnsi="Tahoma" w:cs="Tahoma"/>
          <w:sz w:val="22"/>
          <w:szCs w:val="22"/>
          <w:lang w:eastAsia="en-US"/>
        </w:rPr>
        <w:t>C</w:t>
      </w:r>
      <w:r w:rsidR="00D61BFD" w:rsidRPr="004C61A5">
        <w:rPr>
          <w:rFonts w:ascii="Tahoma" w:eastAsia="Calibri" w:hAnsi="Tahoma" w:cs="Tahoma"/>
          <w:sz w:val="22"/>
          <w:szCs w:val="22"/>
          <w:lang w:eastAsia="en-US"/>
        </w:rPr>
        <w:t>láusula</w:t>
      </w:r>
      <w:r w:rsidR="008071CF" w:rsidRPr="004C61A5">
        <w:rPr>
          <w:rFonts w:ascii="Tahoma" w:eastAsia="Calibri" w:hAnsi="Tahoma" w:cs="Tahoma"/>
          <w:sz w:val="22"/>
          <w:szCs w:val="22"/>
          <w:lang w:eastAsia="en-US"/>
        </w:rPr>
        <w:t xml:space="preserve"> </w:t>
      </w:r>
      <w:r w:rsidR="00414F57" w:rsidRPr="004C61A5">
        <w:rPr>
          <w:rFonts w:ascii="Tahoma" w:eastAsia="Calibri" w:hAnsi="Tahoma" w:cs="Tahoma"/>
          <w:sz w:val="22"/>
          <w:szCs w:val="22"/>
          <w:lang w:eastAsia="en-US"/>
        </w:rPr>
        <w:t>3.5.</w:t>
      </w:r>
      <w:r w:rsidR="00786A3D">
        <w:rPr>
          <w:rFonts w:ascii="Tahoma" w:eastAsia="Calibri" w:hAnsi="Tahoma" w:cs="Tahoma"/>
          <w:sz w:val="22"/>
          <w:szCs w:val="22"/>
          <w:lang w:eastAsia="en-US"/>
        </w:rPr>
        <w:t>2</w:t>
      </w:r>
      <w:r w:rsidR="00414F57" w:rsidRPr="004C61A5">
        <w:rPr>
          <w:rFonts w:ascii="Tahoma" w:eastAsia="Calibri" w:hAnsi="Tahoma" w:cs="Tahoma"/>
          <w:sz w:val="22"/>
          <w:szCs w:val="22"/>
          <w:lang w:eastAsia="en-US"/>
        </w:rPr>
        <w:t xml:space="preserve"> acima, </w:t>
      </w:r>
      <w:r w:rsidR="00C040B0" w:rsidRPr="004C61A5">
        <w:rPr>
          <w:rFonts w:ascii="Tahoma" w:eastAsia="Calibri" w:hAnsi="Tahoma" w:cs="Tahoma"/>
          <w:sz w:val="22"/>
          <w:szCs w:val="22"/>
          <w:lang w:eastAsia="en-US"/>
        </w:rPr>
        <w:t>até a data de vencimento dos CRA</w:t>
      </w:r>
      <w:r w:rsidR="00D27B87" w:rsidRPr="00370FCA">
        <w:rPr>
          <w:rFonts w:ascii="Tahoma" w:eastAsia="Calibri" w:hAnsi="Tahoma" w:cs="Tahoma"/>
          <w:sz w:val="22"/>
          <w:szCs w:val="22"/>
          <w:lang w:eastAsia="en-US"/>
        </w:rPr>
        <w:t>,</w:t>
      </w:r>
      <w:r w:rsidR="00B01F55" w:rsidRPr="00370FCA">
        <w:rPr>
          <w:rFonts w:ascii="Tahoma" w:eastAsia="Calibri" w:hAnsi="Tahoma" w:cs="Tahoma"/>
          <w:sz w:val="22"/>
          <w:szCs w:val="22"/>
          <w:lang w:eastAsia="en-US"/>
        </w:rPr>
        <w:t xml:space="preserve"> </w:t>
      </w:r>
      <w:r w:rsidR="003F74B0" w:rsidRPr="00370FCA">
        <w:rPr>
          <w:rFonts w:ascii="Tahoma" w:eastAsia="Calibri" w:hAnsi="Tahoma" w:cs="Tahoma"/>
          <w:sz w:val="22"/>
          <w:szCs w:val="22"/>
          <w:lang w:eastAsia="en-US"/>
        </w:rPr>
        <w:t>a ser definida no termo de securitização dos CRA (“</w:t>
      </w:r>
      <w:r w:rsidR="003F74B0" w:rsidRPr="00933C5F">
        <w:rPr>
          <w:rFonts w:ascii="Tahoma" w:eastAsia="Calibri" w:hAnsi="Tahoma" w:cs="Tahoma"/>
          <w:sz w:val="22"/>
          <w:szCs w:val="22"/>
          <w:u w:val="single"/>
          <w:lang w:eastAsia="en-US"/>
        </w:rPr>
        <w:t>Termo de Securitização</w:t>
      </w:r>
      <w:r w:rsidR="003F74B0" w:rsidRPr="00933C5F">
        <w:rPr>
          <w:rFonts w:ascii="Tahoma" w:eastAsia="Calibri" w:hAnsi="Tahoma" w:cs="Tahoma"/>
          <w:sz w:val="22"/>
          <w:szCs w:val="22"/>
          <w:lang w:eastAsia="en-US"/>
        </w:rPr>
        <w:t xml:space="preserve">”), </w:t>
      </w:r>
      <w:r w:rsidR="00B01F55" w:rsidRPr="00933C5F">
        <w:rPr>
          <w:rFonts w:ascii="Tahoma" w:eastAsia="Calibri" w:hAnsi="Tahoma" w:cs="Tahoma"/>
          <w:sz w:val="22"/>
          <w:szCs w:val="22"/>
          <w:lang w:eastAsia="en-US"/>
        </w:rPr>
        <w:t>ou até que</w:t>
      </w:r>
      <w:r w:rsidR="00B01F55" w:rsidRPr="003C2DE2">
        <w:rPr>
          <w:rFonts w:ascii="Tahoma" w:eastAsia="Calibri" w:hAnsi="Tahoma" w:cs="Tahoma"/>
          <w:sz w:val="22"/>
          <w:szCs w:val="22"/>
          <w:lang w:eastAsia="en-US"/>
        </w:rPr>
        <w:t xml:space="preserve"> a Emissora comprove a aplicação da totalidade dos recursos obtidos, o que ocorrer primeiro</w:t>
      </w:r>
      <w:r w:rsidR="00B062E7" w:rsidRPr="003C2DE2">
        <w:rPr>
          <w:rFonts w:ascii="Tahoma" w:eastAsia="Calibri" w:hAnsi="Tahoma" w:cs="Tahoma"/>
          <w:sz w:val="22"/>
          <w:szCs w:val="22"/>
          <w:lang w:eastAsia="en-US"/>
        </w:rPr>
        <w:t>.</w:t>
      </w:r>
      <w:r w:rsidR="00E87148" w:rsidRPr="003C2DE2">
        <w:rPr>
          <w:rFonts w:ascii="Tahoma" w:eastAsia="Arial Unicode MS" w:hAnsi="Tahoma" w:cs="Tahoma"/>
          <w:bCs/>
          <w:sz w:val="22"/>
          <w:szCs w:val="22"/>
        </w:rPr>
        <w:t xml:space="preserve"> </w:t>
      </w:r>
    </w:p>
    <w:p w:rsidR="0015052D" w:rsidRPr="003C2DE2" w:rsidRDefault="0015052D" w:rsidP="008759F7">
      <w:pPr>
        <w:pStyle w:val="ListaColorida-nfase11"/>
        <w:ind w:left="0" w:firstLine="1418"/>
        <w:rPr>
          <w:rFonts w:ascii="Tahoma" w:eastAsia="Arial Unicode MS" w:hAnsi="Tahoma" w:cs="Tahoma"/>
          <w:b/>
          <w:bCs/>
          <w:sz w:val="22"/>
          <w:szCs w:val="22"/>
        </w:rPr>
      </w:pPr>
      <w:bookmarkStart w:id="19" w:name="_DV_M66"/>
      <w:bookmarkEnd w:id="19"/>
    </w:p>
    <w:p w:rsidR="007B1EC6" w:rsidRPr="001961D2" w:rsidRDefault="007B1EC6" w:rsidP="008759F7">
      <w:pPr>
        <w:numPr>
          <w:ilvl w:val="2"/>
          <w:numId w:val="1"/>
        </w:numPr>
        <w:ind w:left="0" w:firstLine="1418"/>
        <w:jc w:val="both"/>
        <w:rPr>
          <w:rFonts w:ascii="Tahoma" w:eastAsia="Arial Unicode MS" w:hAnsi="Tahoma" w:cs="Tahoma"/>
          <w:b/>
          <w:bCs/>
          <w:sz w:val="22"/>
          <w:szCs w:val="22"/>
        </w:rPr>
      </w:pPr>
      <w:r w:rsidRPr="003C2DE2">
        <w:rPr>
          <w:rFonts w:ascii="Tahoma" w:hAnsi="Tahoma" w:cs="Tahoma"/>
          <w:sz w:val="22"/>
          <w:szCs w:val="22"/>
        </w:rPr>
        <w:t xml:space="preserve">A Emissora deverá prestar contas ao Agente Fiduciário da destinação de recursos e seu </w:t>
      </w:r>
      <w:r w:rsidRPr="003C2DE2">
        <w:rPr>
          <w:rFonts w:ascii="Tahoma" w:hAnsi="Tahoma" w:cs="Tahoma"/>
          <w:i/>
          <w:sz w:val="22"/>
          <w:szCs w:val="22"/>
        </w:rPr>
        <w:t>status</w:t>
      </w:r>
      <w:r w:rsidR="00845688" w:rsidRPr="003C2DE2">
        <w:rPr>
          <w:rFonts w:ascii="Tahoma" w:hAnsi="Tahoma" w:cs="Tahoma"/>
          <w:i/>
          <w:sz w:val="22"/>
          <w:szCs w:val="22"/>
        </w:rPr>
        <w:t>,</w:t>
      </w:r>
      <w:r w:rsidRPr="003C2DE2">
        <w:rPr>
          <w:rFonts w:ascii="Tahoma" w:hAnsi="Tahoma" w:cs="Tahoma"/>
          <w:sz w:val="22"/>
          <w:szCs w:val="22"/>
        </w:rPr>
        <w:t xml:space="preserve"> </w:t>
      </w:r>
      <w:r w:rsidR="00A11AC7" w:rsidRPr="003C2DE2">
        <w:rPr>
          <w:rFonts w:ascii="Tahoma" w:hAnsi="Tahoma" w:cs="Tahoma"/>
          <w:sz w:val="22"/>
          <w:szCs w:val="22"/>
        </w:rPr>
        <w:t xml:space="preserve">conforme </w:t>
      </w:r>
      <w:r w:rsidRPr="003C2DE2">
        <w:rPr>
          <w:rFonts w:ascii="Tahoma" w:hAnsi="Tahoma" w:cs="Tahoma"/>
          <w:sz w:val="22"/>
          <w:szCs w:val="22"/>
        </w:rPr>
        <w:t>descrit</w:t>
      </w:r>
      <w:r w:rsidR="00845688" w:rsidRPr="003C2DE2">
        <w:rPr>
          <w:rFonts w:ascii="Tahoma" w:hAnsi="Tahoma" w:cs="Tahoma"/>
          <w:sz w:val="22"/>
          <w:szCs w:val="22"/>
        </w:rPr>
        <w:t>o</w:t>
      </w:r>
      <w:r w:rsidRPr="003C2DE2">
        <w:rPr>
          <w:rFonts w:ascii="Tahoma" w:hAnsi="Tahoma" w:cs="Tahoma"/>
          <w:sz w:val="22"/>
          <w:szCs w:val="22"/>
        </w:rPr>
        <w:t xml:space="preserve"> na </w:t>
      </w:r>
      <w:r w:rsidR="00A675E8" w:rsidRPr="003C2DE2">
        <w:rPr>
          <w:rFonts w:ascii="Tahoma" w:hAnsi="Tahoma" w:cs="Tahoma"/>
          <w:sz w:val="22"/>
          <w:szCs w:val="22"/>
        </w:rPr>
        <w:t>C</w:t>
      </w:r>
      <w:r w:rsidRPr="003C2DE2">
        <w:rPr>
          <w:rFonts w:ascii="Tahoma" w:hAnsi="Tahoma" w:cs="Tahoma"/>
          <w:sz w:val="22"/>
          <w:szCs w:val="22"/>
        </w:rPr>
        <w:t>láusula 3.5.</w:t>
      </w:r>
      <w:r w:rsidR="00786A3D">
        <w:rPr>
          <w:rFonts w:ascii="Tahoma" w:hAnsi="Tahoma" w:cs="Tahoma"/>
          <w:sz w:val="22"/>
          <w:szCs w:val="22"/>
        </w:rPr>
        <w:t>2</w:t>
      </w:r>
      <w:r w:rsidRPr="003C2DE2">
        <w:rPr>
          <w:rFonts w:ascii="Tahoma" w:hAnsi="Tahoma" w:cs="Tahoma"/>
          <w:sz w:val="22"/>
          <w:szCs w:val="22"/>
        </w:rPr>
        <w:t xml:space="preserve"> acima, na seguinte periodicidade: </w:t>
      </w:r>
      <w:r w:rsidRPr="003C2DE2">
        <w:rPr>
          <w:rFonts w:ascii="Tahoma" w:hAnsi="Tahoma" w:cs="Tahoma"/>
          <w:b/>
          <w:sz w:val="22"/>
          <w:szCs w:val="22"/>
        </w:rPr>
        <w:t>(i)</w:t>
      </w:r>
      <w:r w:rsidR="000F4ADB">
        <w:rPr>
          <w:rFonts w:ascii="Tahoma" w:hAnsi="Tahoma" w:cs="Tahoma"/>
          <w:b/>
          <w:sz w:val="22"/>
          <w:szCs w:val="22"/>
        </w:rPr>
        <w:t xml:space="preserve"> </w:t>
      </w:r>
      <w:r w:rsidR="008E6205" w:rsidRPr="00E62F14">
        <w:rPr>
          <w:rFonts w:ascii="Tahoma" w:hAnsi="Tahoma" w:cs="Tahoma"/>
          <w:sz w:val="22"/>
          <w:szCs w:val="22"/>
        </w:rPr>
        <w:t>até 31</w:t>
      </w:r>
      <w:r w:rsidR="008E6205">
        <w:rPr>
          <w:rFonts w:ascii="Tahoma" w:hAnsi="Tahoma" w:cs="Tahoma"/>
          <w:sz w:val="22"/>
          <w:szCs w:val="22"/>
        </w:rPr>
        <w:t xml:space="preserve"> de outubro de 2018, a cada 3 (três) meses a contar da primeira data de integralização dos CRA, conforme definida abaixo e nos termos do relatório na forma do </w:t>
      </w:r>
      <w:r w:rsidR="008E6205" w:rsidRPr="00E62F14">
        <w:rPr>
          <w:rFonts w:ascii="Tahoma" w:hAnsi="Tahoma" w:cs="Tahoma"/>
          <w:sz w:val="22"/>
          <w:szCs w:val="22"/>
          <w:u w:val="single"/>
        </w:rPr>
        <w:t>Anexo III</w:t>
      </w:r>
      <w:r w:rsidR="008E6205">
        <w:rPr>
          <w:rFonts w:ascii="Tahoma" w:hAnsi="Tahoma" w:cs="Tahoma"/>
          <w:sz w:val="22"/>
          <w:szCs w:val="22"/>
        </w:rPr>
        <w:t xml:space="preserve"> a esta Escritura; </w:t>
      </w:r>
      <w:r w:rsidR="008E6205">
        <w:rPr>
          <w:rFonts w:ascii="Tahoma" w:hAnsi="Tahoma" w:cs="Tahoma"/>
          <w:b/>
          <w:sz w:val="22"/>
          <w:szCs w:val="22"/>
        </w:rPr>
        <w:t xml:space="preserve">(ii) </w:t>
      </w:r>
      <w:r w:rsidR="008E6205">
        <w:rPr>
          <w:rFonts w:ascii="Tahoma" w:hAnsi="Tahoma" w:cs="Tahoma"/>
          <w:sz w:val="22"/>
          <w:szCs w:val="22"/>
        </w:rPr>
        <w:t xml:space="preserve">a partir de 31 de outubro de 2018, </w:t>
      </w:r>
      <w:r w:rsidRPr="003C2DE2">
        <w:rPr>
          <w:rFonts w:ascii="Tahoma" w:hAnsi="Tahoma" w:cs="Tahoma"/>
          <w:sz w:val="22"/>
          <w:szCs w:val="22"/>
        </w:rPr>
        <w:t xml:space="preserve">a cada </w:t>
      </w:r>
      <w:r w:rsidR="00064809">
        <w:rPr>
          <w:rFonts w:ascii="Tahoma" w:hAnsi="Tahoma" w:cs="Tahoma"/>
          <w:sz w:val="22"/>
          <w:szCs w:val="22"/>
        </w:rPr>
        <w:t>6 (seis</w:t>
      </w:r>
      <w:r w:rsidRPr="003C2DE2">
        <w:rPr>
          <w:rFonts w:ascii="Tahoma" w:hAnsi="Tahoma" w:cs="Tahoma"/>
          <w:sz w:val="22"/>
          <w:szCs w:val="22"/>
        </w:rPr>
        <w:t xml:space="preserve">) meses a contar da </w:t>
      </w:r>
      <w:r w:rsidR="002C7075" w:rsidRPr="003C2DE2">
        <w:rPr>
          <w:rFonts w:ascii="Tahoma" w:hAnsi="Tahoma" w:cs="Tahoma"/>
          <w:sz w:val="22"/>
          <w:szCs w:val="22"/>
        </w:rPr>
        <w:t xml:space="preserve">primeira </w:t>
      </w:r>
      <w:r w:rsidRPr="003C2DE2">
        <w:rPr>
          <w:rFonts w:ascii="Tahoma" w:hAnsi="Tahoma" w:cs="Tahoma"/>
          <w:sz w:val="22"/>
          <w:szCs w:val="22"/>
        </w:rPr>
        <w:t>data de integralização dos CRA, conforme definida abaixo</w:t>
      </w:r>
      <w:r w:rsidR="00255BB8" w:rsidRPr="003C2DE2">
        <w:rPr>
          <w:rFonts w:ascii="Tahoma" w:hAnsi="Tahoma" w:cs="Tahoma"/>
          <w:sz w:val="22"/>
          <w:szCs w:val="22"/>
        </w:rPr>
        <w:t xml:space="preserve"> e nos termos do</w:t>
      </w:r>
      <w:r w:rsidRPr="003C2DE2">
        <w:rPr>
          <w:rFonts w:ascii="Tahoma" w:hAnsi="Tahoma" w:cs="Tahoma"/>
          <w:sz w:val="22"/>
          <w:szCs w:val="22"/>
        </w:rPr>
        <w:t xml:space="preserve"> relatório na forma do </w:t>
      </w:r>
      <w:r w:rsidRPr="006E0030">
        <w:rPr>
          <w:rFonts w:ascii="Tahoma" w:hAnsi="Tahoma" w:cs="Tahoma"/>
          <w:sz w:val="22"/>
          <w:szCs w:val="22"/>
          <w:u w:val="single"/>
        </w:rPr>
        <w:t>Anexo III</w:t>
      </w:r>
      <w:r w:rsidRPr="003C2DE2">
        <w:rPr>
          <w:rFonts w:ascii="Tahoma" w:hAnsi="Tahoma" w:cs="Tahoma"/>
          <w:sz w:val="22"/>
          <w:szCs w:val="22"/>
        </w:rPr>
        <w:t xml:space="preserve"> a esta Escritura; </w:t>
      </w:r>
      <w:r w:rsidRPr="003C2DE2">
        <w:rPr>
          <w:rFonts w:ascii="Tahoma" w:hAnsi="Tahoma" w:cs="Tahoma"/>
          <w:b/>
          <w:sz w:val="22"/>
          <w:szCs w:val="22"/>
        </w:rPr>
        <w:t>(</w:t>
      </w:r>
      <w:r w:rsidR="008E6205">
        <w:rPr>
          <w:rFonts w:ascii="Tahoma" w:hAnsi="Tahoma" w:cs="Tahoma"/>
          <w:b/>
          <w:sz w:val="22"/>
          <w:szCs w:val="22"/>
        </w:rPr>
        <w:t>i</w:t>
      </w:r>
      <w:r w:rsidRPr="003C2DE2">
        <w:rPr>
          <w:rFonts w:ascii="Tahoma" w:hAnsi="Tahoma" w:cs="Tahoma"/>
          <w:b/>
          <w:sz w:val="22"/>
          <w:szCs w:val="22"/>
        </w:rPr>
        <w:t>ii)</w:t>
      </w:r>
      <w:r w:rsidRPr="003C2DE2">
        <w:rPr>
          <w:rFonts w:ascii="Tahoma" w:hAnsi="Tahoma" w:cs="Tahoma"/>
          <w:sz w:val="22"/>
          <w:szCs w:val="22"/>
        </w:rPr>
        <w:t xml:space="preserve"> em caso de vencimento (ordinário ou antecipado) das Debêntures ou nos casos de resgate previstos na </w:t>
      </w:r>
      <w:r w:rsidR="00A675E8" w:rsidRPr="003C2DE2">
        <w:rPr>
          <w:rFonts w:ascii="Tahoma" w:hAnsi="Tahoma" w:cs="Tahoma"/>
          <w:sz w:val="22"/>
          <w:szCs w:val="22"/>
        </w:rPr>
        <w:t>C</w:t>
      </w:r>
      <w:r w:rsidRPr="003C2DE2">
        <w:rPr>
          <w:rFonts w:ascii="Tahoma" w:hAnsi="Tahoma" w:cs="Tahoma"/>
          <w:sz w:val="22"/>
          <w:szCs w:val="22"/>
        </w:rPr>
        <w:t>láusula</w:t>
      </w:r>
      <w:r w:rsidR="00F56595" w:rsidRPr="003C2DE2">
        <w:rPr>
          <w:rFonts w:ascii="Tahoma" w:hAnsi="Tahoma" w:cs="Tahoma"/>
          <w:sz w:val="22"/>
          <w:szCs w:val="22"/>
        </w:rPr>
        <w:t xml:space="preserve"> </w:t>
      </w:r>
      <w:r w:rsidR="00D27B87" w:rsidRPr="003C2DE2">
        <w:rPr>
          <w:rFonts w:ascii="Tahoma" w:hAnsi="Tahoma" w:cs="Tahoma"/>
          <w:sz w:val="22"/>
          <w:szCs w:val="22"/>
        </w:rPr>
        <w:t>4</w:t>
      </w:r>
      <w:r w:rsidRPr="003C2DE2">
        <w:rPr>
          <w:rFonts w:ascii="Tahoma" w:hAnsi="Tahoma" w:cs="Tahoma"/>
          <w:sz w:val="22"/>
          <w:szCs w:val="22"/>
        </w:rPr>
        <w:t xml:space="preserve">.8 desta Escritura; e </w:t>
      </w:r>
      <w:r w:rsidRPr="003C2DE2">
        <w:rPr>
          <w:rFonts w:ascii="Tahoma" w:hAnsi="Tahoma" w:cs="Tahoma"/>
          <w:b/>
          <w:sz w:val="22"/>
          <w:szCs w:val="22"/>
        </w:rPr>
        <w:t>(i</w:t>
      </w:r>
      <w:r w:rsidR="008E6205">
        <w:rPr>
          <w:rFonts w:ascii="Tahoma" w:hAnsi="Tahoma" w:cs="Tahoma"/>
          <w:b/>
          <w:sz w:val="22"/>
          <w:szCs w:val="22"/>
        </w:rPr>
        <w:t>v</w:t>
      </w:r>
      <w:r w:rsidRPr="003C2DE2">
        <w:rPr>
          <w:rFonts w:ascii="Tahoma" w:hAnsi="Tahoma" w:cs="Tahoma"/>
          <w:b/>
          <w:sz w:val="22"/>
          <w:szCs w:val="22"/>
        </w:rPr>
        <w:t>)</w:t>
      </w:r>
      <w:r w:rsidRPr="003C2DE2">
        <w:rPr>
          <w:rFonts w:ascii="Tahoma" w:hAnsi="Tahoma" w:cs="Tahoma"/>
          <w:sz w:val="22"/>
          <w:szCs w:val="22"/>
        </w:rPr>
        <w:t xml:space="preserve"> sempre que solicitado por escrito por Autoridades (abaixo definido), pela Debenturista ou pelo Agente Fiduciário, para fins de atendimento a Normas (abaixo definido) e exigências de órgãos reguladores e fiscalizadores, em até 20 (vinte) dias do recebimento da solicitação, cópia dos contratos, notas fiscais, atos societários e demais documentos comprobatórios que julgar necessário para acompanhamento da utilização dos recursos ou em prazo menor, se assim solicitado por qualquer Autoridade ou determinado por Norma. </w:t>
      </w:r>
    </w:p>
    <w:p w:rsidR="00D27B87" w:rsidRPr="003C2DE2" w:rsidRDefault="00D27B87" w:rsidP="00F07A2D">
      <w:pPr>
        <w:ind w:left="2127"/>
        <w:jc w:val="both"/>
        <w:rPr>
          <w:rFonts w:ascii="Tahoma" w:eastAsia="Arial Unicode MS" w:hAnsi="Tahoma" w:cs="Tahoma"/>
          <w:b/>
          <w:bCs/>
          <w:sz w:val="22"/>
          <w:szCs w:val="22"/>
        </w:rPr>
      </w:pPr>
    </w:p>
    <w:p w:rsidR="00B17086" w:rsidRDefault="00B17086" w:rsidP="008759F7">
      <w:pPr>
        <w:numPr>
          <w:ilvl w:val="3"/>
          <w:numId w:val="1"/>
        </w:numPr>
        <w:ind w:left="0" w:firstLine="2127"/>
        <w:jc w:val="both"/>
        <w:rPr>
          <w:rFonts w:ascii="Tahoma" w:hAnsi="Tahoma" w:cs="Tahoma"/>
          <w:sz w:val="22"/>
          <w:szCs w:val="22"/>
        </w:rPr>
      </w:pPr>
      <w:bookmarkStart w:id="20" w:name="_DV_C55"/>
      <w:r w:rsidRPr="00190A57">
        <w:rPr>
          <w:rFonts w:ascii="Tahoma" w:hAnsi="Tahoma" w:cs="Tahoma"/>
          <w:sz w:val="22"/>
          <w:szCs w:val="22"/>
        </w:rPr>
        <w:t xml:space="preserve">Os relatórios mencionados nos subitens (i) e (ii) do item 3.5.4 acima deverão estar acompanhados </w:t>
      </w:r>
      <w:bookmarkStart w:id="21" w:name="_DV_X51"/>
      <w:bookmarkStart w:id="22" w:name="_DV_C60"/>
      <w:bookmarkEnd w:id="20"/>
      <w:r w:rsidRPr="00190A57">
        <w:rPr>
          <w:rFonts w:ascii="Tahoma" w:hAnsi="Tahoma" w:cs="Tahoma"/>
          <w:sz w:val="22"/>
          <w:szCs w:val="22"/>
        </w:rPr>
        <w:t>dos documentos comprobatórios</w:t>
      </w:r>
      <w:bookmarkEnd w:id="21"/>
      <w:bookmarkEnd w:id="22"/>
      <w:r w:rsidRPr="00190A57">
        <w:rPr>
          <w:rFonts w:ascii="Tahoma" w:hAnsi="Tahoma" w:cs="Tahoma"/>
          <w:sz w:val="22"/>
          <w:szCs w:val="22"/>
        </w:rPr>
        <w:t xml:space="preserve"> aplicáveis, tais como cópias </w:t>
      </w:r>
      <w:r w:rsidR="000432BB">
        <w:rPr>
          <w:rFonts w:ascii="Tahoma" w:hAnsi="Tahoma" w:cs="Tahoma"/>
          <w:sz w:val="22"/>
          <w:szCs w:val="22"/>
        </w:rPr>
        <w:t>das notas fiscais acompanhada</w:t>
      </w:r>
      <w:r w:rsidRPr="00190A57">
        <w:rPr>
          <w:rFonts w:ascii="Tahoma" w:hAnsi="Tahoma" w:cs="Tahoma"/>
          <w:sz w:val="22"/>
          <w:szCs w:val="22"/>
        </w:rPr>
        <w:t xml:space="preserve">s de seus arquivos no formato “XML” de autenticação das notas fiscais, comprovando os pagamentos e/ou demonstrativos contábeis que demonstrem a correta destinação dos recursos durante o período imediatamente anterior, para fins de caracterização dos recursos oriundos das Debêntures como </w:t>
      </w:r>
      <w:r w:rsidR="000432BB">
        <w:rPr>
          <w:rFonts w:ascii="Tahoma" w:hAnsi="Tahoma" w:cs="Tahoma"/>
          <w:sz w:val="22"/>
          <w:szCs w:val="22"/>
        </w:rPr>
        <w:t xml:space="preserve">créditos </w:t>
      </w:r>
      <w:r w:rsidRPr="00190A57">
        <w:rPr>
          <w:rFonts w:ascii="Tahoma" w:hAnsi="Tahoma" w:cs="Tahoma"/>
          <w:sz w:val="22"/>
          <w:szCs w:val="22"/>
        </w:rPr>
        <w:t>do agronegócio</w:t>
      </w:r>
      <w:r>
        <w:rPr>
          <w:rFonts w:ascii="Tahoma" w:hAnsi="Tahoma" w:cs="Tahoma"/>
          <w:sz w:val="22"/>
          <w:szCs w:val="22"/>
        </w:rPr>
        <w:t xml:space="preserve">. </w:t>
      </w:r>
    </w:p>
    <w:p w:rsidR="00B17086" w:rsidRDefault="00B17086" w:rsidP="00F07A2D">
      <w:pPr>
        <w:ind w:left="2127"/>
        <w:jc w:val="both"/>
        <w:rPr>
          <w:rFonts w:ascii="Tahoma" w:hAnsi="Tahoma" w:cs="Tahoma"/>
          <w:sz w:val="22"/>
          <w:szCs w:val="22"/>
        </w:rPr>
      </w:pPr>
    </w:p>
    <w:p w:rsidR="00D17A21" w:rsidRPr="003C2DE2" w:rsidRDefault="0004095C" w:rsidP="008759F7">
      <w:pPr>
        <w:numPr>
          <w:ilvl w:val="3"/>
          <w:numId w:val="1"/>
        </w:numPr>
        <w:ind w:left="0" w:firstLine="2127"/>
        <w:jc w:val="both"/>
        <w:rPr>
          <w:rFonts w:ascii="Tahoma" w:hAnsi="Tahoma" w:cs="Tahoma"/>
          <w:sz w:val="22"/>
          <w:szCs w:val="22"/>
        </w:rPr>
      </w:pPr>
      <w:r w:rsidRPr="003C2DE2">
        <w:rPr>
          <w:rFonts w:ascii="Tahoma" w:hAnsi="Tahoma" w:cs="Tahoma"/>
          <w:sz w:val="22"/>
          <w:szCs w:val="22"/>
        </w:rPr>
        <w:t xml:space="preserve">Compreende-se por </w:t>
      </w:r>
      <w:r w:rsidR="00B5729B" w:rsidRPr="003C2DE2">
        <w:rPr>
          <w:rFonts w:ascii="Tahoma" w:hAnsi="Tahoma" w:cs="Tahoma"/>
          <w:sz w:val="22"/>
          <w:szCs w:val="22"/>
        </w:rPr>
        <w:t>“</w:t>
      </w:r>
      <w:r w:rsidRPr="003C2DE2">
        <w:rPr>
          <w:rFonts w:ascii="Tahoma" w:hAnsi="Tahoma" w:cs="Tahoma"/>
          <w:sz w:val="22"/>
          <w:szCs w:val="22"/>
          <w:u w:val="single"/>
        </w:rPr>
        <w:t>Autoridade</w:t>
      </w:r>
      <w:r w:rsidR="00B5729B" w:rsidRPr="003C2DE2">
        <w:rPr>
          <w:rFonts w:ascii="Tahoma" w:hAnsi="Tahoma" w:cs="Tahoma"/>
          <w:sz w:val="22"/>
          <w:szCs w:val="22"/>
        </w:rPr>
        <w:t>”:</w:t>
      </w:r>
      <w:r w:rsidRPr="003C2DE2">
        <w:rPr>
          <w:rFonts w:ascii="Tahoma" w:hAnsi="Tahoma" w:cs="Tahoma"/>
          <w:sz w:val="22"/>
          <w:szCs w:val="22"/>
        </w:rPr>
        <w:t xml:space="preserve"> qualquer </w:t>
      </w:r>
      <w:r w:rsidR="00D17A21" w:rsidRPr="003C2DE2">
        <w:rPr>
          <w:rFonts w:ascii="Tahoma" w:hAnsi="Tahoma" w:cs="Tahoma"/>
          <w:sz w:val="22"/>
          <w:szCs w:val="22"/>
        </w:rPr>
        <w:t xml:space="preserve">pessoa natural, pessoa jurídica (de direito público ou privado), personificada ou não, condomínio, </w:t>
      </w:r>
      <w:r w:rsidR="00D17A21" w:rsidRPr="003C2DE2">
        <w:rPr>
          <w:rFonts w:ascii="Tahoma" w:hAnsi="Tahoma" w:cs="Tahoma"/>
          <w:i/>
          <w:sz w:val="22"/>
          <w:szCs w:val="22"/>
        </w:rPr>
        <w:t>trust</w:t>
      </w:r>
      <w:r w:rsidR="00D17A21" w:rsidRPr="003C2DE2">
        <w:rPr>
          <w:rFonts w:ascii="Tahoma" w:hAnsi="Tahoma" w:cs="Tahoma"/>
          <w:sz w:val="22"/>
          <w:szCs w:val="22"/>
        </w:rPr>
        <w:t xml:space="preserve">, veículo de investimento, comunhão de recursos ou qualquer organização que represente interesse comum, ou grupo de </w:t>
      </w:r>
      <w:r w:rsidR="00FB49DC" w:rsidRPr="003C2DE2">
        <w:rPr>
          <w:rFonts w:ascii="Tahoma" w:hAnsi="Tahoma" w:cs="Tahoma"/>
          <w:sz w:val="22"/>
          <w:szCs w:val="22"/>
        </w:rPr>
        <w:t xml:space="preserve">interesses </w:t>
      </w:r>
      <w:r w:rsidR="00D17A21" w:rsidRPr="003C2DE2">
        <w:rPr>
          <w:rFonts w:ascii="Tahoma" w:hAnsi="Tahoma" w:cs="Tahoma"/>
          <w:sz w:val="22"/>
          <w:szCs w:val="22"/>
        </w:rPr>
        <w:t>comuns, inclusive previdência privada patrocinada por qualquer pessoa jurídica (“</w:t>
      </w:r>
      <w:r w:rsidR="00D17A21" w:rsidRPr="003C2DE2">
        <w:rPr>
          <w:rFonts w:ascii="Tahoma" w:hAnsi="Tahoma" w:cs="Tahoma"/>
          <w:sz w:val="22"/>
          <w:szCs w:val="22"/>
          <w:u w:val="single"/>
        </w:rPr>
        <w:t>Pessoa</w:t>
      </w:r>
      <w:r w:rsidR="00D17A21" w:rsidRPr="003C2DE2">
        <w:rPr>
          <w:rFonts w:ascii="Tahoma" w:hAnsi="Tahoma" w:cs="Tahoma"/>
          <w:sz w:val="22"/>
          <w:szCs w:val="22"/>
        </w:rPr>
        <w:t>”), entidade ou órgão</w:t>
      </w:r>
      <w:r w:rsidR="00FB49DC" w:rsidRPr="003C2DE2">
        <w:rPr>
          <w:rFonts w:ascii="Tahoma" w:hAnsi="Tahoma" w:cs="Tahoma"/>
          <w:sz w:val="22"/>
          <w:szCs w:val="22"/>
        </w:rPr>
        <w:t>:</w:t>
      </w:r>
    </w:p>
    <w:p w:rsidR="00D17A21" w:rsidRPr="003C2DE2" w:rsidRDefault="00D17A21" w:rsidP="008759F7">
      <w:pPr>
        <w:jc w:val="both"/>
        <w:rPr>
          <w:rFonts w:ascii="Tahoma" w:hAnsi="Tahoma" w:cs="Tahoma"/>
          <w:sz w:val="22"/>
          <w:szCs w:val="22"/>
        </w:rPr>
      </w:pPr>
    </w:p>
    <w:p w:rsidR="00D17A21" w:rsidRPr="003C2DE2" w:rsidRDefault="0004095C" w:rsidP="008759F7">
      <w:pPr>
        <w:pStyle w:val="PargrafodaLista"/>
        <w:numPr>
          <w:ilvl w:val="0"/>
          <w:numId w:val="24"/>
        </w:numPr>
        <w:ind w:left="2835" w:hanging="708"/>
        <w:jc w:val="both"/>
        <w:rPr>
          <w:rFonts w:ascii="Tahoma" w:hAnsi="Tahoma" w:cs="Tahoma"/>
          <w:sz w:val="22"/>
          <w:szCs w:val="22"/>
        </w:rPr>
      </w:pPr>
      <w:r w:rsidRPr="003C2DE2">
        <w:rPr>
          <w:rFonts w:ascii="Tahoma" w:hAnsi="Tahoma" w:cs="Tahoma"/>
          <w:sz w:val="22"/>
          <w:szCs w:val="22"/>
        </w:rPr>
        <w:t xml:space="preserve">vinculada(o), direta </w:t>
      </w:r>
      <w:r w:rsidR="00AB2CF7" w:rsidRPr="003C2DE2">
        <w:rPr>
          <w:rFonts w:ascii="Tahoma" w:hAnsi="Tahoma" w:cs="Tahoma"/>
          <w:sz w:val="22"/>
          <w:szCs w:val="22"/>
        </w:rPr>
        <w:t>ou indiretamente, no Brasil</w:t>
      </w:r>
      <w:r w:rsidRPr="003C2DE2">
        <w:rPr>
          <w:rFonts w:ascii="Tahoma" w:hAnsi="Tahoma" w:cs="Tahoma"/>
          <w:sz w:val="22"/>
          <w:szCs w:val="22"/>
        </w:rPr>
        <w:t xml:space="preserve"> e/ou no exterior, </w:t>
      </w:r>
      <w:r w:rsidR="00AB2CF7" w:rsidRPr="003C2DE2">
        <w:rPr>
          <w:rFonts w:ascii="Tahoma" w:hAnsi="Tahoma" w:cs="Tahoma"/>
          <w:sz w:val="22"/>
          <w:szCs w:val="22"/>
        </w:rPr>
        <w:t>ao</w:t>
      </w:r>
      <w:r w:rsidRPr="003C2DE2">
        <w:rPr>
          <w:rFonts w:ascii="Tahoma" w:hAnsi="Tahoma" w:cs="Tahoma"/>
          <w:sz w:val="22"/>
          <w:szCs w:val="22"/>
        </w:rPr>
        <w:t xml:space="preserve"> Poder Público,</w:t>
      </w:r>
      <w:r w:rsidR="00AB2CF7" w:rsidRPr="003C2DE2">
        <w:rPr>
          <w:rFonts w:ascii="Tahoma" w:hAnsi="Tahoma" w:cs="Tahoma"/>
          <w:sz w:val="22"/>
          <w:szCs w:val="22"/>
        </w:rPr>
        <w:t xml:space="preserve"> incluindo, sem limitação,</w:t>
      </w:r>
      <w:r w:rsidR="00D17A21" w:rsidRPr="003C2DE2">
        <w:rPr>
          <w:rFonts w:ascii="Tahoma" w:hAnsi="Tahoma" w:cs="Tahoma"/>
          <w:sz w:val="22"/>
          <w:szCs w:val="22"/>
        </w:rPr>
        <w:t xml:space="preserve"> entes</w:t>
      </w:r>
      <w:r w:rsidR="00FB49DC" w:rsidRPr="003C2DE2">
        <w:rPr>
          <w:rFonts w:ascii="Tahoma" w:hAnsi="Tahoma" w:cs="Tahoma"/>
          <w:sz w:val="22"/>
          <w:szCs w:val="22"/>
        </w:rPr>
        <w:t xml:space="preserve"> representantes</w:t>
      </w:r>
      <w:r w:rsidRPr="003C2DE2">
        <w:rPr>
          <w:rFonts w:ascii="Tahoma" w:hAnsi="Tahoma" w:cs="Tahoma"/>
          <w:sz w:val="22"/>
          <w:szCs w:val="22"/>
        </w:rPr>
        <w:t xml:space="preserve"> dos Poderes </w:t>
      </w:r>
      <w:r w:rsidR="00FB49DC" w:rsidRPr="003C2DE2">
        <w:rPr>
          <w:rFonts w:ascii="Tahoma" w:hAnsi="Tahoma" w:cs="Tahoma"/>
          <w:sz w:val="22"/>
          <w:szCs w:val="22"/>
        </w:rPr>
        <w:t>Judiciário,</w:t>
      </w:r>
      <w:r w:rsidR="00AB2CF7" w:rsidRPr="003C2DE2">
        <w:rPr>
          <w:rFonts w:ascii="Tahoma" w:hAnsi="Tahoma" w:cs="Tahoma"/>
          <w:sz w:val="22"/>
          <w:szCs w:val="22"/>
        </w:rPr>
        <w:t xml:space="preserve"> Legislativo e/ou</w:t>
      </w:r>
      <w:r w:rsidR="00D17A21" w:rsidRPr="003C2DE2">
        <w:rPr>
          <w:rFonts w:ascii="Tahoma" w:hAnsi="Tahoma" w:cs="Tahoma"/>
          <w:sz w:val="22"/>
          <w:szCs w:val="22"/>
        </w:rPr>
        <w:t xml:space="preserve"> Executivo, </w:t>
      </w:r>
      <w:r w:rsidR="00AB2CF7" w:rsidRPr="003C2DE2">
        <w:rPr>
          <w:rFonts w:ascii="Tahoma" w:hAnsi="Tahoma" w:cs="Tahoma"/>
          <w:sz w:val="22"/>
          <w:szCs w:val="22"/>
        </w:rPr>
        <w:t>entidades</w:t>
      </w:r>
      <w:r w:rsidRPr="003C2DE2">
        <w:rPr>
          <w:rFonts w:ascii="Tahoma" w:hAnsi="Tahoma" w:cs="Tahoma"/>
          <w:sz w:val="22"/>
          <w:szCs w:val="22"/>
        </w:rPr>
        <w:t xml:space="preserve"> da </w:t>
      </w:r>
      <w:r w:rsidR="00AB2CF7" w:rsidRPr="003C2DE2">
        <w:rPr>
          <w:rFonts w:ascii="Tahoma" w:hAnsi="Tahoma" w:cs="Tahoma"/>
          <w:sz w:val="22"/>
          <w:szCs w:val="22"/>
        </w:rPr>
        <w:t xml:space="preserve">administração </w:t>
      </w:r>
      <w:r w:rsidRPr="003C2DE2">
        <w:rPr>
          <w:rFonts w:ascii="Tahoma" w:hAnsi="Tahoma" w:cs="Tahoma"/>
          <w:sz w:val="22"/>
          <w:szCs w:val="22"/>
        </w:rPr>
        <w:t>pública direta</w:t>
      </w:r>
      <w:r w:rsidR="00D17A21" w:rsidRPr="003C2DE2">
        <w:rPr>
          <w:rFonts w:ascii="Tahoma" w:hAnsi="Tahoma" w:cs="Tahoma"/>
          <w:sz w:val="22"/>
          <w:szCs w:val="22"/>
        </w:rPr>
        <w:t xml:space="preserve"> ou </w:t>
      </w:r>
      <w:r w:rsidR="00AB2CF7" w:rsidRPr="003C2DE2">
        <w:rPr>
          <w:rFonts w:ascii="Tahoma" w:hAnsi="Tahoma" w:cs="Tahoma"/>
          <w:sz w:val="22"/>
          <w:szCs w:val="22"/>
        </w:rPr>
        <w:t xml:space="preserve">indireta, autarquias e </w:t>
      </w:r>
      <w:r w:rsidRPr="003C2DE2">
        <w:rPr>
          <w:rFonts w:ascii="Tahoma" w:hAnsi="Tahoma" w:cs="Tahoma"/>
          <w:sz w:val="22"/>
          <w:szCs w:val="22"/>
        </w:rPr>
        <w:t>outras Pessoas de direito público, e/ou</w:t>
      </w:r>
    </w:p>
    <w:p w:rsidR="00D17A21" w:rsidRPr="003C2DE2" w:rsidRDefault="00D17A21" w:rsidP="008759F7">
      <w:pPr>
        <w:pStyle w:val="PargrafodaLista"/>
        <w:ind w:left="2835" w:hanging="708"/>
        <w:jc w:val="both"/>
        <w:rPr>
          <w:rFonts w:ascii="Tahoma" w:hAnsi="Tahoma" w:cs="Tahoma"/>
          <w:sz w:val="22"/>
          <w:szCs w:val="22"/>
        </w:rPr>
      </w:pPr>
    </w:p>
    <w:p w:rsidR="0004095C" w:rsidRPr="003C2DE2" w:rsidRDefault="0004095C" w:rsidP="008759F7">
      <w:pPr>
        <w:pStyle w:val="PargrafodaLista"/>
        <w:numPr>
          <w:ilvl w:val="0"/>
          <w:numId w:val="24"/>
        </w:numPr>
        <w:ind w:left="2835" w:hanging="708"/>
        <w:jc w:val="both"/>
        <w:rPr>
          <w:rFonts w:ascii="Tahoma" w:hAnsi="Tahoma" w:cs="Tahoma"/>
          <w:sz w:val="22"/>
          <w:szCs w:val="22"/>
        </w:rPr>
      </w:pPr>
      <w:r w:rsidRPr="003C2DE2">
        <w:rPr>
          <w:rFonts w:ascii="Tahoma" w:hAnsi="Tahoma" w:cs="Tahoma"/>
          <w:sz w:val="22"/>
          <w:szCs w:val="22"/>
        </w:rPr>
        <w:t xml:space="preserve">que administre ou esteja </w:t>
      </w:r>
      <w:r w:rsidR="00AB2CF7" w:rsidRPr="003C2DE2">
        <w:rPr>
          <w:rFonts w:ascii="Tahoma" w:hAnsi="Tahoma" w:cs="Tahoma"/>
          <w:sz w:val="22"/>
          <w:szCs w:val="22"/>
        </w:rPr>
        <w:t>vinculada(o) a mercados regulamentados de</w:t>
      </w:r>
      <w:r w:rsidRPr="003C2DE2">
        <w:rPr>
          <w:rFonts w:ascii="Tahoma" w:hAnsi="Tahoma" w:cs="Tahoma"/>
          <w:sz w:val="22"/>
          <w:szCs w:val="22"/>
        </w:rPr>
        <w:t xml:space="preserve"> valores mobiliários, entidades autorreguladoras e outras Pessoas com poder normativo, fiscalizador e/ou punitivo, no Brasil e/ou no </w:t>
      </w:r>
      <w:r w:rsidR="00D17A21" w:rsidRPr="003C2DE2">
        <w:rPr>
          <w:rFonts w:ascii="Tahoma" w:hAnsi="Tahoma" w:cs="Tahoma"/>
          <w:sz w:val="22"/>
          <w:szCs w:val="22"/>
        </w:rPr>
        <w:t>exterior, entre outros.</w:t>
      </w:r>
    </w:p>
    <w:p w:rsidR="0004095C" w:rsidRPr="003C2DE2" w:rsidRDefault="0004095C" w:rsidP="008759F7">
      <w:pPr>
        <w:pStyle w:val="ListaColorida-nfase11"/>
        <w:ind w:left="0"/>
        <w:rPr>
          <w:rFonts w:ascii="Tahoma" w:eastAsia="Arial Unicode MS" w:hAnsi="Tahoma" w:cs="Tahoma"/>
          <w:b/>
          <w:bCs/>
          <w:sz w:val="22"/>
          <w:szCs w:val="22"/>
        </w:rPr>
      </w:pPr>
    </w:p>
    <w:p w:rsidR="00FB49DC" w:rsidRPr="003C2DE2" w:rsidRDefault="00404B4A" w:rsidP="008759F7">
      <w:pPr>
        <w:numPr>
          <w:ilvl w:val="3"/>
          <w:numId w:val="1"/>
        </w:numPr>
        <w:ind w:left="0" w:firstLine="2127"/>
        <w:jc w:val="both"/>
        <w:rPr>
          <w:rFonts w:ascii="Tahoma" w:eastAsia="Arial Unicode MS" w:hAnsi="Tahoma" w:cs="Tahoma"/>
          <w:bCs/>
          <w:sz w:val="22"/>
          <w:szCs w:val="22"/>
        </w:rPr>
      </w:pPr>
      <w:r w:rsidRPr="003C2DE2">
        <w:rPr>
          <w:rFonts w:ascii="Tahoma" w:eastAsia="Arial Unicode MS" w:hAnsi="Tahoma" w:cs="Tahoma"/>
          <w:bCs/>
          <w:sz w:val="22"/>
          <w:szCs w:val="22"/>
        </w:rPr>
        <w:t xml:space="preserve">Compreende-se por </w:t>
      </w:r>
      <w:r w:rsidR="00B5729B" w:rsidRPr="003C2DE2">
        <w:rPr>
          <w:rFonts w:ascii="Tahoma" w:eastAsia="Arial Unicode MS" w:hAnsi="Tahoma" w:cs="Tahoma"/>
          <w:bCs/>
          <w:sz w:val="22"/>
          <w:szCs w:val="22"/>
        </w:rPr>
        <w:t>“</w:t>
      </w:r>
      <w:r w:rsidRPr="003C2DE2">
        <w:rPr>
          <w:rFonts w:ascii="Tahoma" w:eastAsia="Arial Unicode MS" w:hAnsi="Tahoma" w:cs="Tahoma"/>
          <w:bCs/>
          <w:sz w:val="22"/>
          <w:szCs w:val="22"/>
          <w:u w:val="single"/>
        </w:rPr>
        <w:t>Norma</w:t>
      </w:r>
      <w:r w:rsidR="00B5729B" w:rsidRPr="003C2DE2">
        <w:rPr>
          <w:rFonts w:ascii="Tahoma" w:eastAsia="Arial Unicode MS" w:hAnsi="Tahoma" w:cs="Tahoma"/>
          <w:bCs/>
          <w:sz w:val="22"/>
          <w:szCs w:val="22"/>
        </w:rPr>
        <w:t>”:</w:t>
      </w:r>
      <w:r w:rsidR="00FB49DC" w:rsidRPr="003C2DE2">
        <w:rPr>
          <w:rFonts w:ascii="Tahoma" w:eastAsia="Arial Unicode MS" w:hAnsi="Tahoma" w:cs="Tahoma"/>
          <w:bCs/>
          <w:sz w:val="22"/>
          <w:szCs w:val="22"/>
        </w:rPr>
        <w:t xml:space="preserve"> qualquer lei, decreto, medida provisória, regulamento, norma </w:t>
      </w:r>
      <w:r w:rsidR="00FB49DC" w:rsidRPr="003C2DE2">
        <w:rPr>
          <w:rFonts w:ascii="Tahoma" w:hAnsi="Tahoma" w:cs="Tahoma"/>
          <w:sz w:val="22"/>
          <w:szCs w:val="22"/>
        </w:rPr>
        <w:t>administrativa</w:t>
      </w:r>
      <w:r w:rsidR="00FB49DC" w:rsidRPr="003C2DE2">
        <w:rPr>
          <w:rFonts w:ascii="Tahoma" w:eastAsia="Arial Unicode MS" w:hAnsi="Tahoma" w:cs="Tahoma"/>
          <w:bCs/>
          <w:sz w:val="22"/>
          <w:szCs w:val="22"/>
        </w:rPr>
        <w:t xml:space="preserve">, ofício, carta, resolução, </w:t>
      </w:r>
      <w:r w:rsidRPr="003C2DE2">
        <w:rPr>
          <w:rFonts w:ascii="Tahoma" w:eastAsia="Arial Unicode MS" w:hAnsi="Tahoma" w:cs="Tahoma"/>
          <w:bCs/>
          <w:sz w:val="22"/>
          <w:szCs w:val="22"/>
        </w:rPr>
        <w:t xml:space="preserve">instrução, circular e/ou </w:t>
      </w:r>
      <w:r w:rsidR="00FB49DC" w:rsidRPr="003C2DE2">
        <w:rPr>
          <w:rFonts w:ascii="Tahoma" w:eastAsia="Arial Unicode MS" w:hAnsi="Tahoma" w:cs="Tahoma"/>
          <w:bCs/>
          <w:sz w:val="22"/>
          <w:szCs w:val="22"/>
        </w:rPr>
        <w:t>qua</w:t>
      </w:r>
      <w:r w:rsidRPr="003C2DE2">
        <w:rPr>
          <w:rFonts w:ascii="Tahoma" w:eastAsia="Arial Unicode MS" w:hAnsi="Tahoma" w:cs="Tahoma"/>
          <w:bCs/>
          <w:sz w:val="22"/>
          <w:szCs w:val="22"/>
        </w:rPr>
        <w:t xml:space="preserve">lquer tipo de </w:t>
      </w:r>
      <w:r w:rsidR="00FB49DC" w:rsidRPr="003C2DE2">
        <w:rPr>
          <w:rFonts w:ascii="Tahoma" w:eastAsia="Arial Unicode MS" w:hAnsi="Tahoma" w:cs="Tahoma"/>
          <w:bCs/>
          <w:sz w:val="22"/>
          <w:szCs w:val="22"/>
        </w:rPr>
        <w:t xml:space="preserve">determinação, na </w:t>
      </w:r>
      <w:r w:rsidRPr="003C2DE2">
        <w:rPr>
          <w:rFonts w:ascii="Tahoma" w:eastAsia="Arial Unicode MS" w:hAnsi="Tahoma" w:cs="Tahoma"/>
          <w:bCs/>
          <w:sz w:val="22"/>
          <w:szCs w:val="22"/>
        </w:rPr>
        <w:t xml:space="preserve">forma de </w:t>
      </w:r>
      <w:r w:rsidR="00FB49DC" w:rsidRPr="003C2DE2">
        <w:rPr>
          <w:rFonts w:ascii="Tahoma" w:eastAsia="Arial Unicode MS" w:hAnsi="Tahoma" w:cs="Tahoma"/>
          <w:bCs/>
          <w:sz w:val="22"/>
          <w:szCs w:val="22"/>
        </w:rPr>
        <w:t>q</w:t>
      </w:r>
      <w:r w:rsidR="00767719" w:rsidRPr="003C2DE2">
        <w:rPr>
          <w:rFonts w:ascii="Tahoma" w:eastAsia="Arial Unicode MS" w:hAnsi="Tahoma" w:cs="Tahoma"/>
          <w:bCs/>
          <w:sz w:val="22"/>
          <w:szCs w:val="22"/>
        </w:rPr>
        <w:t xml:space="preserve">ualquer outro instrumento </w:t>
      </w:r>
      <w:r w:rsidRPr="003C2DE2">
        <w:rPr>
          <w:rFonts w:ascii="Tahoma" w:eastAsia="Arial Unicode MS" w:hAnsi="Tahoma" w:cs="Tahoma"/>
          <w:bCs/>
          <w:sz w:val="22"/>
          <w:szCs w:val="22"/>
        </w:rPr>
        <w:t>ou</w:t>
      </w:r>
      <w:r w:rsidR="00FB49DC" w:rsidRPr="003C2DE2">
        <w:rPr>
          <w:rFonts w:ascii="Tahoma" w:eastAsia="Arial Unicode MS" w:hAnsi="Tahoma" w:cs="Tahoma"/>
          <w:bCs/>
          <w:sz w:val="22"/>
          <w:szCs w:val="22"/>
        </w:rPr>
        <w:t xml:space="preserve"> regulamentação, de órgãos ou entidades governamentais, autarquias, tribunais ou qualquer outra Autoridade, que crie direitos e/ou obrigações</w:t>
      </w:r>
      <w:r w:rsidRPr="003C2DE2">
        <w:rPr>
          <w:rFonts w:ascii="Tahoma" w:eastAsia="Arial Unicode MS" w:hAnsi="Tahoma" w:cs="Tahoma"/>
          <w:bCs/>
          <w:sz w:val="22"/>
          <w:szCs w:val="22"/>
        </w:rPr>
        <w:t>.</w:t>
      </w:r>
    </w:p>
    <w:p w:rsidR="00FB49DC" w:rsidRPr="003C2DE2" w:rsidRDefault="00FB49DC" w:rsidP="008759F7">
      <w:pPr>
        <w:pStyle w:val="ListaColorida-nfase11"/>
        <w:ind w:left="0"/>
        <w:rPr>
          <w:rFonts w:ascii="Tahoma" w:eastAsia="Arial Unicode MS" w:hAnsi="Tahoma" w:cs="Tahoma"/>
          <w:b/>
          <w:bCs/>
          <w:sz w:val="22"/>
          <w:szCs w:val="22"/>
        </w:rPr>
      </w:pPr>
    </w:p>
    <w:p w:rsidR="00A10F33" w:rsidRPr="003C2DE2" w:rsidRDefault="00A10F33" w:rsidP="008759F7">
      <w:pPr>
        <w:numPr>
          <w:ilvl w:val="2"/>
          <w:numId w:val="1"/>
        </w:numPr>
        <w:ind w:left="0" w:firstLine="1418"/>
        <w:jc w:val="both"/>
        <w:rPr>
          <w:rFonts w:ascii="Tahoma" w:eastAsia="Arial Unicode MS" w:hAnsi="Tahoma" w:cs="Tahoma"/>
          <w:bCs/>
          <w:sz w:val="22"/>
          <w:szCs w:val="22"/>
        </w:rPr>
      </w:pPr>
      <w:r w:rsidRPr="003C2DE2">
        <w:rPr>
          <w:rFonts w:ascii="Tahoma" w:eastAsia="Arial Unicode MS" w:hAnsi="Tahoma" w:cs="Tahoma"/>
          <w:bCs/>
          <w:sz w:val="22"/>
          <w:szCs w:val="22"/>
        </w:rPr>
        <w:t xml:space="preserve">O </w:t>
      </w:r>
      <w:r w:rsidR="007C40E0" w:rsidRPr="003C2DE2">
        <w:rPr>
          <w:rFonts w:ascii="Tahoma" w:eastAsia="Arial Unicode MS" w:hAnsi="Tahoma" w:cs="Tahoma"/>
          <w:bCs/>
          <w:sz w:val="22"/>
          <w:szCs w:val="22"/>
        </w:rPr>
        <w:t>Agente Fiduciário</w:t>
      </w:r>
      <w:r w:rsidR="00290441" w:rsidRPr="003C2DE2">
        <w:rPr>
          <w:rFonts w:ascii="Tahoma" w:eastAsia="Arial Unicode MS" w:hAnsi="Tahoma" w:cs="Tahoma"/>
          <w:bCs/>
          <w:sz w:val="22"/>
          <w:szCs w:val="22"/>
        </w:rPr>
        <w:t xml:space="preserve"> </w:t>
      </w:r>
      <w:r w:rsidRPr="003C2DE2">
        <w:rPr>
          <w:rFonts w:ascii="Tahoma" w:eastAsia="Arial Unicode MS" w:hAnsi="Tahoma" w:cs="Tahoma"/>
          <w:bCs/>
          <w:sz w:val="22"/>
          <w:szCs w:val="22"/>
        </w:rPr>
        <w:t xml:space="preserve">deverá verificar, ao longo do prazo de duração dos </w:t>
      </w:r>
      <w:r w:rsidR="00F26E17" w:rsidRPr="003C2DE2">
        <w:rPr>
          <w:rFonts w:ascii="Tahoma" w:eastAsia="Arial Unicode MS" w:hAnsi="Tahoma" w:cs="Tahoma"/>
          <w:bCs/>
          <w:sz w:val="22"/>
          <w:szCs w:val="22"/>
        </w:rPr>
        <w:t>CRA</w:t>
      </w:r>
      <w:r w:rsidR="00B01F55" w:rsidRPr="003C2DE2">
        <w:rPr>
          <w:rFonts w:ascii="Tahoma" w:eastAsia="Arial Unicode MS" w:hAnsi="Tahoma" w:cs="Tahoma"/>
          <w:bCs/>
          <w:sz w:val="22"/>
          <w:szCs w:val="22"/>
        </w:rPr>
        <w:t xml:space="preserve"> ou até a comprovação da aplicação integral dos recursos oriundos desta Escritura</w:t>
      </w:r>
      <w:r w:rsidRPr="003C2DE2">
        <w:rPr>
          <w:rFonts w:ascii="Tahoma" w:eastAsia="Arial Unicode MS" w:hAnsi="Tahoma" w:cs="Tahoma"/>
          <w:bCs/>
          <w:sz w:val="22"/>
          <w:szCs w:val="22"/>
        </w:rPr>
        <w:t>, o efetivo direcionamento</w:t>
      </w:r>
      <w:r w:rsidRPr="003C2DE2">
        <w:rPr>
          <w:rFonts w:ascii="Tahoma" w:eastAsia="Calibri" w:hAnsi="Tahoma" w:cs="Tahoma"/>
          <w:sz w:val="22"/>
          <w:szCs w:val="22"/>
          <w:lang w:eastAsia="en-US"/>
        </w:rPr>
        <w:t xml:space="preserve"> de todo</w:t>
      </w:r>
      <w:r w:rsidR="00CA7A93" w:rsidRPr="003C2DE2">
        <w:rPr>
          <w:rFonts w:ascii="Tahoma" w:eastAsia="Calibri" w:hAnsi="Tahoma" w:cs="Tahoma"/>
          <w:sz w:val="22"/>
          <w:szCs w:val="22"/>
          <w:lang w:eastAsia="en-US"/>
        </w:rPr>
        <w:t>s</w:t>
      </w:r>
      <w:r w:rsidRPr="003C2DE2">
        <w:rPr>
          <w:rFonts w:ascii="Tahoma" w:eastAsia="Calibri" w:hAnsi="Tahoma" w:cs="Tahoma"/>
          <w:sz w:val="22"/>
          <w:szCs w:val="22"/>
          <w:lang w:eastAsia="en-US"/>
        </w:rPr>
        <w:t xml:space="preserve"> os recursos obtidos por meio da presente Emissão, a partir dos documentos fornecidos nos termos da </w:t>
      </w:r>
      <w:r w:rsidR="00A675E8" w:rsidRPr="003C2DE2">
        <w:rPr>
          <w:rFonts w:ascii="Tahoma" w:eastAsia="Calibri" w:hAnsi="Tahoma" w:cs="Tahoma"/>
          <w:sz w:val="22"/>
          <w:szCs w:val="22"/>
          <w:lang w:eastAsia="en-US"/>
        </w:rPr>
        <w:t>C</w:t>
      </w:r>
      <w:r w:rsidRPr="003C2DE2">
        <w:rPr>
          <w:rFonts w:ascii="Tahoma" w:eastAsia="Calibri" w:hAnsi="Tahoma" w:cs="Tahoma"/>
          <w:sz w:val="22"/>
          <w:szCs w:val="22"/>
          <w:lang w:eastAsia="en-US"/>
        </w:rPr>
        <w:t>láusula 3.5.</w:t>
      </w:r>
      <w:r w:rsidR="00995CB7">
        <w:rPr>
          <w:rFonts w:ascii="Tahoma" w:eastAsia="Calibri" w:hAnsi="Tahoma" w:cs="Tahoma"/>
          <w:sz w:val="22"/>
          <w:szCs w:val="22"/>
          <w:lang w:eastAsia="en-US"/>
        </w:rPr>
        <w:t>4</w:t>
      </w:r>
      <w:r w:rsidR="00EE7125" w:rsidRPr="003C2DE2">
        <w:rPr>
          <w:rFonts w:ascii="Tahoma" w:eastAsia="Calibri" w:hAnsi="Tahoma" w:cs="Tahoma"/>
          <w:sz w:val="22"/>
          <w:szCs w:val="22"/>
          <w:lang w:eastAsia="en-US"/>
        </w:rPr>
        <w:t xml:space="preserve"> </w:t>
      </w:r>
      <w:r w:rsidR="00B17086">
        <w:rPr>
          <w:rFonts w:ascii="Tahoma" w:eastAsia="Calibri" w:hAnsi="Tahoma" w:cs="Tahoma"/>
          <w:sz w:val="22"/>
          <w:szCs w:val="22"/>
          <w:lang w:eastAsia="en-US"/>
        </w:rPr>
        <w:t xml:space="preserve">e 3.5.4.1 </w:t>
      </w:r>
      <w:r w:rsidRPr="003C2DE2">
        <w:rPr>
          <w:rFonts w:ascii="Tahoma" w:eastAsia="Calibri" w:hAnsi="Tahoma" w:cs="Tahoma"/>
          <w:sz w:val="22"/>
          <w:szCs w:val="22"/>
          <w:lang w:eastAsia="en-US"/>
        </w:rPr>
        <w:t>acima</w:t>
      </w:r>
      <w:r w:rsidR="00531237" w:rsidRPr="003C2DE2">
        <w:rPr>
          <w:rFonts w:ascii="Tahoma" w:eastAsia="Calibri" w:hAnsi="Tahoma" w:cs="Tahoma"/>
          <w:sz w:val="22"/>
          <w:szCs w:val="22"/>
          <w:lang w:eastAsia="en-US"/>
        </w:rPr>
        <w:t>.</w:t>
      </w:r>
      <w:r w:rsidR="00E5308E" w:rsidRPr="003C2DE2">
        <w:rPr>
          <w:rFonts w:ascii="Tahoma" w:eastAsia="Calibri" w:hAnsi="Tahoma" w:cs="Tahoma"/>
          <w:sz w:val="22"/>
          <w:szCs w:val="22"/>
          <w:lang w:eastAsia="en-US"/>
        </w:rPr>
        <w:t xml:space="preserve"> </w:t>
      </w:r>
    </w:p>
    <w:p w:rsidR="0015052D" w:rsidRPr="003C2DE2" w:rsidRDefault="0015052D" w:rsidP="008759F7">
      <w:pPr>
        <w:pStyle w:val="ListaColorida-nfase11"/>
        <w:ind w:left="0"/>
        <w:rPr>
          <w:rFonts w:ascii="Tahoma" w:eastAsia="Arial Unicode MS" w:hAnsi="Tahoma" w:cs="Tahoma"/>
          <w:bCs/>
          <w:sz w:val="22"/>
          <w:szCs w:val="22"/>
        </w:rPr>
      </w:pPr>
    </w:p>
    <w:p w:rsidR="00C66A35" w:rsidRDefault="00764DCA" w:rsidP="006E0030">
      <w:pPr>
        <w:numPr>
          <w:ilvl w:val="2"/>
          <w:numId w:val="1"/>
        </w:numPr>
        <w:ind w:left="0" w:firstLine="1418"/>
        <w:jc w:val="both"/>
        <w:rPr>
          <w:rFonts w:ascii="Tahoma" w:hAnsi="Tahoma" w:cs="Tahoma"/>
          <w:sz w:val="22"/>
          <w:szCs w:val="22"/>
        </w:rPr>
      </w:pPr>
      <w:r w:rsidRPr="003C2DE2">
        <w:rPr>
          <w:rFonts w:ascii="Tahoma" w:eastAsia="Calibri" w:hAnsi="Tahoma" w:cs="Tahoma"/>
          <w:sz w:val="22"/>
          <w:szCs w:val="22"/>
          <w:lang w:eastAsia="en-US"/>
        </w:rPr>
        <w:t>Uma vez atingido o valor da destinação dos recursos das Debêntures</w:t>
      </w:r>
      <w:r w:rsidR="00845367" w:rsidRPr="003C2DE2">
        <w:rPr>
          <w:rFonts w:ascii="Tahoma" w:eastAsia="Calibri" w:hAnsi="Tahoma" w:cs="Tahoma"/>
          <w:sz w:val="22"/>
          <w:szCs w:val="22"/>
          <w:lang w:eastAsia="en-US"/>
        </w:rPr>
        <w:t xml:space="preserve">, que será verificado </w:t>
      </w:r>
      <w:r w:rsidR="00823C37" w:rsidRPr="003C2DE2">
        <w:rPr>
          <w:rFonts w:ascii="Tahoma" w:eastAsia="Calibri" w:hAnsi="Tahoma" w:cs="Tahoma"/>
          <w:sz w:val="22"/>
          <w:szCs w:val="22"/>
          <w:lang w:eastAsia="en-US"/>
        </w:rPr>
        <w:t>pelo Agente Fiduciário</w:t>
      </w:r>
      <w:r w:rsidR="00845367" w:rsidRPr="003C2DE2">
        <w:rPr>
          <w:rFonts w:ascii="Tahoma" w:eastAsia="Calibri" w:hAnsi="Tahoma" w:cs="Tahoma"/>
          <w:sz w:val="22"/>
          <w:szCs w:val="22"/>
          <w:lang w:eastAsia="en-US"/>
        </w:rPr>
        <w:t>,</w:t>
      </w:r>
      <w:r w:rsidRPr="003C2DE2">
        <w:rPr>
          <w:rFonts w:ascii="Tahoma" w:eastAsia="Calibri" w:hAnsi="Tahoma" w:cs="Tahoma"/>
          <w:sz w:val="22"/>
          <w:szCs w:val="22"/>
          <w:lang w:eastAsia="en-US"/>
        </w:rPr>
        <w:t xml:space="preserve"> nos termos da </w:t>
      </w:r>
      <w:r w:rsidR="00A675E8" w:rsidRPr="003C2DE2">
        <w:rPr>
          <w:rFonts w:ascii="Tahoma" w:eastAsia="Calibri" w:hAnsi="Tahoma" w:cs="Tahoma"/>
          <w:sz w:val="22"/>
          <w:szCs w:val="22"/>
          <w:lang w:eastAsia="en-US"/>
        </w:rPr>
        <w:t>C</w:t>
      </w:r>
      <w:r w:rsidRPr="003C2DE2">
        <w:rPr>
          <w:rFonts w:ascii="Tahoma" w:eastAsia="Calibri" w:hAnsi="Tahoma" w:cs="Tahoma"/>
          <w:sz w:val="22"/>
          <w:szCs w:val="22"/>
          <w:lang w:eastAsia="en-US"/>
        </w:rPr>
        <w:t>láusula 3.5.</w:t>
      </w:r>
      <w:r w:rsidR="00786A3D">
        <w:rPr>
          <w:rFonts w:ascii="Tahoma" w:eastAsia="Calibri" w:hAnsi="Tahoma" w:cs="Tahoma"/>
          <w:sz w:val="22"/>
          <w:szCs w:val="22"/>
          <w:lang w:eastAsia="en-US"/>
        </w:rPr>
        <w:t>2</w:t>
      </w:r>
      <w:r w:rsidRPr="003C2DE2">
        <w:rPr>
          <w:rFonts w:ascii="Tahoma" w:eastAsia="Calibri" w:hAnsi="Tahoma" w:cs="Tahoma"/>
          <w:sz w:val="22"/>
          <w:szCs w:val="22"/>
          <w:lang w:eastAsia="en-US"/>
        </w:rPr>
        <w:t xml:space="preserve"> </w:t>
      </w:r>
      <w:r w:rsidR="00E14A7C" w:rsidRPr="003C2DE2">
        <w:rPr>
          <w:rFonts w:ascii="Tahoma" w:eastAsia="Calibri" w:hAnsi="Tahoma" w:cs="Tahoma"/>
          <w:sz w:val="22"/>
          <w:szCs w:val="22"/>
          <w:lang w:eastAsia="en-US"/>
        </w:rPr>
        <w:t>e observados os critérios</w:t>
      </w:r>
      <w:r w:rsidR="002F0A99" w:rsidRPr="003C2DE2">
        <w:rPr>
          <w:rFonts w:ascii="Tahoma" w:eastAsia="Calibri" w:hAnsi="Tahoma" w:cs="Tahoma"/>
          <w:sz w:val="22"/>
          <w:szCs w:val="22"/>
          <w:lang w:eastAsia="en-US"/>
        </w:rPr>
        <w:t xml:space="preserve"> </w:t>
      </w:r>
      <w:r w:rsidR="00E14A7C" w:rsidRPr="003C2DE2">
        <w:rPr>
          <w:rFonts w:ascii="Tahoma" w:eastAsia="Calibri" w:hAnsi="Tahoma" w:cs="Tahoma"/>
          <w:sz w:val="22"/>
          <w:szCs w:val="22"/>
          <w:lang w:eastAsia="en-US"/>
        </w:rPr>
        <w:t xml:space="preserve">constantes do </w:t>
      </w:r>
      <w:r w:rsidR="002F0A99" w:rsidRPr="003C2DE2">
        <w:rPr>
          <w:rFonts w:ascii="Tahoma" w:eastAsia="Calibri" w:hAnsi="Tahoma" w:cs="Tahoma"/>
          <w:sz w:val="22"/>
          <w:szCs w:val="22"/>
          <w:u w:val="single"/>
          <w:lang w:eastAsia="en-US"/>
        </w:rPr>
        <w:t>Anexo III</w:t>
      </w:r>
      <w:r w:rsidR="00E14A7C" w:rsidRPr="003C2DE2">
        <w:rPr>
          <w:rFonts w:ascii="Tahoma" w:eastAsia="Calibri" w:hAnsi="Tahoma" w:cs="Tahoma"/>
          <w:sz w:val="22"/>
          <w:szCs w:val="22"/>
          <w:lang w:eastAsia="en-US"/>
        </w:rPr>
        <w:t xml:space="preserve"> a esta Escritura</w:t>
      </w:r>
      <w:r w:rsidRPr="003C2DE2">
        <w:rPr>
          <w:rFonts w:ascii="Tahoma" w:eastAsia="Calibri" w:hAnsi="Tahoma" w:cs="Tahoma"/>
          <w:sz w:val="22"/>
          <w:szCs w:val="22"/>
          <w:lang w:eastAsia="en-US"/>
        </w:rPr>
        <w:t xml:space="preserve">, a </w:t>
      </w:r>
      <w:r w:rsidR="00C94797" w:rsidRPr="003C2DE2">
        <w:rPr>
          <w:rFonts w:ascii="Tahoma" w:eastAsia="Calibri" w:hAnsi="Tahoma" w:cs="Tahoma"/>
          <w:sz w:val="22"/>
          <w:szCs w:val="22"/>
          <w:lang w:eastAsia="en-US"/>
        </w:rPr>
        <w:t xml:space="preserve">Emissora e o Agente </w:t>
      </w:r>
      <w:r w:rsidR="00405BC0" w:rsidRPr="003C2DE2">
        <w:rPr>
          <w:rFonts w:ascii="Tahoma" w:eastAsia="Calibri" w:hAnsi="Tahoma" w:cs="Tahoma"/>
          <w:sz w:val="22"/>
          <w:szCs w:val="22"/>
          <w:lang w:eastAsia="en-US"/>
        </w:rPr>
        <w:t>Fiduciário</w:t>
      </w:r>
      <w:r w:rsidR="00C94797" w:rsidRPr="003C2DE2">
        <w:rPr>
          <w:rFonts w:ascii="Tahoma" w:eastAsia="Calibri" w:hAnsi="Tahoma" w:cs="Tahoma"/>
          <w:sz w:val="22"/>
          <w:szCs w:val="22"/>
          <w:lang w:eastAsia="en-US"/>
        </w:rPr>
        <w:t xml:space="preserve"> ficarão desobrigados</w:t>
      </w:r>
      <w:r w:rsidRPr="003C2DE2">
        <w:rPr>
          <w:rFonts w:ascii="Tahoma" w:eastAsia="Calibri" w:hAnsi="Tahoma" w:cs="Tahoma"/>
          <w:sz w:val="22"/>
          <w:szCs w:val="22"/>
          <w:lang w:eastAsia="en-US"/>
        </w:rPr>
        <w:t xml:space="preserve"> com relação às comprovações de que trata a </w:t>
      </w:r>
      <w:r w:rsidR="00A675E8" w:rsidRPr="003C2DE2">
        <w:rPr>
          <w:rFonts w:ascii="Tahoma" w:eastAsia="Calibri" w:hAnsi="Tahoma" w:cs="Tahoma"/>
          <w:sz w:val="22"/>
          <w:szCs w:val="22"/>
          <w:lang w:eastAsia="en-US"/>
        </w:rPr>
        <w:t>C</w:t>
      </w:r>
      <w:r w:rsidRPr="003C2DE2">
        <w:rPr>
          <w:rFonts w:ascii="Tahoma" w:eastAsia="Calibri" w:hAnsi="Tahoma" w:cs="Tahoma"/>
          <w:sz w:val="22"/>
          <w:szCs w:val="22"/>
          <w:lang w:eastAsia="en-US"/>
        </w:rPr>
        <w:t>láusula 3.5.</w:t>
      </w:r>
      <w:r w:rsidR="00F014B8">
        <w:rPr>
          <w:rFonts w:ascii="Tahoma" w:eastAsia="Calibri" w:hAnsi="Tahoma" w:cs="Tahoma"/>
          <w:sz w:val="22"/>
          <w:szCs w:val="22"/>
          <w:lang w:eastAsia="en-US"/>
        </w:rPr>
        <w:t>4</w:t>
      </w:r>
      <w:r w:rsidRPr="003C2DE2">
        <w:rPr>
          <w:rFonts w:ascii="Tahoma" w:eastAsia="Calibri" w:hAnsi="Tahoma" w:cs="Tahoma"/>
          <w:sz w:val="22"/>
          <w:szCs w:val="22"/>
          <w:lang w:eastAsia="en-US"/>
        </w:rPr>
        <w:t xml:space="preserve"> acima</w:t>
      </w:r>
      <w:r w:rsidR="002F0A99" w:rsidRPr="003C2DE2">
        <w:rPr>
          <w:rFonts w:ascii="Tahoma" w:eastAsia="Calibri" w:hAnsi="Tahoma" w:cs="Tahoma"/>
          <w:sz w:val="22"/>
          <w:szCs w:val="22"/>
          <w:lang w:eastAsia="en-US"/>
        </w:rPr>
        <w:t xml:space="preserve">, exceto </w:t>
      </w:r>
      <w:r w:rsidR="00AD248D" w:rsidRPr="003C2DE2">
        <w:rPr>
          <w:rFonts w:ascii="Tahoma" w:eastAsia="Calibri" w:hAnsi="Tahoma" w:cs="Tahoma"/>
          <w:sz w:val="22"/>
          <w:szCs w:val="22"/>
          <w:lang w:eastAsia="en-US"/>
        </w:rPr>
        <w:t xml:space="preserve">se </w:t>
      </w:r>
      <w:r w:rsidR="00D163D5" w:rsidRPr="003C2DE2">
        <w:rPr>
          <w:rFonts w:ascii="Tahoma" w:eastAsia="Calibri" w:hAnsi="Tahoma" w:cs="Tahoma"/>
          <w:sz w:val="22"/>
          <w:szCs w:val="22"/>
          <w:lang w:eastAsia="en-US"/>
        </w:rPr>
        <w:t>em razão de</w:t>
      </w:r>
      <w:r w:rsidR="00AD248D" w:rsidRPr="003C2DE2">
        <w:rPr>
          <w:rFonts w:ascii="Tahoma" w:eastAsia="Calibri" w:hAnsi="Tahoma" w:cs="Tahoma"/>
          <w:sz w:val="22"/>
          <w:szCs w:val="22"/>
          <w:lang w:eastAsia="en-US"/>
        </w:rPr>
        <w:t xml:space="preserve"> determinação de </w:t>
      </w:r>
      <w:r w:rsidR="002F0A99" w:rsidRPr="003C2DE2">
        <w:rPr>
          <w:rFonts w:ascii="Tahoma" w:eastAsia="Calibri" w:hAnsi="Tahoma" w:cs="Tahoma"/>
          <w:sz w:val="22"/>
          <w:szCs w:val="22"/>
          <w:lang w:eastAsia="en-US"/>
        </w:rPr>
        <w:t>Autoridade</w:t>
      </w:r>
      <w:r w:rsidR="00AD248D" w:rsidRPr="003C2DE2">
        <w:rPr>
          <w:rFonts w:ascii="Tahoma" w:eastAsia="Calibri" w:hAnsi="Tahoma" w:cs="Tahoma"/>
          <w:sz w:val="22"/>
          <w:szCs w:val="22"/>
          <w:lang w:eastAsia="en-US"/>
        </w:rPr>
        <w:t>s ou atendimento a Normas</w:t>
      </w:r>
      <w:r w:rsidR="00D163D5" w:rsidRPr="003C2DE2">
        <w:rPr>
          <w:rFonts w:ascii="Tahoma" w:eastAsia="Calibri" w:hAnsi="Tahoma" w:cs="Tahoma"/>
          <w:sz w:val="22"/>
          <w:szCs w:val="22"/>
          <w:lang w:eastAsia="en-US"/>
        </w:rPr>
        <w:t xml:space="preserve"> for necessária qualquer comprovação adicional</w:t>
      </w:r>
      <w:r w:rsidRPr="003C2DE2">
        <w:rPr>
          <w:rFonts w:ascii="Tahoma" w:eastAsia="Calibri" w:hAnsi="Tahoma" w:cs="Tahoma"/>
          <w:sz w:val="22"/>
          <w:szCs w:val="22"/>
          <w:lang w:eastAsia="en-US"/>
        </w:rPr>
        <w:t>.</w:t>
      </w:r>
    </w:p>
    <w:p w:rsidR="00521F1E" w:rsidRPr="00DC0DDC" w:rsidRDefault="00521F1E" w:rsidP="006E0030">
      <w:pPr>
        <w:ind w:left="1418"/>
        <w:jc w:val="both"/>
        <w:rPr>
          <w:rFonts w:ascii="Tahoma" w:hAnsi="Tahoma" w:cs="Tahoma"/>
          <w:sz w:val="22"/>
          <w:szCs w:val="22"/>
        </w:rPr>
      </w:pPr>
    </w:p>
    <w:p w:rsidR="001162A6" w:rsidRPr="003C2DE2" w:rsidRDefault="001162A6"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Cessão, Transferência e Titularidade das Debêntures</w:t>
      </w:r>
    </w:p>
    <w:p w:rsidR="00205481" w:rsidRPr="003C2DE2" w:rsidRDefault="00205481" w:rsidP="008759F7">
      <w:pPr>
        <w:jc w:val="both"/>
        <w:rPr>
          <w:rFonts w:ascii="Tahoma" w:eastAsia="Arial Unicode MS" w:hAnsi="Tahoma" w:cs="Tahoma"/>
          <w:b/>
          <w:bCs/>
          <w:sz w:val="22"/>
          <w:szCs w:val="22"/>
          <w:u w:val="single"/>
        </w:rPr>
      </w:pPr>
    </w:p>
    <w:p w:rsidR="008E35CA" w:rsidRPr="003C2DE2" w:rsidRDefault="00205481" w:rsidP="008759F7">
      <w:pPr>
        <w:numPr>
          <w:ilvl w:val="2"/>
          <w:numId w:val="1"/>
        </w:numPr>
        <w:ind w:left="0" w:firstLine="1418"/>
        <w:jc w:val="both"/>
        <w:rPr>
          <w:rFonts w:ascii="Tahoma" w:hAnsi="Tahoma" w:cs="Tahoma"/>
          <w:sz w:val="22"/>
          <w:szCs w:val="22"/>
        </w:rPr>
      </w:pPr>
      <w:bookmarkStart w:id="23" w:name="_DV_M44"/>
      <w:bookmarkEnd w:id="23"/>
      <w:r w:rsidRPr="003C2DE2">
        <w:rPr>
          <w:rFonts w:ascii="Tahoma" w:hAnsi="Tahoma" w:cs="Tahoma"/>
          <w:sz w:val="22"/>
          <w:szCs w:val="22"/>
        </w:rPr>
        <w:t xml:space="preserve">As Debêntures serão </w:t>
      </w:r>
      <w:r w:rsidR="00FD0E16" w:rsidRPr="003C2DE2">
        <w:rPr>
          <w:rFonts w:ascii="Tahoma" w:hAnsi="Tahoma" w:cs="Tahoma"/>
          <w:sz w:val="22"/>
          <w:szCs w:val="22"/>
        </w:rPr>
        <w:t xml:space="preserve">inicialmente </w:t>
      </w:r>
      <w:r w:rsidRPr="003C2DE2">
        <w:rPr>
          <w:rFonts w:ascii="Tahoma" w:hAnsi="Tahoma" w:cs="Tahoma"/>
          <w:sz w:val="22"/>
          <w:szCs w:val="22"/>
        </w:rPr>
        <w:t xml:space="preserve">subscritas pela </w:t>
      </w:r>
      <w:r w:rsidR="008E6205">
        <w:rPr>
          <w:rFonts w:ascii="Tahoma" w:hAnsi="Tahoma" w:cs="Tahoma"/>
          <w:sz w:val="22"/>
          <w:szCs w:val="22"/>
        </w:rPr>
        <w:t>Ares</w:t>
      </w:r>
      <w:r w:rsidR="0019160D" w:rsidRPr="003C2DE2">
        <w:rPr>
          <w:rFonts w:ascii="Tahoma" w:hAnsi="Tahoma" w:cs="Tahoma"/>
          <w:sz w:val="22"/>
          <w:szCs w:val="22"/>
        </w:rPr>
        <w:t xml:space="preserve"> </w:t>
      </w:r>
      <w:r w:rsidRPr="003C2DE2">
        <w:rPr>
          <w:rFonts w:ascii="Tahoma" w:hAnsi="Tahoma" w:cs="Tahoma"/>
          <w:sz w:val="22"/>
          <w:szCs w:val="22"/>
        </w:rPr>
        <w:t xml:space="preserve">e, imediatamente após </w:t>
      </w:r>
      <w:r w:rsidR="001162A6" w:rsidRPr="003C2DE2">
        <w:rPr>
          <w:rFonts w:ascii="Tahoma" w:hAnsi="Tahoma" w:cs="Tahoma"/>
          <w:sz w:val="22"/>
          <w:szCs w:val="22"/>
        </w:rPr>
        <w:t>su</w:t>
      </w:r>
      <w:r w:rsidRPr="003C2DE2">
        <w:rPr>
          <w:rFonts w:ascii="Tahoma" w:hAnsi="Tahoma" w:cs="Tahoma"/>
          <w:sz w:val="22"/>
          <w:szCs w:val="22"/>
        </w:rPr>
        <w:t>a subscrição</w:t>
      </w:r>
      <w:r w:rsidR="00525256" w:rsidRPr="003C2DE2">
        <w:rPr>
          <w:rFonts w:ascii="Tahoma" w:hAnsi="Tahoma" w:cs="Tahoma"/>
          <w:sz w:val="22"/>
          <w:szCs w:val="22"/>
        </w:rPr>
        <w:t>,</w:t>
      </w:r>
      <w:r w:rsidR="004655B7" w:rsidRPr="003C2DE2">
        <w:rPr>
          <w:rFonts w:ascii="Tahoma" w:hAnsi="Tahoma" w:cs="Tahoma"/>
          <w:sz w:val="22"/>
          <w:szCs w:val="22"/>
        </w:rPr>
        <w:t xml:space="preserve"> a totalidade das Debêntures será </w:t>
      </w:r>
      <w:r w:rsidR="002F7467">
        <w:rPr>
          <w:rFonts w:ascii="Tahoma" w:hAnsi="Tahoma" w:cs="Tahoma"/>
          <w:sz w:val="22"/>
          <w:szCs w:val="22"/>
        </w:rPr>
        <w:t>adquirida</w:t>
      </w:r>
      <w:r w:rsidR="004655B7" w:rsidRPr="003C2DE2">
        <w:rPr>
          <w:rFonts w:ascii="Tahoma" w:hAnsi="Tahoma" w:cs="Tahoma"/>
          <w:sz w:val="22"/>
          <w:szCs w:val="22"/>
        </w:rPr>
        <w:t xml:space="preserve"> </w:t>
      </w:r>
      <w:r w:rsidR="002F7467">
        <w:rPr>
          <w:rFonts w:ascii="Tahoma" w:hAnsi="Tahoma" w:cs="Tahoma"/>
          <w:sz w:val="22"/>
          <w:szCs w:val="22"/>
        </w:rPr>
        <w:t>pel</w:t>
      </w:r>
      <w:r w:rsidR="004655B7" w:rsidRPr="003C2DE2">
        <w:rPr>
          <w:rFonts w:ascii="Tahoma" w:hAnsi="Tahoma" w:cs="Tahoma"/>
          <w:sz w:val="22"/>
          <w:szCs w:val="22"/>
        </w:rPr>
        <w:t xml:space="preserve">a Securitizadora, nos termos a serem previstos no </w:t>
      </w:r>
      <w:r w:rsidR="00A631E5" w:rsidRPr="003C2DE2">
        <w:rPr>
          <w:rFonts w:ascii="Tahoma" w:hAnsi="Tahoma" w:cs="Tahoma"/>
          <w:sz w:val="22"/>
          <w:szCs w:val="22"/>
        </w:rPr>
        <w:t xml:space="preserve">Contrato de </w:t>
      </w:r>
      <w:r w:rsidR="00BE69E8" w:rsidRPr="003C2DE2">
        <w:rPr>
          <w:rFonts w:ascii="Tahoma" w:hAnsi="Tahoma" w:cs="Tahoma"/>
          <w:sz w:val="22"/>
          <w:szCs w:val="22"/>
        </w:rPr>
        <w:t xml:space="preserve">Aquisição </w:t>
      </w:r>
      <w:r w:rsidR="00A631E5" w:rsidRPr="003C2DE2">
        <w:rPr>
          <w:rFonts w:ascii="Tahoma" w:hAnsi="Tahoma" w:cs="Tahoma"/>
          <w:sz w:val="22"/>
          <w:szCs w:val="22"/>
        </w:rPr>
        <w:t>de Debêntures</w:t>
      </w:r>
      <w:r w:rsidR="002F7467">
        <w:rPr>
          <w:rFonts w:ascii="Tahoma" w:hAnsi="Tahoma" w:cs="Tahoma"/>
          <w:sz w:val="22"/>
          <w:szCs w:val="22"/>
        </w:rPr>
        <w:t xml:space="preserve"> (“Aquisição das Debêntures”)</w:t>
      </w:r>
      <w:r w:rsidR="004655B7" w:rsidRPr="003C2DE2">
        <w:rPr>
          <w:rFonts w:ascii="Tahoma" w:hAnsi="Tahoma" w:cs="Tahoma"/>
          <w:sz w:val="22"/>
          <w:szCs w:val="22"/>
        </w:rPr>
        <w:t>.</w:t>
      </w:r>
    </w:p>
    <w:p w:rsidR="008E35CA" w:rsidRPr="003C2DE2" w:rsidRDefault="008E35CA" w:rsidP="008759F7">
      <w:pPr>
        <w:tabs>
          <w:tab w:val="left" w:pos="851"/>
          <w:tab w:val="left" w:pos="1276"/>
        </w:tabs>
        <w:ind w:hanging="851"/>
        <w:jc w:val="both"/>
        <w:rPr>
          <w:rFonts w:ascii="Tahoma" w:hAnsi="Tahoma" w:cs="Tahoma"/>
          <w:sz w:val="22"/>
          <w:szCs w:val="22"/>
        </w:rPr>
      </w:pPr>
    </w:p>
    <w:p w:rsidR="00205481" w:rsidRPr="003C2DE2" w:rsidRDefault="008E35CA"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A</w:t>
      </w:r>
      <w:r w:rsidR="001C2C13" w:rsidRPr="003C2DE2">
        <w:rPr>
          <w:rFonts w:ascii="Tahoma" w:hAnsi="Tahoma" w:cs="Tahoma"/>
          <w:sz w:val="22"/>
          <w:szCs w:val="22"/>
        </w:rPr>
        <w:t xml:space="preserve">pós a celebração </w:t>
      </w:r>
      <w:r w:rsidR="00CF28BD" w:rsidRPr="003C2DE2">
        <w:rPr>
          <w:rFonts w:ascii="Tahoma" w:hAnsi="Tahoma" w:cs="Tahoma"/>
          <w:sz w:val="22"/>
          <w:szCs w:val="22"/>
        </w:rPr>
        <w:t xml:space="preserve">do Contrato de </w:t>
      </w:r>
      <w:r w:rsidR="00BE69E8" w:rsidRPr="003C2DE2">
        <w:rPr>
          <w:rFonts w:ascii="Tahoma" w:hAnsi="Tahoma" w:cs="Tahoma"/>
          <w:sz w:val="22"/>
          <w:szCs w:val="22"/>
        </w:rPr>
        <w:t xml:space="preserve">Aquisição </w:t>
      </w:r>
      <w:r w:rsidR="00CF28BD" w:rsidRPr="003C2DE2">
        <w:rPr>
          <w:rFonts w:ascii="Tahoma" w:hAnsi="Tahoma" w:cs="Tahoma"/>
          <w:sz w:val="22"/>
          <w:szCs w:val="22"/>
        </w:rPr>
        <w:t>de Debêntures</w:t>
      </w:r>
      <w:r w:rsidR="001C2C13" w:rsidRPr="003C2DE2">
        <w:rPr>
          <w:rFonts w:ascii="Tahoma" w:hAnsi="Tahoma" w:cs="Tahoma"/>
          <w:sz w:val="22"/>
          <w:szCs w:val="22"/>
        </w:rPr>
        <w:t xml:space="preserve">, com a implementação dos procedimentos neste previstos: </w:t>
      </w:r>
      <w:r w:rsidR="001C2C13" w:rsidRPr="003C2DE2">
        <w:rPr>
          <w:rFonts w:ascii="Tahoma" w:hAnsi="Tahoma" w:cs="Tahoma"/>
          <w:b/>
          <w:sz w:val="22"/>
          <w:szCs w:val="22"/>
        </w:rPr>
        <w:t>(i)</w:t>
      </w:r>
      <w:r w:rsidR="001C2C13" w:rsidRPr="003C2DE2">
        <w:rPr>
          <w:rFonts w:ascii="Tahoma" w:hAnsi="Tahoma" w:cs="Tahoma"/>
          <w:sz w:val="22"/>
          <w:szCs w:val="22"/>
        </w:rPr>
        <w:t xml:space="preserve"> o termo "Debenturista" passar</w:t>
      </w:r>
      <w:r w:rsidR="00FA0332" w:rsidRPr="003C2DE2">
        <w:rPr>
          <w:rFonts w:ascii="Tahoma" w:hAnsi="Tahoma" w:cs="Tahoma"/>
          <w:sz w:val="22"/>
          <w:szCs w:val="22"/>
        </w:rPr>
        <w:t>á</w:t>
      </w:r>
      <w:r w:rsidR="001C2C13" w:rsidRPr="003C2DE2">
        <w:rPr>
          <w:rFonts w:ascii="Tahoma" w:hAnsi="Tahoma" w:cs="Tahoma"/>
          <w:sz w:val="22"/>
          <w:szCs w:val="22"/>
        </w:rPr>
        <w:t xml:space="preserve"> a designar </w:t>
      </w:r>
      <w:r w:rsidR="00FA0332" w:rsidRPr="003C2DE2">
        <w:rPr>
          <w:rFonts w:ascii="Tahoma" w:hAnsi="Tahoma" w:cs="Tahoma"/>
          <w:sz w:val="22"/>
          <w:szCs w:val="22"/>
        </w:rPr>
        <w:t xml:space="preserve">a </w:t>
      </w:r>
      <w:r w:rsidR="001C2C13" w:rsidRPr="003C2DE2">
        <w:rPr>
          <w:rFonts w:ascii="Tahoma" w:hAnsi="Tahoma" w:cs="Tahoma"/>
          <w:sz w:val="22"/>
          <w:szCs w:val="22"/>
        </w:rPr>
        <w:t>Securitizadora</w:t>
      </w:r>
      <w:r w:rsidR="007E33E1" w:rsidRPr="003C2DE2">
        <w:rPr>
          <w:rFonts w:ascii="Tahoma" w:hAnsi="Tahoma" w:cs="Tahoma"/>
          <w:sz w:val="22"/>
          <w:szCs w:val="22"/>
        </w:rPr>
        <w:t>, ao passo que</w:t>
      </w:r>
      <w:r w:rsidR="001C2C13" w:rsidRPr="003C2DE2">
        <w:rPr>
          <w:rFonts w:ascii="Tahoma" w:hAnsi="Tahoma" w:cs="Tahoma"/>
          <w:sz w:val="22"/>
          <w:szCs w:val="22"/>
        </w:rPr>
        <w:t xml:space="preserve"> </w:t>
      </w:r>
      <w:r w:rsidR="00FA0332" w:rsidRPr="003C2DE2">
        <w:rPr>
          <w:rFonts w:ascii="Tahoma" w:hAnsi="Tahoma" w:cs="Tahoma"/>
          <w:sz w:val="22"/>
          <w:szCs w:val="22"/>
        </w:rPr>
        <w:t>o termo "Partes"</w:t>
      </w:r>
      <w:r w:rsidR="007E33E1" w:rsidRPr="003C2DE2">
        <w:rPr>
          <w:rFonts w:ascii="Tahoma" w:hAnsi="Tahoma" w:cs="Tahoma"/>
          <w:sz w:val="22"/>
          <w:szCs w:val="22"/>
        </w:rPr>
        <w:t xml:space="preserve"> designará</w:t>
      </w:r>
      <w:r w:rsidR="001C2C13" w:rsidRPr="003C2DE2">
        <w:rPr>
          <w:rFonts w:ascii="Tahoma" w:hAnsi="Tahoma" w:cs="Tahoma"/>
          <w:sz w:val="22"/>
          <w:szCs w:val="22"/>
        </w:rPr>
        <w:t xml:space="preserve"> a Securitizadora </w:t>
      </w:r>
      <w:r w:rsidR="00FA0332" w:rsidRPr="003C2DE2">
        <w:rPr>
          <w:rFonts w:ascii="Tahoma" w:hAnsi="Tahoma" w:cs="Tahoma"/>
          <w:sz w:val="22"/>
          <w:szCs w:val="22"/>
        </w:rPr>
        <w:t>e</w:t>
      </w:r>
      <w:r w:rsidR="001C2C13" w:rsidRPr="003C2DE2">
        <w:rPr>
          <w:rFonts w:ascii="Tahoma" w:hAnsi="Tahoma" w:cs="Tahoma"/>
          <w:sz w:val="22"/>
          <w:szCs w:val="22"/>
        </w:rPr>
        <w:t xml:space="preserve"> a </w:t>
      </w:r>
      <w:r w:rsidR="00D35802" w:rsidRPr="003C2DE2">
        <w:rPr>
          <w:rFonts w:ascii="Tahoma" w:hAnsi="Tahoma" w:cs="Tahoma"/>
          <w:sz w:val="22"/>
          <w:szCs w:val="22"/>
        </w:rPr>
        <w:t>Klabin</w:t>
      </w:r>
      <w:r w:rsidR="00FA0332" w:rsidRPr="003C2DE2">
        <w:rPr>
          <w:rFonts w:ascii="Tahoma" w:hAnsi="Tahoma" w:cs="Tahoma"/>
          <w:sz w:val="22"/>
          <w:szCs w:val="22"/>
        </w:rPr>
        <w:t xml:space="preserve">; </w:t>
      </w:r>
      <w:r w:rsidR="001C2C13" w:rsidRPr="003C2DE2">
        <w:rPr>
          <w:rFonts w:ascii="Tahoma" w:hAnsi="Tahoma" w:cs="Tahoma"/>
          <w:b/>
          <w:sz w:val="22"/>
          <w:szCs w:val="22"/>
        </w:rPr>
        <w:t xml:space="preserve">(ii) </w:t>
      </w:r>
      <w:r w:rsidR="001C2C13" w:rsidRPr="003C2DE2">
        <w:rPr>
          <w:rFonts w:ascii="Tahoma" w:hAnsi="Tahoma" w:cs="Tahoma"/>
          <w:sz w:val="22"/>
          <w:szCs w:val="22"/>
        </w:rPr>
        <w:t xml:space="preserve">a </w:t>
      </w:r>
      <w:r w:rsidR="008E6205">
        <w:rPr>
          <w:rFonts w:ascii="Tahoma" w:hAnsi="Tahoma" w:cs="Tahoma"/>
          <w:sz w:val="22"/>
          <w:szCs w:val="22"/>
        </w:rPr>
        <w:t xml:space="preserve">Ares </w:t>
      </w:r>
      <w:r w:rsidR="001C2C13" w:rsidRPr="003C2DE2">
        <w:rPr>
          <w:rFonts w:ascii="Tahoma" w:hAnsi="Tahoma" w:cs="Tahoma"/>
          <w:sz w:val="22"/>
          <w:szCs w:val="22"/>
        </w:rPr>
        <w:t>deixará de ser denominada "Debenturista" e "Parte"</w:t>
      </w:r>
      <w:r w:rsidR="007E33E1" w:rsidRPr="003C2DE2">
        <w:rPr>
          <w:rFonts w:ascii="Tahoma" w:hAnsi="Tahoma" w:cs="Tahoma"/>
          <w:sz w:val="22"/>
          <w:szCs w:val="22"/>
        </w:rPr>
        <w:t>,</w:t>
      </w:r>
      <w:r w:rsidR="001C2C13" w:rsidRPr="003C2DE2">
        <w:rPr>
          <w:rFonts w:ascii="Tahoma" w:hAnsi="Tahoma" w:cs="Tahoma"/>
          <w:sz w:val="22"/>
          <w:szCs w:val="22"/>
        </w:rPr>
        <w:t xml:space="preserve"> </w:t>
      </w:r>
      <w:r w:rsidR="00CB07BA" w:rsidRPr="003C2DE2">
        <w:rPr>
          <w:rFonts w:ascii="Tahoma" w:hAnsi="Tahoma" w:cs="Tahoma"/>
          <w:sz w:val="22"/>
          <w:szCs w:val="22"/>
        </w:rPr>
        <w:t xml:space="preserve">sendo que não haverá qualquer espécie de coobrigação ou responsabilidade da </w:t>
      </w:r>
      <w:r w:rsidR="008E6205">
        <w:rPr>
          <w:rFonts w:ascii="Tahoma" w:hAnsi="Tahoma" w:cs="Tahoma"/>
          <w:sz w:val="22"/>
          <w:szCs w:val="22"/>
        </w:rPr>
        <w:t xml:space="preserve">Ares </w:t>
      </w:r>
      <w:r w:rsidR="00CB07BA" w:rsidRPr="003C2DE2">
        <w:rPr>
          <w:rFonts w:ascii="Tahoma" w:hAnsi="Tahoma" w:cs="Tahoma"/>
          <w:sz w:val="22"/>
          <w:szCs w:val="22"/>
        </w:rPr>
        <w:t xml:space="preserve">pelo adimplemento das obrigações transferidas </w:t>
      </w:r>
      <w:r w:rsidR="001C2C13" w:rsidRPr="003C2DE2">
        <w:rPr>
          <w:rFonts w:ascii="Tahoma" w:hAnsi="Tahoma" w:cs="Tahoma"/>
          <w:sz w:val="22"/>
          <w:szCs w:val="22"/>
        </w:rPr>
        <w:t xml:space="preserve">e ficará sujeita apenas </w:t>
      </w:r>
      <w:r w:rsidR="0028161F" w:rsidRPr="003C2DE2">
        <w:rPr>
          <w:rFonts w:ascii="Tahoma" w:hAnsi="Tahoma" w:cs="Tahoma"/>
          <w:sz w:val="22"/>
          <w:szCs w:val="22"/>
        </w:rPr>
        <w:t xml:space="preserve">ao disposto nas </w:t>
      </w:r>
      <w:r w:rsidR="00A675E8" w:rsidRPr="003C2DE2">
        <w:rPr>
          <w:rFonts w:ascii="Tahoma" w:hAnsi="Tahoma" w:cs="Tahoma"/>
          <w:sz w:val="22"/>
          <w:szCs w:val="22"/>
        </w:rPr>
        <w:t>C</w:t>
      </w:r>
      <w:r w:rsidR="0028161F" w:rsidRPr="003C2DE2">
        <w:rPr>
          <w:rFonts w:ascii="Tahoma" w:hAnsi="Tahoma" w:cs="Tahoma"/>
          <w:sz w:val="22"/>
          <w:szCs w:val="22"/>
        </w:rPr>
        <w:t>láusulas 9 e 12 desta Escritura</w:t>
      </w:r>
      <w:r w:rsidR="001C2C13" w:rsidRPr="003C2DE2">
        <w:rPr>
          <w:rFonts w:ascii="Tahoma" w:hAnsi="Tahoma" w:cs="Tahoma"/>
          <w:sz w:val="22"/>
          <w:szCs w:val="22"/>
        </w:rPr>
        <w:t xml:space="preserve">, sem prejuízo das obrigações assumidas anteriormente à </w:t>
      </w:r>
      <w:r w:rsidR="00CF28BD" w:rsidRPr="003C2DE2">
        <w:rPr>
          <w:rFonts w:ascii="Tahoma" w:hAnsi="Tahoma" w:cs="Tahoma"/>
          <w:sz w:val="22"/>
          <w:szCs w:val="22"/>
        </w:rPr>
        <w:t>transferência das Debêntures</w:t>
      </w:r>
      <w:r w:rsidR="007E33E1" w:rsidRPr="003C2DE2">
        <w:rPr>
          <w:rFonts w:ascii="Tahoma" w:hAnsi="Tahoma" w:cs="Tahoma"/>
          <w:sz w:val="22"/>
          <w:szCs w:val="22"/>
        </w:rPr>
        <w:t xml:space="preserve">; e </w:t>
      </w:r>
      <w:r w:rsidR="007E33E1" w:rsidRPr="003C2DE2">
        <w:rPr>
          <w:rFonts w:ascii="Tahoma" w:hAnsi="Tahoma" w:cs="Tahoma"/>
          <w:b/>
          <w:sz w:val="22"/>
          <w:szCs w:val="22"/>
        </w:rPr>
        <w:t>(iii)</w:t>
      </w:r>
      <w:r w:rsidR="007E33E1" w:rsidRPr="003C2DE2">
        <w:rPr>
          <w:rFonts w:ascii="Tahoma" w:hAnsi="Tahoma" w:cs="Tahoma"/>
          <w:sz w:val="22"/>
          <w:szCs w:val="22"/>
        </w:rPr>
        <w:t xml:space="preserve"> os </w:t>
      </w:r>
      <w:r w:rsidR="00186D39" w:rsidRPr="003C2DE2">
        <w:rPr>
          <w:rFonts w:ascii="Tahoma" w:hAnsi="Tahoma" w:cs="Tahoma"/>
          <w:sz w:val="22"/>
          <w:szCs w:val="22"/>
        </w:rPr>
        <w:t xml:space="preserve">direitos, poderes, faculdades, prerrogativas e pretensões, atribuídos </w:t>
      </w:r>
      <w:r w:rsidR="00231AAD" w:rsidRPr="003C2DE2">
        <w:rPr>
          <w:rFonts w:ascii="Tahoma" w:hAnsi="Tahoma" w:cs="Tahoma"/>
          <w:sz w:val="22"/>
          <w:szCs w:val="22"/>
        </w:rPr>
        <w:t>por meio</w:t>
      </w:r>
      <w:r w:rsidR="0070500A" w:rsidRPr="003C2DE2">
        <w:rPr>
          <w:rFonts w:ascii="Tahoma" w:hAnsi="Tahoma" w:cs="Tahoma"/>
          <w:sz w:val="22"/>
          <w:szCs w:val="22"/>
        </w:rPr>
        <w:t xml:space="preserve"> dos </w:t>
      </w:r>
      <w:r w:rsidR="0028161F" w:rsidRPr="003C2DE2">
        <w:rPr>
          <w:rFonts w:ascii="Tahoma" w:hAnsi="Tahoma" w:cs="Tahoma"/>
          <w:sz w:val="22"/>
          <w:szCs w:val="22"/>
        </w:rPr>
        <w:t>demais documentos relativos à emissão dos CRA e à Oferta</w:t>
      </w:r>
      <w:r w:rsidR="00B44283">
        <w:rPr>
          <w:rFonts w:ascii="Tahoma" w:hAnsi="Tahoma" w:cs="Tahoma"/>
          <w:sz w:val="22"/>
          <w:szCs w:val="22"/>
        </w:rPr>
        <w:t xml:space="preserve"> Restrita</w:t>
      </w:r>
      <w:r w:rsidR="0028161F" w:rsidRPr="003C2DE2">
        <w:rPr>
          <w:rFonts w:ascii="Tahoma" w:hAnsi="Tahoma" w:cs="Tahoma"/>
          <w:sz w:val="22"/>
          <w:szCs w:val="22"/>
        </w:rPr>
        <w:t xml:space="preserve"> (“</w:t>
      </w:r>
      <w:r w:rsidR="0028161F" w:rsidRPr="003C2DE2">
        <w:rPr>
          <w:rFonts w:ascii="Tahoma" w:hAnsi="Tahoma" w:cs="Tahoma"/>
          <w:sz w:val="22"/>
          <w:szCs w:val="22"/>
          <w:u w:val="single"/>
        </w:rPr>
        <w:t>Documentos da Operação</w:t>
      </w:r>
      <w:r w:rsidR="0028161F" w:rsidRPr="003C2DE2">
        <w:rPr>
          <w:rFonts w:ascii="Tahoma" w:hAnsi="Tahoma" w:cs="Tahoma"/>
          <w:sz w:val="22"/>
          <w:szCs w:val="22"/>
        </w:rPr>
        <w:t>”)</w:t>
      </w:r>
      <w:r w:rsidR="00E86C3E" w:rsidRPr="003C2DE2">
        <w:rPr>
          <w:rFonts w:ascii="Tahoma" w:hAnsi="Tahoma" w:cs="Tahoma"/>
          <w:sz w:val="22"/>
          <w:szCs w:val="22"/>
        </w:rPr>
        <w:t xml:space="preserve"> </w:t>
      </w:r>
      <w:r w:rsidR="0070500A" w:rsidRPr="003C2DE2">
        <w:rPr>
          <w:rFonts w:ascii="Tahoma" w:hAnsi="Tahoma" w:cs="Tahoma"/>
          <w:sz w:val="22"/>
          <w:szCs w:val="22"/>
        </w:rPr>
        <w:t xml:space="preserve">à </w:t>
      </w:r>
      <w:r w:rsidR="008E6205">
        <w:rPr>
          <w:rFonts w:ascii="Tahoma" w:hAnsi="Tahoma" w:cs="Tahoma"/>
          <w:sz w:val="22"/>
          <w:szCs w:val="22"/>
        </w:rPr>
        <w:t>Ares</w:t>
      </w:r>
      <w:r w:rsidR="008E6205" w:rsidRPr="003C2DE2">
        <w:rPr>
          <w:rFonts w:ascii="Tahoma" w:hAnsi="Tahoma" w:cs="Tahoma"/>
          <w:sz w:val="22"/>
          <w:szCs w:val="22"/>
        </w:rPr>
        <w:t xml:space="preserve">, </w:t>
      </w:r>
      <w:r w:rsidR="00186D39" w:rsidRPr="003C2DE2">
        <w:rPr>
          <w:rFonts w:ascii="Tahoma" w:hAnsi="Tahoma" w:cs="Tahoma"/>
          <w:sz w:val="22"/>
          <w:szCs w:val="22"/>
        </w:rPr>
        <w:t>na qualidade de Debenturista, passarão à titularidade exclusiva da Securitizadora.</w:t>
      </w:r>
      <w:r w:rsidR="002F0A99" w:rsidRPr="003C2DE2">
        <w:rPr>
          <w:rFonts w:ascii="Tahoma" w:hAnsi="Tahoma" w:cs="Tahoma"/>
          <w:sz w:val="22"/>
          <w:szCs w:val="22"/>
        </w:rPr>
        <w:t xml:space="preserve"> </w:t>
      </w:r>
    </w:p>
    <w:p w:rsidR="00D920AE" w:rsidRPr="003C2DE2" w:rsidRDefault="00D920AE" w:rsidP="008759F7">
      <w:pPr>
        <w:jc w:val="both"/>
        <w:rPr>
          <w:rFonts w:ascii="Tahoma" w:hAnsi="Tahoma" w:cs="Tahoma"/>
          <w:sz w:val="22"/>
          <w:szCs w:val="22"/>
        </w:rPr>
      </w:pPr>
    </w:p>
    <w:p w:rsidR="00B5729B" w:rsidRPr="003C2DE2" w:rsidRDefault="001162A6"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Após a </w:t>
      </w:r>
      <w:r w:rsidR="002F7467">
        <w:rPr>
          <w:rFonts w:ascii="Tahoma" w:hAnsi="Tahoma" w:cs="Tahoma"/>
          <w:sz w:val="22"/>
          <w:szCs w:val="22"/>
        </w:rPr>
        <w:t>Aquisição das Debêntures</w:t>
      </w:r>
      <w:r w:rsidRPr="003C2DE2">
        <w:rPr>
          <w:rFonts w:ascii="Tahoma" w:hAnsi="Tahoma" w:cs="Tahoma"/>
          <w:sz w:val="22"/>
          <w:szCs w:val="22"/>
        </w:rPr>
        <w:t xml:space="preserve">, </w:t>
      </w:r>
      <w:r w:rsidR="006E6714" w:rsidRPr="003C2DE2">
        <w:rPr>
          <w:rFonts w:ascii="Tahoma" w:hAnsi="Tahoma" w:cs="Tahoma"/>
          <w:sz w:val="22"/>
          <w:szCs w:val="22"/>
        </w:rPr>
        <w:t>a</w:t>
      </w:r>
      <w:r w:rsidR="008E35CA" w:rsidRPr="003C2DE2">
        <w:rPr>
          <w:rFonts w:ascii="Tahoma" w:hAnsi="Tahoma" w:cs="Tahoma"/>
          <w:sz w:val="22"/>
          <w:szCs w:val="22"/>
        </w:rPr>
        <w:t xml:space="preserve"> </w:t>
      </w:r>
      <w:r w:rsidRPr="003C2DE2">
        <w:rPr>
          <w:rFonts w:ascii="Tahoma" w:hAnsi="Tahoma" w:cs="Tahoma"/>
          <w:sz w:val="22"/>
          <w:szCs w:val="22"/>
        </w:rPr>
        <w:t>Debenturista</w:t>
      </w:r>
      <w:r w:rsidR="008E35CA" w:rsidRPr="003C2DE2">
        <w:rPr>
          <w:rFonts w:ascii="Tahoma" w:hAnsi="Tahoma" w:cs="Tahoma"/>
          <w:sz w:val="22"/>
          <w:szCs w:val="22"/>
        </w:rPr>
        <w:t xml:space="preserve"> poderá promover a transferência, a qualquer título, </w:t>
      </w:r>
      <w:r w:rsidR="00A63161" w:rsidRPr="003C2DE2">
        <w:rPr>
          <w:rFonts w:ascii="Tahoma" w:hAnsi="Tahoma" w:cs="Tahoma"/>
          <w:sz w:val="22"/>
          <w:szCs w:val="22"/>
        </w:rPr>
        <w:t>parcial ou</w:t>
      </w:r>
      <w:r w:rsidR="008E35CA" w:rsidRPr="003C2DE2">
        <w:rPr>
          <w:rFonts w:ascii="Tahoma" w:hAnsi="Tahoma" w:cs="Tahoma"/>
          <w:sz w:val="22"/>
          <w:szCs w:val="22"/>
        </w:rPr>
        <w:t xml:space="preserve"> total das Debêntures</w:t>
      </w:r>
      <w:r w:rsidR="00601D5B" w:rsidRPr="003C2DE2">
        <w:rPr>
          <w:rFonts w:ascii="Tahoma" w:hAnsi="Tahoma" w:cs="Tahoma"/>
          <w:sz w:val="22"/>
          <w:szCs w:val="22"/>
        </w:rPr>
        <w:t xml:space="preserve"> de sua titularidade</w:t>
      </w:r>
      <w:r w:rsidR="008E35CA" w:rsidRPr="003C2DE2">
        <w:rPr>
          <w:rFonts w:ascii="Tahoma" w:hAnsi="Tahoma" w:cs="Tahoma"/>
          <w:sz w:val="22"/>
          <w:szCs w:val="22"/>
        </w:rPr>
        <w:t>, ainda que não integralizadas, ou dos créditos delas decorrentes</w:t>
      </w:r>
      <w:r w:rsidRPr="003C2DE2">
        <w:rPr>
          <w:rFonts w:ascii="Tahoma" w:hAnsi="Tahoma" w:cs="Tahoma"/>
          <w:sz w:val="22"/>
          <w:szCs w:val="22"/>
        </w:rPr>
        <w:t>,</w:t>
      </w:r>
      <w:r w:rsidR="00186D39" w:rsidRPr="003C2DE2">
        <w:rPr>
          <w:rFonts w:ascii="Tahoma" w:hAnsi="Tahoma" w:cs="Tahoma"/>
          <w:sz w:val="22"/>
          <w:szCs w:val="22"/>
        </w:rPr>
        <w:t xml:space="preserve"> observado que, </w:t>
      </w:r>
      <w:r w:rsidR="00D163D5" w:rsidRPr="003C2DE2">
        <w:rPr>
          <w:rFonts w:ascii="Tahoma" w:hAnsi="Tahoma" w:cs="Tahoma"/>
          <w:sz w:val="22"/>
          <w:szCs w:val="22"/>
        </w:rPr>
        <w:t>enquanto as Debêntures estiverem vinculadas ao patrimônio separado dos CRA</w:t>
      </w:r>
      <w:r w:rsidR="00186D39" w:rsidRPr="003C2DE2">
        <w:rPr>
          <w:rFonts w:ascii="Tahoma" w:hAnsi="Tahoma" w:cs="Tahoma"/>
          <w:sz w:val="22"/>
          <w:szCs w:val="22"/>
        </w:rPr>
        <w:t>, tal transferência</w:t>
      </w:r>
      <w:r w:rsidR="00B5729B" w:rsidRPr="003C2DE2">
        <w:rPr>
          <w:rFonts w:ascii="Tahoma" w:hAnsi="Tahoma" w:cs="Tahoma"/>
          <w:sz w:val="22"/>
          <w:szCs w:val="22"/>
        </w:rPr>
        <w:t>:</w:t>
      </w:r>
      <w:r w:rsidR="00186D39" w:rsidRPr="003C2DE2">
        <w:rPr>
          <w:rFonts w:ascii="Tahoma" w:hAnsi="Tahoma" w:cs="Tahoma"/>
          <w:sz w:val="22"/>
          <w:szCs w:val="22"/>
        </w:rPr>
        <w:t xml:space="preserve"> </w:t>
      </w:r>
    </w:p>
    <w:p w:rsidR="00B5729B" w:rsidRPr="003C2DE2" w:rsidRDefault="00B5729B" w:rsidP="008759F7">
      <w:pPr>
        <w:jc w:val="both"/>
        <w:rPr>
          <w:rFonts w:ascii="Tahoma" w:hAnsi="Tahoma" w:cs="Tahoma"/>
          <w:sz w:val="22"/>
          <w:szCs w:val="22"/>
        </w:rPr>
      </w:pPr>
    </w:p>
    <w:p w:rsidR="00B5729B" w:rsidRPr="003C2DE2" w:rsidRDefault="00186D39" w:rsidP="008759F7">
      <w:pPr>
        <w:pStyle w:val="PargrafodaLista"/>
        <w:numPr>
          <w:ilvl w:val="0"/>
          <w:numId w:val="26"/>
        </w:numPr>
        <w:ind w:left="1843" w:hanging="425"/>
        <w:jc w:val="both"/>
        <w:rPr>
          <w:rFonts w:ascii="Tahoma" w:hAnsi="Tahoma" w:cs="Tahoma"/>
          <w:sz w:val="22"/>
          <w:szCs w:val="22"/>
        </w:rPr>
      </w:pPr>
      <w:r w:rsidRPr="003C2DE2">
        <w:rPr>
          <w:rFonts w:ascii="Tahoma" w:hAnsi="Tahoma" w:cs="Tahoma"/>
          <w:sz w:val="22"/>
          <w:szCs w:val="22"/>
        </w:rPr>
        <w:t xml:space="preserve">dependerá de </w:t>
      </w:r>
      <w:r w:rsidR="00521F1E">
        <w:rPr>
          <w:rFonts w:ascii="Tahoma" w:hAnsi="Tahoma" w:cs="Tahoma"/>
          <w:sz w:val="22"/>
          <w:szCs w:val="22"/>
        </w:rPr>
        <w:t xml:space="preserve">aprovação em </w:t>
      </w:r>
      <w:r w:rsidR="001162A6" w:rsidRPr="003C2DE2">
        <w:rPr>
          <w:rFonts w:ascii="Tahoma" w:hAnsi="Tahoma" w:cs="Tahoma"/>
          <w:sz w:val="22"/>
          <w:szCs w:val="22"/>
        </w:rPr>
        <w:t xml:space="preserve">assembleia de </w:t>
      </w:r>
      <w:r w:rsidR="00600D5C" w:rsidRPr="003C2DE2">
        <w:rPr>
          <w:rFonts w:ascii="Tahoma" w:hAnsi="Tahoma" w:cs="Tahoma"/>
          <w:sz w:val="22"/>
          <w:szCs w:val="22"/>
        </w:rPr>
        <w:t xml:space="preserve">Titulares </w:t>
      </w:r>
      <w:r w:rsidR="001162A6" w:rsidRPr="003C2DE2">
        <w:rPr>
          <w:rFonts w:ascii="Tahoma" w:hAnsi="Tahoma" w:cs="Tahoma"/>
          <w:sz w:val="22"/>
          <w:szCs w:val="22"/>
        </w:rPr>
        <w:t>d</w:t>
      </w:r>
      <w:r w:rsidR="00627623" w:rsidRPr="003C2DE2">
        <w:rPr>
          <w:rFonts w:ascii="Tahoma" w:hAnsi="Tahoma" w:cs="Tahoma"/>
          <w:sz w:val="22"/>
          <w:szCs w:val="22"/>
        </w:rPr>
        <w:t>e</w:t>
      </w:r>
      <w:r w:rsidR="001162A6" w:rsidRPr="003C2DE2">
        <w:rPr>
          <w:rFonts w:ascii="Tahoma" w:hAnsi="Tahoma" w:cs="Tahoma"/>
          <w:sz w:val="22"/>
          <w:szCs w:val="22"/>
        </w:rPr>
        <w:t xml:space="preserve"> </w:t>
      </w:r>
      <w:r w:rsidR="00D60414" w:rsidRPr="003C2DE2">
        <w:rPr>
          <w:rFonts w:ascii="Tahoma" w:hAnsi="Tahoma" w:cs="Tahoma"/>
          <w:sz w:val="22"/>
          <w:szCs w:val="22"/>
        </w:rPr>
        <w:t>CRA</w:t>
      </w:r>
      <w:r w:rsidR="00B5729B" w:rsidRPr="003C2DE2">
        <w:rPr>
          <w:rFonts w:ascii="Tahoma" w:hAnsi="Tahoma" w:cs="Tahoma"/>
          <w:sz w:val="22"/>
          <w:szCs w:val="22"/>
        </w:rPr>
        <w:t>;</w:t>
      </w:r>
      <w:r w:rsidR="00D163D5" w:rsidRPr="003C2DE2">
        <w:rPr>
          <w:rFonts w:ascii="Tahoma" w:hAnsi="Tahoma" w:cs="Tahoma"/>
          <w:sz w:val="22"/>
          <w:szCs w:val="22"/>
        </w:rPr>
        <w:t xml:space="preserve"> e</w:t>
      </w:r>
    </w:p>
    <w:p w:rsidR="00B5729B" w:rsidRPr="003C2DE2" w:rsidRDefault="00B5729B" w:rsidP="008759F7">
      <w:pPr>
        <w:ind w:left="1843" w:hanging="425"/>
        <w:jc w:val="both"/>
        <w:rPr>
          <w:rFonts w:ascii="Tahoma" w:hAnsi="Tahoma" w:cs="Tahoma"/>
          <w:sz w:val="22"/>
          <w:szCs w:val="22"/>
        </w:rPr>
      </w:pPr>
    </w:p>
    <w:p w:rsidR="001162A6" w:rsidRPr="003C2DE2" w:rsidRDefault="00B5729B" w:rsidP="008759F7">
      <w:pPr>
        <w:pStyle w:val="PargrafodaLista"/>
        <w:numPr>
          <w:ilvl w:val="0"/>
          <w:numId w:val="26"/>
        </w:numPr>
        <w:ind w:left="1843" w:hanging="425"/>
        <w:jc w:val="both"/>
        <w:rPr>
          <w:rFonts w:ascii="Tahoma" w:hAnsi="Tahoma" w:cs="Tahoma"/>
          <w:sz w:val="22"/>
          <w:szCs w:val="22"/>
        </w:rPr>
      </w:pPr>
      <w:r w:rsidRPr="003C2DE2">
        <w:rPr>
          <w:rFonts w:ascii="Tahoma" w:hAnsi="Tahoma" w:cs="Tahoma"/>
          <w:sz w:val="22"/>
          <w:szCs w:val="22"/>
        </w:rPr>
        <w:t>poderá ocorrer de forma parcial</w:t>
      </w:r>
      <w:r w:rsidR="00376253" w:rsidRPr="003C2DE2">
        <w:rPr>
          <w:rFonts w:ascii="Tahoma" w:hAnsi="Tahoma" w:cs="Tahoma"/>
          <w:sz w:val="22"/>
          <w:szCs w:val="22"/>
        </w:rPr>
        <w:t xml:space="preserve"> ou integral</w:t>
      </w:r>
      <w:r w:rsidRPr="003C2DE2">
        <w:rPr>
          <w:rFonts w:ascii="Tahoma" w:hAnsi="Tahoma" w:cs="Tahoma"/>
          <w:sz w:val="22"/>
          <w:szCs w:val="22"/>
        </w:rPr>
        <w:t>, apenas nas seguintes hipóteses: (</w:t>
      </w:r>
      <w:r w:rsidR="0028434A" w:rsidRPr="003C2DE2">
        <w:rPr>
          <w:rFonts w:ascii="Tahoma" w:hAnsi="Tahoma" w:cs="Tahoma"/>
          <w:sz w:val="22"/>
          <w:szCs w:val="22"/>
        </w:rPr>
        <w:t>i</w:t>
      </w:r>
      <w:r w:rsidRPr="003C2DE2">
        <w:rPr>
          <w:rFonts w:ascii="Tahoma" w:hAnsi="Tahoma" w:cs="Tahoma"/>
          <w:sz w:val="22"/>
          <w:szCs w:val="22"/>
        </w:rPr>
        <w:t xml:space="preserve">) liquidação do patrimônio separado; </w:t>
      </w:r>
      <w:r w:rsidR="00833B61" w:rsidRPr="003C2DE2">
        <w:rPr>
          <w:rFonts w:ascii="Tahoma" w:hAnsi="Tahoma" w:cs="Tahoma"/>
          <w:sz w:val="22"/>
          <w:szCs w:val="22"/>
        </w:rPr>
        <w:t>ou</w:t>
      </w:r>
      <w:r w:rsidR="00F47483" w:rsidRPr="003C2DE2">
        <w:rPr>
          <w:rFonts w:ascii="Tahoma" w:hAnsi="Tahoma" w:cs="Tahoma"/>
          <w:sz w:val="22"/>
          <w:szCs w:val="22"/>
        </w:rPr>
        <w:t xml:space="preserve"> </w:t>
      </w:r>
      <w:r w:rsidRPr="003C2DE2">
        <w:rPr>
          <w:rFonts w:ascii="Tahoma" w:hAnsi="Tahoma" w:cs="Tahoma"/>
          <w:sz w:val="22"/>
          <w:szCs w:val="22"/>
        </w:rPr>
        <w:t>(</w:t>
      </w:r>
      <w:r w:rsidR="0028434A" w:rsidRPr="003C2DE2">
        <w:rPr>
          <w:rFonts w:ascii="Tahoma" w:hAnsi="Tahoma" w:cs="Tahoma"/>
          <w:sz w:val="22"/>
          <w:szCs w:val="22"/>
        </w:rPr>
        <w:t>ii</w:t>
      </w:r>
      <w:r w:rsidRPr="003C2DE2">
        <w:rPr>
          <w:rFonts w:ascii="Tahoma" w:hAnsi="Tahoma" w:cs="Tahoma"/>
          <w:sz w:val="22"/>
          <w:szCs w:val="22"/>
        </w:rPr>
        <w:t xml:space="preserve">) </w:t>
      </w:r>
      <w:r w:rsidR="00833B61" w:rsidRPr="003C2DE2">
        <w:rPr>
          <w:rFonts w:ascii="Tahoma" w:hAnsi="Tahoma" w:cs="Tahoma"/>
          <w:sz w:val="22"/>
          <w:szCs w:val="22"/>
        </w:rPr>
        <w:t xml:space="preserve">declaração de </w:t>
      </w:r>
      <w:r w:rsidRPr="003C2DE2">
        <w:rPr>
          <w:rFonts w:ascii="Tahoma" w:hAnsi="Tahoma" w:cs="Tahoma"/>
          <w:sz w:val="22"/>
          <w:szCs w:val="22"/>
        </w:rPr>
        <w:t>vencimento antecipado</w:t>
      </w:r>
      <w:r w:rsidR="00F47483" w:rsidRPr="003C2DE2">
        <w:rPr>
          <w:rFonts w:ascii="Tahoma" w:hAnsi="Tahoma" w:cs="Tahoma"/>
          <w:sz w:val="22"/>
          <w:szCs w:val="22"/>
        </w:rPr>
        <w:t xml:space="preserve"> das Debêntures</w:t>
      </w:r>
      <w:r w:rsidRPr="003C2DE2">
        <w:rPr>
          <w:rFonts w:ascii="Tahoma" w:hAnsi="Tahoma" w:cs="Tahoma"/>
          <w:sz w:val="22"/>
          <w:szCs w:val="22"/>
        </w:rPr>
        <w:t>.</w:t>
      </w:r>
      <w:r w:rsidR="00297706" w:rsidRPr="003C2DE2">
        <w:rPr>
          <w:rFonts w:ascii="Tahoma" w:hAnsi="Tahoma" w:cs="Tahoma"/>
          <w:sz w:val="22"/>
          <w:szCs w:val="22"/>
        </w:rPr>
        <w:t xml:space="preserve"> </w:t>
      </w:r>
    </w:p>
    <w:p w:rsidR="00D920AE" w:rsidRPr="003C2DE2" w:rsidRDefault="00D920AE" w:rsidP="008759F7">
      <w:pPr>
        <w:jc w:val="both"/>
        <w:rPr>
          <w:rFonts w:ascii="Tahoma" w:hAnsi="Tahoma" w:cs="Tahoma"/>
          <w:sz w:val="22"/>
          <w:szCs w:val="22"/>
        </w:rPr>
      </w:pPr>
    </w:p>
    <w:p w:rsidR="001162A6" w:rsidRPr="003C2DE2" w:rsidRDefault="001162A6"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No âmbito de qualquer transferência de Debêntures</w:t>
      </w:r>
      <w:r w:rsidR="00D163D5" w:rsidRPr="003C2DE2">
        <w:rPr>
          <w:rFonts w:ascii="Tahoma" w:hAnsi="Tahoma" w:cs="Tahoma"/>
          <w:sz w:val="22"/>
          <w:szCs w:val="22"/>
        </w:rPr>
        <w:t xml:space="preserve"> e desde que os requisitos estabelecidos no item 3.6.3 acima tenha</w:t>
      </w:r>
      <w:r w:rsidR="00A75CF4" w:rsidRPr="003C2DE2">
        <w:rPr>
          <w:rFonts w:ascii="Tahoma" w:hAnsi="Tahoma" w:cs="Tahoma"/>
          <w:sz w:val="22"/>
          <w:szCs w:val="22"/>
        </w:rPr>
        <w:t>m</w:t>
      </w:r>
      <w:r w:rsidR="00D163D5" w:rsidRPr="003C2DE2">
        <w:rPr>
          <w:rFonts w:ascii="Tahoma" w:hAnsi="Tahoma" w:cs="Tahoma"/>
          <w:sz w:val="22"/>
          <w:szCs w:val="22"/>
        </w:rPr>
        <w:t xml:space="preserve"> sido atendidos</w:t>
      </w:r>
      <w:r w:rsidRPr="003C2DE2">
        <w:rPr>
          <w:rFonts w:ascii="Tahoma" w:hAnsi="Tahoma" w:cs="Tahoma"/>
          <w:sz w:val="22"/>
          <w:szCs w:val="22"/>
        </w:rPr>
        <w:t xml:space="preserve">, </w:t>
      </w:r>
      <w:r w:rsidR="00873AE2" w:rsidRPr="003C2DE2">
        <w:rPr>
          <w:rFonts w:ascii="Tahoma" w:hAnsi="Tahoma" w:cs="Tahoma"/>
          <w:sz w:val="22"/>
          <w:szCs w:val="22"/>
        </w:rPr>
        <w:t>as Partes</w:t>
      </w:r>
      <w:r w:rsidRPr="003C2DE2">
        <w:rPr>
          <w:rFonts w:ascii="Tahoma" w:hAnsi="Tahoma" w:cs="Tahoma"/>
          <w:sz w:val="22"/>
          <w:szCs w:val="22"/>
        </w:rPr>
        <w:t xml:space="preserve"> obriga</w:t>
      </w:r>
      <w:r w:rsidR="00873AE2" w:rsidRPr="003C2DE2">
        <w:rPr>
          <w:rFonts w:ascii="Tahoma" w:hAnsi="Tahoma" w:cs="Tahoma"/>
          <w:sz w:val="22"/>
          <w:szCs w:val="22"/>
        </w:rPr>
        <w:t>m</w:t>
      </w:r>
      <w:r w:rsidRPr="003C2DE2">
        <w:rPr>
          <w:rFonts w:ascii="Tahoma" w:hAnsi="Tahoma" w:cs="Tahoma"/>
          <w:sz w:val="22"/>
          <w:szCs w:val="22"/>
        </w:rPr>
        <w:t xml:space="preserve">-se a promover </w:t>
      </w:r>
      <w:r w:rsidR="00C0601F" w:rsidRPr="003C2DE2">
        <w:rPr>
          <w:rFonts w:ascii="Tahoma" w:hAnsi="Tahoma" w:cs="Tahoma"/>
          <w:sz w:val="22"/>
          <w:szCs w:val="22"/>
        </w:rPr>
        <w:t xml:space="preserve">a transferência por meio </w:t>
      </w:r>
      <w:r w:rsidR="006B4723" w:rsidRPr="003C2DE2">
        <w:rPr>
          <w:rFonts w:ascii="Tahoma" w:hAnsi="Tahoma" w:cs="Tahoma"/>
          <w:sz w:val="22"/>
          <w:szCs w:val="22"/>
        </w:rPr>
        <w:t xml:space="preserve">do </w:t>
      </w:r>
      <w:r w:rsidR="00C0601F" w:rsidRPr="003C2DE2">
        <w:rPr>
          <w:rFonts w:ascii="Tahoma" w:hAnsi="Tahoma" w:cs="Tahoma"/>
          <w:sz w:val="22"/>
          <w:szCs w:val="22"/>
        </w:rPr>
        <w:t>Escriturador</w:t>
      </w:r>
      <w:r w:rsidRPr="003C2DE2">
        <w:rPr>
          <w:rFonts w:ascii="Tahoma" w:hAnsi="Tahoma" w:cs="Tahoma"/>
          <w:sz w:val="22"/>
          <w:szCs w:val="22"/>
        </w:rPr>
        <w:t xml:space="preserve">, em prazo não superior a </w:t>
      </w:r>
      <w:r w:rsidR="00CF28BD" w:rsidRPr="003C2DE2">
        <w:rPr>
          <w:rFonts w:ascii="Tahoma" w:hAnsi="Tahoma" w:cs="Tahoma"/>
          <w:sz w:val="22"/>
          <w:szCs w:val="22"/>
        </w:rPr>
        <w:t>5</w:t>
      </w:r>
      <w:r w:rsidRPr="003C2DE2">
        <w:rPr>
          <w:rFonts w:ascii="Tahoma" w:hAnsi="Tahoma" w:cs="Tahoma"/>
          <w:sz w:val="22"/>
          <w:szCs w:val="22"/>
        </w:rPr>
        <w:t xml:space="preserve"> (</w:t>
      </w:r>
      <w:r w:rsidR="00CF28BD" w:rsidRPr="003C2DE2">
        <w:rPr>
          <w:rFonts w:ascii="Tahoma" w:hAnsi="Tahoma" w:cs="Tahoma"/>
          <w:sz w:val="22"/>
          <w:szCs w:val="22"/>
        </w:rPr>
        <w:t>cinco</w:t>
      </w:r>
      <w:r w:rsidRPr="003C2DE2">
        <w:rPr>
          <w:rFonts w:ascii="Tahoma" w:hAnsi="Tahoma" w:cs="Tahoma"/>
          <w:sz w:val="22"/>
          <w:szCs w:val="22"/>
        </w:rPr>
        <w:t>) Dias Úteis a contar da respectiva transferência.</w:t>
      </w:r>
      <w:r w:rsidR="00BF53B1" w:rsidRPr="003C2DE2">
        <w:rPr>
          <w:rFonts w:ascii="Tahoma" w:hAnsi="Tahoma" w:cs="Tahoma"/>
          <w:sz w:val="22"/>
          <w:szCs w:val="22"/>
        </w:rPr>
        <w:t xml:space="preserve"> </w:t>
      </w:r>
    </w:p>
    <w:p w:rsidR="001162A6" w:rsidRPr="003C2DE2" w:rsidRDefault="001162A6" w:rsidP="008759F7">
      <w:pPr>
        <w:pStyle w:val="Recuodecorpodetexto"/>
        <w:shd w:val="clear" w:color="auto" w:fill="auto"/>
        <w:tabs>
          <w:tab w:val="clear" w:pos="360"/>
          <w:tab w:val="clear" w:pos="900"/>
          <w:tab w:val="clear" w:pos="2700"/>
          <w:tab w:val="clear" w:pos="3600"/>
          <w:tab w:val="clear" w:pos="4500"/>
          <w:tab w:val="clear" w:pos="5400"/>
          <w:tab w:val="clear" w:pos="6300"/>
          <w:tab w:val="clear" w:pos="7200"/>
          <w:tab w:val="clear" w:pos="8100"/>
          <w:tab w:val="clear" w:pos="9000"/>
          <w:tab w:val="left" w:pos="709"/>
        </w:tabs>
        <w:spacing w:after="0" w:line="240" w:lineRule="auto"/>
        <w:ind w:left="0" w:firstLine="0"/>
        <w:rPr>
          <w:rFonts w:ascii="Tahoma" w:hAnsi="Tahoma" w:cs="Tahoma"/>
          <w:color w:val="auto"/>
          <w:szCs w:val="22"/>
        </w:rPr>
      </w:pPr>
    </w:p>
    <w:p w:rsidR="001162A6" w:rsidRPr="003C2DE2" w:rsidRDefault="001162A6"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Para fins de comprovação do cumprimento da obrigação descrita na </w:t>
      </w:r>
      <w:r w:rsidR="00A675E8" w:rsidRPr="003C2DE2">
        <w:rPr>
          <w:rFonts w:ascii="Tahoma" w:hAnsi="Tahoma" w:cs="Tahoma"/>
          <w:sz w:val="22"/>
          <w:szCs w:val="22"/>
        </w:rPr>
        <w:t>C</w:t>
      </w:r>
      <w:r w:rsidRPr="003C2DE2">
        <w:rPr>
          <w:rFonts w:ascii="Tahoma" w:hAnsi="Tahoma" w:cs="Tahoma"/>
          <w:sz w:val="22"/>
          <w:szCs w:val="22"/>
        </w:rPr>
        <w:t xml:space="preserve">láusula </w:t>
      </w:r>
      <w:r w:rsidR="008E35CA" w:rsidRPr="003C2DE2">
        <w:rPr>
          <w:rFonts w:ascii="Tahoma" w:hAnsi="Tahoma" w:cs="Tahoma"/>
          <w:sz w:val="22"/>
          <w:szCs w:val="22"/>
        </w:rPr>
        <w:t>3</w:t>
      </w:r>
      <w:r w:rsidRPr="003C2DE2">
        <w:rPr>
          <w:rFonts w:ascii="Tahoma" w:hAnsi="Tahoma" w:cs="Tahoma"/>
          <w:sz w:val="22"/>
          <w:szCs w:val="22"/>
        </w:rPr>
        <w:t>.</w:t>
      </w:r>
      <w:r w:rsidR="008E35CA" w:rsidRPr="003C2DE2">
        <w:rPr>
          <w:rFonts w:ascii="Tahoma" w:hAnsi="Tahoma" w:cs="Tahoma"/>
          <w:sz w:val="22"/>
          <w:szCs w:val="22"/>
        </w:rPr>
        <w:t>6</w:t>
      </w:r>
      <w:r w:rsidRPr="003C2DE2">
        <w:rPr>
          <w:rFonts w:ascii="Tahoma" w:hAnsi="Tahoma" w:cs="Tahoma"/>
          <w:sz w:val="22"/>
          <w:szCs w:val="22"/>
        </w:rPr>
        <w:t>.</w:t>
      </w:r>
      <w:r w:rsidR="000B1041" w:rsidRPr="003C2DE2">
        <w:rPr>
          <w:rFonts w:ascii="Tahoma" w:hAnsi="Tahoma" w:cs="Tahoma"/>
          <w:sz w:val="22"/>
          <w:szCs w:val="22"/>
        </w:rPr>
        <w:t>4</w:t>
      </w:r>
      <w:r w:rsidR="00512592" w:rsidRPr="003C2DE2">
        <w:rPr>
          <w:rFonts w:ascii="Tahoma" w:hAnsi="Tahoma" w:cs="Tahoma"/>
          <w:sz w:val="22"/>
          <w:szCs w:val="22"/>
        </w:rPr>
        <w:t xml:space="preserve"> </w:t>
      </w:r>
      <w:r w:rsidRPr="003C2DE2">
        <w:rPr>
          <w:rFonts w:ascii="Tahoma" w:hAnsi="Tahoma" w:cs="Tahoma"/>
          <w:sz w:val="22"/>
          <w:szCs w:val="22"/>
        </w:rPr>
        <w:t>acima, quanto à inscrição da Securitizadora</w:t>
      </w:r>
      <w:r w:rsidR="008E35CA" w:rsidRPr="003C2DE2">
        <w:rPr>
          <w:rFonts w:ascii="Tahoma" w:hAnsi="Tahoma" w:cs="Tahoma"/>
          <w:sz w:val="22"/>
          <w:szCs w:val="22"/>
        </w:rPr>
        <w:t xml:space="preserve"> em razão da </w:t>
      </w:r>
      <w:r w:rsidR="002F7467">
        <w:rPr>
          <w:rFonts w:ascii="Tahoma" w:hAnsi="Tahoma" w:cs="Tahoma"/>
          <w:sz w:val="22"/>
          <w:szCs w:val="22"/>
        </w:rPr>
        <w:t>Aquisição das Debêntures</w:t>
      </w:r>
      <w:r w:rsidR="002F7467" w:rsidRPr="003C2DE2" w:rsidDel="002F7467">
        <w:rPr>
          <w:rFonts w:ascii="Tahoma" w:hAnsi="Tahoma" w:cs="Tahoma"/>
          <w:sz w:val="22"/>
          <w:szCs w:val="22"/>
        </w:rPr>
        <w:t xml:space="preserve"> </w:t>
      </w:r>
      <w:r w:rsidRPr="003C2DE2">
        <w:rPr>
          <w:rFonts w:ascii="Tahoma" w:hAnsi="Tahoma" w:cs="Tahoma"/>
          <w:sz w:val="22"/>
          <w:szCs w:val="22"/>
        </w:rPr>
        <w:t xml:space="preserve">, a Emissora deverá, dentro do prazo </w:t>
      </w:r>
      <w:r w:rsidR="008E35CA" w:rsidRPr="003C2DE2">
        <w:rPr>
          <w:rFonts w:ascii="Tahoma" w:hAnsi="Tahoma" w:cs="Tahoma"/>
          <w:sz w:val="22"/>
          <w:szCs w:val="22"/>
        </w:rPr>
        <w:t xml:space="preserve">de 3 (três) Dias Úteis a contar da respectiva </w:t>
      </w:r>
      <w:r w:rsidR="002F7467">
        <w:rPr>
          <w:rFonts w:ascii="Tahoma" w:hAnsi="Tahoma" w:cs="Tahoma"/>
          <w:sz w:val="22"/>
          <w:szCs w:val="22"/>
        </w:rPr>
        <w:t>aquisição</w:t>
      </w:r>
      <w:r w:rsidRPr="003C2DE2">
        <w:rPr>
          <w:rFonts w:ascii="Tahoma" w:hAnsi="Tahoma" w:cs="Tahoma"/>
          <w:sz w:val="22"/>
          <w:szCs w:val="22"/>
        </w:rPr>
        <w:t xml:space="preserve">, apresentar à Securitizadora </w:t>
      </w:r>
      <w:r w:rsidR="00873AE2" w:rsidRPr="003C2DE2">
        <w:rPr>
          <w:rFonts w:ascii="Tahoma" w:hAnsi="Tahoma" w:cs="Tahoma"/>
          <w:sz w:val="22"/>
          <w:szCs w:val="22"/>
        </w:rPr>
        <w:t>extrato emitido pelo Escriturador</w:t>
      </w:r>
      <w:r w:rsidR="008E35CA" w:rsidRPr="003C2DE2">
        <w:rPr>
          <w:rFonts w:ascii="Tahoma" w:hAnsi="Tahoma" w:cs="Tahoma"/>
          <w:sz w:val="22"/>
          <w:szCs w:val="22"/>
        </w:rPr>
        <w:t>,</w:t>
      </w:r>
      <w:r w:rsidRPr="003C2DE2">
        <w:rPr>
          <w:rFonts w:ascii="Tahoma" w:hAnsi="Tahoma" w:cs="Tahoma"/>
          <w:sz w:val="22"/>
          <w:szCs w:val="22"/>
        </w:rPr>
        <w:t xml:space="preserve"> que </w:t>
      </w:r>
      <w:r w:rsidR="00873AE2" w:rsidRPr="003C2DE2">
        <w:rPr>
          <w:rFonts w:ascii="Tahoma" w:hAnsi="Tahoma" w:cs="Tahoma"/>
          <w:sz w:val="22"/>
          <w:szCs w:val="22"/>
        </w:rPr>
        <w:t xml:space="preserve">comprove </w:t>
      </w:r>
      <w:r w:rsidRPr="003C2DE2">
        <w:rPr>
          <w:rFonts w:ascii="Tahoma" w:hAnsi="Tahoma" w:cs="Tahoma"/>
          <w:sz w:val="22"/>
          <w:szCs w:val="22"/>
        </w:rPr>
        <w:t xml:space="preserve">a inscrição do seu nome como </w:t>
      </w:r>
      <w:r w:rsidR="008E35CA" w:rsidRPr="003C2DE2">
        <w:rPr>
          <w:rFonts w:ascii="Tahoma" w:hAnsi="Tahoma" w:cs="Tahoma"/>
          <w:sz w:val="22"/>
          <w:szCs w:val="22"/>
        </w:rPr>
        <w:t xml:space="preserve">titular </w:t>
      </w:r>
      <w:r w:rsidRPr="003C2DE2">
        <w:rPr>
          <w:rFonts w:ascii="Tahoma" w:hAnsi="Tahoma" w:cs="Tahoma"/>
          <w:sz w:val="22"/>
          <w:szCs w:val="22"/>
        </w:rPr>
        <w:t>da totalidade das Debêntures.</w:t>
      </w:r>
    </w:p>
    <w:p w:rsidR="00B36936" w:rsidRPr="003C2DE2" w:rsidRDefault="00B36936" w:rsidP="008759F7">
      <w:pPr>
        <w:pStyle w:val="PargrafodaLista"/>
        <w:ind w:left="0"/>
        <w:rPr>
          <w:rFonts w:ascii="Tahoma" w:hAnsi="Tahoma" w:cs="Tahoma"/>
          <w:sz w:val="22"/>
          <w:szCs w:val="22"/>
        </w:rPr>
      </w:pPr>
    </w:p>
    <w:p w:rsidR="00D163D5" w:rsidRPr="003C2DE2" w:rsidRDefault="000B1041"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Caso, após a </w:t>
      </w:r>
      <w:r w:rsidR="002F7467">
        <w:rPr>
          <w:rFonts w:ascii="Tahoma" w:hAnsi="Tahoma" w:cs="Tahoma"/>
          <w:sz w:val="22"/>
          <w:szCs w:val="22"/>
        </w:rPr>
        <w:t>Aquisição das Debêntures</w:t>
      </w:r>
      <w:r w:rsidRPr="003C2DE2">
        <w:rPr>
          <w:rFonts w:ascii="Tahoma" w:hAnsi="Tahoma" w:cs="Tahoma"/>
          <w:sz w:val="22"/>
          <w:szCs w:val="22"/>
        </w:rPr>
        <w:t>, as Debêntures sejam transferidas pela Securitizadora a outros titulares</w:t>
      </w:r>
      <w:r w:rsidR="00D163D5" w:rsidRPr="003C2DE2">
        <w:rPr>
          <w:rFonts w:ascii="Tahoma" w:hAnsi="Tahoma" w:cs="Tahoma"/>
          <w:sz w:val="22"/>
          <w:szCs w:val="22"/>
        </w:rPr>
        <w:t>, observadas as disposições do item 3.6.3</w:t>
      </w:r>
      <w:r w:rsidR="00A75CF4" w:rsidRPr="003C2DE2">
        <w:rPr>
          <w:rFonts w:ascii="Tahoma" w:hAnsi="Tahoma" w:cs="Tahoma"/>
          <w:sz w:val="22"/>
          <w:szCs w:val="22"/>
        </w:rPr>
        <w:t>,</w:t>
      </w:r>
      <w:r w:rsidR="00D163D5" w:rsidRPr="003C2DE2">
        <w:rPr>
          <w:rFonts w:ascii="Tahoma" w:hAnsi="Tahoma" w:cs="Tahoma"/>
          <w:sz w:val="22"/>
          <w:szCs w:val="22"/>
        </w:rPr>
        <w:t xml:space="preserve"> </w:t>
      </w:r>
      <w:r w:rsidRPr="003C2DE2">
        <w:rPr>
          <w:rFonts w:ascii="Tahoma" w:hAnsi="Tahoma" w:cs="Tahoma"/>
          <w:sz w:val="22"/>
          <w:szCs w:val="22"/>
        </w:rPr>
        <w:t xml:space="preserve">o termo "Debenturista" designará todos os titulares de Debêntures, os quais </w:t>
      </w:r>
      <w:r w:rsidR="00186D39" w:rsidRPr="003C2DE2">
        <w:rPr>
          <w:rFonts w:ascii="Tahoma" w:hAnsi="Tahoma" w:cs="Tahoma"/>
          <w:sz w:val="22"/>
          <w:szCs w:val="22"/>
        </w:rPr>
        <w:t xml:space="preserve">serão titulares de </w:t>
      </w:r>
      <w:r w:rsidRPr="003C2DE2">
        <w:rPr>
          <w:rFonts w:ascii="Tahoma" w:hAnsi="Tahoma" w:cs="Tahoma"/>
          <w:sz w:val="22"/>
          <w:szCs w:val="22"/>
        </w:rPr>
        <w:t>todos os direitos, poderes, faculdades, prerrogativas e pretensões previstas, em lei ou contrato, em favor dos titulares das Debêntures</w:t>
      </w:r>
      <w:r w:rsidR="00D163D5" w:rsidRPr="003C2DE2">
        <w:rPr>
          <w:rFonts w:ascii="Tahoma" w:hAnsi="Tahoma" w:cs="Tahoma"/>
          <w:sz w:val="22"/>
          <w:szCs w:val="22"/>
        </w:rPr>
        <w:t>.</w:t>
      </w:r>
    </w:p>
    <w:p w:rsidR="00D163D5" w:rsidRPr="003C2DE2" w:rsidRDefault="00D163D5" w:rsidP="008759F7">
      <w:pPr>
        <w:pStyle w:val="PargrafodaLista"/>
        <w:ind w:left="0"/>
        <w:rPr>
          <w:rFonts w:ascii="Tahoma" w:hAnsi="Tahoma" w:cs="Tahoma"/>
          <w:sz w:val="22"/>
          <w:szCs w:val="22"/>
        </w:rPr>
      </w:pPr>
    </w:p>
    <w:p w:rsidR="000B1041" w:rsidRPr="003C2DE2" w:rsidRDefault="00D163D5"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A</w:t>
      </w:r>
      <w:r w:rsidR="000B1041" w:rsidRPr="003C2DE2">
        <w:rPr>
          <w:rFonts w:ascii="Tahoma" w:hAnsi="Tahoma" w:cs="Tahoma"/>
          <w:sz w:val="22"/>
          <w:szCs w:val="22"/>
        </w:rPr>
        <w:t>s decisões da Securitizadora no âmbito desta Escritura, enquanto titular de Debêntures, dever</w:t>
      </w:r>
      <w:r w:rsidR="008C74E4" w:rsidRPr="003C2DE2">
        <w:rPr>
          <w:rFonts w:ascii="Tahoma" w:hAnsi="Tahoma" w:cs="Tahoma"/>
          <w:sz w:val="22"/>
          <w:szCs w:val="22"/>
        </w:rPr>
        <w:t>ão</w:t>
      </w:r>
      <w:r w:rsidR="000B1041" w:rsidRPr="003C2DE2">
        <w:rPr>
          <w:rFonts w:ascii="Tahoma" w:hAnsi="Tahoma" w:cs="Tahoma"/>
          <w:sz w:val="22"/>
          <w:szCs w:val="22"/>
        </w:rPr>
        <w:t xml:space="preserve"> observar o disposto no</w:t>
      </w:r>
      <w:r w:rsidR="005E38D9" w:rsidRPr="003C2DE2">
        <w:rPr>
          <w:rFonts w:ascii="Tahoma" w:hAnsi="Tahoma" w:cs="Tahoma"/>
          <w:sz w:val="22"/>
          <w:szCs w:val="22"/>
        </w:rPr>
        <w:t xml:space="preserve"> </w:t>
      </w:r>
      <w:r w:rsidR="00136BEE" w:rsidRPr="003C2DE2">
        <w:rPr>
          <w:rFonts w:ascii="Tahoma" w:hAnsi="Tahoma" w:cs="Tahoma"/>
          <w:sz w:val="22"/>
          <w:szCs w:val="22"/>
        </w:rPr>
        <w:t>Termo de Securitização</w:t>
      </w:r>
      <w:r w:rsidR="000B1041" w:rsidRPr="003C2DE2">
        <w:rPr>
          <w:rFonts w:ascii="Tahoma" w:hAnsi="Tahoma" w:cs="Tahoma"/>
          <w:sz w:val="22"/>
          <w:szCs w:val="22"/>
        </w:rPr>
        <w:t xml:space="preserve"> e o que vier a ser deliberado pelos </w:t>
      </w:r>
      <w:r w:rsidR="00EF0EA4" w:rsidRPr="003C2DE2">
        <w:rPr>
          <w:rFonts w:ascii="Tahoma" w:hAnsi="Tahoma" w:cs="Tahoma"/>
          <w:sz w:val="22"/>
          <w:szCs w:val="22"/>
        </w:rPr>
        <w:t>T</w:t>
      </w:r>
      <w:r w:rsidR="000B1041" w:rsidRPr="003C2DE2">
        <w:rPr>
          <w:rFonts w:ascii="Tahoma" w:hAnsi="Tahoma" w:cs="Tahoma"/>
          <w:sz w:val="22"/>
          <w:szCs w:val="22"/>
        </w:rPr>
        <w:t xml:space="preserve">itulares de </w:t>
      </w:r>
      <w:r w:rsidR="00D60414" w:rsidRPr="003C2DE2">
        <w:rPr>
          <w:rFonts w:ascii="Tahoma" w:hAnsi="Tahoma" w:cs="Tahoma"/>
          <w:sz w:val="22"/>
          <w:szCs w:val="22"/>
        </w:rPr>
        <w:t>CRA</w:t>
      </w:r>
      <w:r w:rsidR="000B1041" w:rsidRPr="003C2DE2">
        <w:rPr>
          <w:rFonts w:ascii="Tahoma" w:hAnsi="Tahoma" w:cs="Tahoma"/>
          <w:sz w:val="22"/>
          <w:szCs w:val="22"/>
        </w:rPr>
        <w:t>.</w:t>
      </w:r>
    </w:p>
    <w:p w:rsidR="000B1041" w:rsidRPr="003C2DE2" w:rsidRDefault="000B1041" w:rsidP="008759F7">
      <w:pPr>
        <w:tabs>
          <w:tab w:val="left" w:pos="24"/>
          <w:tab w:val="left" w:pos="851"/>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p>
    <w:p w:rsidR="00D0271D" w:rsidRPr="003C2DE2" w:rsidRDefault="00D0271D"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Para todos os fins de direito, a titularidade das Debêntures presume-se pel</w:t>
      </w:r>
      <w:r w:rsidR="006B4723" w:rsidRPr="003C2DE2">
        <w:rPr>
          <w:rFonts w:ascii="Tahoma" w:hAnsi="Tahoma" w:cs="Tahoma"/>
          <w:sz w:val="22"/>
          <w:szCs w:val="22"/>
        </w:rPr>
        <w:t>o extrato a ser emitido pelo Escriturador</w:t>
      </w:r>
      <w:r w:rsidRPr="003C2DE2">
        <w:rPr>
          <w:rFonts w:ascii="Tahoma" w:hAnsi="Tahoma" w:cs="Tahoma"/>
          <w:sz w:val="22"/>
          <w:szCs w:val="22"/>
        </w:rPr>
        <w:t xml:space="preserve"> </w:t>
      </w:r>
      <w:r w:rsidR="006B4723" w:rsidRPr="003C2DE2">
        <w:rPr>
          <w:rFonts w:ascii="Tahoma" w:hAnsi="Tahoma" w:cs="Tahoma"/>
          <w:sz w:val="22"/>
          <w:szCs w:val="22"/>
        </w:rPr>
        <w:t>comprovando a titularidade da</w:t>
      </w:r>
      <w:r w:rsidRPr="003C2DE2">
        <w:rPr>
          <w:rFonts w:ascii="Tahoma" w:hAnsi="Tahoma" w:cs="Tahoma"/>
          <w:sz w:val="22"/>
          <w:szCs w:val="22"/>
        </w:rPr>
        <w:t xml:space="preserve"> Debenturista, nos termos dos artigos 63 e 3</w:t>
      </w:r>
      <w:r w:rsidR="006B4723" w:rsidRPr="003C2DE2">
        <w:rPr>
          <w:rFonts w:ascii="Tahoma" w:hAnsi="Tahoma" w:cs="Tahoma"/>
          <w:sz w:val="22"/>
          <w:szCs w:val="22"/>
        </w:rPr>
        <w:t>4</w:t>
      </w:r>
      <w:r w:rsidRPr="003C2DE2">
        <w:rPr>
          <w:rFonts w:ascii="Tahoma" w:hAnsi="Tahoma" w:cs="Tahoma"/>
          <w:sz w:val="22"/>
          <w:szCs w:val="22"/>
        </w:rPr>
        <w:t xml:space="preserve"> da Lei das Sociedades por Ações e pelo Boletim de Subscrição. </w:t>
      </w:r>
    </w:p>
    <w:p w:rsidR="00D0271D" w:rsidRPr="003C2DE2" w:rsidRDefault="00D0271D" w:rsidP="008759F7">
      <w:pPr>
        <w:tabs>
          <w:tab w:val="left" w:pos="24"/>
          <w:tab w:val="left" w:pos="851"/>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p>
    <w:p w:rsidR="00F86E1D" w:rsidRPr="003C2DE2" w:rsidRDefault="00F86E1D"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 xml:space="preserve">Vinculação </w:t>
      </w:r>
      <w:r w:rsidR="007E413F" w:rsidRPr="003C2DE2">
        <w:rPr>
          <w:rFonts w:ascii="Tahoma" w:eastAsia="Arial Unicode MS" w:hAnsi="Tahoma" w:cs="Tahoma"/>
          <w:sz w:val="22"/>
          <w:szCs w:val="22"/>
          <w:u w:val="single"/>
        </w:rPr>
        <w:t xml:space="preserve">aos </w:t>
      </w:r>
      <w:r w:rsidR="00D60414" w:rsidRPr="003C2DE2">
        <w:rPr>
          <w:rFonts w:ascii="Tahoma" w:eastAsia="Arial Unicode MS" w:hAnsi="Tahoma" w:cs="Tahoma"/>
          <w:sz w:val="22"/>
          <w:szCs w:val="22"/>
          <w:u w:val="single"/>
        </w:rPr>
        <w:t>CRA</w:t>
      </w:r>
    </w:p>
    <w:p w:rsidR="00F86E1D" w:rsidRPr="003C2DE2" w:rsidRDefault="00F86E1D" w:rsidP="008759F7">
      <w:pPr>
        <w:tabs>
          <w:tab w:val="left" w:pos="851"/>
        </w:tabs>
        <w:jc w:val="both"/>
        <w:rPr>
          <w:rFonts w:ascii="Tahoma" w:hAnsi="Tahoma" w:cs="Tahoma"/>
          <w:sz w:val="22"/>
          <w:szCs w:val="22"/>
        </w:rPr>
      </w:pPr>
      <w:bookmarkStart w:id="24" w:name="_DV_M46"/>
      <w:bookmarkEnd w:id="24"/>
    </w:p>
    <w:p w:rsidR="00F86E1D" w:rsidRPr="003C2DE2" w:rsidRDefault="00F86E1D"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As Debêntures serão vinculadas </w:t>
      </w:r>
      <w:r w:rsidR="007E413F" w:rsidRPr="003C2DE2">
        <w:rPr>
          <w:rFonts w:ascii="Tahoma" w:hAnsi="Tahoma" w:cs="Tahoma"/>
          <w:sz w:val="22"/>
          <w:szCs w:val="22"/>
        </w:rPr>
        <w:t xml:space="preserve">aos </w:t>
      </w:r>
      <w:r w:rsidR="00D60414" w:rsidRPr="003C2DE2">
        <w:rPr>
          <w:rFonts w:ascii="Tahoma" w:hAnsi="Tahoma" w:cs="Tahoma"/>
          <w:sz w:val="22"/>
          <w:szCs w:val="22"/>
        </w:rPr>
        <w:t xml:space="preserve">CRA </w:t>
      </w:r>
      <w:r w:rsidR="007E413F" w:rsidRPr="003C2DE2">
        <w:rPr>
          <w:rFonts w:ascii="Tahoma" w:hAnsi="Tahoma" w:cs="Tahoma"/>
          <w:sz w:val="22"/>
          <w:szCs w:val="22"/>
        </w:rPr>
        <w:t xml:space="preserve">objeto da </w:t>
      </w:r>
      <w:r w:rsidR="002A1E6C">
        <w:rPr>
          <w:rFonts w:ascii="Tahoma" w:hAnsi="Tahoma" w:cs="Tahoma"/>
          <w:sz w:val="22"/>
          <w:szCs w:val="22"/>
        </w:rPr>
        <w:t>23</w:t>
      </w:r>
      <w:r w:rsidR="00521F1E" w:rsidRPr="003C2DE2">
        <w:rPr>
          <w:rFonts w:ascii="Tahoma" w:hAnsi="Tahoma" w:cs="Tahoma"/>
          <w:sz w:val="22"/>
          <w:szCs w:val="22"/>
        </w:rPr>
        <w:t>ª</w:t>
      </w:r>
      <w:r w:rsidR="009060CC">
        <w:rPr>
          <w:rFonts w:ascii="Tahoma" w:hAnsi="Tahoma" w:cs="Tahoma"/>
          <w:sz w:val="22"/>
          <w:szCs w:val="22"/>
        </w:rPr>
        <w:t xml:space="preserve"> (vigésima terceira)</w:t>
      </w:r>
      <w:r w:rsidR="00521F1E" w:rsidRPr="003C2DE2">
        <w:rPr>
          <w:rFonts w:ascii="Tahoma" w:hAnsi="Tahoma" w:cs="Tahoma"/>
          <w:sz w:val="22"/>
          <w:szCs w:val="22"/>
        </w:rPr>
        <w:t xml:space="preserve"> </w:t>
      </w:r>
      <w:r w:rsidRPr="003C2DE2">
        <w:rPr>
          <w:rFonts w:ascii="Tahoma" w:hAnsi="Tahoma" w:cs="Tahoma"/>
          <w:sz w:val="22"/>
          <w:szCs w:val="22"/>
        </w:rPr>
        <w:t xml:space="preserve">série da </w:t>
      </w:r>
      <w:r w:rsidR="002A1E6C">
        <w:rPr>
          <w:rFonts w:ascii="Tahoma" w:hAnsi="Tahoma" w:cs="Tahoma"/>
          <w:sz w:val="22"/>
          <w:szCs w:val="22"/>
        </w:rPr>
        <w:t>1</w:t>
      </w:r>
      <w:r w:rsidR="00521F1E" w:rsidRPr="003C2DE2">
        <w:rPr>
          <w:rFonts w:ascii="Tahoma" w:hAnsi="Tahoma" w:cs="Tahoma"/>
          <w:sz w:val="22"/>
          <w:szCs w:val="22"/>
        </w:rPr>
        <w:t xml:space="preserve">ª </w:t>
      </w:r>
      <w:r w:rsidR="009060CC">
        <w:rPr>
          <w:rFonts w:ascii="Tahoma" w:hAnsi="Tahoma" w:cs="Tahoma"/>
          <w:sz w:val="22"/>
          <w:szCs w:val="22"/>
        </w:rPr>
        <w:t xml:space="preserve">(primeira) </w:t>
      </w:r>
      <w:r w:rsidRPr="003C2DE2">
        <w:rPr>
          <w:rFonts w:ascii="Tahoma" w:hAnsi="Tahoma" w:cs="Tahoma"/>
          <w:sz w:val="22"/>
          <w:szCs w:val="22"/>
        </w:rPr>
        <w:t xml:space="preserve">emissão da Securitizadora, </w:t>
      </w:r>
      <w:r w:rsidR="007E413F" w:rsidRPr="003C2DE2">
        <w:rPr>
          <w:rFonts w:ascii="Tahoma" w:hAnsi="Tahoma" w:cs="Tahoma"/>
          <w:sz w:val="22"/>
          <w:szCs w:val="22"/>
        </w:rPr>
        <w:t>a serem distribuídos por meio da Oferta</w:t>
      </w:r>
      <w:r w:rsidR="00B44283">
        <w:rPr>
          <w:rFonts w:ascii="Tahoma" w:hAnsi="Tahoma" w:cs="Tahoma"/>
          <w:sz w:val="22"/>
          <w:szCs w:val="22"/>
        </w:rPr>
        <w:t xml:space="preserve"> Restrita</w:t>
      </w:r>
      <w:r w:rsidR="00FD0E16" w:rsidRPr="003C2DE2">
        <w:rPr>
          <w:rFonts w:ascii="Tahoma" w:hAnsi="Tahoma" w:cs="Tahoma"/>
          <w:sz w:val="22"/>
          <w:szCs w:val="22"/>
        </w:rPr>
        <w:t>,</w:t>
      </w:r>
      <w:r w:rsidRPr="003C2DE2">
        <w:rPr>
          <w:rFonts w:ascii="Tahoma" w:hAnsi="Tahoma" w:cs="Tahoma"/>
          <w:sz w:val="22"/>
          <w:szCs w:val="22"/>
        </w:rPr>
        <w:t xml:space="preserve"> nos termos da Instrução CVM 4</w:t>
      </w:r>
      <w:r w:rsidR="00521F1E">
        <w:rPr>
          <w:rFonts w:ascii="Tahoma" w:hAnsi="Tahoma" w:cs="Tahoma"/>
          <w:sz w:val="22"/>
          <w:szCs w:val="22"/>
        </w:rPr>
        <w:t>76</w:t>
      </w:r>
      <w:r w:rsidR="002868DA" w:rsidRPr="003C2DE2">
        <w:rPr>
          <w:rFonts w:ascii="Tahoma" w:hAnsi="Tahoma" w:cs="Tahoma"/>
          <w:sz w:val="22"/>
          <w:szCs w:val="22"/>
        </w:rPr>
        <w:t>.</w:t>
      </w:r>
      <w:r w:rsidRPr="003C2DE2">
        <w:rPr>
          <w:rFonts w:ascii="Tahoma" w:hAnsi="Tahoma" w:cs="Tahoma"/>
          <w:sz w:val="22"/>
          <w:szCs w:val="22"/>
        </w:rPr>
        <w:t xml:space="preserve"> </w:t>
      </w:r>
    </w:p>
    <w:p w:rsidR="00F86E1D" w:rsidRPr="003C2DE2" w:rsidRDefault="00F86E1D" w:rsidP="008759F7">
      <w:pPr>
        <w:tabs>
          <w:tab w:val="left" w:pos="851"/>
        </w:tabs>
        <w:jc w:val="both"/>
        <w:rPr>
          <w:rFonts w:ascii="Tahoma" w:hAnsi="Tahoma" w:cs="Tahoma"/>
          <w:sz w:val="22"/>
          <w:szCs w:val="22"/>
        </w:rPr>
      </w:pPr>
    </w:p>
    <w:p w:rsidR="00F86E1D" w:rsidRPr="003C2DE2" w:rsidRDefault="00F86E1D" w:rsidP="008759F7">
      <w:pPr>
        <w:numPr>
          <w:ilvl w:val="2"/>
          <w:numId w:val="1"/>
        </w:numPr>
        <w:ind w:left="0" w:firstLine="1418"/>
        <w:jc w:val="both"/>
        <w:rPr>
          <w:rFonts w:ascii="Tahoma" w:hAnsi="Tahoma" w:cs="Tahoma"/>
          <w:sz w:val="22"/>
          <w:szCs w:val="22"/>
        </w:rPr>
      </w:pPr>
      <w:bookmarkStart w:id="25" w:name="_DV_M47"/>
      <w:bookmarkEnd w:id="25"/>
      <w:r w:rsidRPr="003C2DE2">
        <w:rPr>
          <w:rFonts w:ascii="Tahoma" w:hAnsi="Tahoma" w:cs="Tahoma"/>
          <w:sz w:val="22"/>
          <w:szCs w:val="22"/>
        </w:rPr>
        <w:t xml:space="preserve">Em vista da vinculação mencionada acima, a Emissora tem ciência e concorda que, uma vez ocorrida a </w:t>
      </w:r>
      <w:r w:rsidR="006823EE">
        <w:rPr>
          <w:rFonts w:ascii="Tahoma" w:hAnsi="Tahoma" w:cs="Tahoma"/>
          <w:sz w:val="22"/>
          <w:szCs w:val="22"/>
        </w:rPr>
        <w:t>Aquisição das Debêntures</w:t>
      </w:r>
      <w:r w:rsidRPr="003C2DE2">
        <w:rPr>
          <w:rFonts w:ascii="Tahoma" w:hAnsi="Tahoma" w:cs="Tahoma"/>
          <w:sz w:val="22"/>
          <w:szCs w:val="22"/>
        </w:rPr>
        <w:t>, em razão do regime fiduciário a ser instituído pela Securitizadora, na forma do</w:t>
      </w:r>
      <w:r w:rsidR="009060CC">
        <w:rPr>
          <w:rFonts w:ascii="Tahoma" w:hAnsi="Tahoma" w:cs="Tahoma"/>
          <w:sz w:val="22"/>
          <w:szCs w:val="22"/>
        </w:rPr>
        <w:t xml:space="preserve"> artigo 39 da Lei nº 11.076 e do</w:t>
      </w:r>
      <w:r w:rsidRPr="003C2DE2">
        <w:rPr>
          <w:rFonts w:ascii="Tahoma" w:hAnsi="Tahoma" w:cs="Tahoma"/>
          <w:sz w:val="22"/>
          <w:szCs w:val="22"/>
        </w:rPr>
        <w:t xml:space="preserve"> artigo 9º da </w:t>
      </w:r>
      <w:r w:rsidR="0043750C" w:rsidRPr="003C2DE2">
        <w:rPr>
          <w:rFonts w:ascii="Tahoma" w:hAnsi="Tahoma" w:cs="Tahoma"/>
          <w:sz w:val="22"/>
          <w:szCs w:val="22"/>
        </w:rPr>
        <w:t>Lei nº 9.514, de 20 de novembro de 1997, conforme alterada</w:t>
      </w:r>
      <w:r w:rsidRPr="003C2DE2">
        <w:rPr>
          <w:rFonts w:ascii="Tahoma" w:hAnsi="Tahoma" w:cs="Tahoma"/>
          <w:sz w:val="22"/>
          <w:szCs w:val="22"/>
        </w:rPr>
        <w:t xml:space="preserve">, todos e quaisquer recursos devidos à Securitizadora, em decorrência de sua titularidade das Debêntures, estarão expressamente vinculados aos pagamentos a serem realizados aos </w:t>
      </w:r>
      <w:r w:rsidR="00EF0EA4" w:rsidRPr="003C2DE2">
        <w:rPr>
          <w:rFonts w:ascii="Tahoma" w:hAnsi="Tahoma" w:cs="Tahoma"/>
          <w:sz w:val="22"/>
          <w:szCs w:val="22"/>
        </w:rPr>
        <w:t>T</w:t>
      </w:r>
      <w:r w:rsidR="007E413F" w:rsidRPr="003C2DE2">
        <w:rPr>
          <w:rFonts w:ascii="Tahoma" w:hAnsi="Tahoma" w:cs="Tahoma"/>
          <w:sz w:val="22"/>
          <w:szCs w:val="22"/>
        </w:rPr>
        <w:t xml:space="preserve">itulares </w:t>
      </w:r>
      <w:r w:rsidRPr="003C2DE2">
        <w:rPr>
          <w:rFonts w:ascii="Tahoma" w:hAnsi="Tahoma" w:cs="Tahoma"/>
          <w:sz w:val="22"/>
          <w:szCs w:val="22"/>
        </w:rPr>
        <w:t>d</w:t>
      </w:r>
      <w:r w:rsidR="002868DA" w:rsidRPr="003C2DE2">
        <w:rPr>
          <w:rFonts w:ascii="Tahoma" w:hAnsi="Tahoma" w:cs="Tahoma"/>
          <w:sz w:val="22"/>
          <w:szCs w:val="22"/>
        </w:rPr>
        <w:t>e</w:t>
      </w:r>
      <w:r w:rsidRPr="003C2DE2">
        <w:rPr>
          <w:rFonts w:ascii="Tahoma" w:hAnsi="Tahoma" w:cs="Tahoma"/>
          <w:sz w:val="22"/>
          <w:szCs w:val="22"/>
        </w:rPr>
        <w:t xml:space="preserve"> </w:t>
      </w:r>
      <w:r w:rsidR="003B1688" w:rsidRPr="003C2DE2">
        <w:rPr>
          <w:rFonts w:ascii="Tahoma" w:hAnsi="Tahoma" w:cs="Tahoma"/>
          <w:sz w:val="22"/>
          <w:szCs w:val="22"/>
        </w:rPr>
        <w:t xml:space="preserve">CRA </w:t>
      </w:r>
      <w:r w:rsidRPr="003C2DE2">
        <w:rPr>
          <w:rFonts w:ascii="Tahoma" w:hAnsi="Tahoma" w:cs="Tahoma"/>
          <w:sz w:val="22"/>
          <w:szCs w:val="22"/>
        </w:rPr>
        <w:t>e não estarão sujeitos a qualquer tipo de compensação com obrigações da Debenturista.</w:t>
      </w:r>
    </w:p>
    <w:p w:rsidR="00FA0332" w:rsidRPr="003C2DE2" w:rsidRDefault="00FA0332" w:rsidP="008759F7">
      <w:pPr>
        <w:tabs>
          <w:tab w:val="left" w:pos="24"/>
          <w:tab w:val="left" w:pos="851"/>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p>
    <w:p w:rsidR="00F87554" w:rsidRPr="003C2DE2" w:rsidRDefault="00F87554"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Por força da vinculação das Debêntures aos CRA, fica desde já estabelecido que a Securitizadora</w:t>
      </w:r>
      <w:r w:rsidR="004C1D9E" w:rsidRPr="003C2DE2">
        <w:rPr>
          <w:rFonts w:ascii="Tahoma" w:hAnsi="Tahoma" w:cs="Tahoma"/>
          <w:sz w:val="22"/>
          <w:szCs w:val="22"/>
        </w:rPr>
        <w:t xml:space="preserve">, na forma a ser estabelecida no Termo de Securitização, </w:t>
      </w:r>
      <w:r w:rsidRPr="003C2DE2">
        <w:rPr>
          <w:rFonts w:ascii="Tahoma" w:hAnsi="Tahoma" w:cs="Tahoma"/>
          <w:sz w:val="22"/>
          <w:szCs w:val="22"/>
        </w:rPr>
        <w:t>deverá manifestar-se, em qualquer Assembleia Geral de Debenturista</w:t>
      </w:r>
      <w:r w:rsidR="00462DEB" w:rsidRPr="003C2DE2">
        <w:rPr>
          <w:rFonts w:ascii="Tahoma" w:hAnsi="Tahoma" w:cs="Tahoma"/>
          <w:sz w:val="22"/>
          <w:szCs w:val="22"/>
        </w:rPr>
        <w:t>s</w:t>
      </w:r>
      <w:r w:rsidRPr="003C2DE2">
        <w:rPr>
          <w:rFonts w:ascii="Tahoma" w:hAnsi="Tahoma" w:cs="Tahoma"/>
          <w:sz w:val="22"/>
          <w:szCs w:val="22"/>
        </w:rPr>
        <w:t xml:space="preserve"> convocada para deliberar sobre quaisquer assuntos relativos às Debêntures, conforme orientação deliberada pelos </w:t>
      </w:r>
      <w:r w:rsidR="001A4E3C" w:rsidRPr="003C2DE2">
        <w:rPr>
          <w:rFonts w:ascii="Tahoma" w:hAnsi="Tahoma" w:cs="Tahoma"/>
          <w:sz w:val="22"/>
          <w:szCs w:val="22"/>
        </w:rPr>
        <w:t>T</w:t>
      </w:r>
      <w:r w:rsidRPr="003C2DE2">
        <w:rPr>
          <w:rFonts w:ascii="Tahoma" w:hAnsi="Tahoma" w:cs="Tahoma"/>
          <w:sz w:val="22"/>
          <w:szCs w:val="22"/>
        </w:rPr>
        <w:t xml:space="preserve">itulares de CRA, após a realização de uma Assembleia Geral de </w:t>
      </w:r>
      <w:r w:rsidR="001A4E3C" w:rsidRPr="003C2DE2">
        <w:rPr>
          <w:rFonts w:ascii="Tahoma" w:hAnsi="Tahoma" w:cs="Tahoma"/>
          <w:sz w:val="22"/>
          <w:szCs w:val="22"/>
        </w:rPr>
        <w:t>T</w:t>
      </w:r>
      <w:r w:rsidRPr="003C2DE2">
        <w:rPr>
          <w:rFonts w:ascii="Tahoma" w:hAnsi="Tahoma" w:cs="Tahoma"/>
          <w:sz w:val="22"/>
          <w:szCs w:val="22"/>
        </w:rPr>
        <w:t>itulares de CRA.</w:t>
      </w:r>
    </w:p>
    <w:p w:rsidR="00F87554" w:rsidRPr="003C2DE2" w:rsidRDefault="00F87554" w:rsidP="008759F7">
      <w:pPr>
        <w:tabs>
          <w:tab w:val="left" w:pos="24"/>
          <w:tab w:val="left" w:pos="851"/>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p>
    <w:p w:rsidR="00C1004D" w:rsidRPr="009F1496" w:rsidRDefault="00C1004D" w:rsidP="008759F7">
      <w:pPr>
        <w:numPr>
          <w:ilvl w:val="1"/>
          <w:numId w:val="1"/>
        </w:numPr>
        <w:ind w:left="0" w:firstLine="709"/>
        <w:jc w:val="both"/>
        <w:rPr>
          <w:rFonts w:ascii="Tahoma" w:hAnsi="Tahoma" w:cs="Tahoma"/>
          <w:sz w:val="22"/>
          <w:szCs w:val="22"/>
        </w:rPr>
      </w:pPr>
      <w:r w:rsidRPr="009F1496">
        <w:rPr>
          <w:rFonts w:ascii="Tahoma" w:eastAsia="Arial Unicode MS" w:hAnsi="Tahoma" w:cs="Tahoma"/>
          <w:sz w:val="22"/>
          <w:szCs w:val="22"/>
          <w:u w:val="single"/>
        </w:rPr>
        <w:t>Banco</w:t>
      </w:r>
      <w:r w:rsidRPr="009F1496">
        <w:rPr>
          <w:rFonts w:ascii="Tahoma" w:hAnsi="Tahoma" w:cs="Tahoma"/>
          <w:sz w:val="22"/>
          <w:szCs w:val="22"/>
          <w:u w:val="single"/>
        </w:rPr>
        <w:t xml:space="preserve"> Escriturador</w:t>
      </w:r>
      <w:r w:rsidRPr="009F1496">
        <w:rPr>
          <w:rFonts w:ascii="Tahoma" w:hAnsi="Tahoma" w:cs="Tahoma"/>
          <w:sz w:val="22"/>
          <w:szCs w:val="22"/>
        </w:rPr>
        <w:t>. O banco e</w:t>
      </w:r>
      <w:r w:rsidR="00EE5F65" w:rsidRPr="009F1496">
        <w:rPr>
          <w:rFonts w:ascii="Tahoma" w:hAnsi="Tahoma" w:cs="Tahoma"/>
          <w:sz w:val="22"/>
          <w:szCs w:val="22"/>
        </w:rPr>
        <w:t xml:space="preserve">scriturador das Debêntures será </w:t>
      </w:r>
      <w:r w:rsidR="009060CC">
        <w:rPr>
          <w:rFonts w:ascii="Tahoma" w:hAnsi="Tahoma" w:cs="Tahoma"/>
          <w:b/>
          <w:sz w:val="22"/>
          <w:szCs w:val="22"/>
        </w:rPr>
        <w:t>SLW CORRETORA DE VALORES E CÂMBIO LTDA.</w:t>
      </w:r>
      <w:r w:rsidR="009060CC">
        <w:rPr>
          <w:rFonts w:ascii="Tahoma" w:hAnsi="Tahoma" w:cs="Tahoma"/>
          <w:sz w:val="22"/>
          <w:szCs w:val="22"/>
        </w:rPr>
        <w:t>, instituição financeira, com sede na Cidade de São Paulo, Estado de São Paulo, na Rua Dr. Renato Paes de Barros, 717, 10º andar, inscrita no CNPJ/MF sob o nº 50.657.675/0001-86</w:t>
      </w:r>
      <w:r w:rsidR="009F1496" w:rsidRPr="009F1496">
        <w:rPr>
          <w:rFonts w:ascii="Tahoma" w:hAnsi="Tahoma" w:cs="Tahoma"/>
          <w:sz w:val="22"/>
          <w:szCs w:val="22"/>
        </w:rPr>
        <w:t xml:space="preserve"> </w:t>
      </w:r>
      <w:r w:rsidRPr="009F1496">
        <w:rPr>
          <w:rFonts w:ascii="Tahoma" w:hAnsi="Tahoma" w:cs="Tahoma"/>
          <w:sz w:val="22"/>
          <w:szCs w:val="22"/>
        </w:rPr>
        <w:t>(“</w:t>
      </w:r>
      <w:r w:rsidRPr="009F1496">
        <w:rPr>
          <w:rFonts w:ascii="Tahoma" w:hAnsi="Tahoma" w:cs="Tahoma"/>
          <w:sz w:val="22"/>
          <w:szCs w:val="22"/>
          <w:u w:val="single"/>
        </w:rPr>
        <w:t>Escriturador</w:t>
      </w:r>
      <w:r w:rsidRPr="009F1496">
        <w:rPr>
          <w:rFonts w:ascii="Tahoma" w:hAnsi="Tahoma" w:cs="Tahoma"/>
          <w:sz w:val="22"/>
          <w:szCs w:val="22"/>
        </w:rPr>
        <w:t>”, cuja definição inclui qualquer outra instituição que venha a suceder o Escriturador na prestação dos serviços relativos à Emissão e às Debêntures).</w:t>
      </w:r>
    </w:p>
    <w:p w:rsidR="00EB63F4" w:rsidRPr="003C2DE2" w:rsidRDefault="00EB63F4" w:rsidP="008759F7">
      <w:pPr>
        <w:tabs>
          <w:tab w:val="left" w:pos="24"/>
          <w:tab w:val="left" w:pos="851"/>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p>
    <w:p w:rsidR="009C60A0" w:rsidRPr="003C2DE2" w:rsidRDefault="008E6205" w:rsidP="008759F7">
      <w:pPr>
        <w:numPr>
          <w:ilvl w:val="0"/>
          <w:numId w:val="1"/>
        </w:numPr>
        <w:ind w:left="0" w:firstLine="0"/>
        <w:jc w:val="both"/>
        <w:outlineLvl w:val="0"/>
        <w:rPr>
          <w:rFonts w:ascii="Tahoma" w:hAnsi="Tahoma" w:cs="Tahoma"/>
          <w:b/>
          <w:smallCaps/>
          <w:sz w:val="22"/>
          <w:szCs w:val="22"/>
        </w:rPr>
      </w:pPr>
      <w:bookmarkStart w:id="26" w:name="_Toc468818697"/>
      <w:bookmarkStart w:id="27" w:name="_Toc496646685"/>
      <w:bookmarkEnd w:id="26"/>
      <w:r w:rsidRPr="003C2DE2">
        <w:rPr>
          <w:rFonts w:ascii="Tahoma" w:hAnsi="Tahoma" w:cs="Tahoma"/>
          <w:b/>
          <w:smallCaps/>
          <w:sz w:val="22"/>
          <w:szCs w:val="22"/>
        </w:rPr>
        <w:t>CARACTERÍSTICAS DAS DEBÊNTURES</w:t>
      </w:r>
      <w:bookmarkEnd w:id="27"/>
    </w:p>
    <w:p w:rsidR="00CF331D" w:rsidRPr="003C2DE2" w:rsidRDefault="00CF331D" w:rsidP="008759F7">
      <w:pPr>
        <w:jc w:val="both"/>
        <w:rPr>
          <w:rFonts w:ascii="Tahoma" w:eastAsia="Arial Unicode MS" w:hAnsi="Tahoma" w:cs="Tahoma"/>
          <w:sz w:val="22"/>
          <w:szCs w:val="22"/>
          <w:u w:val="single"/>
        </w:rPr>
      </w:pPr>
    </w:p>
    <w:p w:rsidR="00385D7F" w:rsidRPr="003C2DE2" w:rsidRDefault="00DC3202"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Características Básicas</w:t>
      </w:r>
    </w:p>
    <w:p w:rsidR="00385D7F" w:rsidRPr="003C2DE2" w:rsidRDefault="00385D7F" w:rsidP="008759F7">
      <w:pPr>
        <w:jc w:val="both"/>
        <w:rPr>
          <w:rFonts w:ascii="Tahoma" w:eastAsia="Arial Unicode MS" w:hAnsi="Tahoma" w:cs="Tahoma"/>
          <w:sz w:val="22"/>
          <w:szCs w:val="22"/>
          <w:u w:val="single"/>
        </w:rPr>
      </w:pPr>
    </w:p>
    <w:p w:rsidR="00385D7F" w:rsidRPr="003C2DE2" w:rsidRDefault="00DC3202"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Valor Nominal Unitário</w:t>
      </w:r>
      <w:r w:rsidRPr="003C2DE2">
        <w:rPr>
          <w:rFonts w:ascii="Tahoma" w:hAnsi="Tahoma" w:cs="Tahoma"/>
          <w:sz w:val="22"/>
          <w:szCs w:val="22"/>
        </w:rPr>
        <w:t>.</w:t>
      </w:r>
      <w:r w:rsidR="003600EF" w:rsidRPr="003C2DE2">
        <w:rPr>
          <w:rFonts w:ascii="Tahoma" w:hAnsi="Tahoma" w:cs="Tahoma"/>
          <w:sz w:val="22"/>
          <w:szCs w:val="22"/>
        </w:rPr>
        <w:t xml:space="preserve"> </w:t>
      </w:r>
      <w:r w:rsidRPr="003C2DE2">
        <w:rPr>
          <w:rFonts w:ascii="Tahoma" w:hAnsi="Tahoma" w:cs="Tahoma"/>
          <w:sz w:val="22"/>
          <w:szCs w:val="22"/>
        </w:rPr>
        <w:t>O valor nominal unitário das Debêntures, na Data de Emissão</w:t>
      </w:r>
      <w:r w:rsidR="00093C39" w:rsidRPr="003C2DE2">
        <w:rPr>
          <w:rFonts w:ascii="Tahoma" w:hAnsi="Tahoma" w:cs="Tahoma"/>
          <w:sz w:val="22"/>
          <w:szCs w:val="22"/>
        </w:rPr>
        <w:t xml:space="preserve"> (conforme definido abaixo)</w:t>
      </w:r>
      <w:r w:rsidRPr="003C2DE2">
        <w:rPr>
          <w:rFonts w:ascii="Tahoma" w:hAnsi="Tahoma" w:cs="Tahoma"/>
          <w:sz w:val="22"/>
          <w:szCs w:val="22"/>
        </w:rPr>
        <w:t>, será de R$</w:t>
      </w:r>
      <w:r w:rsidR="00E73D7E" w:rsidRPr="003C2DE2">
        <w:rPr>
          <w:rFonts w:ascii="Tahoma" w:hAnsi="Tahoma" w:cs="Tahoma"/>
          <w:sz w:val="22"/>
          <w:szCs w:val="22"/>
        </w:rPr>
        <w:t>1</w:t>
      </w:r>
      <w:r w:rsidR="004A24A3" w:rsidRPr="003C2DE2">
        <w:rPr>
          <w:rFonts w:ascii="Tahoma" w:hAnsi="Tahoma" w:cs="Tahoma"/>
          <w:sz w:val="22"/>
          <w:szCs w:val="22"/>
        </w:rPr>
        <w:t>.000</w:t>
      </w:r>
      <w:r w:rsidR="0067633D" w:rsidRPr="003C2DE2">
        <w:rPr>
          <w:rFonts w:ascii="Tahoma" w:hAnsi="Tahoma" w:cs="Tahoma"/>
          <w:sz w:val="22"/>
          <w:szCs w:val="22"/>
        </w:rPr>
        <w:t>,00</w:t>
      </w:r>
      <w:r w:rsidR="007F6A15" w:rsidRPr="003C2DE2" w:rsidDel="007F6A15">
        <w:rPr>
          <w:rFonts w:ascii="Tahoma" w:hAnsi="Tahoma" w:cs="Tahoma"/>
          <w:sz w:val="22"/>
          <w:szCs w:val="22"/>
        </w:rPr>
        <w:t xml:space="preserve"> </w:t>
      </w:r>
      <w:r w:rsidR="007E3134" w:rsidRPr="003C2DE2">
        <w:rPr>
          <w:rFonts w:ascii="Tahoma" w:hAnsi="Tahoma" w:cs="Tahoma"/>
          <w:sz w:val="22"/>
          <w:szCs w:val="22"/>
        </w:rPr>
        <w:t>(</w:t>
      </w:r>
      <w:r w:rsidR="00E73D7E" w:rsidRPr="003C2DE2">
        <w:rPr>
          <w:rFonts w:ascii="Tahoma" w:hAnsi="Tahoma" w:cs="Tahoma"/>
          <w:sz w:val="22"/>
          <w:szCs w:val="22"/>
        </w:rPr>
        <w:t>mil</w:t>
      </w:r>
      <w:r w:rsidR="004A24A3" w:rsidRPr="003C2DE2">
        <w:rPr>
          <w:rFonts w:ascii="Tahoma" w:hAnsi="Tahoma" w:cs="Tahoma"/>
          <w:sz w:val="22"/>
          <w:szCs w:val="22"/>
        </w:rPr>
        <w:t xml:space="preserve"> reais</w:t>
      </w:r>
      <w:r w:rsidR="007E3134" w:rsidRPr="003C2DE2">
        <w:rPr>
          <w:rFonts w:ascii="Tahoma" w:hAnsi="Tahoma" w:cs="Tahoma"/>
          <w:sz w:val="22"/>
          <w:szCs w:val="22"/>
        </w:rPr>
        <w:t>)</w:t>
      </w:r>
      <w:r w:rsidRPr="003C2DE2">
        <w:rPr>
          <w:rFonts w:ascii="Tahoma" w:hAnsi="Tahoma" w:cs="Tahoma"/>
          <w:sz w:val="22"/>
          <w:szCs w:val="22"/>
        </w:rPr>
        <w:t xml:space="preserve"> (“</w:t>
      </w:r>
      <w:r w:rsidRPr="003C2DE2">
        <w:rPr>
          <w:rFonts w:ascii="Tahoma" w:hAnsi="Tahoma" w:cs="Tahoma"/>
          <w:sz w:val="22"/>
          <w:szCs w:val="22"/>
          <w:u w:val="single"/>
        </w:rPr>
        <w:t>Valor Nominal</w:t>
      </w:r>
      <w:r w:rsidR="004A24A3" w:rsidRPr="003C2DE2">
        <w:rPr>
          <w:rFonts w:ascii="Tahoma" w:hAnsi="Tahoma" w:cs="Tahoma"/>
          <w:sz w:val="22"/>
          <w:szCs w:val="22"/>
          <w:u w:val="single"/>
        </w:rPr>
        <w:t xml:space="preserve"> Unitário</w:t>
      </w:r>
      <w:r w:rsidRPr="003C2DE2">
        <w:rPr>
          <w:rFonts w:ascii="Tahoma" w:hAnsi="Tahoma" w:cs="Tahoma"/>
          <w:sz w:val="22"/>
          <w:szCs w:val="22"/>
        </w:rPr>
        <w:t>”).</w:t>
      </w:r>
    </w:p>
    <w:p w:rsidR="008F22E0" w:rsidRPr="003C2DE2" w:rsidRDefault="008F22E0" w:rsidP="008759F7">
      <w:pPr>
        <w:jc w:val="both"/>
        <w:rPr>
          <w:rFonts w:ascii="Tahoma" w:hAnsi="Tahoma" w:cs="Tahoma"/>
          <w:sz w:val="22"/>
          <w:szCs w:val="22"/>
        </w:rPr>
      </w:pPr>
    </w:p>
    <w:p w:rsidR="00380929" w:rsidRPr="003C2DE2" w:rsidRDefault="00380929"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Quantidade de Debêntures</w:t>
      </w:r>
      <w:r w:rsidRPr="003C2DE2">
        <w:rPr>
          <w:rFonts w:ascii="Tahoma" w:hAnsi="Tahoma" w:cs="Tahoma"/>
          <w:sz w:val="22"/>
          <w:szCs w:val="22"/>
        </w:rPr>
        <w:t>. Serão emitidas</w:t>
      </w:r>
      <w:r w:rsidR="00A11AC7" w:rsidRPr="003C2DE2">
        <w:rPr>
          <w:rFonts w:ascii="Tahoma" w:hAnsi="Tahoma" w:cs="Tahoma"/>
          <w:sz w:val="22"/>
          <w:szCs w:val="22"/>
        </w:rPr>
        <w:t xml:space="preserve"> </w:t>
      </w:r>
      <w:r w:rsidR="00064809">
        <w:rPr>
          <w:rFonts w:ascii="Tahoma" w:hAnsi="Tahoma" w:cs="Tahoma"/>
          <w:sz w:val="22"/>
          <w:szCs w:val="22"/>
        </w:rPr>
        <w:t>350.000</w:t>
      </w:r>
      <w:r w:rsidRPr="003C2DE2">
        <w:rPr>
          <w:rFonts w:ascii="Tahoma" w:hAnsi="Tahoma" w:cs="Tahoma"/>
          <w:sz w:val="22"/>
          <w:szCs w:val="22"/>
        </w:rPr>
        <w:t xml:space="preserve"> (</w:t>
      </w:r>
      <w:r w:rsidR="00064809">
        <w:rPr>
          <w:rFonts w:ascii="Tahoma" w:hAnsi="Tahoma" w:cs="Tahoma"/>
          <w:sz w:val="22"/>
          <w:szCs w:val="22"/>
        </w:rPr>
        <w:t>trezentos e cinquenta mil</w:t>
      </w:r>
      <w:r w:rsidRPr="003C2DE2">
        <w:rPr>
          <w:rFonts w:ascii="Tahoma" w:hAnsi="Tahoma" w:cs="Tahoma"/>
          <w:sz w:val="22"/>
          <w:szCs w:val="22"/>
        </w:rPr>
        <w:t xml:space="preserve">) Debêntures, observada a </w:t>
      </w:r>
      <w:r w:rsidR="00A675E8" w:rsidRPr="003C2DE2">
        <w:rPr>
          <w:rFonts w:ascii="Tahoma" w:hAnsi="Tahoma" w:cs="Tahoma"/>
          <w:sz w:val="22"/>
          <w:szCs w:val="22"/>
        </w:rPr>
        <w:t>C</w:t>
      </w:r>
      <w:r w:rsidRPr="003C2DE2">
        <w:rPr>
          <w:rFonts w:ascii="Tahoma" w:hAnsi="Tahoma" w:cs="Tahoma"/>
          <w:sz w:val="22"/>
          <w:szCs w:val="22"/>
        </w:rPr>
        <w:t>láusula 4.</w:t>
      </w:r>
      <w:r w:rsidR="00F43948" w:rsidRPr="003C2DE2">
        <w:rPr>
          <w:rFonts w:ascii="Tahoma" w:hAnsi="Tahoma" w:cs="Tahoma"/>
          <w:sz w:val="22"/>
          <w:szCs w:val="22"/>
        </w:rPr>
        <w:t>5</w:t>
      </w:r>
      <w:r w:rsidRPr="003C2DE2">
        <w:rPr>
          <w:rFonts w:ascii="Tahoma" w:hAnsi="Tahoma" w:cs="Tahoma"/>
          <w:sz w:val="22"/>
          <w:szCs w:val="22"/>
        </w:rPr>
        <w:t xml:space="preserve">.2 </w:t>
      </w:r>
      <w:r w:rsidR="00A11AC7" w:rsidRPr="003C2DE2">
        <w:rPr>
          <w:rFonts w:ascii="Tahoma" w:hAnsi="Tahoma" w:cs="Tahoma"/>
          <w:sz w:val="22"/>
          <w:szCs w:val="22"/>
        </w:rPr>
        <w:t>abaixo</w:t>
      </w:r>
      <w:r w:rsidRPr="003C2DE2">
        <w:rPr>
          <w:rFonts w:ascii="Tahoma" w:hAnsi="Tahoma" w:cs="Tahoma"/>
          <w:sz w:val="22"/>
          <w:szCs w:val="22"/>
        </w:rPr>
        <w:t xml:space="preserve">. </w:t>
      </w:r>
      <w:r w:rsidR="00064809">
        <w:rPr>
          <w:rFonts w:ascii="Tahoma" w:hAnsi="Tahoma" w:cs="Tahoma"/>
          <w:sz w:val="22"/>
          <w:szCs w:val="22"/>
        </w:rPr>
        <w:t xml:space="preserve"> </w:t>
      </w:r>
    </w:p>
    <w:p w:rsidR="000B1645" w:rsidRPr="003C2DE2" w:rsidRDefault="000B1645" w:rsidP="008759F7">
      <w:pPr>
        <w:jc w:val="both"/>
        <w:rPr>
          <w:rFonts w:ascii="Tahoma" w:hAnsi="Tahoma" w:cs="Tahoma"/>
          <w:sz w:val="22"/>
          <w:szCs w:val="22"/>
        </w:rPr>
      </w:pPr>
    </w:p>
    <w:p w:rsidR="00DC3202" w:rsidRPr="003C2DE2" w:rsidRDefault="00DC3202"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Data de Emissão</w:t>
      </w:r>
      <w:r w:rsidR="003600EF" w:rsidRPr="003C2DE2">
        <w:rPr>
          <w:rFonts w:ascii="Tahoma" w:hAnsi="Tahoma" w:cs="Tahoma"/>
          <w:sz w:val="22"/>
          <w:szCs w:val="22"/>
        </w:rPr>
        <w:t>.</w:t>
      </w:r>
      <w:r w:rsidR="00577C09" w:rsidRPr="003C2DE2">
        <w:rPr>
          <w:rFonts w:ascii="Tahoma" w:hAnsi="Tahoma" w:cs="Tahoma"/>
          <w:sz w:val="22"/>
          <w:szCs w:val="22"/>
        </w:rPr>
        <w:t xml:space="preserve"> </w:t>
      </w:r>
      <w:r w:rsidRPr="003C2DE2">
        <w:rPr>
          <w:rFonts w:ascii="Tahoma" w:hAnsi="Tahoma" w:cs="Tahoma"/>
          <w:sz w:val="22"/>
          <w:szCs w:val="22"/>
        </w:rPr>
        <w:t>Para todos os efeitos, a data de emissão da</w:t>
      </w:r>
      <w:r w:rsidR="00E73D7E" w:rsidRPr="003C2DE2">
        <w:rPr>
          <w:rFonts w:ascii="Tahoma" w:hAnsi="Tahoma" w:cs="Tahoma"/>
          <w:sz w:val="22"/>
          <w:szCs w:val="22"/>
        </w:rPr>
        <w:t>s</w:t>
      </w:r>
      <w:r w:rsidRPr="003C2DE2">
        <w:rPr>
          <w:rFonts w:ascii="Tahoma" w:hAnsi="Tahoma" w:cs="Tahoma"/>
          <w:sz w:val="22"/>
          <w:szCs w:val="22"/>
        </w:rPr>
        <w:t xml:space="preserve"> Debênture</w:t>
      </w:r>
      <w:r w:rsidR="00E73D7E" w:rsidRPr="003C2DE2">
        <w:rPr>
          <w:rFonts w:ascii="Tahoma" w:hAnsi="Tahoma" w:cs="Tahoma"/>
          <w:sz w:val="22"/>
          <w:szCs w:val="22"/>
        </w:rPr>
        <w:t>s</w:t>
      </w:r>
      <w:r w:rsidRPr="003C2DE2">
        <w:rPr>
          <w:rFonts w:ascii="Tahoma" w:hAnsi="Tahoma" w:cs="Tahoma"/>
          <w:sz w:val="22"/>
          <w:szCs w:val="22"/>
        </w:rPr>
        <w:t xml:space="preserve"> será</w:t>
      </w:r>
      <w:r w:rsidR="007556E6" w:rsidRPr="003C2DE2">
        <w:rPr>
          <w:rFonts w:ascii="Tahoma" w:hAnsi="Tahoma" w:cs="Tahoma"/>
          <w:sz w:val="22"/>
          <w:szCs w:val="22"/>
        </w:rPr>
        <w:t xml:space="preserve"> </w:t>
      </w:r>
      <w:r w:rsidR="00E64FB3">
        <w:rPr>
          <w:rFonts w:ascii="Tahoma" w:hAnsi="Tahoma" w:cs="Tahoma"/>
          <w:sz w:val="22"/>
          <w:szCs w:val="22"/>
        </w:rPr>
        <w:t>18</w:t>
      </w:r>
      <w:r w:rsidR="00EF4ACB" w:rsidRPr="003C2DE2">
        <w:rPr>
          <w:rFonts w:ascii="Tahoma" w:hAnsi="Tahoma" w:cs="Tahoma"/>
          <w:sz w:val="22"/>
          <w:szCs w:val="22"/>
        </w:rPr>
        <w:t xml:space="preserve"> </w:t>
      </w:r>
      <w:r w:rsidR="00BE7E52" w:rsidRPr="003C2DE2">
        <w:rPr>
          <w:rFonts w:ascii="Tahoma" w:hAnsi="Tahoma" w:cs="Tahoma"/>
          <w:sz w:val="22"/>
          <w:szCs w:val="22"/>
        </w:rPr>
        <w:t xml:space="preserve">de </w:t>
      </w:r>
      <w:r w:rsidR="00521F1E">
        <w:rPr>
          <w:rFonts w:ascii="Tahoma" w:hAnsi="Tahoma" w:cs="Tahoma"/>
          <w:sz w:val="22"/>
          <w:szCs w:val="22"/>
        </w:rPr>
        <w:t xml:space="preserve">setembro </w:t>
      </w:r>
      <w:r w:rsidR="00BE7E52" w:rsidRPr="003C2DE2">
        <w:rPr>
          <w:rFonts w:ascii="Tahoma" w:hAnsi="Tahoma" w:cs="Tahoma"/>
          <w:sz w:val="22"/>
          <w:szCs w:val="22"/>
        </w:rPr>
        <w:t xml:space="preserve">de </w:t>
      </w:r>
      <w:r w:rsidR="003B1688" w:rsidRPr="003C2DE2">
        <w:rPr>
          <w:rFonts w:ascii="Tahoma" w:hAnsi="Tahoma" w:cs="Tahoma"/>
          <w:sz w:val="22"/>
          <w:szCs w:val="22"/>
        </w:rPr>
        <w:t>201</w:t>
      </w:r>
      <w:r w:rsidR="00521F1E">
        <w:rPr>
          <w:rFonts w:ascii="Tahoma" w:hAnsi="Tahoma" w:cs="Tahoma"/>
          <w:sz w:val="22"/>
          <w:szCs w:val="22"/>
        </w:rPr>
        <w:t>8</w:t>
      </w:r>
      <w:r w:rsidR="003B1688" w:rsidRPr="003C2DE2">
        <w:rPr>
          <w:rFonts w:ascii="Tahoma" w:hAnsi="Tahoma" w:cs="Tahoma"/>
          <w:sz w:val="22"/>
          <w:szCs w:val="22"/>
        </w:rPr>
        <w:t xml:space="preserve"> </w:t>
      </w:r>
      <w:r w:rsidRPr="003C2DE2">
        <w:rPr>
          <w:rFonts w:ascii="Tahoma" w:hAnsi="Tahoma" w:cs="Tahoma"/>
          <w:sz w:val="22"/>
          <w:szCs w:val="22"/>
        </w:rPr>
        <w:t>(“</w:t>
      </w:r>
      <w:r w:rsidRPr="003C2DE2">
        <w:rPr>
          <w:rFonts w:ascii="Tahoma" w:hAnsi="Tahoma" w:cs="Tahoma"/>
          <w:sz w:val="22"/>
          <w:szCs w:val="22"/>
          <w:u w:val="single"/>
        </w:rPr>
        <w:t>Data de Emissão</w:t>
      </w:r>
      <w:r w:rsidRPr="003C2DE2">
        <w:rPr>
          <w:rFonts w:ascii="Tahoma" w:hAnsi="Tahoma" w:cs="Tahoma"/>
          <w:sz w:val="22"/>
          <w:szCs w:val="22"/>
        </w:rPr>
        <w:t>”).</w:t>
      </w:r>
      <w:r w:rsidR="00EF4ACB" w:rsidRPr="003C2DE2">
        <w:rPr>
          <w:rFonts w:ascii="Tahoma" w:hAnsi="Tahoma" w:cs="Tahoma"/>
          <w:sz w:val="22"/>
          <w:szCs w:val="22"/>
        </w:rPr>
        <w:t xml:space="preserve"> </w:t>
      </w:r>
    </w:p>
    <w:p w:rsidR="00965FDD" w:rsidRPr="003C2DE2" w:rsidRDefault="00965FDD" w:rsidP="008759F7">
      <w:pPr>
        <w:jc w:val="both"/>
        <w:rPr>
          <w:rFonts w:ascii="Tahoma" w:hAnsi="Tahoma" w:cs="Tahoma"/>
          <w:sz w:val="22"/>
          <w:szCs w:val="22"/>
        </w:rPr>
      </w:pPr>
    </w:p>
    <w:p w:rsidR="00545963" w:rsidRPr="003C2DE2" w:rsidRDefault="00545963"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Data de Vencimento</w:t>
      </w:r>
      <w:r w:rsidRPr="003C2DE2">
        <w:rPr>
          <w:rFonts w:ascii="Tahoma" w:hAnsi="Tahoma" w:cs="Tahoma"/>
          <w:sz w:val="22"/>
          <w:szCs w:val="22"/>
        </w:rPr>
        <w:t xml:space="preserve">. A data de vencimento das Debêntures será </w:t>
      </w:r>
      <w:r w:rsidR="00E64FB3">
        <w:rPr>
          <w:rFonts w:ascii="Tahoma" w:hAnsi="Tahoma" w:cs="Tahoma"/>
          <w:sz w:val="22"/>
          <w:szCs w:val="22"/>
        </w:rPr>
        <w:t>20</w:t>
      </w:r>
      <w:r w:rsidR="00565F93" w:rsidRPr="003C2DE2">
        <w:rPr>
          <w:rFonts w:ascii="Tahoma" w:hAnsi="Tahoma" w:cs="Tahoma"/>
          <w:sz w:val="22"/>
          <w:szCs w:val="22"/>
        </w:rPr>
        <w:t xml:space="preserve"> </w:t>
      </w:r>
      <w:r w:rsidRPr="003C2DE2">
        <w:rPr>
          <w:rFonts w:ascii="Tahoma" w:hAnsi="Tahoma" w:cs="Tahoma"/>
          <w:sz w:val="22"/>
          <w:szCs w:val="22"/>
        </w:rPr>
        <w:t xml:space="preserve">de </w:t>
      </w:r>
      <w:r w:rsidR="00E64FB3">
        <w:rPr>
          <w:rFonts w:ascii="Tahoma" w:hAnsi="Tahoma" w:cs="Tahoma"/>
          <w:sz w:val="22"/>
          <w:szCs w:val="22"/>
        </w:rPr>
        <w:t>janeiro</w:t>
      </w:r>
      <w:r w:rsidR="00565F93">
        <w:rPr>
          <w:rFonts w:ascii="Tahoma" w:hAnsi="Tahoma" w:cs="Tahoma"/>
          <w:sz w:val="22"/>
          <w:szCs w:val="22"/>
        </w:rPr>
        <w:t xml:space="preserve"> </w:t>
      </w:r>
      <w:r w:rsidRPr="003C2DE2">
        <w:rPr>
          <w:rFonts w:ascii="Tahoma" w:hAnsi="Tahoma" w:cs="Tahoma"/>
          <w:sz w:val="22"/>
          <w:szCs w:val="22"/>
        </w:rPr>
        <w:t xml:space="preserve">de </w:t>
      </w:r>
      <w:r w:rsidR="00565F93" w:rsidRPr="003C2DE2">
        <w:rPr>
          <w:rFonts w:ascii="Tahoma" w:hAnsi="Tahoma" w:cs="Tahoma"/>
          <w:sz w:val="22"/>
          <w:szCs w:val="22"/>
        </w:rPr>
        <w:t>202</w:t>
      </w:r>
      <w:r w:rsidR="00E64FB3">
        <w:rPr>
          <w:rFonts w:ascii="Tahoma" w:hAnsi="Tahoma" w:cs="Tahoma"/>
          <w:sz w:val="22"/>
          <w:szCs w:val="22"/>
        </w:rPr>
        <w:t>5</w:t>
      </w:r>
      <w:r w:rsidR="00565F93" w:rsidRPr="003C2DE2">
        <w:rPr>
          <w:rFonts w:ascii="Tahoma" w:hAnsi="Tahoma" w:cs="Tahoma"/>
          <w:sz w:val="22"/>
          <w:szCs w:val="22"/>
        </w:rPr>
        <w:t xml:space="preserve"> </w:t>
      </w:r>
      <w:r w:rsidRPr="003C2DE2">
        <w:rPr>
          <w:rFonts w:ascii="Tahoma" w:hAnsi="Tahoma" w:cs="Tahoma"/>
          <w:sz w:val="22"/>
          <w:szCs w:val="22"/>
        </w:rPr>
        <w:t>(“</w:t>
      </w:r>
      <w:r w:rsidRPr="003C2DE2">
        <w:rPr>
          <w:rFonts w:ascii="Tahoma" w:hAnsi="Tahoma" w:cs="Tahoma"/>
          <w:sz w:val="22"/>
          <w:szCs w:val="22"/>
          <w:u w:val="single"/>
        </w:rPr>
        <w:t>Data de Vencimento</w:t>
      </w:r>
      <w:r w:rsidRPr="003C2DE2">
        <w:rPr>
          <w:rFonts w:ascii="Tahoma" w:hAnsi="Tahoma" w:cs="Tahoma"/>
          <w:sz w:val="22"/>
          <w:szCs w:val="22"/>
        </w:rPr>
        <w:t>”), ressalvadas as hipóteses de vencimento antecipado das Debêntures, Resgate Antecipado Total</w:t>
      </w:r>
      <w:r w:rsidR="00600D5C" w:rsidRPr="003C2DE2">
        <w:rPr>
          <w:rFonts w:ascii="Tahoma" w:hAnsi="Tahoma" w:cs="Tahoma"/>
          <w:sz w:val="22"/>
          <w:szCs w:val="22"/>
        </w:rPr>
        <w:t xml:space="preserve">, Resgate Antecipado Facultativo </w:t>
      </w:r>
      <w:r w:rsidR="003F74B0" w:rsidRPr="003C2DE2">
        <w:rPr>
          <w:rFonts w:ascii="Tahoma" w:hAnsi="Tahoma" w:cs="Tahoma"/>
          <w:sz w:val="22"/>
          <w:szCs w:val="22"/>
        </w:rPr>
        <w:t xml:space="preserve">Total </w:t>
      </w:r>
      <w:r w:rsidRPr="003C2DE2">
        <w:rPr>
          <w:rFonts w:ascii="Tahoma" w:hAnsi="Tahoma" w:cs="Tahoma"/>
          <w:sz w:val="22"/>
          <w:szCs w:val="22"/>
        </w:rPr>
        <w:t>e Oferta de Resgate Antecipado, nos termos desta Escritura.</w:t>
      </w:r>
    </w:p>
    <w:p w:rsidR="00F04CF1" w:rsidRPr="003C2DE2" w:rsidRDefault="00F04CF1" w:rsidP="008759F7">
      <w:pPr>
        <w:jc w:val="both"/>
        <w:rPr>
          <w:rFonts w:ascii="Tahoma" w:hAnsi="Tahoma" w:cs="Tahoma"/>
          <w:sz w:val="22"/>
          <w:szCs w:val="22"/>
        </w:rPr>
      </w:pPr>
    </w:p>
    <w:p w:rsidR="00F04CF1" w:rsidRPr="003C2DE2" w:rsidRDefault="00F04CF1"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Colocação</w:t>
      </w:r>
      <w:r w:rsidRPr="003C2DE2">
        <w:rPr>
          <w:rFonts w:ascii="Tahoma" w:hAnsi="Tahoma" w:cs="Tahoma"/>
          <w:sz w:val="22"/>
          <w:szCs w:val="22"/>
        </w:rPr>
        <w:t xml:space="preserve">. As Debêntures serão </w:t>
      </w:r>
      <w:r w:rsidR="00D7590C" w:rsidRPr="003C2DE2">
        <w:rPr>
          <w:rFonts w:ascii="Tahoma" w:hAnsi="Tahoma" w:cs="Tahoma"/>
          <w:sz w:val="22"/>
          <w:szCs w:val="22"/>
        </w:rPr>
        <w:t xml:space="preserve">emitidas </w:t>
      </w:r>
      <w:r w:rsidR="003F74B0" w:rsidRPr="003C2DE2">
        <w:rPr>
          <w:rFonts w:ascii="Tahoma" w:hAnsi="Tahoma" w:cs="Tahoma"/>
          <w:sz w:val="22"/>
          <w:szCs w:val="22"/>
        </w:rPr>
        <w:t xml:space="preserve">e colocadas </w:t>
      </w:r>
      <w:r w:rsidR="00D7590C" w:rsidRPr="003C2DE2">
        <w:rPr>
          <w:rFonts w:ascii="Tahoma" w:hAnsi="Tahoma" w:cs="Tahoma"/>
          <w:sz w:val="22"/>
          <w:szCs w:val="22"/>
        </w:rPr>
        <w:t>de forma</w:t>
      </w:r>
      <w:r w:rsidRPr="003C2DE2">
        <w:rPr>
          <w:rFonts w:ascii="Tahoma" w:hAnsi="Tahoma" w:cs="Tahoma"/>
          <w:sz w:val="22"/>
          <w:szCs w:val="22"/>
        </w:rPr>
        <w:t xml:space="preserve"> privada, sem</w:t>
      </w:r>
      <w:r w:rsidR="00D7590C" w:rsidRPr="003C2DE2">
        <w:rPr>
          <w:rFonts w:ascii="Tahoma" w:hAnsi="Tahoma" w:cs="Tahoma"/>
          <w:sz w:val="22"/>
          <w:szCs w:val="22"/>
        </w:rPr>
        <w:t xml:space="preserve"> </w:t>
      </w:r>
      <w:r w:rsidRPr="003C2DE2">
        <w:rPr>
          <w:rFonts w:ascii="Tahoma" w:hAnsi="Tahoma" w:cs="Tahoma"/>
          <w:sz w:val="22"/>
          <w:szCs w:val="22"/>
        </w:rPr>
        <w:t>intermediação de instituições integrantes do sistema de distribuição de valores mobiliários e/ou qualquer esforço de venda perante investidores.</w:t>
      </w:r>
    </w:p>
    <w:p w:rsidR="007E413F" w:rsidRPr="003C2DE2" w:rsidRDefault="007E413F" w:rsidP="008759F7">
      <w:pPr>
        <w:jc w:val="both"/>
        <w:rPr>
          <w:rFonts w:ascii="Tahoma" w:hAnsi="Tahoma" w:cs="Tahoma"/>
          <w:sz w:val="22"/>
          <w:szCs w:val="22"/>
        </w:rPr>
      </w:pPr>
    </w:p>
    <w:p w:rsidR="007E413F" w:rsidRPr="003C2DE2" w:rsidRDefault="007E413F"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Subscrição</w:t>
      </w:r>
      <w:r w:rsidRPr="003C2DE2">
        <w:rPr>
          <w:rFonts w:ascii="Tahoma" w:hAnsi="Tahoma" w:cs="Tahoma"/>
          <w:sz w:val="22"/>
          <w:szCs w:val="22"/>
        </w:rPr>
        <w:t xml:space="preserve">. As Debêntures serão subscritas pela </w:t>
      </w:r>
      <w:r w:rsidR="008E6205">
        <w:rPr>
          <w:rFonts w:ascii="Tahoma" w:hAnsi="Tahoma" w:cs="Tahoma"/>
          <w:sz w:val="22"/>
          <w:szCs w:val="22"/>
        </w:rPr>
        <w:t xml:space="preserve">Ares </w:t>
      </w:r>
      <w:r w:rsidRPr="003C2DE2">
        <w:rPr>
          <w:rFonts w:ascii="Tahoma" w:hAnsi="Tahoma" w:cs="Tahoma"/>
          <w:sz w:val="22"/>
          <w:szCs w:val="22"/>
        </w:rPr>
        <w:t xml:space="preserve">por meio da assinatura de boletim de subscrição, conforme modelo constante no </w:t>
      </w:r>
      <w:r w:rsidRPr="006E0030">
        <w:rPr>
          <w:rFonts w:ascii="Tahoma" w:hAnsi="Tahoma" w:cs="Tahoma"/>
          <w:sz w:val="22"/>
          <w:szCs w:val="22"/>
          <w:u w:val="single"/>
        </w:rPr>
        <w:t>Anexo II</w:t>
      </w:r>
      <w:r w:rsidRPr="003C2DE2">
        <w:rPr>
          <w:rFonts w:ascii="Tahoma" w:hAnsi="Tahoma" w:cs="Tahoma"/>
          <w:sz w:val="22"/>
          <w:szCs w:val="22"/>
        </w:rPr>
        <w:t xml:space="preserve"> (“</w:t>
      </w:r>
      <w:r w:rsidRPr="003C2DE2">
        <w:rPr>
          <w:rFonts w:ascii="Tahoma" w:hAnsi="Tahoma" w:cs="Tahoma"/>
          <w:sz w:val="22"/>
          <w:szCs w:val="22"/>
          <w:u w:val="single"/>
        </w:rPr>
        <w:t>Boletim de Subscrição</w:t>
      </w:r>
      <w:r w:rsidRPr="003C2DE2">
        <w:rPr>
          <w:rFonts w:ascii="Tahoma" w:hAnsi="Tahoma" w:cs="Tahoma"/>
          <w:sz w:val="22"/>
          <w:szCs w:val="22"/>
        </w:rPr>
        <w:t xml:space="preserve">”), </w:t>
      </w:r>
      <w:r w:rsidR="006E5A56" w:rsidRPr="003C2DE2">
        <w:rPr>
          <w:rFonts w:ascii="Tahoma" w:hAnsi="Tahoma" w:cs="Tahoma"/>
          <w:sz w:val="22"/>
          <w:szCs w:val="22"/>
        </w:rPr>
        <w:t xml:space="preserve">bem como </w:t>
      </w:r>
      <w:r w:rsidR="00873AE2" w:rsidRPr="003C2DE2">
        <w:rPr>
          <w:rFonts w:ascii="Tahoma" w:hAnsi="Tahoma" w:cs="Tahoma"/>
          <w:sz w:val="22"/>
          <w:szCs w:val="22"/>
        </w:rPr>
        <w:t>o registro pelo Escriturador</w:t>
      </w:r>
      <w:r w:rsidRPr="003C2DE2">
        <w:rPr>
          <w:rFonts w:ascii="Tahoma" w:hAnsi="Tahoma" w:cs="Tahoma"/>
          <w:sz w:val="22"/>
          <w:szCs w:val="22"/>
        </w:rPr>
        <w:t xml:space="preserve">, conforme </w:t>
      </w:r>
      <w:r w:rsidR="00A675E8" w:rsidRPr="003C2DE2">
        <w:rPr>
          <w:rFonts w:ascii="Tahoma" w:hAnsi="Tahoma" w:cs="Tahoma"/>
          <w:sz w:val="22"/>
          <w:szCs w:val="22"/>
        </w:rPr>
        <w:t>C</w:t>
      </w:r>
      <w:r w:rsidRPr="003C2DE2">
        <w:rPr>
          <w:rFonts w:ascii="Tahoma" w:hAnsi="Tahoma" w:cs="Tahoma"/>
          <w:sz w:val="22"/>
          <w:szCs w:val="22"/>
        </w:rPr>
        <w:t>láusula 3.</w:t>
      </w:r>
      <w:r w:rsidR="00CC6E1A" w:rsidRPr="003C2DE2">
        <w:rPr>
          <w:rFonts w:ascii="Tahoma" w:hAnsi="Tahoma" w:cs="Tahoma"/>
          <w:sz w:val="22"/>
          <w:szCs w:val="22"/>
        </w:rPr>
        <w:t>8</w:t>
      </w:r>
      <w:r w:rsidRPr="003C2DE2">
        <w:rPr>
          <w:rFonts w:ascii="Tahoma" w:hAnsi="Tahoma" w:cs="Tahoma"/>
          <w:sz w:val="22"/>
          <w:szCs w:val="22"/>
        </w:rPr>
        <w:t xml:space="preserve"> acima.</w:t>
      </w:r>
      <w:r w:rsidR="00A75CF4" w:rsidRPr="003C2DE2">
        <w:rPr>
          <w:rFonts w:ascii="Tahoma" w:hAnsi="Tahoma" w:cs="Tahoma"/>
          <w:sz w:val="22"/>
          <w:szCs w:val="22"/>
        </w:rPr>
        <w:t xml:space="preserve"> </w:t>
      </w:r>
    </w:p>
    <w:p w:rsidR="009C60A0" w:rsidRPr="003C2DE2" w:rsidRDefault="009C60A0" w:rsidP="008759F7">
      <w:pPr>
        <w:pStyle w:val="Recuodecorpodetexto"/>
        <w:shd w:val="clear" w:color="auto" w:fill="auto"/>
        <w:tabs>
          <w:tab w:val="clear" w:pos="360"/>
        </w:tabs>
        <w:spacing w:after="0" w:line="240" w:lineRule="auto"/>
        <w:ind w:left="0" w:firstLine="0"/>
        <w:rPr>
          <w:rFonts w:ascii="Tahoma" w:hAnsi="Tahoma" w:cs="Tahoma"/>
          <w:color w:val="auto"/>
          <w:szCs w:val="22"/>
        </w:rPr>
      </w:pPr>
    </w:p>
    <w:p w:rsidR="004A0A19" w:rsidRPr="003C2DE2" w:rsidRDefault="00DC3202"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Conversibilidade</w:t>
      </w:r>
      <w:r w:rsidR="004A0A19" w:rsidRPr="003C2DE2">
        <w:rPr>
          <w:rFonts w:ascii="Tahoma" w:hAnsi="Tahoma" w:cs="Tahoma"/>
          <w:sz w:val="22"/>
          <w:szCs w:val="22"/>
        </w:rPr>
        <w:t>.</w:t>
      </w:r>
      <w:r w:rsidR="00F503D3" w:rsidRPr="003C2DE2">
        <w:rPr>
          <w:rFonts w:ascii="Tahoma" w:hAnsi="Tahoma" w:cs="Tahoma"/>
          <w:sz w:val="22"/>
          <w:szCs w:val="22"/>
        </w:rPr>
        <w:t xml:space="preserve"> </w:t>
      </w:r>
      <w:r w:rsidRPr="003C2DE2">
        <w:rPr>
          <w:rFonts w:ascii="Tahoma" w:hAnsi="Tahoma" w:cs="Tahoma"/>
          <w:sz w:val="22"/>
          <w:szCs w:val="22"/>
        </w:rPr>
        <w:t>A</w:t>
      </w:r>
      <w:r w:rsidR="00E73D7E" w:rsidRPr="003C2DE2">
        <w:rPr>
          <w:rFonts w:ascii="Tahoma" w:hAnsi="Tahoma" w:cs="Tahoma"/>
          <w:sz w:val="22"/>
          <w:szCs w:val="22"/>
        </w:rPr>
        <w:t>s</w:t>
      </w:r>
      <w:r w:rsidRPr="003C2DE2">
        <w:rPr>
          <w:rFonts w:ascii="Tahoma" w:hAnsi="Tahoma" w:cs="Tahoma"/>
          <w:sz w:val="22"/>
          <w:szCs w:val="22"/>
        </w:rPr>
        <w:t xml:space="preserve"> Debênture</w:t>
      </w:r>
      <w:r w:rsidR="00E73D7E" w:rsidRPr="003C2DE2">
        <w:rPr>
          <w:rFonts w:ascii="Tahoma" w:hAnsi="Tahoma" w:cs="Tahoma"/>
          <w:sz w:val="22"/>
          <w:szCs w:val="22"/>
        </w:rPr>
        <w:t>s</w:t>
      </w:r>
      <w:r w:rsidR="000857D1" w:rsidRPr="003C2DE2">
        <w:rPr>
          <w:rFonts w:ascii="Tahoma" w:hAnsi="Tahoma" w:cs="Tahoma"/>
          <w:sz w:val="22"/>
          <w:szCs w:val="22"/>
        </w:rPr>
        <w:t xml:space="preserve"> </w:t>
      </w:r>
      <w:r w:rsidR="007E413F" w:rsidRPr="003C2DE2">
        <w:rPr>
          <w:rFonts w:ascii="Tahoma" w:hAnsi="Tahoma" w:cs="Tahoma"/>
          <w:sz w:val="22"/>
          <w:szCs w:val="22"/>
        </w:rPr>
        <w:t xml:space="preserve">não serão </w:t>
      </w:r>
      <w:r w:rsidR="000857D1" w:rsidRPr="003C2DE2">
        <w:rPr>
          <w:rFonts w:ascii="Tahoma" w:hAnsi="Tahoma" w:cs="Tahoma"/>
          <w:sz w:val="22"/>
          <w:szCs w:val="22"/>
        </w:rPr>
        <w:t>conversíve</w:t>
      </w:r>
      <w:r w:rsidR="00E73D7E" w:rsidRPr="003C2DE2">
        <w:rPr>
          <w:rFonts w:ascii="Tahoma" w:hAnsi="Tahoma" w:cs="Tahoma"/>
          <w:sz w:val="22"/>
          <w:szCs w:val="22"/>
        </w:rPr>
        <w:t>is</w:t>
      </w:r>
      <w:r w:rsidR="000857D1" w:rsidRPr="003C2DE2">
        <w:rPr>
          <w:rFonts w:ascii="Tahoma" w:hAnsi="Tahoma" w:cs="Tahoma"/>
          <w:sz w:val="22"/>
          <w:szCs w:val="22"/>
        </w:rPr>
        <w:t xml:space="preserve"> </w:t>
      </w:r>
      <w:r w:rsidRPr="003C2DE2">
        <w:rPr>
          <w:rFonts w:ascii="Tahoma" w:hAnsi="Tahoma" w:cs="Tahoma"/>
          <w:sz w:val="22"/>
          <w:szCs w:val="22"/>
        </w:rPr>
        <w:t>em ações da Emissora.</w:t>
      </w:r>
    </w:p>
    <w:p w:rsidR="00644C2E" w:rsidRPr="003C2DE2" w:rsidRDefault="00644C2E" w:rsidP="008759F7">
      <w:pPr>
        <w:jc w:val="both"/>
        <w:rPr>
          <w:rFonts w:ascii="Tahoma" w:hAnsi="Tahoma" w:cs="Tahoma"/>
          <w:sz w:val="22"/>
          <w:szCs w:val="22"/>
        </w:rPr>
      </w:pPr>
    </w:p>
    <w:p w:rsidR="00763E88" w:rsidRPr="003C2DE2" w:rsidRDefault="00DC3202"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Espécie</w:t>
      </w:r>
      <w:r w:rsidR="004A0A19" w:rsidRPr="003C2DE2">
        <w:rPr>
          <w:rFonts w:ascii="Tahoma" w:hAnsi="Tahoma" w:cs="Tahoma"/>
          <w:sz w:val="22"/>
          <w:szCs w:val="22"/>
        </w:rPr>
        <w:t xml:space="preserve">. </w:t>
      </w:r>
      <w:r w:rsidRPr="003C2DE2">
        <w:rPr>
          <w:rFonts w:ascii="Tahoma" w:hAnsi="Tahoma" w:cs="Tahoma"/>
          <w:sz w:val="22"/>
          <w:szCs w:val="22"/>
        </w:rPr>
        <w:t>A</w:t>
      </w:r>
      <w:r w:rsidR="00E73D7E" w:rsidRPr="003C2DE2">
        <w:rPr>
          <w:rFonts w:ascii="Tahoma" w:hAnsi="Tahoma" w:cs="Tahoma"/>
          <w:sz w:val="22"/>
          <w:szCs w:val="22"/>
        </w:rPr>
        <w:t>s</w:t>
      </w:r>
      <w:r w:rsidRPr="003C2DE2">
        <w:rPr>
          <w:rFonts w:ascii="Tahoma" w:hAnsi="Tahoma" w:cs="Tahoma"/>
          <w:sz w:val="22"/>
          <w:szCs w:val="22"/>
        </w:rPr>
        <w:t xml:space="preserve"> Debênture</w:t>
      </w:r>
      <w:r w:rsidR="00E73D7E" w:rsidRPr="003C2DE2">
        <w:rPr>
          <w:rFonts w:ascii="Tahoma" w:hAnsi="Tahoma" w:cs="Tahoma"/>
          <w:sz w:val="22"/>
          <w:szCs w:val="22"/>
        </w:rPr>
        <w:t>s</w:t>
      </w:r>
      <w:r w:rsidRPr="003C2DE2">
        <w:rPr>
          <w:rFonts w:ascii="Tahoma" w:hAnsi="Tahoma" w:cs="Tahoma"/>
          <w:sz w:val="22"/>
          <w:szCs w:val="22"/>
        </w:rPr>
        <w:t xml:space="preserve"> </w:t>
      </w:r>
      <w:r w:rsidR="000857D1" w:rsidRPr="003C2DE2">
        <w:rPr>
          <w:rFonts w:ascii="Tahoma" w:hAnsi="Tahoma" w:cs="Tahoma"/>
          <w:sz w:val="22"/>
          <w:szCs w:val="22"/>
        </w:rPr>
        <w:t>ser</w:t>
      </w:r>
      <w:r w:rsidR="00E73D7E" w:rsidRPr="003C2DE2">
        <w:rPr>
          <w:rFonts w:ascii="Tahoma" w:hAnsi="Tahoma" w:cs="Tahoma"/>
          <w:sz w:val="22"/>
          <w:szCs w:val="22"/>
        </w:rPr>
        <w:t>ão</w:t>
      </w:r>
      <w:r w:rsidR="000857D1" w:rsidRPr="003C2DE2">
        <w:rPr>
          <w:rFonts w:ascii="Tahoma" w:hAnsi="Tahoma" w:cs="Tahoma"/>
          <w:sz w:val="22"/>
          <w:szCs w:val="22"/>
        </w:rPr>
        <w:t xml:space="preserve"> </w:t>
      </w:r>
      <w:r w:rsidRPr="003C2DE2">
        <w:rPr>
          <w:rFonts w:ascii="Tahoma" w:hAnsi="Tahoma" w:cs="Tahoma"/>
          <w:sz w:val="22"/>
          <w:szCs w:val="22"/>
        </w:rPr>
        <w:t>da espécie quirografária</w:t>
      </w:r>
      <w:r w:rsidR="00CC7AB0" w:rsidRPr="003C2DE2">
        <w:rPr>
          <w:rFonts w:ascii="Tahoma" w:hAnsi="Tahoma" w:cs="Tahoma"/>
          <w:sz w:val="22"/>
          <w:szCs w:val="22"/>
        </w:rPr>
        <w:t>, sem garantia</w:t>
      </w:r>
      <w:r w:rsidR="00763E88" w:rsidRPr="003C2DE2">
        <w:rPr>
          <w:rFonts w:ascii="Tahoma" w:hAnsi="Tahoma" w:cs="Tahoma"/>
          <w:sz w:val="22"/>
          <w:szCs w:val="22"/>
        </w:rPr>
        <w:t>, ou seja, as Debênture</w:t>
      </w:r>
      <w:r w:rsidR="00E73D7E" w:rsidRPr="003C2DE2">
        <w:rPr>
          <w:rFonts w:ascii="Tahoma" w:hAnsi="Tahoma" w:cs="Tahoma"/>
          <w:sz w:val="22"/>
          <w:szCs w:val="22"/>
        </w:rPr>
        <w:t>s</w:t>
      </w:r>
      <w:r w:rsidR="00763E88" w:rsidRPr="003C2DE2">
        <w:rPr>
          <w:rFonts w:ascii="Tahoma" w:hAnsi="Tahoma" w:cs="Tahoma"/>
          <w:sz w:val="22"/>
          <w:szCs w:val="22"/>
        </w:rPr>
        <w:t xml:space="preserve"> não </w:t>
      </w:r>
      <w:r w:rsidR="000857D1" w:rsidRPr="003C2DE2">
        <w:rPr>
          <w:rFonts w:ascii="Tahoma" w:hAnsi="Tahoma" w:cs="Tahoma"/>
          <w:sz w:val="22"/>
          <w:szCs w:val="22"/>
        </w:rPr>
        <w:t>conferir</w:t>
      </w:r>
      <w:r w:rsidR="00E73D7E" w:rsidRPr="003C2DE2">
        <w:rPr>
          <w:rFonts w:ascii="Tahoma" w:hAnsi="Tahoma" w:cs="Tahoma"/>
          <w:sz w:val="22"/>
          <w:szCs w:val="22"/>
        </w:rPr>
        <w:t>ão</w:t>
      </w:r>
      <w:r w:rsidR="000857D1" w:rsidRPr="003C2DE2">
        <w:rPr>
          <w:rFonts w:ascii="Tahoma" w:hAnsi="Tahoma" w:cs="Tahoma"/>
          <w:sz w:val="22"/>
          <w:szCs w:val="22"/>
        </w:rPr>
        <w:t xml:space="preserve"> </w:t>
      </w:r>
      <w:r w:rsidR="00763E88" w:rsidRPr="003C2DE2">
        <w:rPr>
          <w:rFonts w:ascii="Tahoma" w:hAnsi="Tahoma" w:cs="Tahoma"/>
          <w:sz w:val="22"/>
          <w:szCs w:val="22"/>
        </w:rPr>
        <w:t>qualquer privilégio especial ou geral a seus titulares, bem como não será segregado nenhum dos bens da Emissora em particular para garantia d</w:t>
      </w:r>
      <w:r w:rsidR="006E6714" w:rsidRPr="003C2DE2">
        <w:rPr>
          <w:rFonts w:ascii="Tahoma" w:hAnsi="Tahoma" w:cs="Tahoma"/>
          <w:sz w:val="22"/>
          <w:szCs w:val="22"/>
        </w:rPr>
        <w:t>a</w:t>
      </w:r>
      <w:r w:rsidR="00763E88" w:rsidRPr="003C2DE2">
        <w:rPr>
          <w:rFonts w:ascii="Tahoma" w:hAnsi="Tahoma" w:cs="Tahoma"/>
          <w:sz w:val="22"/>
          <w:szCs w:val="22"/>
        </w:rPr>
        <w:t xml:space="preserve"> </w:t>
      </w:r>
      <w:r w:rsidR="00F04EB1" w:rsidRPr="003C2DE2">
        <w:rPr>
          <w:rFonts w:ascii="Tahoma" w:hAnsi="Tahoma" w:cs="Tahoma"/>
          <w:sz w:val="22"/>
          <w:szCs w:val="22"/>
        </w:rPr>
        <w:t>Debenturista</w:t>
      </w:r>
      <w:r w:rsidR="000857D1" w:rsidRPr="003C2DE2">
        <w:rPr>
          <w:rFonts w:ascii="Tahoma" w:hAnsi="Tahoma" w:cs="Tahoma"/>
          <w:sz w:val="22"/>
          <w:szCs w:val="22"/>
        </w:rPr>
        <w:t xml:space="preserve"> </w:t>
      </w:r>
      <w:r w:rsidR="00763E88" w:rsidRPr="003C2DE2">
        <w:rPr>
          <w:rFonts w:ascii="Tahoma" w:hAnsi="Tahoma" w:cs="Tahoma"/>
          <w:sz w:val="22"/>
          <w:szCs w:val="22"/>
        </w:rPr>
        <w:t>em caso de necessidade de execução judicial ou extrajudicial das obrigações da Emissora decorrentes das Debêntures.</w:t>
      </w:r>
    </w:p>
    <w:p w:rsidR="00C1004D" w:rsidRPr="003C2DE2" w:rsidRDefault="00C1004D" w:rsidP="008759F7">
      <w:pPr>
        <w:jc w:val="both"/>
        <w:rPr>
          <w:rFonts w:ascii="Tahoma" w:hAnsi="Tahoma" w:cs="Tahoma"/>
          <w:sz w:val="22"/>
          <w:szCs w:val="22"/>
        </w:rPr>
      </w:pPr>
    </w:p>
    <w:p w:rsidR="00C1004D" w:rsidRPr="003C2DE2" w:rsidRDefault="00C1004D"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Forma e Comprovação de Titularidade.</w:t>
      </w:r>
      <w:r w:rsidRPr="003C2DE2">
        <w:rPr>
          <w:rFonts w:ascii="Tahoma" w:hAnsi="Tahoma" w:cs="Tahoma"/>
          <w:sz w:val="22"/>
          <w:szCs w:val="22"/>
        </w:rPr>
        <w:t xml:space="preserve"> As Debêntures serão emitidas sob a forma nominativa</w:t>
      </w:r>
      <w:r w:rsidR="00845688" w:rsidRPr="003C2DE2">
        <w:rPr>
          <w:rFonts w:ascii="Tahoma" w:hAnsi="Tahoma" w:cs="Tahoma"/>
          <w:sz w:val="22"/>
          <w:szCs w:val="22"/>
        </w:rPr>
        <w:t xml:space="preserve"> e escritural</w:t>
      </w:r>
      <w:r w:rsidRPr="003C2DE2">
        <w:rPr>
          <w:rFonts w:ascii="Tahoma" w:hAnsi="Tahoma" w:cs="Tahoma"/>
          <w:sz w:val="22"/>
          <w:szCs w:val="22"/>
        </w:rPr>
        <w:t>, sem emissão de cautelas ou certificados, sendo que, para todos os fins de direito, a titularidade das Debêntures será comprovada pelo extrato emitido pelo Escriturador.</w:t>
      </w:r>
    </w:p>
    <w:p w:rsidR="00205D1F" w:rsidRPr="003C2DE2" w:rsidRDefault="00205D1F" w:rsidP="008759F7">
      <w:pPr>
        <w:pStyle w:val="Recuodecorpodetexto"/>
        <w:shd w:val="clear" w:color="auto" w:fill="auto"/>
        <w:tabs>
          <w:tab w:val="clear" w:pos="360"/>
        </w:tabs>
        <w:spacing w:after="0" w:line="240" w:lineRule="auto"/>
        <w:ind w:left="0" w:firstLine="0"/>
        <w:rPr>
          <w:rFonts w:ascii="Tahoma" w:hAnsi="Tahoma" w:cs="Tahoma"/>
          <w:color w:val="auto"/>
          <w:szCs w:val="22"/>
        </w:rPr>
      </w:pPr>
    </w:p>
    <w:p w:rsidR="00DC3202" w:rsidRPr="003C2DE2" w:rsidRDefault="007F231D"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 xml:space="preserve">Atualização </w:t>
      </w:r>
      <w:r w:rsidR="00BE1B55" w:rsidRPr="003C2DE2">
        <w:rPr>
          <w:rFonts w:ascii="Tahoma" w:eastAsia="Arial Unicode MS" w:hAnsi="Tahoma" w:cs="Tahoma"/>
          <w:sz w:val="22"/>
          <w:szCs w:val="22"/>
          <w:u w:val="single"/>
        </w:rPr>
        <w:t xml:space="preserve">do Valor Nominal </w:t>
      </w:r>
      <w:r w:rsidR="004E53F5" w:rsidRPr="003C2DE2">
        <w:rPr>
          <w:rFonts w:ascii="Tahoma" w:eastAsia="Arial Unicode MS" w:hAnsi="Tahoma" w:cs="Tahoma"/>
          <w:sz w:val="22"/>
          <w:szCs w:val="22"/>
          <w:u w:val="single"/>
        </w:rPr>
        <w:t xml:space="preserve">Unitário </w:t>
      </w:r>
      <w:r w:rsidRPr="003C2DE2">
        <w:rPr>
          <w:rFonts w:ascii="Tahoma" w:eastAsia="Arial Unicode MS" w:hAnsi="Tahoma" w:cs="Tahoma"/>
          <w:sz w:val="22"/>
          <w:szCs w:val="22"/>
          <w:u w:val="single"/>
        </w:rPr>
        <w:t xml:space="preserve">e </w:t>
      </w:r>
      <w:r w:rsidR="00DC3202" w:rsidRPr="003C2DE2">
        <w:rPr>
          <w:rFonts w:ascii="Tahoma" w:eastAsia="Arial Unicode MS" w:hAnsi="Tahoma" w:cs="Tahoma"/>
          <w:sz w:val="22"/>
          <w:szCs w:val="22"/>
          <w:u w:val="single"/>
        </w:rPr>
        <w:t>Remuneração da</w:t>
      </w:r>
      <w:r w:rsidR="001E1219" w:rsidRPr="003C2DE2">
        <w:rPr>
          <w:rFonts w:ascii="Tahoma" w:eastAsia="Arial Unicode MS" w:hAnsi="Tahoma" w:cs="Tahoma"/>
          <w:sz w:val="22"/>
          <w:szCs w:val="22"/>
          <w:u w:val="single"/>
        </w:rPr>
        <w:t>s</w:t>
      </w:r>
      <w:r w:rsidR="00DC3202" w:rsidRPr="003C2DE2">
        <w:rPr>
          <w:rFonts w:ascii="Tahoma" w:eastAsia="Arial Unicode MS" w:hAnsi="Tahoma" w:cs="Tahoma"/>
          <w:sz w:val="22"/>
          <w:szCs w:val="22"/>
          <w:u w:val="single"/>
        </w:rPr>
        <w:t xml:space="preserve"> Debênture</w:t>
      </w:r>
      <w:r w:rsidR="001E1219" w:rsidRPr="003C2DE2">
        <w:rPr>
          <w:rFonts w:ascii="Tahoma" w:eastAsia="Arial Unicode MS" w:hAnsi="Tahoma" w:cs="Tahoma"/>
          <w:sz w:val="22"/>
          <w:szCs w:val="22"/>
          <w:u w:val="single"/>
        </w:rPr>
        <w:t>s</w:t>
      </w:r>
      <w:r w:rsidRPr="003C2DE2">
        <w:rPr>
          <w:rFonts w:ascii="Tahoma" w:eastAsia="Arial Unicode MS" w:hAnsi="Tahoma" w:cs="Tahoma"/>
          <w:sz w:val="22"/>
          <w:szCs w:val="22"/>
          <w:u w:val="single"/>
        </w:rPr>
        <w:t xml:space="preserve"> </w:t>
      </w:r>
    </w:p>
    <w:p w:rsidR="00262991" w:rsidRPr="003C2DE2" w:rsidRDefault="00262991" w:rsidP="008759F7">
      <w:pPr>
        <w:jc w:val="both"/>
        <w:rPr>
          <w:rFonts w:ascii="Tahoma" w:eastAsia="Arial Unicode MS" w:hAnsi="Tahoma" w:cs="Tahoma"/>
          <w:sz w:val="22"/>
          <w:szCs w:val="22"/>
          <w:u w:val="single"/>
        </w:rPr>
      </w:pPr>
    </w:p>
    <w:p w:rsidR="00F10D23" w:rsidRPr="003C2DE2" w:rsidRDefault="007F231D"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Atualização</w:t>
      </w:r>
      <w:r w:rsidRPr="003C2DE2">
        <w:rPr>
          <w:rFonts w:ascii="Tahoma" w:hAnsi="Tahoma" w:cs="Tahoma"/>
          <w:sz w:val="22"/>
          <w:szCs w:val="22"/>
        </w:rPr>
        <w:t xml:space="preserve">. O Valor Nominal </w:t>
      </w:r>
      <w:r w:rsidR="00C81B4A" w:rsidRPr="003C2DE2">
        <w:rPr>
          <w:rFonts w:ascii="Tahoma" w:hAnsi="Tahoma" w:cs="Tahoma"/>
          <w:sz w:val="22"/>
          <w:szCs w:val="22"/>
        </w:rPr>
        <w:t>Unitário</w:t>
      </w:r>
      <w:r w:rsidRPr="003C2DE2">
        <w:rPr>
          <w:rFonts w:ascii="Tahoma" w:hAnsi="Tahoma" w:cs="Tahoma"/>
          <w:sz w:val="22"/>
          <w:szCs w:val="22"/>
        </w:rPr>
        <w:t xml:space="preserve"> não será atualizado</w:t>
      </w:r>
      <w:r w:rsidR="00FA2829" w:rsidRPr="003C2DE2">
        <w:rPr>
          <w:rFonts w:ascii="Tahoma" w:hAnsi="Tahoma" w:cs="Tahoma"/>
          <w:sz w:val="22"/>
          <w:szCs w:val="22"/>
        </w:rPr>
        <w:t xml:space="preserve"> monetariamente</w:t>
      </w:r>
      <w:r w:rsidRPr="003C2DE2">
        <w:rPr>
          <w:rFonts w:ascii="Tahoma" w:hAnsi="Tahoma" w:cs="Tahoma"/>
          <w:i/>
          <w:sz w:val="22"/>
          <w:szCs w:val="22"/>
        </w:rPr>
        <w:t>.</w:t>
      </w:r>
    </w:p>
    <w:p w:rsidR="00262991" w:rsidRPr="003C2DE2" w:rsidRDefault="00262991" w:rsidP="008759F7">
      <w:pPr>
        <w:rPr>
          <w:rFonts w:ascii="Tahoma" w:hAnsi="Tahoma" w:cs="Tahoma"/>
          <w:sz w:val="22"/>
          <w:szCs w:val="22"/>
        </w:rPr>
      </w:pPr>
    </w:p>
    <w:p w:rsidR="002551F2" w:rsidRPr="003C2DE2" w:rsidRDefault="00DA1D2B"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Remuneração</w:t>
      </w:r>
      <w:r w:rsidR="00782585" w:rsidRPr="003C2DE2">
        <w:rPr>
          <w:rFonts w:ascii="Tahoma" w:hAnsi="Tahoma" w:cs="Tahoma"/>
          <w:sz w:val="22"/>
          <w:szCs w:val="22"/>
          <w:u w:val="single"/>
        </w:rPr>
        <w:t xml:space="preserve"> das Debêntures</w:t>
      </w:r>
      <w:r w:rsidR="00D2607E" w:rsidRPr="003C2DE2">
        <w:rPr>
          <w:rFonts w:ascii="Tahoma" w:hAnsi="Tahoma" w:cs="Tahoma"/>
          <w:smallCaps/>
          <w:sz w:val="22"/>
          <w:szCs w:val="22"/>
        </w:rPr>
        <w:t xml:space="preserve">. </w:t>
      </w:r>
      <w:r w:rsidR="00DC3202" w:rsidRPr="003C2DE2">
        <w:rPr>
          <w:rFonts w:ascii="Tahoma" w:hAnsi="Tahoma" w:cs="Tahoma"/>
          <w:sz w:val="22"/>
          <w:szCs w:val="22"/>
        </w:rPr>
        <w:t>A partir da</w:t>
      </w:r>
      <w:r w:rsidR="00045115" w:rsidRPr="003C2DE2">
        <w:rPr>
          <w:rFonts w:ascii="Tahoma" w:hAnsi="Tahoma" w:cs="Tahoma"/>
          <w:sz w:val="22"/>
          <w:szCs w:val="22"/>
        </w:rPr>
        <w:t xml:space="preserve"> </w:t>
      </w:r>
      <w:r w:rsidR="00A54CFA" w:rsidRPr="003C2DE2">
        <w:rPr>
          <w:rFonts w:ascii="Tahoma" w:hAnsi="Tahoma" w:cs="Tahoma"/>
          <w:sz w:val="22"/>
          <w:szCs w:val="22"/>
        </w:rPr>
        <w:t xml:space="preserve">primeira </w:t>
      </w:r>
      <w:r w:rsidR="00FB127E" w:rsidRPr="003C2DE2">
        <w:rPr>
          <w:rFonts w:ascii="Tahoma" w:hAnsi="Tahoma" w:cs="Tahoma"/>
          <w:sz w:val="22"/>
          <w:szCs w:val="22"/>
        </w:rPr>
        <w:t xml:space="preserve">Data </w:t>
      </w:r>
      <w:r w:rsidR="004E53F5" w:rsidRPr="003C2DE2">
        <w:rPr>
          <w:rFonts w:ascii="Tahoma" w:hAnsi="Tahoma" w:cs="Tahoma"/>
          <w:sz w:val="22"/>
          <w:szCs w:val="22"/>
        </w:rPr>
        <w:t xml:space="preserve">de </w:t>
      </w:r>
      <w:r w:rsidR="00FB127E" w:rsidRPr="003C2DE2">
        <w:rPr>
          <w:rFonts w:ascii="Tahoma" w:hAnsi="Tahoma" w:cs="Tahoma"/>
          <w:sz w:val="22"/>
          <w:szCs w:val="22"/>
        </w:rPr>
        <w:t>Integralização</w:t>
      </w:r>
      <w:r w:rsidR="00DC3202" w:rsidRPr="003C2DE2">
        <w:rPr>
          <w:rFonts w:ascii="Tahoma" w:hAnsi="Tahoma" w:cs="Tahoma"/>
          <w:sz w:val="22"/>
          <w:szCs w:val="22"/>
        </w:rPr>
        <w:t>, a</w:t>
      </w:r>
      <w:r w:rsidR="001E1219" w:rsidRPr="003C2DE2">
        <w:rPr>
          <w:rFonts w:ascii="Tahoma" w:hAnsi="Tahoma" w:cs="Tahoma"/>
          <w:sz w:val="22"/>
          <w:szCs w:val="22"/>
        </w:rPr>
        <w:t>s</w:t>
      </w:r>
      <w:r w:rsidR="00DC3202" w:rsidRPr="003C2DE2">
        <w:rPr>
          <w:rFonts w:ascii="Tahoma" w:hAnsi="Tahoma" w:cs="Tahoma"/>
          <w:sz w:val="22"/>
          <w:szCs w:val="22"/>
        </w:rPr>
        <w:t xml:space="preserve"> Debênture</w:t>
      </w:r>
      <w:r w:rsidR="001E1219" w:rsidRPr="003C2DE2">
        <w:rPr>
          <w:rFonts w:ascii="Tahoma" w:hAnsi="Tahoma" w:cs="Tahoma"/>
          <w:sz w:val="22"/>
          <w:szCs w:val="22"/>
        </w:rPr>
        <w:t>s</w:t>
      </w:r>
      <w:r w:rsidR="00DC3202" w:rsidRPr="003C2DE2">
        <w:rPr>
          <w:rFonts w:ascii="Tahoma" w:hAnsi="Tahoma" w:cs="Tahoma"/>
          <w:sz w:val="22"/>
          <w:szCs w:val="22"/>
        </w:rPr>
        <w:t xml:space="preserve"> </w:t>
      </w:r>
      <w:r w:rsidR="000857D1" w:rsidRPr="003C2DE2">
        <w:rPr>
          <w:rFonts w:ascii="Tahoma" w:hAnsi="Tahoma" w:cs="Tahoma"/>
          <w:sz w:val="22"/>
          <w:szCs w:val="22"/>
        </w:rPr>
        <w:t>far</w:t>
      </w:r>
      <w:r w:rsidR="001E1219" w:rsidRPr="003C2DE2">
        <w:rPr>
          <w:rFonts w:ascii="Tahoma" w:hAnsi="Tahoma" w:cs="Tahoma"/>
          <w:sz w:val="22"/>
          <w:szCs w:val="22"/>
        </w:rPr>
        <w:t>ão</w:t>
      </w:r>
      <w:r w:rsidR="000857D1" w:rsidRPr="003C2DE2">
        <w:rPr>
          <w:rFonts w:ascii="Tahoma" w:hAnsi="Tahoma" w:cs="Tahoma"/>
          <w:sz w:val="22"/>
          <w:szCs w:val="22"/>
        </w:rPr>
        <w:t xml:space="preserve"> </w:t>
      </w:r>
      <w:r w:rsidR="00A23ACE" w:rsidRPr="003C2DE2">
        <w:rPr>
          <w:rFonts w:ascii="Tahoma" w:hAnsi="Tahoma" w:cs="Tahoma"/>
          <w:sz w:val="22"/>
          <w:szCs w:val="22"/>
        </w:rPr>
        <w:t>jus a juros remuneratórios, incidentes sobre o Valor Nominal</w:t>
      </w:r>
      <w:r w:rsidR="004E53F5" w:rsidRPr="003C2DE2">
        <w:rPr>
          <w:rFonts w:ascii="Tahoma" w:hAnsi="Tahoma" w:cs="Tahoma"/>
          <w:sz w:val="22"/>
          <w:szCs w:val="22"/>
        </w:rPr>
        <w:t xml:space="preserve"> Unitário</w:t>
      </w:r>
      <w:r w:rsidR="0043473B">
        <w:rPr>
          <w:rFonts w:ascii="Tahoma" w:hAnsi="Tahoma" w:cs="Tahoma"/>
          <w:sz w:val="22"/>
          <w:szCs w:val="22"/>
        </w:rPr>
        <w:t xml:space="preserve"> ou sobre o saldo do Valor Nominal Unitário, conforme o caso</w:t>
      </w:r>
      <w:r w:rsidR="009B2810" w:rsidRPr="003C2DE2">
        <w:rPr>
          <w:rFonts w:ascii="Tahoma" w:hAnsi="Tahoma" w:cs="Tahoma"/>
          <w:sz w:val="22"/>
          <w:szCs w:val="22"/>
        </w:rPr>
        <w:t>,</w:t>
      </w:r>
      <w:r w:rsidR="00977607" w:rsidRPr="003C2DE2">
        <w:rPr>
          <w:rFonts w:ascii="Tahoma" w:hAnsi="Tahoma" w:cs="Tahoma"/>
          <w:sz w:val="22"/>
          <w:szCs w:val="22"/>
        </w:rPr>
        <w:t xml:space="preserve"> </w:t>
      </w:r>
      <w:r w:rsidR="003F74B0" w:rsidRPr="003C2DE2">
        <w:rPr>
          <w:rFonts w:ascii="Tahoma" w:hAnsi="Tahoma" w:cs="Tahoma"/>
          <w:sz w:val="22"/>
          <w:szCs w:val="22"/>
        </w:rPr>
        <w:t>equivalentes a</w:t>
      </w:r>
      <w:r w:rsidR="00045115" w:rsidRPr="003C2DE2">
        <w:rPr>
          <w:rFonts w:ascii="Tahoma" w:hAnsi="Tahoma" w:cs="Tahoma"/>
          <w:sz w:val="22"/>
          <w:szCs w:val="22"/>
        </w:rPr>
        <w:t xml:space="preserve"> </w:t>
      </w:r>
      <w:r w:rsidR="007505A7">
        <w:rPr>
          <w:rFonts w:ascii="Tahoma" w:hAnsi="Tahoma" w:cs="Tahoma"/>
          <w:sz w:val="22"/>
          <w:szCs w:val="22"/>
        </w:rPr>
        <w:t>102</w:t>
      </w:r>
      <w:r w:rsidR="00D5014C">
        <w:rPr>
          <w:rFonts w:ascii="Tahoma" w:hAnsi="Tahoma" w:cs="Tahoma"/>
          <w:sz w:val="22"/>
          <w:szCs w:val="22"/>
        </w:rPr>
        <w:t>,00</w:t>
      </w:r>
      <w:r w:rsidR="008071CF" w:rsidRPr="003C2DE2">
        <w:rPr>
          <w:rFonts w:ascii="Tahoma" w:hAnsi="Tahoma" w:cs="Tahoma"/>
          <w:sz w:val="22"/>
          <w:szCs w:val="22"/>
        </w:rPr>
        <w:t xml:space="preserve">% </w:t>
      </w:r>
      <w:r w:rsidR="00ED1584" w:rsidRPr="003C2DE2">
        <w:rPr>
          <w:rFonts w:ascii="Tahoma" w:hAnsi="Tahoma" w:cs="Tahoma"/>
          <w:sz w:val="22"/>
          <w:szCs w:val="22"/>
        </w:rPr>
        <w:t>(</w:t>
      </w:r>
      <w:r w:rsidR="007505A7">
        <w:rPr>
          <w:rFonts w:ascii="Tahoma" w:hAnsi="Tahoma" w:cs="Tahoma"/>
          <w:sz w:val="22"/>
          <w:szCs w:val="22"/>
        </w:rPr>
        <w:t>cento e dois</w:t>
      </w:r>
      <w:r w:rsidR="00CA1CA3">
        <w:rPr>
          <w:rFonts w:ascii="Tahoma" w:hAnsi="Tahoma" w:cs="Tahoma"/>
          <w:sz w:val="22"/>
          <w:szCs w:val="22"/>
        </w:rPr>
        <w:t xml:space="preserve"> inteiros</w:t>
      </w:r>
      <w:r w:rsidR="00565F93">
        <w:rPr>
          <w:rFonts w:ascii="Tahoma" w:hAnsi="Tahoma" w:cs="Tahoma"/>
          <w:sz w:val="22"/>
          <w:szCs w:val="22"/>
        </w:rPr>
        <w:t xml:space="preserve"> </w:t>
      </w:r>
      <w:r w:rsidR="008071CF" w:rsidRPr="003C2DE2">
        <w:rPr>
          <w:rFonts w:ascii="Tahoma" w:hAnsi="Tahoma" w:cs="Tahoma"/>
          <w:sz w:val="22"/>
          <w:szCs w:val="22"/>
        </w:rPr>
        <w:t>por cento</w:t>
      </w:r>
      <w:r w:rsidR="00ED1584" w:rsidRPr="003C2DE2">
        <w:rPr>
          <w:rFonts w:ascii="Tahoma" w:hAnsi="Tahoma" w:cs="Tahoma"/>
          <w:sz w:val="22"/>
          <w:szCs w:val="22"/>
        </w:rPr>
        <w:t>) da</w:t>
      </w:r>
      <w:r w:rsidR="00DC3202" w:rsidRPr="003C2DE2">
        <w:rPr>
          <w:rFonts w:ascii="Tahoma" w:hAnsi="Tahoma" w:cs="Tahoma"/>
          <w:sz w:val="22"/>
          <w:szCs w:val="22"/>
        </w:rPr>
        <w:t xml:space="preserve"> </w:t>
      </w:r>
      <w:r w:rsidR="00D2607E" w:rsidRPr="003C2DE2">
        <w:rPr>
          <w:rFonts w:ascii="Tahoma" w:hAnsi="Tahoma" w:cs="Tahoma"/>
          <w:sz w:val="22"/>
          <w:szCs w:val="22"/>
        </w:rPr>
        <w:t>variação acumulada</w:t>
      </w:r>
      <w:r w:rsidR="00DC3202" w:rsidRPr="003C2DE2">
        <w:rPr>
          <w:rFonts w:ascii="Tahoma" w:hAnsi="Tahoma" w:cs="Tahoma"/>
          <w:sz w:val="22"/>
          <w:szCs w:val="22"/>
        </w:rPr>
        <w:t xml:space="preserve"> das taxas médias diárias dos DI </w:t>
      </w:r>
      <w:r w:rsidR="00DC3202" w:rsidRPr="003C2DE2">
        <w:rPr>
          <w:rFonts w:ascii="Tahoma" w:hAnsi="Tahoma" w:cs="Tahoma"/>
          <w:i/>
          <w:sz w:val="22"/>
          <w:szCs w:val="22"/>
        </w:rPr>
        <w:t>over extra grupo</w:t>
      </w:r>
      <w:r w:rsidR="00DC3202" w:rsidRPr="003C2DE2">
        <w:rPr>
          <w:rFonts w:ascii="Tahoma" w:hAnsi="Tahoma" w:cs="Tahoma"/>
          <w:sz w:val="22"/>
          <w:szCs w:val="22"/>
        </w:rPr>
        <w:t xml:space="preserve"> - Depósitos Interfinanceiros de um dia, calculadas e divulgadas pela </w:t>
      </w:r>
      <w:r w:rsidR="006002FB" w:rsidRPr="003C2DE2">
        <w:rPr>
          <w:rFonts w:ascii="Tahoma" w:hAnsi="Tahoma" w:cs="Tahoma"/>
          <w:sz w:val="22"/>
          <w:szCs w:val="22"/>
        </w:rPr>
        <w:t>B3 S.A. – Brasil, Bolsa, Balcão</w:t>
      </w:r>
      <w:r w:rsidR="0073669E" w:rsidRPr="003C2DE2">
        <w:rPr>
          <w:rFonts w:ascii="Tahoma" w:hAnsi="Tahoma" w:cs="Tahoma"/>
          <w:sz w:val="22"/>
          <w:szCs w:val="22"/>
        </w:rPr>
        <w:t xml:space="preserve"> </w:t>
      </w:r>
      <w:r w:rsidR="006002FB" w:rsidRPr="003C2DE2">
        <w:rPr>
          <w:rFonts w:ascii="Tahoma" w:hAnsi="Tahoma" w:cs="Tahoma"/>
          <w:sz w:val="22"/>
          <w:szCs w:val="22"/>
        </w:rPr>
        <w:t>(“</w:t>
      </w:r>
      <w:r w:rsidR="006002FB" w:rsidRPr="003C2DE2">
        <w:rPr>
          <w:rFonts w:ascii="Tahoma" w:hAnsi="Tahoma" w:cs="Tahoma"/>
          <w:sz w:val="22"/>
          <w:szCs w:val="22"/>
          <w:u w:val="single"/>
        </w:rPr>
        <w:t>B3</w:t>
      </w:r>
      <w:r w:rsidR="006002FB" w:rsidRPr="003C2DE2">
        <w:rPr>
          <w:rFonts w:ascii="Tahoma" w:hAnsi="Tahoma" w:cs="Tahoma"/>
          <w:sz w:val="22"/>
          <w:szCs w:val="22"/>
        </w:rPr>
        <w:t>”)</w:t>
      </w:r>
      <w:r w:rsidR="00DC3202" w:rsidRPr="003C2DE2">
        <w:rPr>
          <w:rFonts w:ascii="Tahoma" w:hAnsi="Tahoma" w:cs="Tahoma"/>
          <w:sz w:val="22"/>
          <w:szCs w:val="22"/>
        </w:rPr>
        <w:t xml:space="preserve">, no Informativo Diário, disponível </w:t>
      </w:r>
      <w:r w:rsidR="008158CA" w:rsidRPr="003C2DE2">
        <w:rPr>
          <w:rFonts w:ascii="Tahoma" w:hAnsi="Tahoma" w:cs="Tahoma"/>
          <w:sz w:val="22"/>
          <w:szCs w:val="22"/>
        </w:rPr>
        <w:t xml:space="preserve">em sua </w:t>
      </w:r>
      <w:r w:rsidR="00DC3202" w:rsidRPr="003C2DE2">
        <w:rPr>
          <w:rFonts w:ascii="Tahoma" w:hAnsi="Tahoma" w:cs="Tahoma"/>
          <w:sz w:val="22"/>
          <w:szCs w:val="22"/>
        </w:rPr>
        <w:t xml:space="preserve">página </w:t>
      </w:r>
      <w:r w:rsidR="00F4663A" w:rsidRPr="003C2DE2">
        <w:rPr>
          <w:rFonts w:ascii="Tahoma" w:hAnsi="Tahoma" w:cs="Tahoma"/>
          <w:sz w:val="22"/>
          <w:szCs w:val="22"/>
        </w:rPr>
        <w:t>d</w:t>
      </w:r>
      <w:r w:rsidR="00DC3202" w:rsidRPr="003C2DE2">
        <w:rPr>
          <w:rFonts w:ascii="Tahoma" w:hAnsi="Tahoma" w:cs="Tahoma"/>
          <w:sz w:val="22"/>
          <w:szCs w:val="22"/>
        </w:rPr>
        <w:t xml:space="preserve">a </w:t>
      </w:r>
      <w:r w:rsidR="00DC3202" w:rsidRPr="003C2DE2">
        <w:rPr>
          <w:rFonts w:ascii="Tahoma" w:hAnsi="Tahoma" w:cs="Tahoma"/>
          <w:i/>
          <w:sz w:val="22"/>
          <w:szCs w:val="22"/>
        </w:rPr>
        <w:t>Internet</w:t>
      </w:r>
      <w:r w:rsidR="00DC3202" w:rsidRPr="003C2DE2">
        <w:rPr>
          <w:rFonts w:ascii="Tahoma" w:hAnsi="Tahoma" w:cs="Tahoma"/>
          <w:sz w:val="22"/>
          <w:szCs w:val="22"/>
        </w:rPr>
        <w:t xml:space="preserve"> (http://www.cetip.com.br), base 252 (duzentos e cinq</w:t>
      </w:r>
      <w:r w:rsidR="001245CB" w:rsidRPr="003C2DE2">
        <w:rPr>
          <w:rFonts w:ascii="Tahoma" w:hAnsi="Tahoma" w:cs="Tahoma"/>
          <w:sz w:val="22"/>
          <w:szCs w:val="22"/>
        </w:rPr>
        <w:t>u</w:t>
      </w:r>
      <w:r w:rsidR="00DC3202" w:rsidRPr="003C2DE2">
        <w:rPr>
          <w:rFonts w:ascii="Tahoma" w:hAnsi="Tahoma" w:cs="Tahoma"/>
          <w:sz w:val="22"/>
          <w:szCs w:val="22"/>
        </w:rPr>
        <w:t xml:space="preserve">enta e dois) </w:t>
      </w:r>
      <w:r w:rsidR="000574C8" w:rsidRPr="003C2DE2">
        <w:rPr>
          <w:rFonts w:ascii="Tahoma" w:hAnsi="Tahoma" w:cs="Tahoma"/>
          <w:sz w:val="22"/>
          <w:szCs w:val="22"/>
        </w:rPr>
        <w:t>D</w:t>
      </w:r>
      <w:r w:rsidR="00DC3202" w:rsidRPr="003C2DE2">
        <w:rPr>
          <w:rFonts w:ascii="Tahoma" w:hAnsi="Tahoma" w:cs="Tahoma"/>
          <w:sz w:val="22"/>
          <w:szCs w:val="22"/>
        </w:rPr>
        <w:t>ias</w:t>
      </w:r>
      <w:r w:rsidR="00977607" w:rsidRPr="003C2DE2">
        <w:rPr>
          <w:rFonts w:ascii="Tahoma" w:hAnsi="Tahoma" w:cs="Tahoma"/>
          <w:sz w:val="22"/>
          <w:szCs w:val="22"/>
        </w:rPr>
        <w:t xml:space="preserve"> </w:t>
      </w:r>
      <w:r w:rsidR="000574C8" w:rsidRPr="003C2DE2">
        <w:rPr>
          <w:rFonts w:ascii="Tahoma" w:hAnsi="Tahoma" w:cs="Tahoma"/>
          <w:sz w:val="22"/>
          <w:szCs w:val="22"/>
        </w:rPr>
        <w:t>Ú</w:t>
      </w:r>
      <w:r w:rsidR="00977607" w:rsidRPr="003C2DE2">
        <w:rPr>
          <w:rFonts w:ascii="Tahoma" w:hAnsi="Tahoma" w:cs="Tahoma"/>
          <w:sz w:val="22"/>
          <w:szCs w:val="22"/>
        </w:rPr>
        <w:t>teis</w:t>
      </w:r>
      <w:r w:rsidR="00DC3202" w:rsidRPr="003C2DE2">
        <w:rPr>
          <w:rFonts w:ascii="Tahoma" w:hAnsi="Tahoma" w:cs="Tahoma"/>
          <w:sz w:val="22"/>
          <w:szCs w:val="22"/>
        </w:rPr>
        <w:t>, expressa na forma percentual ao ano (“</w:t>
      </w:r>
      <w:r w:rsidR="00DC3202" w:rsidRPr="003C2DE2">
        <w:rPr>
          <w:rFonts w:ascii="Tahoma" w:hAnsi="Tahoma" w:cs="Tahoma"/>
          <w:sz w:val="22"/>
          <w:szCs w:val="22"/>
          <w:u w:val="single"/>
        </w:rPr>
        <w:t>Taxa DI</w:t>
      </w:r>
      <w:r w:rsidR="00DC3202" w:rsidRPr="003C2DE2">
        <w:rPr>
          <w:rFonts w:ascii="Tahoma" w:hAnsi="Tahoma" w:cs="Tahoma"/>
          <w:sz w:val="22"/>
          <w:szCs w:val="22"/>
        </w:rPr>
        <w:t>”)</w:t>
      </w:r>
      <w:r w:rsidR="007E170D" w:rsidRPr="003C2DE2">
        <w:rPr>
          <w:rFonts w:ascii="Tahoma" w:hAnsi="Tahoma" w:cs="Tahoma"/>
          <w:sz w:val="22"/>
          <w:szCs w:val="22"/>
        </w:rPr>
        <w:t>, calculad</w:t>
      </w:r>
      <w:r w:rsidR="000857D1" w:rsidRPr="003C2DE2">
        <w:rPr>
          <w:rFonts w:ascii="Tahoma" w:hAnsi="Tahoma" w:cs="Tahoma"/>
          <w:sz w:val="22"/>
          <w:szCs w:val="22"/>
        </w:rPr>
        <w:t>a</w:t>
      </w:r>
      <w:r w:rsidR="007E170D" w:rsidRPr="003C2DE2">
        <w:rPr>
          <w:rFonts w:ascii="Tahoma" w:hAnsi="Tahoma" w:cs="Tahoma"/>
          <w:sz w:val="22"/>
          <w:szCs w:val="22"/>
        </w:rPr>
        <w:t xml:space="preserve"> de acordo com a seguinte fórmula (“</w:t>
      </w:r>
      <w:r w:rsidR="007E170D" w:rsidRPr="003C2DE2">
        <w:rPr>
          <w:rFonts w:ascii="Tahoma" w:hAnsi="Tahoma" w:cs="Tahoma"/>
          <w:sz w:val="22"/>
          <w:szCs w:val="22"/>
          <w:u w:val="single"/>
        </w:rPr>
        <w:t>Remuneração</w:t>
      </w:r>
      <w:r w:rsidR="007E170D" w:rsidRPr="003C2DE2">
        <w:rPr>
          <w:rFonts w:ascii="Tahoma" w:hAnsi="Tahoma" w:cs="Tahoma"/>
          <w:smallCaps/>
          <w:sz w:val="22"/>
          <w:szCs w:val="22"/>
        </w:rPr>
        <w:t>”)</w:t>
      </w:r>
      <w:r w:rsidR="00672EE4" w:rsidRPr="003C2DE2">
        <w:rPr>
          <w:rFonts w:ascii="Tahoma" w:hAnsi="Tahoma" w:cs="Tahoma"/>
          <w:sz w:val="22"/>
          <w:szCs w:val="22"/>
        </w:rPr>
        <w:t>:</w:t>
      </w:r>
      <w:r w:rsidR="001A17B8" w:rsidRPr="003C2DE2">
        <w:rPr>
          <w:rFonts w:ascii="Tahoma" w:hAnsi="Tahoma" w:cs="Tahoma"/>
          <w:sz w:val="22"/>
          <w:szCs w:val="22"/>
        </w:rPr>
        <w:t xml:space="preserve"> </w:t>
      </w:r>
    </w:p>
    <w:p w:rsidR="00F86994" w:rsidRPr="00E62F14" w:rsidRDefault="00F86994" w:rsidP="008759F7">
      <w:pPr>
        <w:pStyle w:val="Recuodecorpodetexto"/>
        <w:shd w:val="clear" w:color="auto" w:fill="auto"/>
        <w:tabs>
          <w:tab w:val="clear" w:pos="360"/>
        </w:tabs>
        <w:spacing w:after="0" w:line="240" w:lineRule="auto"/>
        <w:ind w:left="0" w:firstLine="0"/>
        <w:rPr>
          <w:rFonts w:ascii="Tahoma" w:hAnsi="Tahoma" w:cs="Tahoma"/>
          <w:i/>
          <w:color w:val="auto"/>
          <w:szCs w:val="22"/>
        </w:rPr>
      </w:pPr>
    </w:p>
    <w:p w:rsidR="007C7440" w:rsidRPr="003C2DE2" w:rsidRDefault="007C7440" w:rsidP="008759F7">
      <w:pPr>
        <w:pStyle w:val="Recuodecorpodetexto"/>
        <w:shd w:val="clear" w:color="auto" w:fill="auto"/>
        <w:tabs>
          <w:tab w:val="clear" w:pos="360"/>
        </w:tabs>
        <w:spacing w:after="0" w:line="240" w:lineRule="auto"/>
        <w:ind w:left="0" w:firstLine="0"/>
        <w:rPr>
          <w:rFonts w:ascii="Tahoma" w:hAnsi="Tahoma" w:cs="Tahoma"/>
          <w:color w:val="auto"/>
          <w:szCs w:val="22"/>
        </w:rPr>
      </w:pPr>
    </w:p>
    <w:p w:rsidR="00F86994" w:rsidRPr="003C2DE2" w:rsidRDefault="00F86994" w:rsidP="008759F7">
      <w:pPr>
        <w:pStyle w:val="Recuodecorpodetexto"/>
        <w:shd w:val="clear" w:color="auto" w:fill="auto"/>
        <w:tabs>
          <w:tab w:val="clear" w:pos="360"/>
        </w:tabs>
        <w:spacing w:after="0" w:line="240" w:lineRule="auto"/>
        <w:ind w:left="0" w:firstLine="0"/>
        <w:jc w:val="center"/>
        <w:rPr>
          <w:rFonts w:ascii="Tahoma" w:hAnsi="Tahoma" w:cs="Tahoma"/>
          <w:color w:val="auto"/>
          <w:szCs w:val="22"/>
        </w:rPr>
      </w:pPr>
      <w:r w:rsidRPr="003C2DE2">
        <w:rPr>
          <w:rFonts w:ascii="Tahoma" w:hAnsi="Tahoma" w:cs="Tahoma"/>
          <w:color w:val="auto"/>
          <w:szCs w:val="22"/>
        </w:rPr>
        <w:t>J=VNe x (FatorDI</w:t>
      </w:r>
      <w:r w:rsidRPr="003C2DE2">
        <w:rPr>
          <w:rFonts w:ascii="Tahoma" w:hAnsi="Tahoma" w:cs="Tahoma"/>
          <w:i/>
          <w:iCs/>
          <w:color w:val="auto"/>
          <w:szCs w:val="22"/>
        </w:rPr>
        <w:t xml:space="preserve"> </w:t>
      </w:r>
      <w:r w:rsidRPr="003C2DE2">
        <w:rPr>
          <w:rFonts w:ascii="Tahoma" w:hAnsi="Tahoma" w:cs="Tahoma"/>
          <w:iCs/>
          <w:color w:val="auto"/>
          <w:szCs w:val="22"/>
        </w:rPr>
        <w:t>– 1)</w:t>
      </w:r>
    </w:p>
    <w:p w:rsidR="00F86994" w:rsidRPr="003C2DE2" w:rsidRDefault="00F86994" w:rsidP="008759F7">
      <w:pPr>
        <w:pStyle w:val="Recuodecorpodetexto"/>
        <w:shd w:val="clear" w:color="auto" w:fill="auto"/>
        <w:tabs>
          <w:tab w:val="clear" w:pos="360"/>
        </w:tabs>
        <w:spacing w:after="0" w:line="240" w:lineRule="auto"/>
        <w:ind w:left="0" w:firstLine="0"/>
        <w:rPr>
          <w:rFonts w:ascii="Tahoma" w:hAnsi="Tahoma" w:cs="Tahoma"/>
          <w:color w:val="auto"/>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onde:</w:t>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w:t>
      </w:r>
      <w:r w:rsidRPr="003C2DE2">
        <w:rPr>
          <w:rFonts w:ascii="Tahoma" w:hAnsi="Tahoma" w:cs="Tahoma"/>
          <w:sz w:val="22"/>
          <w:szCs w:val="22"/>
          <w:u w:val="single"/>
        </w:rPr>
        <w:t>J</w:t>
      </w:r>
      <w:r w:rsidRPr="003C2DE2">
        <w:rPr>
          <w:rFonts w:ascii="Tahoma" w:hAnsi="Tahoma" w:cs="Tahoma"/>
          <w:sz w:val="22"/>
          <w:szCs w:val="22"/>
        </w:rPr>
        <w:t xml:space="preserve">” = valor </w:t>
      </w:r>
      <w:r w:rsidR="0043473B">
        <w:rPr>
          <w:rFonts w:ascii="Tahoma" w:hAnsi="Tahoma" w:cs="Tahoma"/>
          <w:sz w:val="22"/>
          <w:szCs w:val="22"/>
        </w:rPr>
        <w:t xml:space="preserve">unitário </w:t>
      </w:r>
      <w:r w:rsidRPr="003C2DE2">
        <w:rPr>
          <w:rFonts w:ascii="Tahoma" w:hAnsi="Tahoma" w:cs="Tahoma"/>
          <w:sz w:val="22"/>
          <w:szCs w:val="22"/>
        </w:rPr>
        <w:t xml:space="preserve">da Remuneração das Debêntures acumulada no período, devida no Período de Capitalização, calculado com 8 (oito) casas decimais, sem arredondamento; </w:t>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w:t>
      </w:r>
      <w:r w:rsidRPr="003C2DE2">
        <w:rPr>
          <w:rFonts w:ascii="Tahoma" w:hAnsi="Tahoma" w:cs="Tahoma"/>
          <w:sz w:val="22"/>
          <w:szCs w:val="22"/>
          <w:u w:val="single"/>
        </w:rPr>
        <w:t>VNe</w:t>
      </w:r>
      <w:r w:rsidRPr="003C2DE2">
        <w:rPr>
          <w:rFonts w:ascii="Tahoma" w:hAnsi="Tahoma" w:cs="Tahoma"/>
          <w:sz w:val="22"/>
          <w:szCs w:val="22"/>
        </w:rPr>
        <w:t xml:space="preserve">” = Valor Nominal Unitário </w:t>
      </w:r>
      <w:r w:rsidR="0043473B">
        <w:rPr>
          <w:rFonts w:ascii="Tahoma" w:hAnsi="Tahoma" w:cs="Tahoma"/>
          <w:sz w:val="22"/>
          <w:szCs w:val="22"/>
        </w:rPr>
        <w:t xml:space="preserve">ou saldo do Valor Nominal Unitário </w:t>
      </w:r>
      <w:r w:rsidRPr="003C2DE2">
        <w:rPr>
          <w:rFonts w:ascii="Tahoma" w:hAnsi="Tahoma" w:cs="Tahoma"/>
          <w:sz w:val="22"/>
          <w:szCs w:val="22"/>
        </w:rPr>
        <w:t>de cada Debênture,</w:t>
      </w:r>
      <w:r w:rsidR="0043473B">
        <w:rPr>
          <w:rFonts w:ascii="Tahoma" w:hAnsi="Tahoma" w:cs="Tahoma"/>
          <w:sz w:val="22"/>
          <w:szCs w:val="22"/>
        </w:rPr>
        <w:t xml:space="preserve"> conforme o caso,</w:t>
      </w:r>
      <w:r w:rsidRPr="003C2DE2">
        <w:rPr>
          <w:rFonts w:ascii="Tahoma" w:hAnsi="Tahoma" w:cs="Tahoma"/>
          <w:sz w:val="22"/>
          <w:szCs w:val="22"/>
        </w:rPr>
        <w:t xml:space="preserve"> informado/calculado com 8 (oito) casas decimais, sem arredondamento;</w:t>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w:t>
      </w:r>
      <w:r w:rsidRPr="003C2DE2">
        <w:rPr>
          <w:rFonts w:ascii="Tahoma" w:hAnsi="Tahoma" w:cs="Tahoma"/>
          <w:sz w:val="22"/>
          <w:szCs w:val="22"/>
          <w:u w:val="single"/>
        </w:rPr>
        <w:t>FatorDI</w:t>
      </w:r>
      <w:r w:rsidRPr="003C2DE2">
        <w:rPr>
          <w:rFonts w:ascii="Tahoma" w:hAnsi="Tahoma" w:cs="Tahoma"/>
          <w:sz w:val="22"/>
          <w:szCs w:val="22"/>
        </w:rPr>
        <w:t xml:space="preserve">” = </w:t>
      </w:r>
      <w:r w:rsidR="0052521F" w:rsidRPr="003C2DE2">
        <w:rPr>
          <w:rFonts w:ascii="Tahoma" w:eastAsia="Calibri" w:hAnsi="Tahoma" w:cs="Tahoma"/>
          <w:sz w:val="22"/>
          <w:szCs w:val="22"/>
        </w:rPr>
        <w:t xml:space="preserve">produtório das Taxas DI, com uso de percentual aplicado da data de início do Período de Capitalização (inclusive), até a data </w:t>
      </w:r>
      <w:r w:rsidR="00E5330B" w:rsidRPr="003C2DE2">
        <w:rPr>
          <w:rFonts w:ascii="Tahoma" w:eastAsia="Calibri" w:hAnsi="Tahoma" w:cs="Tahoma"/>
          <w:sz w:val="22"/>
          <w:szCs w:val="22"/>
        </w:rPr>
        <w:t xml:space="preserve">de cálculo </w:t>
      </w:r>
      <w:r w:rsidR="0052521F" w:rsidRPr="003C2DE2">
        <w:rPr>
          <w:rFonts w:ascii="Tahoma" w:eastAsia="Calibri" w:hAnsi="Tahoma" w:cs="Tahoma"/>
          <w:sz w:val="22"/>
          <w:szCs w:val="22"/>
        </w:rPr>
        <w:t>(exclusive), calculado com 8 (oito) casas decimais, com arredondamento, apurado da seguinte forma:</w:t>
      </w:r>
      <w:r w:rsidRPr="003C2DE2">
        <w:rPr>
          <w:rFonts w:ascii="Tahoma" w:hAnsi="Tahoma" w:cs="Tahoma"/>
          <w:sz w:val="22"/>
          <w:szCs w:val="22"/>
        </w:rPr>
        <w:t xml:space="preserve"> </w:t>
      </w:r>
    </w:p>
    <w:p w:rsidR="0052521F" w:rsidRPr="003C2DE2" w:rsidRDefault="0052521F" w:rsidP="008759F7">
      <w:pPr>
        <w:jc w:val="both"/>
        <w:rPr>
          <w:rFonts w:ascii="Tahoma" w:hAnsi="Tahoma" w:cs="Tahoma"/>
          <w:sz w:val="22"/>
          <w:szCs w:val="22"/>
        </w:rPr>
      </w:pPr>
    </w:p>
    <w:p w:rsidR="00F86994" w:rsidRPr="003C2DE2" w:rsidRDefault="008C432F" w:rsidP="008759F7">
      <w:pPr>
        <w:jc w:val="center"/>
        <w:rPr>
          <w:rFonts w:ascii="Tahoma" w:hAnsi="Tahoma" w:cs="Tahoma"/>
          <w:sz w:val="22"/>
          <w:szCs w:val="22"/>
        </w:rPr>
      </w:pPr>
      <m:oMathPara>
        <m:oMath>
          <m:r>
            <w:rPr>
              <w:rFonts w:ascii="Cambria Math" w:hAnsi="Cambria Math"/>
              <w:sz w:val="20"/>
              <w:szCs w:val="20"/>
            </w:rPr>
            <m:t>FatorDI</m:t>
          </m:r>
          <m:r>
            <w:rPr>
              <w:rFonts w:ascii="Cambria Math" w:hAnsi="Verdana"/>
              <w:sz w:val="20"/>
              <w:szCs w:val="20"/>
            </w:rPr>
            <m:t>=</m:t>
          </m:r>
          <m:nary>
            <m:naryPr>
              <m:chr m:val="∏"/>
              <m:limLoc m:val="undOvr"/>
              <m:ctrlPr>
                <w:ins w:id="28" w:author="Mattos Filho" w:date="2018-08-29T19:09:00Z">
                  <w:rPr>
                    <w:rFonts w:ascii="Cambria Math" w:hAnsi="Verdana"/>
                    <w:i/>
                  </w:rPr>
                </w:ins>
              </m:ctrlPr>
            </m:naryPr>
            <m:sub>
              <m:r>
                <w:rPr>
                  <w:rFonts w:ascii="Cambria Math" w:hAnsi="Cambria Math"/>
                  <w:sz w:val="20"/>
                  <w:szCs w:val="20"/>
                </w:rPr>
                <m:t>k</m:t>
              </m:r>
              <m:r>
                <w:rPr>
                  <w:rFonts w:ascii="Cambria Math" w:hAnsi="Verdana"/>
                  <w:sz w:val="20"/>
                  <w:szCs w:val="20"/>
                </w:rPr>
                <m:t>=1</m:t>
              </m:r>
            </m:sub>
            <m:sup>
              <m:r>
                <w:rPr>
                  <w:rFonts w:ascii="Cambria Math" w:hAnsi="Cambria Math"/>
                  <w:sz w:val="20"/>
                  <w:szCs w:val="20"/>
                </w:rPr>
                <m:t>n</m:t>
              </m:r>
            </m:sup>
            <m:e>
              <m:d>
                <m:dPr>
                  <m:ctrlPr>
                    <w:ins w:id="29" w:author="Mattos Filho" w:date="2018-08-29T19:09:00Z">
                      <w:rPr>
                        <w:rFonts w:ascii="Cambria Math" w:hAnsi="Verdana"/>
                        <w:i/>
                      </w:rPr>
                    </w:ins>
                  </m:ctrlPr>
                </m:dPr>
                <m:e>
                  <m:r>
                    <w:rPr>
                      <w:rFonts w:ascii="Cambria Math" w:hAnsi="Verdana"/>
                      <w:sz w:val="20"/>
                      <w:szCs w:val="20"/>
                    </w:rPr>
                    <m:t xml:space="preserve">1+ </m:t>
                  </m:r>
                  <m:sSub>
                    <m:sSubPr>
                      <m:ctrlPr>
                        <w:ins w:id="30" w:author="Mattos Filho" w:date="2018-08-29T19:09:00Z">
                          <w:rPr>
                            <w:rFonts w:ascii="Cambria Math" w:hAnsi="Verdana"/>
                            <w:i/>
                          </w:rPr>
                        </w:ins>
                      </m:ctrlPr>
                    </m:sSubPr>
                    <m:e>
                      <m:r>
                        <m:rPr>
                          <m:sty m:val="p"/>
                        </m:rPr>
                        <w:rPr>
                          <w:rFonts w:ascii="Cambria Math" w:hAnsi="Verdana"/>
                          <w:sz w:val="20"/>
                          <w:szCs w:val="20"/>
                        </w:rPr>
                        <m:t>TDI</m:t>
                      </m:r>
                    </m:e>
                    <m:sub>
                      <m:r>
                        <w:rPr>
                          <w:rFonts w:ascii="Cambria Math" w:hAnsi="Cambria Math"/>
                          <w:sz w:val="20"/>
                          <w:szCs w:val="20"/>
                        </w:rPr>
                        <m:t>k</m:t>
                      </m:r>
                    </m:sub>
                  </m:sSub>
                  <m:r>
                    <w:rPr>
                      <w:rFonts w:ascii="Cambria Math" w:hAnsi="Verdana"/>
                      <w:sz w:val="20"/>
                      <w:szCs w:val="20"/>
                    </w:rPr>
                    <m:t>×</m:t>
                  </m:r>
                  <m:f>
                    <m:fPr>
                      <m:ctrlPr>
                        <w:ins w:id="31" w:author="Mattos Filho" w:date="2018-08-29T19:09:00Z">
                          <w:rPr>
                            <w:rFonts w:ascii="Cambria Math" w:hAnsi="Verdana"/>
                            <w:i/>
                          </w:rPr>
                        </w:ins>
                      </m:ctrlPr>
                    </m:fPr>
                    <m:num>
                      <m:r>
                        <w:rPr>
                          <w:rFonts w:ascii="Cambria Math" w:hAnsi="Cambria Math"/>
                          <w:sz w:val="20"/>
                          <w:szCs w:val="20"/>
                        </w:rPr>
                        <m:t>P</m:t>
                      </m:r>
                    </m:num>
                    <m:den>
                      <m:r>
                        <w:rPr>
                          <w:rFonts w:ascii="Cambria Math" w:hAnsi="Verdana"/>
                          <w:sz w:val="20"/>
                          <w:szCs w:val="20"/>
                        </w:rPr>
                        <m:t>100</m:t>
                      </m:r>
                    </m:den>
                  </m:f>
                </m:e>
              </m:d>
            </m:e>
          </m:nary>
        </m:oMath>
      </m:oMathPara>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onde:</w:t>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w:t>
      </w:r>
      <w:r w:rsidRPr="003C2DE2">
        <w:rPr>
          <w:rFonts w:ascii="Tahoma" w:hAnsi="Tahoma" w:cs="Tahoma"/>
          <w:sz w:val="22"/>
          <w:szCs w:val="22"/>
          <w:u w:val="single"/>
        </w:rPr>
        <w:t>k</w:t>
      </w:r>
      <w:r w:rsidRPr="003C2DE2">
        <w:rPr>
          <w:rFonts w:ascii="Tahoma" w:hAnsi="Tahoma" w:cs="Tahoma"/>
          <w:sz w:val="22"/>
          <w:szCs w:val="22"/>
        </w:rPr>
        <w:t>” corresponde ao número de ordem das Taxas DI, sendo 'k' um número inteiro;</w:t>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w:t>
      </w:r>
      <w:r w:rsidRPr="003C2DE2">
        <w:rPr>
          <w:rFonts w:ascii="Tahoma" w:hAnsi="Tahoma" w:cs="Tahoma"/>
          <w:sz w:val="22"/>
          <w:szCs w:val="22"/>
          <w:u w:val="single"/>
        </w:rPr>
        <w:t>n</w:t>
      </w:r>
      <w:r w:rsidRPr="003C2DE2">
        <w:rPr>
          <w:rFonts w:ascii="Tahoma" w:hAnsi="Tahoma" w:cs="Tahoma"/>
          <w:sz w:val="22"/>
          <w:szCs w:val="22"/>
        </w:rPr>
        <w:t>” corresponde ao número total de Taxas DI consideradas no Período de Capitalização, sendo 'n' um número inteiro;</w:t>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w:t>
      </w:r>
      <w:r w:rsidRPr="003C2DE2">
        <w:rPr>
          <w:rFonts w:ascii="Tahoma" w:hAnsi="Tahoma" w:cs="Tahoma"/>
          <w:sz w:val="22"/>
          <w:szCs w:val="22"/>
          <w:u w:val="single"/>
        </w:rPr>
        <w:t>P</w:t>
      </w:r>
      <w:r w:rsidRPr="003C2DE2">
        <w:rPr>
          <w:rFonts w:ascii="Tahoma" w:hAnsi="Tahoma" w:cs="Tahoma"/>
          <w:sz w:val="22"/>
          <w:szCs w:val="22"/>
        </w:rPr>
        <w:t xml:space="preserve">” corresponde a </w:t>
      </w:r>
      <w:r w:rsidR="00D07E5C">
        <w:rPr>
          <w:rFonts w:ascii="Tahoma" w:hAnsi="Tahoma" w:cs="Tahoma"/>
          <w:sz w:val="22"/>
          <w:szCs w:val="22"/>
        </w:rPr>
        <w:t>102,00</w:t>
      </w:r>
      <w:r w:rsidR="000B192A" w:rsidRPr="003C2DE2">
        <w:rPr>
          <w:rFonts w:ascii="Tahoma" w:hAnsi="Tahoma" w:cs="Tahoma"/>
          <w:sz w:val="22"/>
          <w:szCs w:val="22"/>
        </w:rPr>
        <w:t xml:space="preserve"> (</w:t>
      </w:r>
      <w:r w:rsidR="00D07E5C">
        <w:rPr>
          <w:rFonts w:ascii="Tahoma" w:hAnsi="Tahoma" w:cs="Tahoma"/>
          <w:sz w:val="22"/>
          <w:szCs w:val="22"/>
        </w:rPr>
        <w:t>cento e dois</w:t>
      </w:r>
      <w:r w:rsidR="00CA1CA3">
        <w:rPr>
          <w:rFonts w:ascii="Tahoma" w:hAnsi="Tahoma" w:cs="Tahoma"/>
          <w:sz w:val="22"/>
          <w:szCs w:val="22"/>
        </w:rPr>
        <w:t xml:space="preserve"> inteiros</w:t>
      </w:r>
      <w:r w:rsidR="000B192A" w:rsidRPr="003C2DE2">
        <w:rPr>
          <w:rFonts w:ascii="Tahoma" w:hAnsi="Tahoma" w:cs="Tahoma"/>
          <w:sz w:val="22"/>
          <w:szCs w:val="22"/>
        </w:rPr>
        <w:t>)</w:t>
      </w:r>
      <w:r w:rsidR="00682E37" w:rsidRPr="003C2DE2">
        <w:rPr>
          <w:rFonts w:ascii="Tahoma" w:hAnsi="Tahoma" w:cs="Tahoma"/>
          <w:sz w:val="22"/>
          <w:szCs w:val="22"/>
        </w:rPr>
        <w:t xml:space="preserve">, </w:t>
      </w:r>
      <w:r w:rsidR="00E5330B" w:rsidRPr="003C2DE2">
        <w:rPr>
          <w:rFonts w:ascii="Tahoma" w:hAnsi="Tahoma" w:cs="Tahoma"/>
          <w:sz w:val="22"/>
          <w:szCs w:val="22"/>
        </w:rPr>
        <w:t>correspondente ao percentual do DI, informado com 2 (duas) casas decimais</w:t>
      </w:r>
      <w:r w:rsidRPr="003C2DE2">
        <w:rPr>
          <w:rFonts w:ascii="Tahoma" w:hAnsi="Tahoma" w:cs="Tahoma"/>
          <w:sz w:val="22"/>
          <w:szCs w:val="22"/>
        </w:rPr>
        <w:t>;</w:t>
      </w:r>
    </w:p>
    <w:p w:rsidR="00F86994" w:rsidRPr="003C2DE2" w:rsidRDefault="00F86994" w:rsidP="008759F7">
      <w:pPr>
        <w:jc w:val="both"/>
        <w:rPr>
          <w:rFonts w:ascii="Tahoma" w:hAnsi="Tahoma" w:cs="Tahoma"/>
          <w:sz w:val="22"/>
          <w:szCs w:val="22"/>
        </w:rPr>
      </w:pPr>
    </w:p>
    <w:p w:rsidR="00F86994" w:rsidRPr="003C2DE2" w:rsidRDefault="008B1503" w:rsidP="008759F7">
      <w:pPr>
        <w:jc w:val="both"/>
        <w:rPr>
          <w:rFonts w:ascii="Tahoma" w:hAnsi="Tahoma" w:cs="Tahoma"/>
          <w:sz w:val="22"/>
          <w:szCs w:val="22"/>
        </w:rPr>
      </w:pPr>
      <w:r w:rsidRPr="003C2DE2">
        <w:rPr>
          <w:rFonts w:ascii="Tahoma" w:hAnsi="Tahoma" w:cs="Tahoma"/>
          <w:sz w:val="22"/>
          <w:szCs w:val="22"/>
        </w:rPr>
        <w:t>“</w:t>
      </w:r>
      <w:r w:rsidR="00F86994" w:rsidRPr="003C2DE2">
        <w:rPr>
          <w:rFonts w:ascii="Tahoma" w:hAnsi="Tahoma" w:cs="Tahoma"/>
          <w:sz w:val="22"/>
          <w:szCs w:val="22"/>
          <w:u w:val="single"/>
        </w:rPr>
        <w:t>TDI</w:t>
      </w:r>
      <w:r w:rsidR="00F86994" w:rsidRPr="003C2DE2">
        <w:rPr>
          <w:rFonts w:ascii="Tahoma" w:hAnsi="Tahoma" w:cs="Tahoma"/>
          <w:sz w:val="22"/>
          <w:szCs w:val="22"/>
          <w:u w:val="single"/>
          <w:vertAlign w:val="subscript"/>
        </w:rPr>
        <w:t>k</w:t>
      </w:r>
      <w:r w:rsidRPr="003C2DE2">
        <w:rPr>
          <w:rFonts w:ascii="Tahoma" w:hAnsi="Tahoma" w:cs="Tahoma"/>
          <w:sz w:val="22"/>
          <w:szCs w:val="22"/>
        </w:rPr>
        <w:t>”</w:t>
      </w:r>
      <w:r w:rsidR="00F86994" w:rsidRPr="003C2DE2">
        <w:rPr>
          <w:rFonts w:ascii="Tahoma" w:hAnsi="Tahoma" w:cs="Tahoma"/>
          <w:sz w:val="22"/>
          <w:szCs w:val="22"/>
        </w:rPr>
        <w:t xml:space="preserve"> = Taxa DI expressa ao dia, calculada com 8 (oito) casas decimais, com arredondamento, da seguinte forma:</w:t>
      </w:r>
    </w:p>
    <w:p w:rsidR="00F86994" w:rsidRPr="003C2DE2" w:rsidRDefault="008C432F" w:rsidP="008759F7">
      <w:pPr>
        <w:jc w:val="both"/>
        <w:rPr>
          <w:rFonts w:ascii="Tahoma" w:hAnsi="Tahoma" w:cs="Tahoma"/>
          <w:sz w:val="22"/>
          <w:szCs w:val="22"/>
        </w:rPr>
      </w:pPr>
      <w:r>
        <w:rPr>
          <w:rFonts w:ascii="Tahoma" w:hAnsi="Tahoma" w:cs="Tahoma"/>
          <w:noProof/>
          <w:sz w:val="22"/>
          <w:szCs w:val="22"/>
        </w:rPr>
        <w:drawing>
          <wp:anchor distT="0" distB="0" distL="114300" distR="114300" simplePos="0" relativeHeight="251657728" behindDoc="0" locked="0" layoutInCell="0" allowOverlap="1" wp14:anchorId="3655A08A" wp14:editId="0DFCAC79">
            <wp:simplePos x="0" y="0"/>
            <wp:positionH relativeFrom="column">
              <wp:posOffset>2127250</wp:posOffset>
            </wp:positionH>
            <wp:positionV relativeFrom="paragraph">
              <wp:posOffset>142240</wp:posOffset>
            </wp:positionV>
            <wp:extent cx="1492250" cy="520700"/>
            <wp:effectExtent l="19050" t="0" r="0" b="0"/>
            <wp:wrapSquare wrapText="bothSides"/>
            <wp:docPr id="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
                    <pic:cNvPicPr>
                      <a:picLocks noChangeAspect="1" noChangeArrowheads="1"/>
                    </pic:cNvPicPr>
                  </pic:nvPicPr>
                  <pic:blipFill>
                    <a:blip r:embed="rId14" cstate="print"/>
                    <a:srcRect/>
                    <a:stretch>
                      <a:fillRect/>
                    </a:stretch>
                  </pic:blipFill>
                  <pic:spPr bwMode="auto">
                    <a:xfrm>
                      <a:off x="0" y="0"/>
                      <a:ext cx="1492250" cy="520700"/>
                    </a:xfrm>
                    <a:prstGeom prst="rect">
                      <a:avLst/>
                    </a:prstGeom>
                    <a:noFill/>
                    <a:ln w="9525">
                      <a:noFill/>
                      <a:miter lim="800000"/>
                      <a:headEnd/>
                      <a:tailEnd/>
                    </a:ln>
                  </pic:spPr>
                </pic:pic>
              </a:graphicData>
            </a:graphic>
          </wp:anchor>
        </w:drawing>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onde:</w:t>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rPr>
        <w:t>“</w:t>
      </w:r>
      <w:r w:rsidRPr="003C2DE2">
        <w:rPr>
          <w:rFonts w:ascii="Tahoma" w:hAnsi="Tahoma" w:cs="Tahoma"/>
          <w:sz w:val="22"/>
          <w:szCs w:val="22"/>
          <w:u w:val="single"/>
        </w:rPr>
        <w:t>DI</w:t>
      </w:r>
      <w:r w:rsidRPr="003C2DE2">
        <w:rPr>
          <w:rFonts w:ascii="Tahoma" w:hAnsi="Tahoma" w:cs="Tahoma"/>
          <w:sz w:val="22"/>
          <w:szCs w:val="22"/>
          <w:u w:val="single"/>
          <w:vertAlign w:val="subscript"/>
        </w:rPr>
        <w:t>k</w:t>
      </w:r>
      <w:r w:rsidRPr="003C2DE2">
        <w:rPr>
          <w:rFonts w:ascii="Tahoma" w:hAnsi="Tahoma" w:cs="Tahoma"/>
          <w:sz w:val="22"/>
          <w:szCs w:val="22"/>
        </w:rPr>
        <w:t xml:space="preserve">” = Taxa DI, divulgada pela </w:t>
      </w:r>
      <w:r w:rsidR="008158CA" w:rsidRPr="003C2DE2">
        <w:rPr>
          <w:rFonts w:ascii="Tahoma" w:hAnsi="Tahoma" w:cs="Tahoma"/>
          <w:sz w:val="22"/>
          <w:szCs w:val="22"/>
        </w:rPr>
        <w:t>B3</w:t>
      </w:r>
      <w:r w:rsidRPr="003C2DE2">
        <w:rPr>
          <w:rFonts w:ascii="Tahoma" w:hAnsi="Tahoma" w:cs="Tahoma"/>
          <w:sz w:val="22"/>
          <w:szCs w:val="22"/>
        </w:rPr>
        <w:t>, válida por 1 (um) dia (</w:t>
      </w:r>
      <w:r w:rsidRPr="003C2DE2">
        <w:rPr>
          <w:rFonts w:ascii="Tahoma" w:hAnsi="Tahoma" w:cs="Tahoma"/>
          <w:i/>
          <w:iCs/>
          <w:sz w:val="22"/>
          <w:szCs w:val="22"/>
        </w:rPr>
        <w:t>overnight</w:t>
      </w:r>
      <w:r w:rsidRPr="003C2DE2">
        <w:rPr>
          <w:rFonts w:ascii="Tahoma" w:hAnsi="Tahoma" w:cs="Tahoma"/>
          <w:sz w:val="22"/>
          <w:szCs w:val="22"/>
        </w:rPr>
        <w:t>)</w:t>
      </w:r>
      <w:r w:rsidR="004E0ADA" w:rsidRPr="003C2DE2">
        <w:rPr>
          <w:rFonts w:ascii="Tahoma" w:hAnsi="Tahoma" w:cs="Tahoma"/>
          <w:sz w:val="22"/>
          <w:szCs w:val="22"/>
        </w:rPr>
        <w:t xml:space="preserve">, </w:t>
      </w:r>
      <w:r w:rsidRPr="003C2DE2">
        <w:rPr>
          <w:rFonts w:ascii="Tahoma" w:hAnsi="Tahoma" w:cs="Tahoma"/>
          <w:sz w:val="22"/>
          <w:szCs w:val="22"/>
        </w:rPr>
        <w:t>utilizada com 2 (duas) casas decimais</w:t>
      </w:r>
      <w:r w:rsidR="001644C7" w:rsidRPr="003C2DE2">
        <w:rPr>
          <w:rFonts w:ascii="Tahoma" w:hAnsi="Tahoma" w:cs="Tahoma"/>
          <w:sz w:val="22"/>
          <w:szCs w:val="22"/>
        </w:rPr>
        <w:t xml:space="preserve"> (exemplo: para o pagamento das Debêntures no dia 29 (vinte e nove), será considerada a Taxa DI divulgada ao final do dia 28 (vinte e oito), pressupondo-se que os dias 28 (vinte e oito) e 29 (vinte e nove) s</w:t>
      </w:r>
      <w:r w:rsidR="0073669E" w:rsidRPr="003C2DE2">
        <w:rPr>
          <w:rFonts w:ascii="Tahoma" w:hAnsi="Tahoma" w:cs="Tahoma"/>
          <w:sz w:val="22"/>
          <w:szCs w:val="22"/>
        </w:rPr>
        <w:t>ejam</w:t>
      </w:r>
      <w:r w:rsidR="001644C7" w:rsidRPr="003C2DE2">
        <w:rPr>
          <w:rFonts w:ascii="Tahoma" w:hAnsi="Tahoma" w:cs="Tahoma"/>
          <w:sz w:val="22"/>
          <w:szCs w:val="22"/>
        </w:rPr>
        <w:t xml:space="preserve"> Dias Úteis</w:t>
      </w:r>
      <w:r w:rsidR="00BD215C" w:rsidRPr="003C2DE2">
        <w:rPr>
          <w:rFonts w:ascii="Tahoma" w:hAnsi="Tahoma" w:cs="Tahoma"/>
          <w:sz w:val="22"/>
          <w:szCs w:val="22"/>
        </w:rPr>
        <w:t>)</w:t>
      </w:r>
      <w:r w:rsidRPr="003C2DE2">
        <w:rPr>
          <w:rFonts w:ascii="Tahoma" w:hAnsi="Tahoma" w:cs="Tahoma"/>
          <w:sz w:val="22"/>
          <w:szCs w:val="22"/>
        </w:rPr>
        <w:t>;</w:t>
      </w:r>
    </w:p>
    <w:p w:rsidR="00F86994" w:rsidRPr="003C2DE2" w:rsidRDefault="00F86994" w:rsidP="008759F7">
      <w:pPr>
        <w:jc w:val="both"/>
        <w:rPr>
          <w:rFonts w:ascii="Tahoma" w:hAnsi="Tahoma" w:cs="Tahoma"/>
          <w:sz w:val="22"/>
          <w:szCs w:val="22"/>
        </w:rPr>
      </w:pPr>
    </w:p>
    <w:p w:rsidR="00F86994" w:rsidRPr="003C2DE2" w:rsidRDefault="00F86994" w:rsidP="008759F7">
      <w:pPr>
        <w:jc w:val="both"/>
        <w:rPr>
          <w:rFonts w:ascii="Tahoma" w:hAnsi="Tahoma" w:cs="Tahoma"/>
          <w:sz w:val="22"/>
          <w:szCs w:val="22"/>
        </w:rPr>
      </w:pPr>
      <w:r w:rsidRPr="003C2DE2">
        <w:rPr>
          <w:rFonts w:ascii="Tahoma" w:hAnsi="Tahoma" w:cs="Tahoma"/>
          <w:sz w:val="22"/>
          <w:szCs w:val="22"/>
          <w:u w:val="single"/>
        </w:rPr>
        <w:t>Observações</w:t>
      </w:r>
      <w:r w:rsidRPr="003C2DE2">
        <w:rPr>
          <w:rFonts w:ascii="Tahoma" w:hAnsi="Tahoma" w:cs="Tahoma"/>
          <w:sz w:val="22"/>
          <w:szCs w:val="22"/>
        </w:rPr>
        <w:t>:</w:t>
      </w:r>
    </w:p>
    <w:p w:rsidR="00F86994" w:rsidRPr="003C2DE2" w:rsidRDefault="00F86994" w:rsidP="008759F7">
      <w:pPr>
        <w:jc w:val="both"/>
        <w:rPr>
          <w:rFonts w:ascii="Tahoma" w:hAnsi="Tahoma" w:cs="Tahoma"/>
          <w:sz w:val="22"/>
          <w:szCs w:val="22"/>
        </w:rPr>
      </w:pPr>
    </w:p>
    <w:p w:rsidR="00F86994" w:rsidRPr="003C2DE2" w:rsidRDefault="00F86994"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A Taxa DI deverá ser utilizada considerando idêntico número de casas decimais divulgado pela </w:t>
      </w:r>
      <w:r w:rsidR="008158CA" w:rsidRPr="003C2DE2">
        <w:rPr>
          <w:rFonts w:ascii="Tahoma" w:hAnsi="Tahoma" w:cs="Tahoma"/>
          <w:sz w:val="22"/>
          <w:szCs w:val="22"/>
        </w:rPr>
        <w:t>B3</w:t>
      </w:r>
      <w:r w:rsidRPr="003C2DE2">
        <w:rPr>
          <w:rFonts w:ascii="Tahoma" w:hAnsi="Tahoma" w:cs="Tahoma"/>
          <w:sz w:val="22"/>
          <w:szCs w:val="22"/>
        </w:rPr>
        <w:t>.</w:t>
      </w:r>
    </w:p>
    <w:p w:rsidR="00F86994" w:rsidRPr="003C2DE2" w:rsidRDefault="00F86994" w:rsidP="008759F7">
      <w:pPr>
        <w:jc w:val="both"/>
        <w:rPr>
          <w:rFonts w:ascii="Tahoma" w:hAnsi="Tahoma" w:cs="Tahoma"/>
          <w:sz w:val="22"/>
          <w:szCs w:val="22"/>
        </w:rPr>
      </w:pPr>
    </w:p>
    <w:p w:rsidR="00F86994" w:rsidRPr="003C2DE2" w:rsidRDefault="00F86994"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O fator resultante da expressão (1 + TDI</w:t>
      </w:r>
      <w:r w:rsidRPr="003C2DE2">
        <w:rPr>
          <w:rFonts w:ascii="Tahoma" w:hAnsi="Tahoma" w:cs="Tahoma"/>
          <w:sz w:val="22"/>
          <w:szCs w:val="22"/>
          <w:vertAlign w:val="subscript"/>
        </w:rPr>
        <w:t>k</w:t>
      </w:r>
      <w:r w:rsidRPr="003C2DE2">
        <w:rPr>
          <w:rFonts w:ascii="Tahoma" w:hAnsi="Tahoma" w:cs="Tahoma"/>
          <w:sz w:val="22"/>
          <w:szCs w:val="22"/>
        </w:rPr>
        <w:t>) é considerado com 16 (dezesseis) casas decimais, sem arredondamento.</w:t>
      </w:r>
    </w:p>
    <w:p w:rsidR="00F86994" w:rsidRPr="003C2DE2" w:rsidRDefault="00F86994" w:rsidP="008759F7">
      <w:pPr>
        <w:jc w:val="both"/>
        <w:rPr>
          <w:rFonts w:ascii="Tahoma" w:hAnsi="Tahoma" w:cs="Tahoma"/>
          <w:sz w:val="22"/>
          <w:szCs w:val="22"/>
        </w:rPr>
      </w:pPr>
    </w:p>
    <w:p w:rsidR="00F86994" w:rsidRPr="003C2DE2" w:rsidRDefault="00F86994"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Efetua-se o produtório dos fatores diários (1 + TDI</w:t>
      </w:r>
      <w:r w:rsidRPr="003C2DE2">
        <w:rPr>
          <w:rFonts w:ascii="Tahoma" w:hAnsi="Tahoma" w:cs="Tahoma"/>
          <w:sz w:val="22"/>
          <w:szCs w:val="22"/>
          <w:vertAlign w:val="subscript"/>
        </w:rPr>
        <w:t>k</w:t>
      </w:r>
      <w:r w:rsidRPr="003C2DE2">
        <w:rPr>
          <w:rFonts w:ascii="Tahoma" w:hAnsi="Tahoma" w:cs="Tahoma"/>
          <w:sz w:val="22"/>
          <w:szCs w:val="22"/>
        </w:rPr>
        <w:t>), sendo que a cada fator diário acumulado, trunca-se o resultado com 16 (dezesseis) casas decimais, aplicando-se o próximo fator diário, e assim por diante até o último considerado.</w:t>
      </w:r>
    </w:p>
    <w:p w:rsidR="00F86994" w:rsidRPr="003C2DE2" w:rsidRDefault="00F86994" w:rsidP="008759F7">
      <w:pPr>
        <w:jc w:val="both"/>
        <w:rPr>
          <w:rFonts w:ascii="Tahoma" w:hAnsi="Tahoma" w:cs="Tahoma"/>
          <w:sz w:val="22"/>
          <w:szCs w:val="22"/>
        </w:rPr>
      </w:pPr>
    </w:p>
    <w:p w:rsidR="00F86994" w:rsidRPr="003C2DE2" w:rsidRDefault="00F86994"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Uma vez os fatores estando acumulados, considera-se o fator resultante “Fator DI” com 8 (oito) casas decimais, com arredondamento.</w:t>
      </w:r>
    </w:p>
    <w:p w:rsidR="00F86994" w:rsidRPr="003C2DE2" w:rsidRDefault="00F86994" w:rsidP="008759F7">
      <w:pPr>
        <w:pStyle w:val="p0"/>
        <w:widowControl/>
        <w:spacing w:line="240" w:lineRule="auto"/>
        <w:rPr>
          <w:rFonts w:ascii="Tahoma" w:hAnsi="Tahoma" w:cs="Tahoma"/>
        </w:rPr>
      </w:pPr>
    </w:p>
    <w:p w:rsidR="00823C37" w:rsidRPr="003C2DE2" w:rsidRDefault="00823C37"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Excepcionalmente</w:t>
      </w:r>
      <w:r w:rsidR="0073669E" w:rsidRPr="003C2DE2">
        <w:rPr>
          <w:rFonts w:ascii="Tahoma" w:hAnsi="Tahoma" w:cs="Tahoma"/>
          <w:sz w:val="22"/>
          <w:szCs w:val="22"/>
        </w:rPr>
        <w:t>,</w:t>
      </w:r>
      <w:r w:rsidRPr="003C2DE2">
        <w:rPr>
          <w:rFonts w:ascii="Tahoma" w:hAnsi="Tahoma" w:cs="Tahoma"/>
          <w:sz w:val="22"/>
          <w:szCs w:val="22"/>
        </w:rPr>
        <w:t xml:space="preserve"> na primeira Data de Pagamento da Remuneração, deverá ser acrescido à Remuneração devida um valor equivalente ao produtório de </w:t>
      </w:r>
      <w:r w:rsidR="00B17086">
        <w:rPr>
          <w:rFonts w:ascii="Tahoma" w:hAnsi="Tahoma" w:cs="Tahoma"/>
          <w:sz w:val="22"/>
          <w:szCs w:val="22"/>
        </w:rPr>
        <w:t>1 (um) “FatorDI” utilizando-se o fator da Taxa DI divulgada no</w:t>
      </w:r>
      <w:r w:rsidRPr="003C2DE2">
        <w:rPr>
          <w:rFonts w:ascii="Tahoma" w:hAnsi="Tahoma" w:cs="Tahoma"/>
          <w:sz w:val="22"/>
          <w:szCs w:val="22"/>
        </w:rPr>
        <w:t xml:space="preserve"> Dia Útil que antecede a </w:t>
      </w:r>
      <w:r w:rsidR="00A54CFA" w:rsidRPr="003C2DE2">
        <w:rPr>
          <w:rFonts w:ascii="Tahoma" w:hAnsi="Tahoma" w:cs="Tahoma"/>
          <w:sz w:val="22"/>
          <w:szCs w:val="22"/>
        </w:rPr>
        <w:t xml:space="preserve">primeira </w:t>
      </w:r>
      <w:r w:rsidRPr="003C2DE2">
        <w:rPr>
          <w:rFonts w:ascii="Tahoma" w:hAnsi="Tahoma" w:cs="Tahoma"/>
          <w:sz w:val="22"/>
          <w:szCs w:val="22"/>
        </w:rPr>
        <w:t xml:space="preserve">Data de Integralização, calculado </w:t>
      </w:r>
      <w:r w:rsidRPr="003C2DE2">
        <w:rPr>
          <w:rFonts w:ascii="Tahoma" w:hAnsi="Tahoma" w:cs="Tahoma"/>
          <w:i/>
          <w:sz w:val="22"/>
          <w:szCs w:val="22"/>
        </w:rPr>
        <w:t>pro rata temporis</w:t>
      </w:r>
      <w:r w:rsidRPr="003C2DE2">
        <w:rPr>
          <w:rFonts w:ascii="Tahoma" w:hAnsi="Tahoma" w:cs="Tahoma"/>
          <w:sz w:val="22"/>
          <w:szCs w:val="22"/>
        </w:rPr>
        <w:t>, de acordo com a fórmula constante da Cláusula 4.2.2 acima.</w:t>
      </w:r>
    </w:p>
    <w:p w:rsidR="00823C37" w:rsidRPr="003C2DE2" w:rsidRDefault="00823C37" w:rsidP="008759F7">
      <w:pPr>
        <w:pStyle w:val="PargrafodaLista"/>
        <w:rPr>
          <w:rFonts w:ascii="Tahoma" w:hAnsi="Tahoma" w:cs="Tahoma"/>
          <w:sz w:val="22"/>
          <w:szCs w:val="22"/>
        </w:rPr>
      </w:pPr>
    </w:p>
    <w:p w:rsidR="00F86994" w:rsidRPr="003C2DE2" w:rsidRDefault="00F86994"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Os valores relativos à Remuneração deverão ser pagos </w:t>
      </w:r>
      <w:r w:rsidR="007668D6" w:rsidRPr="00057D22">
        <w:rPr>
          <w:rFonts w:ascii="Tahoma" w:hAnsi="Tahoma" w:cs="Tahoma"/>
          <w:sz w:val="22"/>
          <w:szCs w:val="22"/>
        </w:rPr>
        <w:t>a partir da Data de Emissão,</w:t>
      </w:r>
      <w:r w:rsidR="007668D6" w:rsidRPr="00057D22">
        <w:rPr>
          <w:rFonts w:ascii="Tahoma" w:hAnsi="Tahoma" w:cs="Tahoma"/>
          <w:color w:val="000000"/>
          <w:sz w:val="22"/>
          <w:szCs w:val="22"/>
        </w:rPr>
        <w:t xml:space="preserve"> </w:t>
      </w:r>
      <w:r w:rsidR="007668D6">
        <w:rPr>
          <w:rFonts w:ascii="Tahoma" w:hAnsi="Tahoma" w:cs="Tahoma"/>
          <w:color w:val="000000"/>
          <w:sz w:val="22"/>
          <w:szCs w:val="22"/>
        </w:rPr>
        <w:t xml:space="preserve">à Debenturista </w:t>
      </w:r>
      <w:r w:rsidR="007668D6" w:rsidRPr="00057D22">
        <w:rPr>
          <w:rFonts w:ascii="Tahoma" w:hAnsi="Tahoma" w:cs="Tahoma"/>
          <w:color w:val="000000"/>
          <w:sz w:val="22"/>
          <w:szCs w:val="22"/>
        </w:rPr>
        <w:t>em cada Data de Pagamento da Remuneração</w:t>
      </w:r>
      <w:r w:rsidR="001B06E4" w:rsidRPr="003C2DE2">
        <w:rPr>
          <w:rFonts w:ascii="Tahoma" w:hAnsi="Tahoma" w:cs="Tahoma"/>
          <w:sz w:val="22"/>
          <w:szCs w:val="22"/>
        </w:rPr>
        <w:t xml:space="preserve">, </w:t>
      </w:r>
      <w:r w:rsidRPr="003C2DE2">
        <w:rPr>
          <w:rFonts w:ascii="Tahoma" w:hAnsi="Tahoma" w:cs="Tahoma"/>
          <w:sz w:val="22"/>
          <w:szCs w:val="22"/>
        </w:rPr>
        <w:t xml:space="preserve">conforme planilha no </w:t>
      </w:r>
      <w:r w:rsidRPr="003C2DE2">
        <w:rPr>
          <w:rFonts w:ascii="Tahoma" w:hAnsi="Tahoma" w:cs="Tahoma"/>
          <w:sz w:val="22"/>
          <w:szCs w:val="22"/>
          <w:u w:val="single"/>
        </w:rPr>
        <w:t>Anexo I</w:t>
      </w:r>
      <w:r w:rsidRPr="003C2DE2">
        <w:rPr>
          <w:rFonts w:ascii="Tahoma" w:hAnsi="Tahoma" w:cs="Tahoma"/>
          <w:sz w:val="22"/>
          <w:szCs w:val="22"/>
        </w:rPr>
        <w:t xml:space="preserve">, a partir da Data de </w:t>
      </w:r>
      <w:r w:rsidR="00451815" w:rsidRPr="003C2DE2">
        <w:rPr>
          <w:rFonts w:ascii="Tahoma" w:hAnsi="Tahoma" w:cs="Tahoma"/>
          <w:sz w:val="22"/>
          <w:szCs w:val="22"/>
        </w:rPr>
        <w:t>Emissão</w:t>
      </w:r>
      <w:r w:rsidR="005C34B3" w:rsidRPr="003C2DE2">
        <w:rPr>
          <w:rFonts w:ascii="Tahoma" w:hAnsi="Tahoma" w:cs="Tahoma"/>
          <w:sz w:val="22"/>
          <w:szCs w:val="22"/>
        </w:rPr>
        <w:t>.</w:t>
      </w:r>
    </w:p>
    <w:p w:rsidR="00F86994" w:rsidRPr="003C2DE2" w:rsidRDefault="00F86994" w:rsidP="008759F7">
      <w:pPr>
        <w:pStyle w:val="p0"/>
        <w:widowControl/>
        <w:spacing w:line="240" w:lineRule="auto"/>
        <w:rPr>
          <w:rFonts w:ascii="Tahoma" w:hAnsi="Tahoma" w:cs="Tahoma"/>
        </w:rPr>
      </w:pPr>
    </w:p>
    <w:p w:rsidR="00F86994" w:rsidRPr="003C2DE2" w:rsidRDefault="00F86994" w:rsidP="008759F7">
      <w:pPr>
        <w:numPr>
          <w:ilvl w:val="2"/>
          <w:numId w:val="1"/>
        </w:numPr>
        <w:tabs>
          <w:tab w:val="left" w:pos="2268"/>
        </w:tabs>
        <w:ind w:left="0" w:firstLine="1418"/>
        <w:jc w:val="both"/>
        <w:rPr>
          <w:rFonts w:ascii="Tahoma" w:hAnsi="Tahoma" w:cs="Tahoma"/>
          <w:sz w:val="22"/>
          <w:szCs w:val="22"/>
        </w:rPr>
      </w:pPr>
      <w:r w:rsidRPr="003C2DE2">
        <w:rPr>
          <w:rFonts w:ascii="Tahoma" w:hAnsi="Tahoma" w:cs="Tahoma"/>
          <w:sz w:val="22"/>
          <w:szCs w:val="22"/>
        </w:rPr>
        <w:t>O Valor Nominal Unitário das Debêntures será amortizado integralmente na Data de Vencimento.</w:t>
      </w:r>
    </w:p>
    <w:p w:rsidR="00782585" w:rsidRPr="003C2DE2" w:rsidRDefault="00782585" w:rsidP="008759F7">
      <w:pPr>
        <w:jc w:val="both"/>
        <w:rPr>
          <w:rFonts w:ascii="Tahoma" w:hAnsi="Tahoma" w:cs="Tahoma"/>
          <w:sz w:val="22"/>
          <w:szCs w:val="22"/>
        </w:rPr>
      </w:pPr>
    </w:p>
    <w:p w:rsidR="0037317F" w:rsidRPr="003C2DE2" w:rsidRDefault="0037317F" w:rsidP="008759F7">
      <w:pPr>
        <w:numPr>
          <w:ilvl w:val="2"/>
          <w:numId w:val="1"/>
        </w:numPr>
        <w:tabs>
          <w:tab w:val="left" w:pos="2268"/>
        </w:tabs>
        <w:ind w:left="0" w:firstLine="1418"/>
        <w:jc w:val="both"/>
        <w:rPr>
          <w:rFonts w:ascii="Tahoma" w:hAnsi="Tahoma" w:cs="Tahoma"/>
          <w:sz w:val="22"/>
          <w:szCs w:val="22"/>
        </w:rPr>
      </w:pPr>
      <w:r w:rsidRPr="003C2DE2">
        <w:rPr>
          <w:rFonts w:ascii="Tahoma" w:hAnsi="Tahoma" w:cs="Tahoma"/>
          <w:sz w:val="22"/>
          <w:szCs w:val="22"/>
        </w:rPr>
        <w:t xml:space="preserve">Todos os pagamentos devidos pela Emissora aos titulares de Debêntures no âmbito desta Escritura deverão ocorrer </w:t>
      </w:r>
      <w:r w:rsidR="0033695C" w:rsidRPr="003C2DE2">
        <w:rPr>
          <w:rFonts w:ascii="Tahoma" w:hAnsi="Tahoma" w:cs="Tahoma"/>
          <w:sz w:val="22"/>
          <w:szCs w:val="22"/>
        </w:rPr>
        <w:t>n</w:t>
      </w:r>
      <w:r w:rsidRPr="003C2DE2">
        <w:rPr>
          <w:rFonts w:ascii="Tahoma" w:hAnsi="Tahoma" w:cs="Tahoma"/>
          <w:sz w:val="22"/>
          <w:szCs w:val="22"/>
        </w:rPr>
        <w:t>a</w:t>
      </w:r>
      <w:r w:rsidR="0033695C" w:rsidRPr="003C2DE2">
        <w:rPr>
          <w:rFonts w:ascii="Tahoma" w:hAnsi="Tahoma" w:cs="Tahoma"/>
          <w:sz w:val="22"/>
          <w:szCs w:val="22"/>
        </w:rPr>
        <w:t>s</w:t>
      </w:r>
      <w:r w:rsidRPr="003C2DE2">
        <w:rPr>
          <w:rFonts w:ascii="Tahoma" w:hAnsi="Tahoma" w:cs="Tahoma"/>
          <w:sz w:val="22"/>
          <w:szCs w:val="22"/>
        </w:rPr>
        <w:t xml:space="preserve"> respectiva</w:t>
      </w:r>
      <w:r w:rsidR="0033695C" w:rsidRPr="003C2DE2">
        <w:rPr>
          <w:rFonts w:ascii="Tahoma" w:hAnsi="Tahoma" w:cs="Tahoma"/>
          <w:sz w:val="22"/>
          <w:szCs w:val="22"/>
        </w:rPr>
        <w:t>s</w:t>
      </w:r>
      <w:r w:rsidRPr="003C2DE2">
        <w:rPr>
          <w:rFonts w:ascii="Tahoma" w:hAnsi="Tahoma" w:cs="Tahoma"/>
          <w:sz w:val="22"/>
          <w:szCs w:val="22"/>
        </w:rPr>
        <w:t xml:space="preserve"> Data</w:t>
      </w:r>
      <w:r w:rsidR="0033695C" w:rsidRPr="003C2DE2">
        <w:rPr>
          <w:rFonts w:ascii="Tahoma" w:hAnsi="Tahoma" w:cs="Tahoma"/>
          <w:sz w:val="22"/>
          <w:szCs w:val="22"/>
        </w:rPr>
        <w:t>s</w:t>
      </w:r>
      <w:r w:rsidRPr="003C2DE2">
        <w:rPr>
          <w:rFonts w:ascii="Tahoma" w:hAnsi="Tahoma" w:cs="Tahoma"/>
          <w:sz w:val="22"/>
          <w:szCs w:val="22"/>
        </w:rPr>
        <w:t xml:space="preserve"> de Pagamento da Remuneração ou na Data de Vencimento, conforme o caso, </w:t>
      </w:r>
      <w:r w:rsidR="00247871" w:rsidRPr="003C2DE2">
        <w:rPr>
          <w:rFonts w:ascii="Tahoma" w:hAnsi="Tahoma" w:cs="Tahoma"/>
          <w:sz w:val="22"/>
          <w:szCs w:val="22"/>
        </w:rPr>
        <w:t xml:space="preserve">na forma da </w:t>
      </w:r>
      <w:r w:rsidR="00A675E8" w:rsidRPr="003C2DE2">
        <w:rPr>
          <w:rFonts w:ascii="Tahoma" w:hAnsi="Tahoma" w:cs="Tahoma"/>
          <w:sz w:val="22"/>
          <w:szCs w:val="22"/>
        </w:rPr>
        <w:t>C</w:t>
      </w:r>
      <w:r w:rsidR="00247871" w:rsidRPr="003C2DE2">
        <w:rPr>
          <w:rFonts w:ascii="Tahoma" w:hAnsi="Tahoma" w:cs="Tahoma"/>
          <w:sz w:val="22"/>
          <w:szCs w:val="22"/>
        </w:rPr>
        <w:t>láusula 4.</w:t>
      </w:r>
      <w:r w:rsidR="00F43948" w:rsidRPr="003C2DE2">
        <w:rPr>
          <w:rFonts w:ascii="Tahoma" w:hAnsi="Tahoma" w:cs="Tahoma"/>
          <w:sz w:val="22"/>
          <w:szCs w:val="22"/>
        </w:rPr>
        <w:t>6</w:t>
      </w:r>
      <w:r w:rsidR="00247871" w:rsidRPr="003C2DE2">
        <w:rPr>
          <w:rFonts w:ascii="Tahoma" w:hAnsi="Tahoma" w:cs="Tahoma"/>
          <w:sz w:val="22"/>
          <w:szCs w:val="22"/>
        </w:rPr>
        <w:t xml:space="preserve">.1 abaixo. </w:t>
      </w:r>
    </w:p>
    <w:p w:rsidR="0037317F" w:rsidRPr="003C2DE2" w:rsidRDefault="0037317F" w:rsidP="008759F7">
      <w:pPr>
        <w:pStyle w:val="PargrafodaLista"/>
        <w:ind w:left="0"/>
        <w:rPr>
          <w:rFonts w:ascii="Tahoma" w:hAnsi="Tahoma" w:cs="Tahoma"/>
          <w:sz w:val="22"/>
          <w:szCs w:val="22"/>
        </w:rPr>
      </w:pPr>
    </w:p>
    <w:p w:rsidR="00782585" w:rsidRPr="003C2DE2" w:rsidRDefault="00782585" w:rsidP="008759F7">
      <w:pPr>
        <w:numPr>
          <w:ilvl w:val="2"/>
          <w:numId w:val="1"/>
        </w:numPr>
        <w:tabs>
          <w:tab w:val="left" w:pos="2268"/>
        </w:tabs>
        <w:ind w:left="0" w:firstLine="1418"/>
        <w:jc w:val="both"/>
        <w:rPr>
          <w:rFonts w:ascii="Tahoma" w:hAnsi="Tahoma" w:cs="Tahoma"/>
          <w:sz w:val="22"/>
          <w:szCs w:val="22"/>
        </w:rPr>
      </w:pPr>
      <w:r w:rsidRPr="003C2DE2">
        <w:rPr>
          <w:rFonts w:ascii="Tahoma" w:hAnsi="Tahoma" w:cs="Tahoma"/>
          <w:sz w:val="22"/>
          <w:szCs w:val="22"/>
        </w:rPr>
        <w:t xml:space="preserve">Conforme previsto no Contrato de </w:t>
      </w:r>
      <w:r w:rsidR="00BE69E8" w:rsidRPr="003C2DE2">
        <w:rPr>
          <w:rFonts w:ascii="Tahoma" w:hAnsi="Tahoma" w:cs="Tahoma"/>
          <w:sz w:val="22"/>
          <w:szCs w:val="22"/>
        </w:rPr>
        <w:t xml:space="preserve">Aquisição </w:t>
      </w:r>
      <w:r w:rsidR="00B52F92" w:rsidRPr="003C2DE2">
        <w:rPr>
          <w:rFonts w:ascii="Tahoma" w:hAnsi="Tahoma" w:cs="Tahoma"/>
          <w:sz w:val="22"/>
          <w:szCs w:val="22"/>
        </w:rPr>
        <w:t>de Debêntures</w:t>
      </w:r>
      <w:r w:rsidRPr="003C2DE2">
        <w:rPr>
          <w:rFonts w:ascii="Tahoma" w:hAnsi="Tahoma" w:cs="Tahoma"/>
          <w:sz w:val="22"/>
          <w:szCs w:val="22"/>
        </w:rPr>
        <w:t xml:space="preserve">, sem prejuízo das obrigações de pagamento assumidas pela Emissora nos termos dessa Escritura, a Securitizadora se compromete a enviar à Emissora, via correio eletrônico: </w:t>
      </w:r>
      <w:r w:rsidRPr="003C2DE2">
        <w:rPr>
          <w:rFonts w:ascii="Tahoma" w:hAnsi="Tahoma" w:cs="Tahoma"/>
          <w:b/>
          <w:sz w:val="22"/>
          <w:szCs w:val="22"/>
        </w:rPr>
        <w:t>(i)</w:t>
      </w:r>
      <w:r w:rsidRPr="003C2DE2">
        <w:rPr>
          <w:rFonts w:ascii="Tahoma" w:hAnsi="Tahoma" w:cs="Tahoma"/>
          <w:sz w:val="22"/>
          <w:szCs w:val="22"/>
        </w:rPr>
        <w:t xml:space="preserve"> até as </w:t>
      </w:r>
      <w:r w:rsidR="007A4D9A" w:rsidRPr="003C2DE2">
        <w:rPr>
          <w:rFonts w:ascii="Tahoma" w:hAnsi="Tahoma" w:cs="Tahoma"/>
          <w:sz w:val="22"/>
          <w:szCs w:val="22"/>
        </w:rPr>
        <w:t>11</w:t>
      </w:r>
      <w:r w:rsidR="007505A7">
        <w:rPr>
          <w:rFonts w:ascii="Tahoma" w:hAnsi="Tahoma" w:cs="Tahoma"/>
          <w:sz w:val="22"/>
          <w:szCs w:val="22"/>
        </w:rPr>
        <w:t>h00 (onze</w:t>
      </w:r>
      <w:r w:rsidR="007A4D9A" w:rsidRPr="003C2DE2">
        <w:rPr>
          <w:rFonts w:ascii="Tahoma" w:hAnsi="Tahoma" w:cs="Tahoma"/>
          <w:sz w:val="22"/>
          <w:szCs w:val="22"/>
        </w:rPr>
        <w:t xml:space="preserve"> </w:t>
      </w:r>
      <w:r w:rsidRPr="003C2DE2">
        <w:rPr>
          <w:rFonts w:ascii="Tahoma" w:hAnsi="Tahoma" w:cs="Tahoma"/>
          <w:sz w:val="22"/>
          <w:szCs w:val="22"/>
        </w:rPr>
        <w:t>horas</w:t>
      </w:r>
      <w:r w:rsidR="007505A7">
        <w:rPr>
          <w:rFonts w:ascii="Tahoma" w:hAnsi="Tahoma" w:cs="Tahoma"/>
          <w:sz w:val="22"/>
          <w:szCs w:val="22"/>
        </w:rPr>
        <w:t>)</w:t>
      </w:r>
      <w:r w:rsidRPr="003C2DE2">
        <w:rPr>
          <w:rFonts w:ascii="Tahoma" w:hAnsi="Tahoma" w:cs="Tahoma"/>
          <w:sz w:val="22"/>
          <w:szCs w:val="22"/>
        </w:rPr>
        <w:t xml:space="preserve"> do Dia Útil imediatamente anterior a cada uma das Datas de Pagamento da Remuneração ou Data de Vencimento, conforme o caso (conforme definidas na Escritura) (considerando o horário local da cidade de São Paulo, Estado de São Paulo), uma estimativa do valor a ser pago pela Emissora na Conta Centralizadora a título de Remuneração e/ou de amortização do Valor Nominal Unitário das Debêntures, conforme o caso, devidos na Data de Pagamento da Remuneração imediatamente subsequente ou na Data de Vencimento, conforme o caso; e </w:t>
      </w:r>
      <w:r w:rsidRPr="003C2DE2">
        <w:rPr>
          <w:rFonts w:ascii="Tahoma" w:hAnsi="Tahoma" w:cs="Tahoma"/>
          <w:b/>
          <w:sz w:val="22"/>
          <w:szCs w:val="22"/>
        </w:rPr>
        <w:t>(ii)</w:t>
      </w:r>
      <w:r w:rsidRPr="003C2DE2">
        <w:rPr>
          <w:rFonts w:ascii="Tahoma" w:hAnsi="Tahoma" w:cs="Tahoma"/>
          <w:sz w:val="22"/>
          <w:szCs w:val="22"/>
        </w:rPr>
        <w:t xml:space="preserve"> até as </w:t>
      </w:r>
      <w:r w:rsidR="007A4D9A" w:rsidRPr="003C2DE2">
        <w:rPr>
          <w:rFonts w:ascii="Tahoma" w:hAnsi="Tahoma" w:cs="Tahoma"/>
          <w:sz w:val="22"/>
          <w:szCs w:val="22"/>
        </w:rPr>
        <w:t>10</w:t>
      </w:r>
      <w:r w:rsidR="007505A7">
        <w:rPr>
          <w:rFonts w:ascii="Tahoma" w:hAnsi="Tahoma" w:cs="Tahoma"/>
          <w:sz w:val="22"/>
          <w:szCs w:val="22"/>
        </w:rPr>
        <w:t>h00</w:t>
      </w:r>
      <w:r w:rsidR="007A4D9A" w:rsidRPr="003C2DE2">
        <w:rPr>
          <w:rFonts w:ascii="Tahoma" w:hAnsi="Tahoma" w:cs="Tahoma"/>
          <w:sz w:val="22"/>
          <w:szCs w:val="22"/>
        </w:rPr>
        <w:t xml:space="preserve"> </w:t>
      </w:r>
      <w:r w:rsidR="007505A7">
        <w:rPr>
          <w:rFonts w:ascii="Tahoma" w:hAnsi="Tahoma" w:cs="Tahoma"/>
          <w:sz w:val="22"/>
          <w:szCs w:val="22"/>
        </w:rPr>
        <w:t xml:space="preserve">(dez </w:t>
      </w:r>
      <w:r w:rsidRPr="003C2DE2">
        <w:rPr>
          <w:rFonts w:ascii="Tahoma" w:hAnsi="Tahoma" w:cs="Tahoma"/>
          <w:sz w:val="22"/>
          <w:szCs w:val="22"/>
        </w:rPr>
        <w:t>horas</w:t>
      </w:r>
      <w:r w:rsidR="007505A7">
        <w:rPr>
          <w:rFonts w:ascii="Tahoma" w:hAnsi="Tahoma" w:cs="Tahoma"/>
          <w:sz w:val="22"/>
          <w:szCs w:val="22"/>
        </w:rPr>
        <w:t>)</w:t>
      </w:r>
      <w:r w:rsidRPr="003C2DE2">
        <w:rPr>
          <w:rFonts w:ascii="Tahoma" w:hAnsi="Tahoma" w:cs="Tahoma"/>
          <w:sz w:val="22"/>
          <w:szCs w:val="22"/>
        </w:rPr>
        <w:t xml:space="preserve"> de cada uma das Datas de Pagamento da Remuneração ou Data de Vencimento, conforme o caso, (considerando o horário local da cidade de São Paulo, Estado de São Paulo) o valor exato a ser pago na Conta Centralizadora a título de Remuneração e/ou de amortização do Valor Nominal Unitário das Debêntures, conforme o caso, devidos na respectiva Data de Pagamento da Remuneração ou Data de Vencimento, conforme o caso</w:t>
      </w:r>
      <w:r w:rsidR="00964EEE" w:rsidRPr="003C2DE2">
        <w:rPr>
          <w:rFonts w:ascii="Tahoma" w:hAnsi="Tahoma" w:cs="Tahoma"/>
          <w:sz w:val="22"/>
          <w:szCs w:val="22"/>
        </w:rPr>
        <w:t>.</w:t>
      </w:r>
      <w:r w:rsidRPr="003C2DE2">
        <w:rPr>
          <w:rFonts w:ascii="Tahoma" w:hAnsi="Tahoma" w:cs="Tahoma"/>
          <w:sz w:val="22"/>
          <w:szCs w:val="22"/>
        </w:rPr>
        <w:t xml:space="preserve"> A ausência de envio de referida notificação pela Securitizadora, ou o seu envio tardio: </w:t>
      </w:r>
      <w:r w:rsidRPr="003C2DE2">
        <w:rPr>
          <w:rFonts w:ascii="Tahoma" w:hAnsi="Tahoma" w:cs="Tahoma"/>
          <w:b/>
          <w:sz w:val="22"/>
          <w:szCs w:val="22"/>
        </w:rPr>
        <w:t>(i)</w:t>
      </w:r>
      <w:r w:rsidRPr="003C2DE2">
        <w:rPr>
          <w:rFonts w:ascii="Tahoma" w:hAnsi="Tahoma" w:cs="Tahoma"/>
          <w:sz w:val="22"/>
          <w:szCs w:val="22"/>
        </w:rPr>
        <w:t xml:space="preserve"> não eximirá a Emissora do dever de realizar os pagamentos na data em que forem devidos; e </w:t>
      </w:r>
      <w:r w:rsidRPr="003C2DE2">
        <w:rPr>
          <w:rFonts w:ascii="Tahoma" w:hAnsi="Tahoma" w:cs="Tahoma"/>
          <w:b/>
          <w:sz w:val="22"/>
          <w:szCs w:val="22"/>
        </w:rPr>
        <w:t>(ii)</w:t>
      </w:r>
      <w:r w:rsidRPr="003C2DE2">
        <w:rPr>
          <w:rFonts w:ascii="Tahoma" w:hAnsi="Tahoma" w:cs="Tahoma"/>
          <w:sz w:val="22"/>
          <w:szCs w:val="22"/>
        </w:rPr>
        <w:t xml:space="preserve"> autorizará a Emissora a utilizar, para fins do pagamento, seus próprios cálculos, nos termos dos Documentos da Operação.</w:t>
      </w:r>
      <w:r w:rsidR="00452F83" w:rsidRPr="003C2DE2">
        <w:rPr>
          <w:rFonts w:ascii="Tahoma" w:hAnsi="Tahoma" w:cs="Tahoma"/>
          <w:sz w:val="22"/>
          <w:szCs w:val="22"/>
        </w:rPr>
        <w:t xml:space="preserve"> </w:t>
      </w:r>
    </w:p>
    <w:p w:rsidR="00782585" w:rsidRPr="003C2DE2" w:rsidRDefault="00782585" w:rsidP="008759F7">
      <w:pPr>
        <w:jc w:val="both"/>
        <w:rPr>
          <w:rFonts w:ascii="Tahoma" w:hAnsi="Tahoma" w:cs="Tahoma"/>
          <w:sz w:val="22"/>
          <w:szCs w:val="22"/>
        </w:rPr>
      </w:pPr>
    </w:p>
    <w:p w:rsidR="007A4D9A" w:rsidRPr="003C2DE2" w:rsidRDefault="007A4D9A" w:rsidP="008759F7">
      <w:pPr>
        <w:numPr>
          <w:ilvl w:val="2"/>
          <w:numId w:val="1"/>
        </w:numPr>
        <w:tabs>
          <w:tab w:val="left" w:pos="2268"/>
        </w:tabs>
        <w:ind w:left="0" w:firstLine="1418"/>
        <w:jc w:val="both"/>
        <w:rPr>
          <w:rFonts w:ascii="Tahoma" w:hAnsi="Tahoma" w:cs="Tahoma"/>
          <w:sz w:val="22"/>
          <w:szCs w:val="22"/>
        </w:rPr>
      </w:pPr>
      <w:r w:rsidRPr="003C2DE2">
        <w:rPr>
          <w:rFonts w:ascii="Tahoma" w:hAnsi="Tahoma" w:cs="Tahoma"/>
          <w:sz w:val="22"/>
          <w:szCs w:val="22"/>
        </w:rPr>
        <w:t>Considera-se “</w:t>
      </w:r>
      <w:r w:rsidRPr="003C2DE2">
        <w:rPr>
          <w:rFonts w:ascii="Tahoma" w:hAnsi="Tahoma" w:cs="Tahoma"/>
          <w:sz w:val="22"/>
          <w:szCs w:val="22"/>
          <w:u w:val="single"/>
        </w:rPr>
        <w:t>Período de Capitalização</w:t>
      </w:r>
      <w:r w:rsidRPr="003C2DE2">
        <w:rPr>
          <w:rFonts w:ascii="Tahoma" w:hAnsi="Tahoma" w:cs="Tahoma"/>
          <w:sz w:val="22"/>
          <w:szCs w:val="22"/>
        </w:rPr>
        <w:t>”</w:t>
      </w:r>
      <w:r w:rsidR="00833B61" w:rsidRPr="003C2DE2">
        <w:rPr>
          <w:rFonts w:ascii="Tahoma" w:hAnsi="Tahoma" w:cs="Tahoma"/>
          <w:sz w:val="22"/>
          <w:szCs w:val="22"/>
        </w:rPr>
        <w:t>:</w:t>
      </w:r>
      <w:r w:rsidRPr="003C2DE2">
        <w:rPr>
          <w:rFonts w:ascii="Tahoma" w:hAnsi="Tahoma" w:cs="Tahoma"/>
          <w:sz w:val="22"/>
          <w:szCs w:val="22"/>
        </w:rPr>
        <w:t xml:space="preserve"> o intervalo de tempo que se inicia: </w:t>
      </w:r>
      <w:r w:rsidRPr="003C2DE2">
        <w:rPr>
          <w:rFonts w:ascii="Tahoma" w:hAnsi="Tahoma" w:cs="Tahoma"/>
          <w:b/>
          <w:sz w:val="22"/>
          <w:szCs w:val="22"/>
        </w:rPr>
        <w:t>(</w:t>
      </w:r>
      <w:r w:rsidR="007C7440" w:rsidRPr="003C2DE2">
        <w:rPr>
          <w:rFonts w:ascii="Tahoma" w:hAnsi="Tahoma" w:cs="Tahoma"/>
          <w:b/>
          <w:sz w:val="22"/>
          <w:szCs w:val="22"/>
        </w:rPr>
        <w:t>i</w:t>
      </w:r>
      <w:r w:rsidRPr="003C2DE2">
        <w:rPr>
          <w:rFonts w:ascii="Tahoma" w:hAnsi="Tahoma" w:cs="Tahoma"/>
          <w:b/>
          <w:sz w:val="22"/>
          <w:szCs w:val="22"/>
        </w:rPr>
        <w:t>)</w:t>
      </w:r>
      <w:r w:rsidRPr="003C2DE2">
        <w:rPr>
          <w:rFonts w:ascii="Tahoma" w:hAnsi="Tahoma" w:cs="Tahoma"/>
          <w:sz w:val="22"/>
          <w:szCs w:val="22"/>
        </w:rPr>
        <w:t xml:space="preserve"> a partir da </w:t>
      </w:r>
      <w:r w:rsidR="008B1503" w:rsidRPr="003C2DE2">
        <w:rPr>
          <w:rFonts w:ascii="Tahoma" w:hAnsi="Tahoma" w:cs="Tahoma"/>
          <w:sz w:val="22"/>
          <w:szCs w:val="22"/>
        </w:rPr>
        <w:t xml:space="preserve">primeira </w:t>
      </w:r>
      <w:r w:rsidRPr="003C2DE2">
        <w:rPr>
          <w:rFonts w:ascii="Tahoma" w:hAnsi="Tahoma" w:cs="Tahoma"/>
          <w:sz w:val="22"/>
          <w:szCs w:val="22"/>
        </w:rPr>
        <w:t>Data da Integralização</w:t>
      </w:r>
      <w:r w:rsidR="00795A5B">
        <w:rPr>
          <w:rFonts w:ascii="Tahoma" w:hAnsi="Tahoma" w:cs="Tahoma"/>
          <w:sz w:val="22"/>
          <w:szCs w:val="22"/>
        </w:rPr>
        <w:t xml:space="preserve"> </w:t>
      </w:r>
      <w:r w:rsidRPr="003C2DE2">
        <w:rPr>
          <w:rFonts w:ascii="Tahoma" w:hAnsi="Tahoma" w:cs="Tahoma"/>
          <w:sz w:val="22"/>
          <w:szCs w:val="22"/>
        </w:rPr>
        <w:t xml:space="preserve">e termina na primeira Data de Pagamento (conforme definidas no </w:t>
      </w:r>
      <w:r w:rsidR="00833B61" w:rsidRPr="003C2DE2">
        <w:rPr>
          <w:rFonts w:ascii="Tahoma" w:hAnsi="Tahoma" w:cs="Tahoma"/>
          <w:sz w:val="22"/>
          <w:szCs w:val="22"/>
          <w:u w:val="single"/>
        </w:rPr>
        <w:t>A</w:t>
      </w:r>
      <w:r w:rsidRPr="003C2DE2">
        <w:rPr>
          <w:rFonts w:ascii="Tahoma" w:hAnsi="Tahoma" w:cs="Tahoma"/>
          <w:sz w:val="22"/>
          <w:szCs w:val="22"/>
          <w:u w:val="single"/>
        </w:rPr>
        <w:t>nexo I</w:t>
      </w:r>
      <w:r w:rsidRPr="003C2DE2">
        <w:rPr>
          <w:rFonts w:ascii="Tahoma" w:hAnsi="Tahoma" w:cs="Tahoma"/>
          <w:sz w:val="22"/>
          <w:szCs w:val="22"/>
        </w:rPr>
        <w:t xml:space="preserve">), no caso do primeiro Período de Capitalização; e </w:t>
      </w:r>
      <w:r w:rsidRPr="003C2DE2">
        <w:rPr>
          <w:rFonts w:ascii="Tahoma" w:hAnsi="Tahoma" w:cs="Tahoma"/>
          <w:b/>
          <w:sz w:val="22"/>
          <w:szCs w:val="22"/>
        </w:rPr>
        <w:t>(</w:t>
      </w:r>
      <w:r w:rsidR="007C7440" w:rsidRPr="003C2DE2">
        <w:rPr>
          <w:rFonts w:ascii="Tahoma" w:hAnsi="Tahoma" w:cs="Tahoma"/>
          <w:b/>
          <w:sz w:val="22"/>
          <w:szCs w:val="22"/>
        </w:rPr>
        <w:t>ii</w:t>
      </w:r>
      <w:r w:rsidRPr="003C2DE2">
        <w:rPr>
          <w:rFonts w:ascii="Tahoma" w:hAnsi="Tahoma" w:cs="Tahoma"/>
          <w:b/>
          <w:sz w:val="22"/>
          <w:szCs w:val="22"/>
        </w:rPr>
        <w:t>)</w:t>
      </w:r>
      <w:r w:rsidRPr="003C2DE2">
        <w:rPr>
          <w:rFonts w:ascii="Tahoma" w:hAnsi="Tahoma" w:cs="Tahoma"/>
          <w:sz w:val="22"/>
          <w:szCs w:val="22"/>
        </w:rPr>
        <w:t xml:space="preserve"> na Data de Pagamento (conforme definidas no </w:t>
      </w:r>
      <w:r w:rsidR="00BA482C" w:rsidRPr="003C2DE2">
        <w:rPr>
          <w:rFonts w:ascii="Tahoma" w:hAnsi="Tahoma" w:cs="Tahoma"/>
          <w:sz w:val="22"/>
          <w:szCs w:val="22"/>
          <w:u w:val="single"/>
        </w:rPr>
        <w:t>A</w:t>
      </w:r>
      <w:r w:rsidRPr="003C2DE2">
        <w:rPr>
          <w:rFonts w:ascii="Tahoma" w:hAnsi="Tahoma" w:cs="Tahoma"/>
          <w:sz w:val="22"/>
          <w:szCs w:val="22"/>
          <w:u w:val="single"/>
        </w:rPr>
        <w:t>nexo I</w:t>
      </w:r>
      <w:r w:rsidRPr="003C2DE2">
        <w:rPr>
          <w:rFonts w:ascii="Tahoma" w:hAnsi="Tahoma" w:cs="Tahoma"/>
          <w:sz w:val="22"/>
          <w:szCs w:val="22"/>
        </w:rPr>
        <w:t xml:space="preserve">) imediatamente anterior, no caso dos demais Períodos de Capitalização, e termina na Data de Pagamento (conforme definidas no </w:t>
      </w:r>
      <w:r w:rsidR="00BA482C" w:rsidRPr="003C2DE2">
        <w:rPr>
          <w:rFonts w:ascii="Tahoma" w:hAnsi="Tahoma" w:cs="Tahoma"/>
          <w:sz w:val="22"/>
          <w:szCs w:val="22"/>
          <w:u w:val="single"/>
        </w:rPr>
        <w:t>A</w:t>
      </w:r>
      <w:r w:rsidRPr="003C2DE2">
        <w:rPr>
          <w:rFonts w:ascii="Tahoma" w:hAnsi="Tahoma" w:cs="Tahoma"/>
          <w:sz w:val="22"/>
          <w:szCs w:val="22"/>
          <w:u w:val="single"/>
        </w:rPr>
        <w:t>nexo I</w:t>
      </w:r>
      <w:r w:rsidRPr="003C2DE2">
        <w:rPr>
          <w:rFonts w:ascii="Tahoma" w:hAnsi="Tahoma" w:cs="Tahoma"/>
          <w:sz w:val="22"/>
          <w:szCs w:val="22"/>
        </w:rPr>
        <w:t xml:space="preserve">) do respectivo período, tudo conforme as datas na coluna “Datas de Pagamento” da tabela constante no </w:t>
      </w:r>
      <w:r w:rsidR="00BA482C" w:rsidRPr="003C2DE2">
        <w:rPr>
          <w:rFonts w:ascii="Tahoma" w:hAnsi="Tahoma" w:cs="Tahoma"/>
          <w:sz w:val="22"/>
          <w:szCs w:val="22"/>
          <w:u w:val="single"/>
        </w:rPr>
        <w:t>A</w:t>
      </w:r>
      <w:r w:rsidRPr="003C2DE2">
        <w:rPr>
          <w:rFonts w:ascii="Tahoma" w:hAnsi="Tahoma" w:cs="Tahoma"/>
          <w:sz w:val="22"/>
          <w:szCs w:val="22"/>
          <w:u w:val="single"/>
        </w:rPr>
        <w:t>nexo I</w:t>
      </w:r>
      <w:r w:rsidR="00C91DE4" w:rsidRPr="003C2DE2">
        <w:rPr>
          <w:rFonts w:ascii="Tahoma" w:hAnsi="Tahoma" w:cs="Tahoma"/>
          <w:sz w:val="22"/>
          <w:szCs w:val="22"/>
        </w:rPr>
        <w:t xml:space="preserve"> à presente Escritura</w:t>
      </w:r>
      <w:r w:rsidRPr="003C2DE2">
        <w:rPr>
          <w:rFonts w:ascii="Tahoma" w:hAnsi="Tahoma" w:cs="Tahoma"/>
          <w:sz w:val="22"/>
          <w:szCs w:val="22"/>
        </w:rPr>
        <w:t>. Cada Período de Capitalização sucede o anterior sem solução de continuidade, até a Data de Vencimento</w:t>
      </w:r>
      <w:r w:rsidR="00C91DE4" w:rsidRPr="003C2DE2">
        <w:rPr>
          <w:rFonts w:ascii="Tahoma" w:hAnsi="Tahoma" w:cs="Tahoma"/>
          <w:sz w:val="22"/>
          <w:szCs w:val="22"/>
        </w:rPr>
        <w:t xml:space="preserve"> ou a data do</w:t>
      </w:r>
      <w:r w:rsidRPr="003C2DE2">
        <w:rPr>
          <w:rFonts w:ascii="Tahoma" w:hAnsi="Tahoma" w:cs="Tahoma"/>
          <w:sz w:val="22"/>
          <w:szCs w:val="22"/>
        </w:rPr>
        <w:t xml:space="preserve"> resgate ou </w:t>
      </w:r>
      <w:r w:rsidR="004274B7" w:rsidRPr="003C2DE2">
        <w:rPr>
          <w:rFonts w:ascii="Tahoma" w:hAnsi="Tahoma" w:cs="Tahoma"/>
          <w:sz w:val="22"/>
          <w:szCs w:val="22"/>
        </w:rPr>
        <w:t xml:space="preserve">do </w:t>
      </w:r>
      <w:r w:rsidRPr="003C2DE2">
        <w:rPr>
          <w:rFonts w:ascii="Tahoma" w:hAnsi="Tahoma" w:cs="Tahoma"/>
          <w:sz w:val="22"/>
          <w:szCs w:val="22"/>
        </w:rPr>
        <w:t>vencimento antecipado</w:t>
      </w:r>
      <w:r w:rsidR="00C91DE4" w:rsidRPr="003C2DE2">
        <w:rPr>
          <w:rFonts w:ascii="Tahoma" w:hAnsi="Tahoma" w:cs="Tahoma"/>
          <w:sz w:val="22"/>
          <w:szCs w:val="22"/>
        </w:rPr>
        <w:t xml:space="preserve"> das Debêntures</w:t>
      </w:r>
      <w:r w:rsidRPr="003C2DE2">
        <w:rPr>
          <w:rFonts w:ascii="Tahoma" w:hAnsi="Tahoma" w:cs="Tahoma"/>
          <w:sz w:val="22"/>
          <w:szCs w:val="22"/>
        </w:rPr>
        <w:t>, conforme o caso</w:t>
      </w:r>
      <w:r w:rsidR="004274B7" w:rsidRPr="003C2DE2">
        <w:rPr>
          <w:rFonts w:ascii="Tahoma" w:hAnsi="Tahoma" w:cs="Tahoma"/>
          <w:sz w:val="22"/>
          <w:szCs w:val="22"/>
        </w:rPr>
        <w:t>.</w:t>
      </w:r>
      <w:r w:rsidRPr="003C2DE2">
        <w:rPr>
          <w:rFonts w:ascii="Tahoma" w:hAnsi="Tahoma" w:cs="Tahoma"/>
          <w:sz w:val="22"/>
          <w:szCs w:val="22"/>
        </w:rPr>
        <w:t xml:space="preserve"> </w:t>
      </w:r>
    </w:p>
    <w:p w:rsidR="008D3098" w:rsidRPr="003C2DE2" w:rsidRDefault="008D3098" w:rsidP="006B4562">
      <w:pPr>
        <w:keepNext/>
        <w:ind w:left="709"/>
        <w:jc w:val="both"/>
        <w:rPr>
          <w:rFonts w:ascii="Tahoma" w:eastAsia="Arial Unicode MS" w:hAnsi="Tahoma" w:cs="Tahoma"/>
          <w:sz w:val="22"/>
          <w:szCs w:val="22"/>
          <w:u w:val="single"/>
        </w:rPr>
      </w:pPr>
    </w:p>
    <w:p w:rsidR="00F673F6" w:rsidRPr="003C2DE2" w:rsidRDefault="00F673F6" w:rsidP="006B4562">
      <w:pPr>
        <w:keepNext/>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 xml:space="preserve">Indisponibilidade, Impossibilidade de Aplicação ou Extinção da Taxa DI </w:t>
      </w:r>
    </w:p>
    <w:p w:rsidR="00262991" w:rsidRPr="003C2DE2" w:rsidRDefault="00262991" w:rsidP="006B4562">
      <w:pPr>
        <w:keepNext/>
        <w:jc w:val="both"/>
        <w:rPr>
          <w:rFonts w:ascii="Tahoma" w:eastAsia="Arial Unicode MS" w:hAnsi="Tahoma" w:cs="Tahoma"/>
          <w:sz w:val="22"/>
          <w:szCs w:val="22"/>
          <w:u w:val="single"/>
        </w:rPr>
      </w:pPr>
    </w:p>
    <w:p w:rsidR="00A45120" w:rsidRPr="003C2DE2" w:rsidRDefault="00DD7885" w:rsidP="006B4562">
      <w:pPr>
        <w:keepNext/>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No caso de extinção, indisponibilidade temporária ou ausência de apuração da Taxa DI por mais de 10 (dez) </w:t>
      </w:r>
      <w:r w:rsidR="00F9203B" w:rsidRPr="003C2DE2">
        <w:rPr>
          <w:rFonts w:ascii="Tahoma" w:hAnsi="Tahoma" w:cs="Tahoma"/>
          <w:sz w:val="22"/>
          <w:szCs w:val="22"/>
        </w:rPr>
        <w:t>D</w:t>
      </w:r>
      <w:r w:rsidRPr="003C2DE2">
        <w:rPr>
          <w:rFonts w:ascii="Tahoma" w:hAnsi="Tahoma" w:cs="Tahoma"/>
          <w:sz w:val="22"/>
          <w:szCs w:val="22"/>
        </w:rPr>
        <w:t>ias</w:t>
      </w:r>
      <w:r w:rsidR="00D91ADA" w:rsidRPr="003C2DE2">
        <w:rPr>
          <w:rFonts w:ascii="Tahoma" w:hAnsi="Tahoma" w:cs="Tahoma"/>
          <w:sz w:val="22"/>
          <w:szCs w:val="22"/>
        </w:rPr>
        <w:t xml:space="preserve"> </w:t>
      </w:r>
      <w:r w:rsidR="00F9203B" w:rsidRPr="003C2DE2">
        <w:rPr>
          <w:rFonts w:ascii="Tahoma" w:hAnsi="Tahoma" w:cs="Tahoma"/>
          <w:sz w:val="22"/>
          <w:szCs w:val="22"/>
        </w:rPr>
        <w:t xml:space="preserve">Úteis </w:t>
      </w:r>
      <w:r w:rsidRPr="003C2DE2">
        <w:rPr>
          <w:rFonts w:ascii="Tahoma" w:hAnsi="Tahoma" w:cs="Tahoma"/>
          <w:sz w:val="22"/>
          <w:szCs w:val="22"/>
        </w:rPr>
        <w:t>consecutivos após a data esperada para sua apuração e/ou divulgação, ou, ainda, no caso de sua extinção ou impossibilidade de sua aplicação por imposição legal ou determinação judicial,</w:t>
      </w:r>
      <w:r w:rsidR="00D91ADA" w:rsidRPr="003C2DE2">
        <w:rPr>
          <w:rFonts w:ascii="Tahoma" w:hAnsi="Tahoma" w:cs="Tahoma"/>
          <w:sz w:val="22"/>
          <w:szCs w:val="22"/>
        </w:rPr>
        <w:t xml:space="preserve"> </w:t>
      </w:r>
      <w:r w:rsidR="00D91ADA" w:rsidRPr="002A372F">
        <w:rPr>
          <w:rFonts w:ascii="Tahoma" w:hAnsi="Tahoma" w:cs="Tahoma"/>
          <w:sz w:val="22"/>
          <w:szCs w:val="22"/>
        </w:rPr>
        <w:t>deverá ser aplicada, em sua substituição</w:t>
      </w:r>
      <w:r w:rsidR="00A45120" w:rsidRPr="002A372F">
        <w:rPr>
          <w:rFonts w:ascii="Tahoma" w:hAnsi="Tahoma" w:cs="Tahoma"/>
          <w:sz w:val="22"/>
          <w:szCs w:val="22"/>
        </w:rPr>
        <w:t xml:space="preserve"> (“</w:t>
      </w:r>
      <w:r w:rsidR="00A45120" w:rsidRPr="002A372F">
        <w:rPr>
          <w:rFonts w:ascii="Tahoma" w:hAnsi="Tahoma" w:cs="Tahoma"/>
          <w:sz w:val="22"/>
          <w:szCs w:val="22"/>
          <w:u w:val="single"/>
        </w:rPr>
        <w:t>Taxa Substitutiva</w:t>
      </w:r>
      <w:r w:rsidR="00A45120" w:rsidRPr="002A372F">
        <w:rPr>
          <w:rFonts w:ascii="Tahoma" w:hAnsi="Tahoma" w:cs="Tahoma"/>
          <w:sz w:val="22"/>
          <w:szCs w:val="22"/>
        </w:rPr>
        <w:t>”):</w:t>
      </w:r>
      <w:r w:rsidR="00D91ADA" w:rsidRPr="002A372F">
        <w:rPr>
          <w:rFonts w:ascii="Tahoma" w:hAnsi="Tahoma" w:cs="Tahoma"/>
          <w:sz w:val="22"/>
          <w:szCs w:val="22"/>
        </w:rPr>
        <w:t xml:space="preserve"> (i) a taxa que vier legalmente a substituí-la ou, no caso de inexistir substituto legal para a Taxa DI</w:t>
      </w:r>
      <w:r w:rsidR="00A45120" w:rsidRPr="002A372F">
        <w:rPr>
          <w:rFonts w:ascii="Tahoma" w:hAnsi="Tahoma" w:cs="Tahoma"/>
          <w:sz w:val="22"/>
          <w:szCs w:val="22"/>
        </w:rPr>
        <w:t>;</w:t>
      </w:r>
      <w:r w:rsidR="00D91ADA" w:rsidRPr="002A372F">
        <w:rPr>
          <w:rFonts w:ascii="Tahoma" w:hAnsi="Tahoma" w:cs="Tahoma"/>
          <w:sz w:val="22"/>
          <w:szCs w:val="22"/>
        </w:rPr>
        <w:t xml:space="preserve"> (ii) a taxa média ponderada e ajustada das operações de financiamento por um dia, lastreadas em títulos públicos federais, cursadas no Sistema Especial de Liquidação e de Custódia (SELIC), expressa na forma percentual ao ano, base 252 (duzentos e cinquenta e dois) Dias Úteis, calculada e divulgada no Sistema de Informações do Banco Central - SISBACEN, transação PEFI300, opção 3 - Taxas de Juros, opção SELIC - Taxa-dia SELIC</w:t>
      </w:r>
      <w:r w:rsidR="00A45120" w:rsidRPr="002A372F">
        <w:rPr>
          <w:rFonts w:ascii="Tahoma" w:hAnsi="Tahoma" w:cs="Tahoma"/>
          <w:sz w:val="22"/>
          <w:szCs w:val="22"/>
        </w:rPr>
        <w:t>;</w:t>
      </w:r>
      <w:r w:rsidR="00D91ADA" w:rsidRPr="002A372F">
        <w:rPr>
          <w:rFonts w:ascii="Tahoma" w:hAnsi="Tahoma" w:cs="Tahoma"/>
          <w:sz w:val="22"/>
          <w:szCs w:val="22"/>
        </w:rPr>
        <w:t xml:space="preserve"> ou, </w:t>
      </w:r>
      <w:r w:rsidR="0026501D" w:rsidRPr="002A372F">
        <w:rPr>
          <w:rFonts w:ascii="Tahoma" w:hAnsi="Tahoma" w:cs="Tahoma"/>
          <w:sz w:val="22"/>
          <w:szCs w:val="22"/>
        </w:rPr>
        <w:t xml:space="preserve">exclusivamente </w:t>
      </w:r>
      <w:r w:rsidR="00D91ADA" w:rsidRPr="002A372F">
        <w:rPr>
          <w:rFonts w:ascii="Tahoma" w:hAnsi="Tahoma" w:cs="Tahoma"/>
          <w:sz w:val="22"/>
          <w:szCs w:val="22"/>
        </w:rPr>
        <w:t>na ausência desta</w:t>
      </w:r>
      <w:r w:rsidR="0026501D" w:rsidRPr="002A372F">
        <w:rPr>
          <w:rFonts w:ascii="Tahoma" w:hAnsi="Tahoma" w:cs="Tahoma"/>
          <w:sz w:val="22"/>
          <w:szCs w:val="22"/>
        </w:rPr>
        <w:t>s</w:t>
      </w:r>
      <w:r w:rsidR="00D91ADA" w:rsidRPr="002A372F">
        <w:rPr>
          <w:rFonts w:ascii="Tahoma" w:hAnsi="Tahoma" w:cs="Tahoma"/>
          <w:sz w:val="22"/>
          <w:szCs w:val="22"/>
        </w:rPr>
        <w:t>,</w:t>
      </w:r>
      <w:r w:rsidR="00D91ADA" w:rsidRPr="003C2DE2">
        <w:rPr>
          <w:rFonts w:ascii="Tahoma" w:hAnsi="Tahoma" w:cs="Tahoma"/>
          <w:sz w:val="22"/>
          <w:szCs w:val="22"/>
        </w:rPr>
        <w:t xml:space="preserve"> (iii) </w:t>
      </w:r>
      <w:r w:rsidR="003A734E">
        <w:rPr>
          <w:rFonts w:ascii="Tahoma" w:hAnsi="Tahoma" w:cs="Tahoma"/>
          <w:sz w:val="22"/>
          <w:szCs w:val="22"/>
        </w:rPr>
        <w:t>o Agente Fiduciário</w:t>
      </w:r>
      <w:r w:rsidR="00AD248D" w:rsidRPr="003C2DE2">
        <w:rPr>
          <w:rFonts w:ascii="Tahoma" w:hAnsi="Tahoma" w:cs="Tahoma"/>
          <w:sz w:val="22"/>
          <w:szCs w:val="22"/>
        </w:rPr>
        <w:t xml:space="preserve"> </w:t>
      </w:r>
      <w:r w:rsidRPr="003C2DE2">
        <w:rPr>
          <w:rFonts w:ascii="Tahoma" w:hAnsi="Tahoma" w:cs="Tahoma"/>
          <w:sz w:val="22"/>
          <w:szCs w:val="22"/>
        </w:rPr>
        <w:t>deverá convocar,</w:t>
      </w:r>
      <w:r w:rsidR="00A45120" w:rsidRPr="003C2DE2">
        <w:rPr>
          <w:rFonts w:ascii="Tahoma" w:hAnsi="Tahoma" w:cs="Tahoma"/>
          <w:sz w:val="22"/>
          <w:szCs w:val="22"/>
        </w:rPr>
        <w:t xml:space="preserve"> em até 5 (cinco) Dias Úteis contados da data em que este tomar conhecimento de quaisquer dos eventos referidos acima, Assembleia Geral de Debenturistas, a qual terá como objeto a deliberação pel</w:t>
      </w:r>
      <w:r w:rsidR="00480C41" w:rsidRPr="003C2DE2">
        <w:rPr>
          <w:rFonts w:ascii="Tahoma" w:hAnsi="Tahoma" w:cs="Tahoma"/>
          <w:sz w:val="22"/>
          <w:szCs w:val="22"/>
        </w:rPr>
        <w:t>a</w:t>
      </w:r>
      <w:r w:rsidR="00A45120" w:rsidRPr="003C2DE2">
        <w:rPr>
          <w:rFonts w:ascii="Tahoma" w:hAnsi="Tahoma" w:cs="Tahoma"/>
          <w:sz w:val="22"/>
          <w:szCs w:val="22"/>
        </w:rPr>
        <w:t xml:space="preserve"> Debenturista, </w:t>
      </w:r>
      <w:r w:rsidR="00C466E3" w:rsidRPr="00BC3F48">
        <w:rPr>
          <w:rFonts w:ascii="Tahoma" w:hAnsi="Tahoma" w:cs="Tahoma"/>
          <w:sz w:val="22"/>
          <w:szCs w:val="22"/>
        </w:rPr>
        <w:t>de comum acordo com a Emissora</w:t>
      </w:r>
      <w:r w:rsidR="00A45120" w:rsidRPr="003C2DE2">
        <w:rPr>
          <w:rFonts w:ascii="Tahoma" w:hAnsi="Tahoma" w:cs="Tahoma"/>
          <w:sz w:val="22"/>
          <w:szCs w:val="22"/>
        </w:rPr>
        <w:t xml:space="preserve">, sobre o novo parâmetro de remuneração das Debêntures, parâmetro este que deverá </w:t>
      </w:r>
      <w:r w:rsidR="00A45120" w:rsidRPr="002A372F">
        <w:rPr>
          <w:rFonts w:ascii="Tahoma" w:hAnsi="Tahoma" w:cs="Tahoma"/>
          <w:sz w:val="22"/>
          <w:szCs w:val="22"/>
        </w:rPr>
        <w:t>preservar o valor real e os mesmos níveis da Remuneração</w:t>
      </w:r>
      <w:r w:rsidR="00A45120" w:rsidRPr="003C2DE2">
        <w:rPr>
          <w:rFonts w:ascii="Tahoma" w:hAnsi="Tahoma" w:cs="Tahoma"/>
          <w:sz w:val="22"/>
          <w:szCs w:val="22"/>
        </w:rPr>
        <w:t xml:space="preserve">. Tal Assembleia Geral de Debenturistas deverá ser realizada dentro do prazo de 25 (vinte e cinco) dias contados da publicação do edital de convocação, ou, caso não se verifique quórum para realização da Assembleia Geral de Debenturistas em primeira convocação, no prazo de 8 (oito) dias contados da nova publicação do edital de convocação ou da data previamente estabelecida para a realização da Assembleia Geral de Debenturistas em primeira convocação, caso a segunda convocação da Assembleia Geral de Debenturistas tenha sido realizada em conjunto com a primeira convocação. </w:t>
      </w:r>
    </w:p>
    <w:p w:rsidR="00A45120" w:rsidRPr="003C2DE2" w:rsidRDefault="00A45120" w:rsidP="008759F7">
      <w:pPr>
        <w:jc w:val="both"/>
        <w:rPr>
          <w:rFonts w:ascii="Tahoma" w:hAnsi="Tahoma" w:cs="Tahoma"/>
          <w:sz w:val="22"/>
          <w:szCs w:val="22"/>
        </w:rPr>
      </w:pPr>
    </w:p>
    <w:p w:rsidR="00A45120" w:rsidRPr="003C2DE2" w:rsidRDefault="00A45120" w:rsidP="008759F7">
      <w:pPr>
        <w:numPr>
          <w:ilvl w:val="3"/>
          <w:numId w:val="1"/>
        </w:numPr>
        <w:ind w:left="0" w:firstLine="2127"/>
        <w:jc w:val="both"/>
        <w:rPr>
          <w:rFonts w:ascii="Tahoma" w:hAnsi="Tahoma" w:cs="Tahoma"/>
          <w:sz w:val="22"/>
          <w:szCs w:val="22"/>
        </w:rPr>
      </w:pPr>
      <w:r w:rsidRPr="003C2DE2">
        <w:rPr>
          <w:rFonts w:ascii="Tahoma" w:hAnsi="Tahoma" w:cs="Tahoma"/>
          <w:sz w:val="22"/>
          <w:szCs w:val="22"/>
        </w:rPr>
        <w:t xml:space="preserve">Na Assembleia Geral de Debenturistas referida na </w:t>
      </w:r>
      <w:r w:rsidR="00A675E8" w:rsidRPr="003C2DE2">
        <w:rPr>
          <w:rFonts w:ascii="Tahoma" w:hAnsi="Tahoma" w:cs="Tahoma"/>
          <w:sz w:val="22"/>
          <w:szCs w:val="22"/>
        </w:rPr>
        <w:t>C</w:t>
      </w:r>
      <w:r w:rsidRPr="003C2DE2">
        <w:rPr>
          <w:rFonts w:ascii="Tahoma" w:hAnsi="Tahoma" w:cs="Tahoma"/>
          <w:sz w:val="22"/>
          <w:szCs w:val="22"/>
        </w:rPr>
        <w:t>láusula 4.</w:t>
      </w:r>
      <w:r w:rsidR="00F43948" w:rsidRPr="003C2DE2">
        <w:rPr>
          <w:rFonts w:ascii="Tahoma" w:hAnsi="Tahoma" w:cs="Tahoma"/>
          <w:sz w:val="22"/>
          <w:szCs w:val="22"/>
        </w:rPr>
        <w:t>3</w:t>
      </w:r>
      <w:r w:rsidRPr="003C2DE2">
        <w:rPr>
          <w:rFonts w:ascii="Tahoma" w:hAnsi="Tahoma" w:cs="Tahoma"/>
          <w:sz w:val="22"/>
          <w:szCs w:val="22"/>
        </w:rPr>
        <w:t>.1 acima</w:t>
      </w:r>
      <w:r w:rsidR="00BD0C0F" w:rsidRPr="003C2DE2">
        <w:rPr>
          <w:rFonts w:ascii="Tahoma" w:hAnsi="Tahoma" w:cs="Tahoma"/>
          <w:sz w:val="22"/>
          <w:szCs w:val="22"/>
        </w:rPr>
        <w:t>,</w:t>
      </w:r>
      <w:r w:rsidRPr="003C2DE2">
        <w:rPr>
          <w:rFonts w:ascii="Tahoma" w:hAnsi="Tahoma" w:cs="Tahoma"/>
          <w:sz w:val="22"/>
          <w:szCs w:val="22"/>
        </w:rPr>
        <w:t xml:space="preserve"> </w:t>
      </w:r>
      <w:r w:rsidR="00480C41" w:rsidRPr="003C2DE2">
        <w:rPr>
          <w:rFonts w:ascii="Tahoma" w:hAnsi="Tahoma" w:cs="Tahoma"/>
          <w:sz w:val="22"/>
          <w:szCs w:val="22"/>
        </w:rPr>
        <w:t>a</w:t>
      </w:r>
      <w:r w:rsidRPr="003C2DE2">
        <w:rPr>
          <w:rFonts w:ascii="Tahoma" w:hAnsi="Tahoma" w:cs="Tahoma"/>
          <w:sz w:val="22"/>
          <w:szCs w:val="22"/>
        </w:rPr>
        <w:t xml:space="preserve"> Debenturista deverá manifestar a orientação deliberada pelos </w:t>
      </w:r>
      <w:r w:rsidR="001A4E3C" w:rsidRPr="003C2DE2">
        <w:rPr>
          <w:rFonts w:ascii="Tahoma" w:hAnsi="Tahoma" w:cs="Tahoma"/>
          <w:sz w:val="22"/>
          <w:szCs w:val="22"/>
        </w:rPr>
        <w:t>T</w:t>
      </w:r>
      <w:r w:rsidRPr="003C2DE2">
        <w:rPr>
          <w:rFonts w:ascii="Tahoma" w:hAnsi="Tahoma" w:cs="Tahoma"/>
          <w:sz w:val="22"/>
          <w:szCs w:val="22"/>
        </w:rPr>
        <w:t>itulares de CRA, com base nas deliberações da assembleia geral de Titulares de CRA</w:t>
      </w:r>
      <w:r w:rsidR="00CB0231" w:rsidRPr="003C2DE2">
        <w:rPr>
          <w:rFonts w:ascii="Tahoma" w:hAnsi="Tahoma" w:cs="Tahoma"/>
          <w:sz w:val="22"/>
          <w:szCs w:val="22"/>
        </w:rPr>
        <w:t xml:space="preserve">, na forma disciplinada no </w:t>
      </w:r>
      <w:r w:rsidR="008158CA" w:rsidRPr="003C2DE2">
        <w:rPr>
          <w:rFonts w:ascii="Tahoma" w:hAnsi="Tahoma" w:cs="Tahoma"/>
          <w:sz w:val="22"/>
          <w:szCs w:val="22"/>
        </w:rPr>
        <w:t>T</w:t>
      </w:r>
      <w:r w:rsidR="00CB0231" w:rsidRPr="003C2DE2">
        <w:rPr>
          <w:rFonts w:ascii="Tahoma" w:hAnsi="Tahoma" w:cs="Tahoma"/>
          <w:sz w:val="22"/>
          <w:szCs w:val="22"/>
        </w:rPr>
        <w:t xml:space="preserve">ermo de </w:t>
      </w:r>
      <w:r w:rsidR="008158CA" w:rsidRPr="003C2DE2">
        <w:rPr>
          <w:rFonts w:ascii="Tahoma" w:hAnsi="Tahoma" w:cs="Tahoma"/>
          <w:sz w:val="22"/>
          <w:szCs w:val="22"/>
        </w:rPr>
        <w:t>S</w:t>
      </w:r>
      <w:r w:rsidR="00CB0231" w:rsidRPr="003C2DE2">
        <w:rPr>
          <w:rFonts w:ascii="Tahoma" w:hAnsi="Tahoma" w:cs="Tahoma"/>
          <w:sz w:val="22"/>
          <w:szCs w:val="22"/>
        </w:rPr>
        <w:t>ecuritização</w:t>
      </w:r>
      <w:r w:rsidR="008158CA" w:rsidRPr="003C2DE2">
        <w:rPr>
          <w:rFonts w:ascii="Tahoma" w:hAnsi="Tahoma" w:cs="Tahoma"/>
          <w:sz w:val="22"/>
          <w:szCs w:val="22"/>
        </w:rPr>
        <w:t>.</w:t>
      </w:r>
    </w:p>
    <w:p w:rsidR="00A45120" w:rsidRPr="003C2DE2" w:rsidRDefault="00A45120" w:rsidP="008759F7">
      <w:pPr>
        <w:ind w:firstLine="2127"/>
        <w:jc w:val="both"/>
        <w:rPr>
          <w:rFonts w:ascii="Tahoma" w:hAnsi="Tahoma" w:cs="Tahoma"/>
          <w:sz w:val="22"/>
          <w:szCs w:val="22"/>
        </w:rPr>
      </w:pPr>
    </w:p>
    <w:p w:rsidR="00676000" w:rsidRPr="003C2DE2" w:rsidRDefault="00DD7885" w:rsidP="008759F7">
      <w:pPr>
        <w:numPr>
          <w:ilvl w:val="3"/>
          <w:numId w:val="1"/>
        </w:numPr>
        <w:ind w:left="0" w:firstLine="2127"/>
        <w:jc w:val="both"/>
        <w:rPr>
          <w:rFonts w:ascii="Tahoma" w:hAnsi="Tahoma" w:cs="Tahoma"/>
          <w:sz w:val="22"/>
          <w:szCs w:val="22"/>
        </w:rPr>
      </w:pPr>
      <w:r w:rsidRPr="003C2DE2">
        <w:rPr>
          <w:rFonts w:ascii="Tahoma" w:hAnsi="Tahoma" w:cs="Tahoma"/>
          <w:sz w:val="22"/>
          <w:szCs w:val="22"/>
        </w:rPr>
        <w:t>Até a deliberação d</w:t>
      </w:r>
      <w:r w:rsidR="00A45120" w:rsidRPr="003C2DE2">
        <w:rPr>
          <w:rFonts w:ascii="Tahoma" w:hAnsi="Tahoma" w:cs="Tahoma"/>
          <w:sz w:val="22"/>
          <w:szCs w:val="22"/>
        </w:rPr>
        <w:t xml:space="preserve">a Taxa Substitutiva </w:t>
      </w:r>
      <w:r w:rsidRPr="003C2DE2">
        <w:rPr>
          <w:rFonts w:ascii="Tahoma" w:hAnsi="Tahoma" w:cs="Tahoma"/>
          <w:sz w:val="22"/>
          <w:szCs w:val="22"/>
        </w:rPr>
        <w:t>será utilizada, para o cálculo do valor de quaisquer obrigações previstas nesta Escritura, a última Taxa DI divulgada oficialmente, até a data da definição ou aplicação, conforme o caso, do novo parâmetro, não sendo devidas quaisquer compensações financeiras entre a Emissora e os titulares das Debêntures quando da divulgação posterior da taxa/índice de remuneração/atualização que seria aplicável.</w:t>
      </w:r>
    </w:p>
    <w:p w:rsidR="00262991" w:rsidRPr="003C2DE2" w:rsidRDefault="00262991" w:rsidP="008759F7">
      <w:pPr>
        <w:jc w:val="both"/>
        <w:rPr>
          <w:rFonts w:ascii="Tahoma" w:eastAsia="Arial Unicode MS" w:hAnsi="Tahoma" w:cs="Tahoma"/>
          <w:sz w:val="22"/>
          <w:szCs w:val="22"/>
          <w:u w:val="single"/>
        </w:rPr>
      </w:pPr>
    </w:p>
    <w:p w:rsidR="00423BD0" w:rsidRPr="003C2DE2" w:rsidRDefault="00DD7885"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Caso a Taxa DI venha a ser divulgada antes da realização da Assembleia Geral, a referida Assembleia Geral não será mais realizada, e a Taxa DI divulgada passará novamente a ser utilizada para o cálculo da Remuneração.</w:t>
      </w:r>
    </w:p>
    <w:p w:rsidR="00262991" w:rsidRPr="003C2DE2" w:rsidRDefault="00262991" w:rsidP="008759F7">
      <w:pPr>
        <w:jc w:val="both"/>
        <w:rPr>
          <w:rFonts w:ascii="Tahoma" w:hAnsi="Tahoma" w:cs="Tahoma"/>
          <w:sz w:val="22"/>
          <w:szCs w:val="22"/>
        </w:rPr>
      </w:pPr>
    </w:p>
    <w:p w:rsidR="00423BD0" w:rsidRPr="003C2DE2" w:rsidRDefault="00DD7885"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Caso não haja acordo sobre a Taxa Substitutiva entre a </w:t>
      </w:r>
      <w:r w:rsidR="00D27E7D" w:rsidRPr="003C2DE2">
        <w:rPr>
          <w:rFonts w:ascii="Tahoma" w:hAnsi="Tahoma" w:cs="Tahoma"/>
          <w:sz w:val="22"/>
          <w:szCs w:val="22"/>
        </w:rPr>
        <w:t xml:space="preserve">Emissora </w:t>
      </w:r>
      <w:r w:rsidRPr="003C2DE2">
        <w:rPr>
          <w:rFonts w:ascii="Tahoma" w:hAnsi="Tahoma" w:cs="Tahoma"/>
          <w:sz w:val="22"/>
          <w:szCs w:val="22"/>
        </w:rPr>
        <w:t xml:space="preserve">e </w:t>
      </w:r>
      <w:r w:rsidR="006E6714" w:rsidRPr="003C2DE2">
        <w:rPr>
          <w:rFonts w:ascii="Tahoma" w:hAnsi="Tahoma" w:cs="Tahoma"/>
          <w:sz w:val="22"/>
          <w:szCs w:val="22"/>
        </w:rPr>
        <w:t>a</w:t>
      </w:r>
      <w:r w:rsidRPr="003C2DE2">
        <w:rPr>
          <w:rFonts w:ascii="Tahoma" w:hAnsi="Tahoma" w:cs="Tahoma"/>
          <w:sz w:val="22"/>
          <w:szCs w:val="22"/>
        </w:rPr>
        <w:t xml:space="preserve"> Debenturista</w:t>
      </w:r>
      <w:r w:rsidR="00A45120" w:rsidRPr="003C2DE2">
        <w:rPr>
          <w:rFonts w:ascii="Tahoma" w:hAnsi="Tahoma" w:cs="Tahoma"/>
          <w:sz w:val="22"/>
          <w:szCs w:val="22"/>
        </w:rPr>
        <w:t xml:space="preserve"> ou caso não seja realizada a assembleia geral de debenturistas mencionada na </w:t>
      </w:r>
      <w:r w:rsidR="00A675E8" w:rsidRPr="003C2DE2">
        <w:rPr>
          <w:rFonts w:ascii="Tahoma" w:hAnsi="Tahoma" w:cs="Tahoma"/>
          <w:sz w:val="22"/>
          <w:szCs w:val="22"/>
        </w:rPr>
        <w:t>C</w:t>
      </w:r>
      <w:r w:rsidR="00D42300" w:rsidRPr="003C2DE2">
        <w:rPr>
          <w:rFonts w:ascii="Tahoma" w:hAnsi="Tahoma" w:cs="Tahoma"/>
          <w:sz w:val="22"/>
          <w:szCs w:val="22"/>
        </w:rPr>
        <w:t>láusula</w:t>
      </w:r>
      <w:r w:rsidR="00A45120" w:rsidRPr="003C2DE2">
        <w:rPr>
          <w:rFonts w:ascii="Tahoma" w:hAnsi="Tahoma" w:cs="Tahoma"/>
          <w:sz w:val="22"/>
          <w:szCs w:val="22"/>
        </w:rPr>
        <w:t xml:space="preserve"> 4.</w:t>
      </w:r>
      <w:r w:rsidR="00F43948" w:rsidRPr="003C2DE2">
        <w:rPr>
          <w:rFonts w:ascii="Tahoma" w:hAnsi="Tahoma" w:cs="Tahoma"/>
          <w:sz w:val="22"/>
          <w:szCs w:val="22"/>
        </w:rPr>
        <w:t>3</w:t>
      </w:r>
      <w:r w:rsidR="00A45120" w:rsidRPr="003C2DE2">
        <w:rPr>
          <w:rFonts w:ascii="Tahoma" w:hAnsi="Tahoma" w:cs="Tahoma"/>
          <w:sz w:val="22"/>
          <w:szCs w:val="22"/>
        </w:rPr>
        <w:t>.1 acima</w:t>
      </w:r>
      <w:r w:rsidRPr="003C2DE2">
        <w:rPr>
          <w:rFonts w:ascii="Tahoma" w:hAnsi="Tahoma" w:cs="Tahoma"/>
          <w:sz w:val="22"/>
          <w:szCs w:val="22"/>
        </w:rPr>
        <w:t>, a Emissora deverá resgatar as Debêntures, com seu consequente cancelamento, no prazo de 30 (trinta)</w:t>
      </w:r>
      <w:r w:rsidR="00A37F3B" w:rsidRPr="003C2DE2">
        <w:rPr>
          <w:rFonts w:ascii="Tahoma" w:hAnsi="Tahoma" w:cs="Tahoma"/>
          <w:sz w:val="22"/>
          <w:szCs w:val="22"/>
        </w:rPr>
        <w:t xml:space="preserve"> dias</w:t>
      </w:r>
      <w:r w:rsidR="007C6AF7" w:rsidRPr="003C2DE2">
        <w:rPr>
          <w:rFonts w:ascii="Tahoma" w:hAnsi="Tahoma" w:cs="Tahoma"/>
          <w:sz w:val="22"/>
          <w:szCs w:val="22"/>
        </w:rPr>
        <w:t>:</w:t>
      </w:r>
      <w:r w:rsidRPr="003C2DE2">
        <w:rPr>
          <w:rFonts w:ascii="Tahoma" w:hAnsi="Tahoma" w:cs="Tahoma"/>
          <w:sz w:val="22"/>
          <w:szCs w:val="22"/>
        </w:rPr>
        <w:t xml:space="preserve"> </w:t>
      </w:r>
      <w:r w:rsidR="00A37F3B" w:rsidRPr="003C2DE2">
        <w:rPr>
          <w:rFonts w:ascii="Tahoma" w:hAnsi="Tahoma" w:cs="Tahoma"/>
          <w:b/>
          <w:sz w:val="22"/>
          <w:szCs w:val="22"/>
        </w:rPr>
        <w:t>(i)</w:t>
      </w:r>
      <w:r w:rsidR="00A37F3B" w:rsidRPr="003C2DE2">
        <w:rPr>
          <w:rFonts w:ascii="Tahoma" w:hAnsi="Tahoma" w:cs="Tahoma"/>
          <w:sz w:val="22"/>
          <w:szCs w:val="22"/>
        </w:rPr>
        <w:t xml:space="preserve"> da data de encerramento da respectiva Assembleia Geral de Debenturistas</w:t>
      </w:r>
      <w:r w:rsidR="007C6AF7" w:rsidRPr="003C2DE2">
        <w:rPr>
          <w:rFonts w:ascii="Tahoma" w:hAnsi="Tahoma" w:cs="Tahoma"/>
          <w:sz w:val="22"/>
          <w:szCs w:val="22"/>
        </w:rPr>
        <w:t>;</w:t>
      </w:r>
      <w:r w:rsidR="00A37F3B" w:rsidRPr="003C2DE2">
        <w:rPr>
          <w:rFonts w:ascii="Tahoma" w:hAnsi="Tahoma" w:cs="Tahoma"/>
          <w:sz w:val="22"/>
          <w:szCs w:val="22"/>
        </w:rPr>
        <w:t xml:space="preserve"> </w:t>
      </w:r>
      <w:r w:rsidR="00A37F3B" w:rsidRPr="003C2DE2">
        <w:rPr>
          <w:rFonts w:ascii="Tahoma" w:hAnsi="Tahoma" w:cs="Tahoma"/>
          <w:b/>
          <w:sz w:val="22"/>
          <w:szCs w:val="22"/>
        </w:rPr>
        <w:t>(ii)</w:t>
      </w:r>
      <w:r w:rsidR="00A37F3B" w:rsidRPr="003C2DE2">
        <w:rPr>
          <w:rFonts w:ascii="Tahoma" w:hAnsi="Tahoma" w:cs="Tahoma"/>
          <w:sz w:val="22"/>
          <w:szCs w:val="22"/>
        </w:rPr>
        <w:t xml:space="preserve"> da data em que tal assembleia deveria ter ocorrido</w:t>
      </w:r>
      <w:r w:rsidR="007C6AF7" w:rsidRPr="003C2DE2">
        <w:rPr>
          <w:rFonts w:ascii="Tahoma" w:hAnsi="Tahoma" w:cs="Tahoma"/>
          <w:sz w:val="22"/>
          <w:szCs w:val="22"/>
        </w:rPr>
        <w:t>;</w:t>
      </w:r>
      <w:r w:rsidR="00A37F3B" w:rsidRPr="003C2DE2">
        <w:rPr>
          <w:rFonts w:ascii="Tahoma" w:hAnsi="Tahoma" w:cs="Tahoma"/>
          <w:sz w:val="22"/>
          <w:szCs w:val="22"/>
        </w:rPr>
        <w:t xml:space="preserve"> ou </w:t>
      </w:r>
      <w:r w:rsidR="00A37F3B" w:rsidRPr="003C2DE2">
        <w:rPr>
          <w:rFonts w:ascii="Tahoma" w:hAnsi="Tahoma" w:cs="Tahoma"/>
          <w:b/>
          <w:sz w:val="22"/>
          <w:szCs w:val="22"/>
        </w:rPr>
        <w:t>(iii)</w:t>
      </w:r>
      <w:r w:rsidR="00A37F3B" w:rsidRPr="003C2DE2">
        <w:rPr>
          <w:rFonts w:ascii="Tahoma" w:hAnsi="Tahoma" w:cs="Tahoma"/>
          <w:sz w:val="22"/>
          <w:szCs w:val="22"/>
        </w:rPr>
        <w:t xml:space="preserve"> em outro prazo que venha a ser definido em referida assembleia, pelo </w:t>
      </w:r>
      <w:r w:rsidR="007C6AF7" w:rsidRPr="003C2DE2">
        <w:rPr>
          <w:rFonts w:ascii="Tahoma" w:hAnsi="Tahoma" w:cs="Tahoma"/>
          <w:sz w:val="22"/>
          <w:szCs w:val="22"/>
        </w:rPr>
        <w:t>Preço de Resgate</w:t>
      </w:r>
      <w:r w:rsidR="008C677A" w:rsidRPr="003C2DE2">
        <w:rPr>
          <w:rFonts w:ascii="Tahoma" w:hAnsi="Tahoma" w:cs="Tahoma"/>
          <w:sz w:val="22"/>
          <w:szCs w:val="22"/>
        </w:rPr>
        <w:t xml:space="preserve"> (conforme definido na Cláusula 4.</w:t>
      </w:r>
      <w:r w:rsidR="00F43948" w:rsidRPr="003C2DE2">
        <w:rPr>
          <w:rFonts w:ascii="Tahoma" w:hAnsi="Tahoma" w:cs="Tahoma"/>
          <w:sz w:val="22"/>
          <w:szCs w:val="22"/>
        </w:rPr>
        <w:t>8</w:t>
      </w:r>
      <w:r w:rsidR="008C677A" w:rsidRPr="003C2DE2">
        <w:rPr>
          <w:rFonts w:ascii="Tahoma" w:hAnsi="Tahoma" w:cs="Tahoma"/>
          <w:sz w:val="22"/>
          <w:szCs w:val="22"/>
        </w:rPr>
        <w:t>.15 abaixo)</w:t>
      </w:r>
      <w:r w:rsidRPr="003C2DE2">
        <w:rPr>
          <w:rFonts w:ascii="Tahoma" w:hAnsi="Tahoma" w:cs="Tahoma"/>
          <w:sz w:val="22"/>
          <w:szCs w:val="22"/>
        </w:rPr>
        <w:t>. A Taxa DI a ser utilizada para cálculo da Remuneração nesta situação será a última Taxa DI disponível, conforme o caso.</w:t>
      </w:r>
    </w:p>
    <w:p w:rsidR="00A37F3B" w:rsidRPr="003C2DE2" w:rsidRDefault="00A37F3B" w:rsidP="008759F7">
      <w:pPr>
        <w:pStyle w:val="ListaColorida-nfase11"/>
        <w:ind w:left="0"/>
        <w:rPr>
          <w:rFonts w:ascii="Tahoma" w:eastAsia="Arial Unicode MS" w:hAnsi="Tahoma" w:cs="Tahoma"/>
          <w:b/>
          <w:bCs/>
          <w:sz w:val="22"/>
          <w:szCs w:val="22"/>
        </w:rPr>
      </w:pPr>
    </w:p>
    <w:p w:rsidR="00DC3202" w:rsidRPr="003C2DE2" w:rsidRDefault="00DC3202"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Repactuação</w:t>
      </w:r>
      <w:r w:rsidR="00F87FA1" w:rsidRPr="003C2DE2">
        <w:rPr>
          <w:rFonts w:ascii="Tahoma" w:eastAsia="Arial Unicode MS" w:hAnsi="Tahoma" w:cs="Tahoma"/>
          <w:sz w:val="22"/>
          <w:szCs w:val="22"/>
          <w:u w:val="single"/>
        </w:rPr>
        <w:t xml:space="preserve"> Programada</w:t>
      </w:r>
    </w:p>
    <w:p w:rsidR="00262991" w:rsidRPr="003C2DE2" w:rsidRDefault="00262991" w:rsidP="008759F7">
      <w:pPr>
        <w:jc w:val="both"/>
        <w:rPr>
          <w:rFonts w:ascii="Tahoma" w:eastAsia="Arial Unicode MS" w:hAnsi="Tahoma" w:cs="Tahoma"/>
          <w:sz w:val="22"/>
          <w:szCs w:val="22"/>
          <w:u w:val="single"/>
        </w:rPr>
      </w:pPr>
    </w:p>
    <w:p w:rsidR="00DC3202" w:rsidRPr="003C2DE2" w:rsidRDefault="00DC3202" w:rsidP="008759F7">
      <w:pPr>
        <w:numPr>
          <w:ilvl w:val="2"/>
          <w:numId w:val="1"/>
        </w:numPr>
        <w:ind w:left="0" w:firstLine="1418"/>
        <w:jc w:val="both"/>
        <w:rPr>
          <w:rFonts w:ascii="Tahoma" w:eastAsia="Arial Unicode MS" w:hAnsi="Tahoma" w:cs="Tahoma"/>
          <w:b/>
          <w:bCs/>
          <w:sz w:val="22"/>
          <w:szCs w:val="22"/>
        </w:rPr>
      </w:pPr>
      <w:r w:rsidRPr="003C2DE2">
        <w:rPr>
          <w:rFonts w:ascii="Tahoma" w:eastAsia="Arial Unicode MS" w:hAnsi="Tahoma" w:cs="Tahoma"/>
          <w:sz w:val="22"/>
          <w:szCs w:val="22"/>
        </w:rPr>
        <w:t>As Debêntures não serão objeto de repactuação</w:t>
      </w:r>
      <w:r w:rsidR="00F87FA1" w:rsidRPr="003C2DE2">
        <w:rPr>
          <w:rFonts w:ascii="Tahoma" w:eastAsia="Arial Unicode MS" w:hAnsi="Tahoma" w:cs="Tahoma"/>
          <w:sz w:val="22"/>
          <w:szCs w:val="22"/>
        </w:rPr>
        <w:t xml:space="preserve"> programada</w:t>
      </w:r>
      <w:r w:rsidRPr="003C2DE2">
        <w:rPr>
          <w:rFonts w:ascii="Tahoma" w:eastAsia="Arial Unicode MS" w:hAnsi="Tahoma" w:cs="Tahoma"/>
          <w:sz w:val="22"/>
          <w:szCs w:val="22"/>
        </w:rPr>
        <w:t>.</w:t>
      </w:r>
    </w:p>
    <w:p w:rsidR="00262991" w:rsidRPr="003C2DE2" w:rsidRDefault="00262991" w:rsidP="008759F7">
      <w:pPr>
        <w:jc w:val="both"/>
        <w:rPr>
          <w:rFonts w:ascii="Tahoma" w:eastAsia="Arial Unicode MS" w:hAnsi="Tahoma" w:cs="Tahoma"/>
          <w:sz w:val="22"/>
          <w:szCs w:val="22"/>
          <w:u w:val="single"/>
        </w:rPr>
      </w:pPr>
    </w:p>
    <w:p w:rsidR="00DC3202" w:rsidRPr="003C2DE2" w:rsidRDefault="00A45120"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 xml:space="preserve">Prazo e Forma de </w:t>
      </w:r>
      <w:r w:rsidR="00DC3202" w:rsidRPr="003C2DE2">
        <w:rPr>
          <w:rFonts w:ascii="Tahoma" w:eastAsia="Arial Unicode MS" w:hAnsi="Tahoma" w:cs="Tahoma"/>
          <w:sz w:val="22"/>
          <w:szCs w:val="22"/>
          <w:u w:val="single"/>
        </w:rPr>
        <w:t>Subscrição</w:t>
      </w:r>
      <w:r w:rsidR="008A546A" w:rsidRPr="003C2DE2">
        <w:rPr>
          <w:rFonts w:ascii="Tahoma" w:eastAsia="Arial Unicode MS" w:hAnsi="Tahoma" w:cs="Tahoma"/>
          <w:sz w:val="22"/>
          <w:szCs w:val="22"/>
          <w:u w:val="single"/>
        </w:rPr>
        <w:t xml:space="preserve"> e Integralização</w:t>
      </w:r>
    </w:p>
    <w:p w:rsidR="00262991" w:rsidRPr="003C2DE2" w:rsidRDefault="00262991" w:rsidP="008759F7">
      <w:pPr>
        <w:jc w:val="both"/>
        <w:rPr>
          <w:rFonts w:ascii="Tahoma" w:eastAsia="Arial Unicode MS" w:hAnsi="Tahoma" w:cs="Tahoma"/>
          <w:sz w:val="22"/>
          <w:szCs w:val="22"/>
          <w:u w:val="single"/>
        </w:rPr>
      </w:pPr>
    </w:p>
    <w:p w:rsidR="00262991" w:rsidRPr="00E62F14" w:rsidRDefault="00A45120" w:rsidP="00E62F14">
      <w:pPr>
        <w:numPr>
          <w:ilvl w:val="2"/>
          <w:numId w:val="1"/>
        </w:numPr>
        <w:ind w:left="0" w:firstLine="1418"/>
        <w:jc w:val="both"/>
        <w:rPr>
          <w:rFonts w:ascii="Tahoma" w:eastAsia="Arial Unicode MS" w:hAnsi="Tahoma" w:cs="Tahoma"/>
          <w:sz w:val="22"/>
          <w:szCs w:val="22"/>
        </w:rPr>
      </w:pPr>
      <w:r w:rsidRPr="00E54E18">
        <w:rPr>
          <w:rFonts w:ascii="Tahoma" w:eastAsia="Arial Unicode MS" w:hAnsi="Tahoma" w:cs="Tahoma"/>
          <w:sz w:val="22"/>
          <w:szCs w:val="22"/>
        </w:rPr>
        <w:t xml:space="preserve">As Debêntures serão </w:t>
      </w:r>
      <w:r w:rsidR="00BB1E5C" w:rsidRPr="00E54E18">
        <w:rPr>
          <w:rFonts w:ascii="Tahoma" w:eastAsia="Arial Unicode MS" w:hAnsi="Tahoma" w:cs="Tahoma"/>
          <w:sz w:val="22"/>
          <w:szCs w:val="22"/>
        </w:rPr>
        <w:t xml:space="preserve">subscritas e </w:t>
      </w:r>
      <w:r w:rsidRPr="00730306">
        <w:rPr>
          <w:rFonts w:ascii="Tahoma" w:eastAsia="Arial Unicode MS" w:hAnsi="Tahoma" w:cs="Tahoma"/>
          <w:sz w:val="22"/>
          <w:szCs w:val="22"/>
        </w:rPr>
        <w:t>integralizadas à vista, em moeda corrente nacional,</w:t>
      </w:r>
      <w:r w:rsidRPr="00E54E18">
        <w:rPr>
          <w:rFonts w:ascii="Tahoma" w:eastAsia="Arial Unicode MS" w:hAnsi="Tahoma" w:cs="Tahoma"/>
          <w:sz w:val="22"/>
          <w:szCs w:val="22"/>
        </w:rPr>
        <w:t xml:space="preserve"> </w:t>
      </w:r>
      <w:r w:rsidR="00B706B1" w:rsidRPr="00E54E18">
        <w:rPr>
          <w:rFonts w:ascii="Tahoma" w:eastAsia="Arial Unicode MS" w:hAnsi="Tahoma" w:cs="Tahoma"/>
          <w:sz w:val="22"/>
          <w:szCs w:val="22"/>
        </w:rPr>
        <w:t>pelo seu Valor Nominal Unitário</w:t>
      </w:r>
      <w:r w:rsidR="00B706B1">
        <w:rPr>
          <w:rFonts w:ascii="Tahoma" w:eastAsia="Arial Unicode MS" w:hAnsi="Tahoma" w:cs="Tahoma"/>
          <w:sz w:val="22"/>
          <w:szCs w:val="22"/>
        </w:rPr>
        <w:t xml:space="preserve"> </w:t>
      </w:r>
      <w:r w:rsidR="009F43B8">
        <w:rPr>
          <w:rFonts w:ascii="Tahoma" w:eastAsia="Arial Unicode MS" w:hAnsi="Tahoma" w:cs="Tahoma"/>
          <w:sz w:val="22"/>
          <w:szCs w:val="22"/>
        </w:rPr>
        <w:t xml:space="preserve">na primeira Data de Integralização, ou, a partir da primeira Data de Integralização, pelo seu Valor Nominal Unitário acrescido da Remuneração </w:t>
      </w:r>
      <w:r w:rsidRPr="00E54E18">
        <w:rPr>
          <w:rFonts w:ascii="Tahoma" w:eastAsia="Arial Unicode MS" w:hAnsi="Tahoma" w:cs="Tahoma"/>
          <w:sz w:val="22"/>
          <w:szCs w:val="22"/>
        </w:rPr>
        <w:t>(“</w:t>
      </w:r>
      <w:r w:rsidRPr="004C61A5">
        <w:rPr>
          <w:rFonts w:ascii="Tahoma" w:eastAsia="Arial Unicode MS" w:hAnsi="Tahoma" w:cs="Tahoma"/>
          <w:sz w:val="22"/>
          <w:szCs w:val="22"/>
          <w:u w:val="single"/>
        </w:rPr>
        <w:t>Preço de Integralização</w:t>
      </w:r>
      <w:r w:rsidRPr="00730306">
        <w:rPr>
          <w:rFonts w:ascii="Tahoma" w:eastAsia="Arial Unicode MS" w:hAnsi="Tahoma" w:cs="Tahoma"/>
          <w:sz w:val="22"/>
          <w:szCs w:val="22"/>
        </w:rPr>
        <w:t>”</w:t>
      </w:r>
      <w:r w:rsidR="009F43B8">
        <w:rPr>
          <w:rFonts w:ascii="Tahoma" w:eastAsia="Arial Unicode MS" w:hAnsi="Tahoma" w:cs="Tahoma"/>
          <w:sz w:val="22"/>
          <w:szCs w:val="22"/>
        </w:rPr>
        <w:t xml:space="preserve"> e “</w:t>
      </w:r>
      <w:r w:rsidR="009F43B8">
        <w:rPr>
          <w:rFonts w:ascii="Tahoma" w:eastAsia="Arial Unicode MS" w:hAnsi="Tahoma" w:cs="Tahoma"/>
          <w:sz w:val="22"/>
          <w:szCs w:val="22"/>
          <w:u w:val="single"/>
        </w:rPr>
        <w:t>Data de Integralização</w:t>
      </w:r>
      <w:r w:rsidR="009F43B8">
        <w:rPr>
          <w:rFonts w:ascii="Tahoma" w:eastAsia="Arial Unicode MS" w:hAnsi="Tahoma" w:cs="Tahoma"/>
          <w:sz w:val="22"/>
          <w:szCs w:val="22"/>
        </w:rPr>
        <w:t>”, respectivamente</w:t>
      </w:r>
      <w:r w:rsidRPr="00730306">
        <w:rPr>
          <w:rFonts w:ascii="Tahoma" w:eastAsia="Arial Unicode MS" w:hAnsi="Tahoma" w:cs="Tahoma"/>
          <w:sz w:val="22"/>
          <w:szCs w:val="22"/>
        </w:rPr>
        <w:t>), por meio de Transferência Eletrônica Disponível – TED ou outra forma de transferência eletrônica de recursos financeiros, na data de integralização dos CRA</w:t>
      </w:r>
      <w:r w:rsidR="001A535C" w:rsidRPr="00E54E18">
        <w:rPr>
          <w:rFonts w:ascii="Tahoma" w:eastAsia="Arial Unicode MS" w:hAnsi="Tahoma" w:cs="Tahoma"/>
          <w:sz w:val="22"/>
          <w:szCs w:val="22"/>
        </w:rPr>
        <w:t xml:space="preserve">, </w:t>
      </w:r>
      <w:r w:rsidR="007A4D9A" w:rsidRPr="00E54E18">
        <w:rPr>
          <w:rFonts w:ascii="Tahoma" w:eastAsia="Arial Unicode MS" w:hAnsi="Tahoma" w:cs="Tahoma"/>
          <w:sz w:val="22"/>
          <w:szCs w:val="22"/>
        </w:rPr>
        <w:t xml:space="preserve">na conta corrente nº </w:t>
      </w:r>
      <w:r w:rsidR="0043649A" w:rsidRPr="00E62F14">
        <w:rPr>
          <w:rFonts w:ascii="Tahoma" w:eastAsia="Arial Unicode MS" w:hAnsi="Tahoma" w:cs="Tahoma"/>
          <w:sz w:val="22"/>
          <w:szCs w:val="22"/>
        </w:rPr>
        <w:t>01932-2</w:t>
      </w:r>
      <w:r w:rsidR="007A4D9A" w:rsidRPr="00E54E18">
        <w:rPr>
          <w:rFonts w:ascii="Tahoma" w:eastAsia="Arial Unicode MS" w:hAnsi="Tahoma" w:cs="Tahoma"/>
          <w:sz w:val="22"/>
          <w:szCs w:val="22"/>
        </w:rPr>
        <w:t xml:space="preserve">, agência </w:t>
      </w:r>
      <w:r w:rsidR="0043649A" w:rsidRPr="00E62F14">
        <w:rPr>
          <w:rFonts w:ascii="Tahoma" w:eastAsia="Arial Unicode MS" w:hAnsi="Tahoma" w:cs="Tahoma"/>
          <w:sz w:val="22"/>
          <w:szCs w:val="22"/>
        </w:rPr>
        <w:t>0910</w:t>
      </w:r>
      <w:r w:rsidR="00CD494F" w:rsidRPr="00E54E18">
        <w:rPr>
          <w:rFonts w:ascii="Tahoma" w:eastAsia="Arial Unicode MS" w:hAnsi="Tahoma" w:cs="Tahoma"/>
          <w:sz w:val="22"/>
          <w:szCs w:val="22"/>
        </w:rPr>
        <w:t xml:space="preserve">, </w:t>
      </w:r>
      <w:r w:rsidR="007A4D9A" w:rsidRPr="00E54E18">
        <w:rPr>
          <w:rFonts w:ascii="Tahoma" w:eastAsia="Arial Unicode MS" w:hAnsi="Tahoma" w:cs="Tahoma"/>
          <w:sz w:val="22"/>
          <w:szCs w:val="22"/>
        </w:rPr>
        <w:t xml:space="preserve">de titularidade da Emissora, mantida junto ao Banco </w:t>
      </w:r>
      <w:r w:rsidR="0043649A" w:rsidRPr="00E54E18">
        <w:rPr>
          <w:rFonts w:ascii="Tahoma" w:eastAsia="Arial Unicode MS" w:hAnsi="Tahoma" w:cs="Tahoma"/>
          <w:sz w:val="22"/>
          <w:szCs w:val="22"/>
        </w:rPr>
        <w:t xml:space="preserve">Itaú Unibanco S.A. </w:t>
      </w:r>
      <w:r w:rsidR="00CD494F" w:rsidRPr="005D1416">
        <w:rPr>
          <w:rFonts w:ascii="Tahoma" w:eastAsia="Arial Unicode MS" w:hAnsi="Tahoma" w:cs="Tahoma"/>
          <w:sz w:val="22"/>
          <w:szCs w:val="22"/>
        </w:rPr>
        <w:t xml:space="preserve">(n° </w:t>
      </w:r>
      <w:r w:rsidR="0043649A" w:rsidRPr="00E62F14">
        <w:rPr>
          <w:rFonts w:ascii="Tahoma" w:eastAsia="Arial Unicode MS" w:hAnsi="Tahoma" w:cs="Tahoma"/>
          <w:sz w:val="22"/>
          <w:szCs w:val="22"/>
        </w:rPr>
        <w:t>341</w:t>
      </w:r>
      <w:r w:rsidR="00CD494F" w:rsidRPr="005D1416">
        <w:rPr>
          <w:rFonts w:ascii="Tahoma" w:eastAsia="Arial Unicode MS" w:hAnsi="Tahoma" w:cs="Tahoma"/>
          <w:sz w:val="22"/>
          <w:szCs w:val="22"/>
        </w:rPr>
        <w:t>).</w:t>
      </w:r>
      <w:r w:rsidR="00DA6501" w:rsidRPr="005D1416">
        <w:rPr>
          <w:rFonts w:ascii="Tahoma" w:eastAsia="Arial Unicode MS" w:hAnsi="Tahoma" w:cs="Tahoma"/>
          <w:sz w:val="22"/>
          <w:szCs w:val="22"/>
        </w:rPr>
        <w:t xml:space="preserve"> </w:t>
      </w:r>
    </w:p>
    <w:p w:rsidR="00E536F9" w:rsidRDefault="00E536F9" w:rsidP="00E62F14">
      <w:pPr>
        <w:ind w:left="1418"/>
        <w:jc w:val="both"/>
        <w:rPr>
          <w:rFonts w:ascii="Tahoma" w:hAnsi="Tahoma" w:cs="Tahoma"/>
          <w:sz w:val="22"/>
          <w:szCs w:val="22"/>
        </w:rPr>
      </w:pPr>
    </w:p>
    <w:p w:rsidR="00FF6BAA" w:rsidRPr="003C2DE2" w:rsidRDefault="00E536F9" w:rsidP="008759F7">
      <w:pPr>
        <w:numPr>
          <w:ilvl w:val="2"/>
          <w:numId w:val="1"/>
        </w:numPr>
        <w:ind w:left="0" w:firstLine="1418"/>
        <w:jc w:val="both"/>
        <w:rPr>
          <w:rFonts w:ascii="Tahoma" w:hAnsi="Tahoma" w:cs="Tahoma"/>
          <w:sz w:val="22"/>
          <w:szCs w:val="22"/>
        </w:rPr>
      </w:pPr>
      <w:r w:rsidRPr="00E62F14">
        <w:rPr>
          <w:rFonts w:ascii="Tahoma" w:eastAsia="Arial Unicode MS" w:hAnsi="Tahoma" w:cs="Tahoma"/>
          <w:sz w:val="22"/>
          <w:szCs w:val="22"/>
        </w:rPr>
        <w:t xml:space="preserve">Caso não ocorra a subscrição e a integralização da totalidade das Debêntures na </w:t>
      </w:r>
      <w:r w:rsidR="009F43B8">
        <w:rPr>
          <w:rFonts w:ascii="Tahoma" w:eastAsia="Arial Unicode MS" w:hAnsi="Tahoma" w:cs="Tahoma"/>
          <w:sz w:val="22"/>
          <w:szCs w:val="22"/>
        </w:rPr>
        <w:t xml:space="preserve">primeira </w:t>
      </w:r>
      <w:r w:rsidR="009F43B8" w:rsidRPr="009F43B8">
        <w:rPr>
          <w:rFonts w:ascii="Tahoma" w:eastAsia="Arial Unicode MS" w:hAnsi="Tahoma" w:cs="Tahoma"/>
          <w:sz w:val="22"/>
          <w:szCs w:val="22"/>
        </w:rPr>
        <w:t>Data de Integralização, as demais Deb</w:t>
      </w:r>
      <w:r w:rsidR="009F43B8">
        <w:rPr>
          <w:rFonts w:ascii="Tahoma" w:eastAsia="Arial Unicode MS" w:hAnsi="Tahoma" w:cs="Tahoma"/>
          <w:sz w:val="22"/>
          <w:szCs w:val="22"/>
        </w:rPr>
        <w:t>êntures deverão ser subscritas e integralizadas no Dia Útil imediatamente subsequente.</w:t>
      </w:r>
    </w:p>
    <w:p w:rsidR="00FF6BAA" w:rsidRPr="003C2DE2" w:rsidRDefault="00FF6BAA" w:rsidP="008759F7">
      <w:pPr>
        <w:jc w:val="both"/>
        <w:rPr>
          <w:rFonts w:ascii="Tahoma" w:hAnsi="Tahoma" w:cs="Tahoma"/>
          <w:sz w:val="22"/>
          <w:szCs w:val="22"/>
        </w:rPr>
      </w:pPr>
    </w:p>
    <w:p w:rsidR="00DC3202" w:rsidRPr="003C2DE2" w:rsidRDefault="00DC3202" w:rsidP="008759F7">
      <w:pPr>
        <w:numPr>
          <w:ilvl w:val="1"/>
          <w:numId w:val="1"/>
        </w:numPr>
        <w:ind w:left="0" w:firstLine="709"/>
        <w:jc w:val="both"/>
        <w:rPr>
          <w:rFonts w:ascii="Tahoma" w:eastAsia="Arial Unicode MS" w:hAnsi="Tahoma" w:cs="Tahoma"/>
          <w:sz w:val="22"/>
          <w:szCs w:val="22"/>
          <w:u w:val="single"/>
        </w:rPr>
      </w:pPr>
      <w:bookmarkStart w:id="32" w:name="_DV_M116"/>
      <w:bookmarkStart w:id="33" w:name="_DV_M117"/>
      <w:bookmarkStart w:id="34" w:name="_DV_M123"/>
      <w:bookmarkEnd w:id="32"/>
      <w:bookmarkEnd w:id="33"/>
      <w:bookmarkEnd w:id="34"/>
      <w:r w:rsidRPr="003C2DE2">
        <w:rPr>
          <w:rFonts w:ascii="Tahoma" w:eastAsia="Arial Unicode MS" w:hAnsi="Tahoma" w:cs="Tahoma"/>
          <w:sz w:val="22"/>
          <w:szCs w:val="22"/>
          <w:u w:val="single"/>
        </w:rPr>
        <w:t>Amortização</w:t>
      </w:r>
      <w:bookmarkStart w:id="35" w:name="_DV_M112"/>
      <w:bookmarkStart w:id="36" w:name="_DV_M126"/>
      <w:bookmarkStart w:id="37" w:name="_DV_M132"/>
      <w:bookmarkStart w:id="38" w:name="_DV_M138"/>
      <w:bookmarkEnd w:id="35"/>
      <w:bookmarkEnd w:id="36"/>
      <w:bookmarkEnd w:id="37"/>
      <w:bookmarkEnd w:id="38"/>
    </w:p>
    <w:p w:rsidR="00262991" w:rsidRPr="003C2DE2" w:rsidRDefault="00262991" w:rsidP="008759F7">
      <w:pPr>
        <w:widowControl w:val="0"/>
        <w:jc w:val="both"/>
        <w:rPr>
          <w:rFonts w:ascii="Tahoma" w:eastAsia="Arial Unicode MS" w:hAnsi="Tahoma" w:cs="Tahoma"/>
          <w:sz w:val="22"/>
          <w:szCs w:val="22"/>
          <w:u w:val="single"/>
        </w:rPr>
      </w:pPr>
    </w:p>
    <w:p w:rsidR="00B762C5" w:rsidRPr="003C2DE2" w:rsidRDefault="00633969"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Amortização da</w:t>
      </w:r>
      <w:r w:rsidR="001E1219" w:rsidRPr="003C2DE2">
        <w:rPr>
          <w:rFonts w:ascii="Tahoma" w:hAnsi="Tahoma" w:cs="Tahoma"/>
          <w:sz w:val="22"/>
          <w:szCs w:val="22"/>
          <w:u w:val="single"/>
        </w:rPr>
        <w:t>s</w:t>
      </w:r>
      <w:r w:rsidRPr="003C2DE2">
        <w:rPr>
          <w:rFonts w:ascii="Tahoma" w:hAnsi="Tahoma" w:cs="Tahoma"/>
          <w:sz w:val="22"/>
          <w:szCs w:val="22"/>
          <w:u w:val="single"/>
        </w:rPr>
        <w:t xml:space="preserve"> Debêntures.</w:t>
      </w:r>
      <w:r w:rsidR="008B43A1" w:rsidRPr="003C2DE2">
        <w:rPr>
          <w:rFonts w:ascii="Tahoma" w:hAnsi="Tahoma" w:cs="Tahoma"/>
          <w:sz w:val="22"/>
          <w:szCs w:val="22"/>
        </w:rPr>
        <w:t xml:space="preserve"> </w:t>
      </w:r>
      <w:r w:rsidR="009B2810" w:rsidRPr="003C2DE2">
        <w:rPr>
          <w:rFonts w:ascii="Tahoma" w:hAnsi="Tahoma" w:cs="Tahoma"/>
          <w:sz w:val="22"/>
          <w:szCs w:val="22"/>
        </w:rPr>
        <w:t xml:space="preserve">O Valor Nominal </w:t>
      </w:r>
      <w:r w:rsidR="004D2BF6" w:rsidRPr="003C2DE2">
        <w:rPr>
          <w:rFonts w:ascii="Tahoma" w:hAnsi="Tahoma" w:cs="Tahoma"/>
          <w:sz w:val="22"/>
          <w:szCs w:val="22"/>
        </w:rPr>
        <w:t xml:space="preserve">Unitário </w:t>
      </w:r>
      <w:r w:rsidR="009B2810" w:rsidRPr="003C2DE2">
        <w:rPr>
          <w:rFonts w:ascii="Tahoma" w:hAnsi="Tahoma" w:cs="Tahoma"/>
          <w:sz w:val="22"/>
          <w:szCs w:val="22"/>
        </w:rPr>
        <w:t xml:space="preserve">será pago </w:t>
      </w:r>
      <w:r w:rsidR="00E93705" w:rsidRPr="003C2DE2">
        <w:rPr>
          <w:rFonts w:ascii="Tahoma" w:hAnsi="Tahoma" w:cs="Tahoma"/>
          <w:sz w:val="22"/>
          <w:szCs w:val="22"/>
        </w:rPr>
        <w:t xml:space="preserve">integralmente </w:t>
      </w:r>
      <w:r w:rsidR="009B2810" w:rsidRPr="003C2DE2">
        <w:rPr>
          <w:rFonts w:ascii="Tahoma" w:hAnsi="Tahoma" w:cs="Tahoma"/>
          <w:sz w:val="22"/>
          <w:szCs w:val="22"/>
        </w:rPr>
        <w:t>pela Emissora</w:t>
      </w:r>
      <w:r w:rsidR="00AF01EE" w:rsidRPr="003C2DE2">
        <w:rPr>
          <w:rFonts w:ascii="Tahoma" w:hAnsi="Tahoma" w:cs="Tahoma"/>
          <w:sz w:val="22"/>
          <w:szCs w:val="22"/>
        </w:rPr>
        <w:t>, em parcela única,</w:t>
      </w:r>
      <w:r w:rsidR="009B2810" w:rsidRPr="003C2DE2">
        <w:rPr>
          <w:rFonts w:ascii="Tahoma" w:hAnsi="Tahoma" w:cs="Tahoma"/>
          <w:sz w:val="22"/>
          <w:szCs w:val="22"/>
        </w:rPr>
        <w:t xml:space="preserve"> </w:t>
      </w:r>
      <w:r w:rsidR="00E93705" w:rsidRPr="003C2DE2">
        <w:rPr>
          <w:rFonts w:ascii="Tahoma" w:hAnsi="Tahoma" w:cs="Tahoma"/>
          <w:sz w:val="22"/>
          <w:szCs w:val="22"/>
        </w:rPr>
        <w:t>na Data de Vencimento.</w:t>
      </w:r>
    </w:p>
    <w:p w:rsidR="00243878" w:rsidRPr="003C2DE2" w:rsidRDefault="00243878" w:rsidP="008759F7">
      <w:pPr>
        <w:widowControl w:val="0"/>
        <w:jc w:val="both"/>
        <w:rPr>
          <w:rFonts w:ascii="Tahoma" w:eastAsia="Arial Unicode MS" w:hAnsi="Tahoma" w:cs="Tahoma"/>
          <w:sz w:val="22"/>
          <w:szCs w:val="22"/>
          <w:u w:val="single"/>
        </w:rPr>
      </w:pPr>
    </w:p>
    <w:p w:rsidR="00DC3202" w:rsidRPr="003C2DE2" w:rsidRDefault="00DC3202" w:rsidP="008759F7">
      <w:pPr>
        <w:numPr>
          <w:ilvl w:val="1"/>
          <w:numId w:val="1"/>
        </w:numPr>
        <w:ind w:left="0" w:firstLine="709"/>
        <w:jc w:val="both"/>
        <w:rPr>
          <w:rFonts w:ascii="Tahoma" w:eastAsia="Arial Unicode MS" w:hAnsi="Tahoma" w:cs="Tahoma"/>
          <w:b/>
          <w:bCs/>
          <w:sz w:val="22"/>
          <w:szCs w:val="22"/>
        </w:rPr>
      </w:pPr>
      <w:r w:rsidRPr="003C2DE2">
        <w:rPr>
          <w:rFonts w:ascii="Tahoma" w:eastAsia="Arial Unicode MS" w:hAnsi="Tahoma" w:cs="Tahoma"/>
          <w:sz w:val="22"/>
          <w:szCs w:val="22"/>
          <w:u w:val="single"/>
        </w:rPr>
        <w:t>Condições de Pagamento</w:t>
      </w:r>
      <w:bookmarkStart w:id="39" w:name="_DV_M139"/>
      <w:bookmarkEnd w:id="39"/>
    </w:p>
    <w:p w:rsidR="00DC36DC" w:rsidRPr="003C2DE2" w:rsidRDefault="00DC36DC" w:rsidP="008759F7">
      <w:pPr>
        <w:widowControl w:val="0"/>
        <w:jc w:val="both"/>
        <w:rPr>
          <w:rFonts w:ascii="Tahoma" w:eastAsia="Arial Unicode MS" w:hAnsi="Tahoma" w:cs="Tahoma"/>
          <w:sz w:val="22"/>
          <w:szCs w:val="22"/>
          <w:u w:val="single"/>
        </w:rPr>
      </w:pPr>
    </w:p>
    <w:p w:rsidR="00E41412" w:rsidRPr="003C2DE2" w:rsidRDefault="00DC3202" w:rsidP="008759F7">
      <w:pPr>
        <w:numPr>
          <w:ilvl w:val="2"/>
          <w:numId w:val="1"/>
        </w:numPr>
        <w:ind w:left="0" w:firstLine="1418"/>
        <w:jc w:val="both"/>
        <w:rPr>
          <w:rFonts w:ascii="Tahoma" w:hAnsi="Tahoma" w:cs="Tahoma"/>
          <w:sz w:val="22"/>
          <w:szCs w:val="22"/>
        </w:rPr>
      </w:pPr>
      <w:r w:rsidRPr="003C2DE2">
        <w:rPr>
          <w:rFonts w:ascii="Tahoma" w:eastAsia="Arial Unicode MS" w:hAnsi="Tahoma" w:cs="Tahoma"/>
          <w:iCs/>
          <w:sz w:val="22"/>
          <w:szCs w:val="22"/>
          <w:u w:val="single"/>
        </w:rPr>
        <w:t xml:space="preserve">Local </w:t>
      </w:r>
      <w:r w:rsidR="003B58FA" w:rsidRPr="003C2DE2">
        <w:rPr>
          <w:rFonts w:ascii="Tahoma" w:eastAsia="Arial Unicode MS" w:hAnsi="Tahoma" w:cs="Tahoma"/>
          <w:iCs/>
          <w:sz w:val="22"/>
          <w:szCs w:val="22"/>
          <w:u w:val="single"/>
        </w:rPr>
        <w:t xml:space="preserve">e Horário </w:t>
      </w:r>
      <w:r w:rsidRPr="003C2DE2">
        <w:rPr>
          <w:rFonts w:ascii="Tahoma" w:eastAsia="Arial Unicode MS" w:hAnsi="Tahoma" w:cs="Tahoma"/>
          <w:iCs/>
          <w:sz w:val="22"/>
          <w:szCs w:val="22"/>
          <w:u w:val="single"/>
        </w:rPr>
        <w:t>de Pagamento</w:t>
      </w:r>
      <w:bookmarkStart w:id="40" w:name="_DV_M140"/>
      <w:bookmarkEnd w:id="40"/>
      <w:r w:rsidR="00105527" w:rsidRPr="003C2DE2">
        <w:rPr>
          <w:rFonts w:ascii="Tahoma" w:eastAsia="Arial Unicode MS" w:hAnsi="Tahoma" w:cs="Tahoma"/>
          <w:iCs/>
          <w:smallCaps/>
          <w:sz w:val="22"/>
          <w:szCs w:val="22"/>
        </w:rPr>
        <w:t xml:space="preserve">. </w:t>
      </w:r>
      <w:r w:rsidR="00EE6F24" w:rsidRPr="003C2DE2">
        <w:rPr>
          <w:rFonts w:ascii="Tahoma" w:hAnsi="Tahoma" w:cs="Tahoma"/>
          <w:sz w:val="22"/>
          <w:szCs w:val="22"/>
        </w:rPr>
        <w:t>Os pagamentos a que fizerem jus a</w:t>
      </w:r>
      <w:r w:rsidR="001E1219" w:rsidRPr="003C2DE2">
        <w:rPr>
          <w:rFonts w:ascii="Tahoma" w:hAnsi="Tahoma" w:cs="Tahoma"/>
          <w:sz w:val="22"/>
          <w:szCs w:val="22"/>
        </w:rPr>
        <w:t>s</w:t>
      </w:r>
      <w:r w:rsidR="00EE6F24" w:rsidRPr="003C2DE2">
        <w:rPr>
          <w:rFonts w:ascii="Tahoma" w:hAnsi="Tahoma" w:cs="Tahoma"/>
          <w:sz w:val="22"/>
          <w:szCs w:val="22"/>
        </w:rPr>
        <w:t xml:space="preserve"> Debênture</w:t>
      </w:r>
      <w:r w:rsidR="001E1219" w:rsidRPr="003C2DE2">
        <w:rPr>
          <w:rFonts w:ascii="Tahoma" w:hAnsi="Tahoma" w:cs="Tahoma"/>
          <w:sz w:val="22"/>
          <w:szCs w:val="22"/>
        </w:rPr>
        <w:t>s</w:t>
      </w:r>
      <w:r w:rsidR="00EE6F24" w:rsidRPr="003C2DE2">
        <w:rPr>
          <w:rFonts w:ascii="Tahoma" w:hAnsi="Tahoma" w:cs="Tahoma"/>
          <w:sz w:val="22"/>
          <w:szCs w:val="22"/>
        </w:rPr>
        <w:t xml:space="preserve"> serão efetuados pela Emissora </w:t>
      </w:r>
      <w:r w:rsidR="00247871" w:rsidRPr="003C2DE2">
        <w:rPr>
          <w:rFonts w:ascii="Tahoma" w:hAnsi="Tahoma" w:cs="Tahoma"/>
          <w:sz w:val="22"/>
          <w:szCs w:val="22"/>
        </w:rPr>
        <w:t xml:space="preserve">mediante depósito na conta do patrimônio separado dos CRA, qual seja, conta corrente nº </w:t>
      </w:r>
      <w:r w:rsidR="00D501E6">
        <w:rPr>
          <w:rFonts w:ascii="Tahoma" w:hAnsi="Tahoma" w:cs="Tahoma"/>
          <w:sz w:val="22"/>
          <w:szCs w:val="22"/>
        </w:rPr>
        <w:t>30934-0</w:t>
      </w:r>
      <w:r w:rsidR="00823C37" w:rsidRPr="003C2DE2">
        <w:rPr>
          <w:rFonts w:ascii="Tahoma" w:hAnsi="Tahoma" w:cs="Tahoma"/>
          <w:sz w:val="22"/>
          <w:szCs w:val="22"/>
        </w:rPr>
        <w:t xml:space="preserve">, </w:t>
      </w:r>
      <w:r w:rsidR="00247871" w:rsidRPr="003C2DE2">
        <w:rPr>
          <w:rFonts w:ascii="Tahoma" w:hAnsi="Tahoma" w:cs="Tahoma"/>
          <w:sz w:val="22"/>
          <w:szCs w:val="22"/>
        </w:rPr>
        <w:t xml:space="preserve">mantida no Banco </w:t>
      </w:r>
      <w:r w:rsidR="00D501E6">
        <w:rPr>
          <w:rFonts w:ascii="Tahoma" w:hAnsi="Tahoma" w:cs="Tahoma"/>
          <w:sz w:val="22"/>
          <w:szCs w:val="22"/>
        </w:rPr>
        <w:t xml:space="preserve">Itaú Unibanco S.A. </w:t>
      </w:r>
      <w:r w:rsidR="001A535C" w:rsidRPr="003C2DE2">
        <w:rPr>
          <w:rFonts w:ascii="Tahoma" w:hAnsi="Tahoma" w:cs="Tahoma"/>
          <w:sz w:val="22"/>
          <w:szCs w:val="22"/>
        </w:rPr>
        <w:t>(</w:t>
      </w:r>
      <w:r w:rsidR="00D501E6">
        <w:rPr>
          <w:rFonts w:ascii="Tahoma" w:hAnsi="Tahoma" w:cs="Tahoma"/>
          <w:sz w:val="22"/>
          <w:szCs w:val="22"/>
        </w:rPr>
        <w:t>“</w:t>
      </w:r>
      <w:r w:rsidR="00D501E6" w:rsidRPr="00D21AD8">
        <w:rPr>
          <w:rFonts w:ascii="Tahoma" w:hAnsi="Tahoma" w:cs="Tahoma"/>
          <w:sz w:val="22"/>
          <w:szCs w:val="22"/>
          <w:u w:val="single"/>
        </w:rPr>
        <w:t>Itaú</w:t>
      </w:r>
      <w:r w:rsidR="00D501E6">
        <w:rPr>
          <w:rFonts w:ascii="Tahoma" w:hAnsi="Tahoma" w:cs="Tahoma"/>
          <w:sz w:val="22"/>
          <w:szCs w:val="22"/>
        </w:rPr>
        <w:t>”</w:t>
      </w:r>
      <w:r w:rsidR="001A535C" w:rsidRPr="003C2DE2">
        <w:rPr>
          <w:rFonts w:ascii="Tahoma" w:hAnsi="Tahoma" w:cs="Tahoma"/>
          <w:sz w:val="22"/>
          <w:szCs w:val="22"/>
        </w:rPr>
        <w:t xml:space="preserve">), </w:t>
      </w:r>
      <w:r w:rsidR="00247871" w:rsidRPr="003C2DE2">
        <w:rPr>
          <w:rFonts w:ascii="Tahoma" w:hAnsi="Tahoma" w:cs="Tahoma"/>
          <w:sz w:val="22"/>
          <w:szCs w:val="22"/>
        </w:rPr>
        <w:t xml:space="preserve">agência </w:t>
      </w:r>
      <w:r w:rsidR="00D501E6">
        <w:rPr>
          <w:rFonts w:ascii="Tahoma" w:hAnsi="Tahoma" w:cs="Tahoma"/>
          <w:sz w:val="22"/>
          <w:szCs w:val="22"/>
        </w:rPr>
        <w:t>0350</w:t>
      </w:r>
      <w:r w:rsidR="00D501E6" w:rsidRPr="003C2DE2">
        <w:rPr>
          <w:rFonts w:ascii="Tahoma" w:hAnsi="Tahoma" w:cs="Tahoma"/>
          <w:sz w:val="22"/>
          <w:szCs w:val="22"/>
        </w:rPr>
        <w:t xml:space="preserve">, </w:t>
      </w:r>
      <w:r w:rsidR="00247871" w:rsidRPr="003C2DE2">
        <w:rPr>
          <w:rFonts w:ascii="Tahoma" w:hAnsi="Tahoma" w:cs="Tahoma"/>
          <w:sz w:val="22"/>
          <w:szCs w:val="22"/>
        </w:rPr>
        <w:t>em nome da Securitizadora (“</w:t>
      </w:r>
      <w:r w:rsidR="00247871" w:rsidRPr="003C2DE2">
        <w:rPr>
          <w:rFonts w:ascii="Tahoma" w:hAnsi="Tahoma" w:cs="Tahoma"/>
          <w:sz w:val="22"/>
          <w:szCs w:val="22"/>
          <w:u w:val="single"/>
        </w:rPr>
        <w:t>Conta Centralizadora</w:t>
      </w:r>
      <w:r w:rsidR="00247871" w:rsidRPr="003C2DE2">
        <w:rPr>
          <w:rFonts w:ascii="Tahoma" w:hAnsi="Tahoma" w:cs="Tahoma"/>
          <w:sz w:val="22"/>
          <w:szCs w:val="22"/>
        </w:rPr>
        <w:t xml:space="preserve">”) </w:t>
      </w:r>
      <w:r w:rsidR="003B58FA" w:rsidRPr="003C2DE2">
        <w:rPr>
          <w:rFonts w:ascii="Tahoma" w:hAnsi="Tahoma" w:cs="Tahoma"/>
          <w:sz w:val="22"/>
          <w:szCs w:val="22"/>
        </w:rPr>
        <w:t xml:space="preserve">até </w:t>
      </w:r>
      <w:r w:rsidR="00B55025" w:rsidRPr="003C2DE2">
        <w:rPr>
          <w:rFonts w:ascii="Tahoma" w:hAnsi="Tahoma" w:cs="Tahoma"/>
          <w:sz w:val="22"/>
          <w:szCs w:val="22"/>
        </w:rPr>
        <w:t>à</w:t>
      </w:r>
      <w:r w:rsidR="00A11AC7" w:rsidRPr="003C2DE2">
        <w:rPr>
          <w:rFonts w:ascii="Tahoma" w:hAnsi="Tahoma" w:cs="Tahoma"/>
          <w:sz w:val="22"/>
          <w:szCs w:val="22"/>
        </w:rPr>
        <w:t xml:space="preserve">s </w:t>
      </w:r>
      <w:r w:rsidR="002206FA" w:rsidRPr="003C2DE2">
        <w:rPr>
          <w:rFonts w:ascii="Tahoma" w:hAnsi="Tahoma" w:cs="Tahoma"/>
          <w:sz w:val="22"/>
          <w:szCs w:val="22"/>
        </w:rPr>
        <w:t>11</w:t>
      </w:r>
      <w:r w:rsidR="00240F64">
        <w:rPr>
          <w:rFonts w:ascii="Tahoma" w:hAnsi="Tahoma" w:cs="Tahoma"/>
          <w:sz w:val="22"/>
          <w:szCs w:val="22"/>
        </w:rPr>
        <w:t>h00 (onze</w:t>
      </w:r>
      <w:r w:rsidR="002206FA" w:rsidRPr="003C2DE2">
        <w:rPr>
          <w:rFonts w:ascii="Tahoma" w:hAnsi="Tahoma" w:cs="Tahoma"/>
          <w:sz w:val="22"/>
          <w:szCs w:val="22"/>
        </w:rPr>
        <w:t xml:space="preserve"> </w:t>
      </w:r>
      <w:r w:rsidR="003B58FA" w:rsidRPr="003C2DE2">
        <w:rPr>
          <w:rFonts w:ascii="Tahoma" w:hAnsi="Tahoma" w:cs="Tahoma"/>
          <w:sz w:val="22"/>
          <w:szCs w:val="22"/>
        </w:rPr>
        <w:t>horas</w:t>
      </w:r>
      <w:r w:rsidR="00240F64">
        <w:rPr>
          <w:rFonts w:ascii="Tahoma" w:hAnsi="Tahoma" w:cs="Tahoma"/>
          <w:sz w:val="22"/>
          <w:szCs w:val="22"/>
        </w:rPr>
        <w:t>)</w:t>
      </w:r>
      <w:r w:rsidR="003B58FA" w:rsidRPr="003C2DE2">
        <w:rPr>
          <w:rFonts w:ascii="Tahoma" w:hAnsi="Tahoma" w:cs="Tahoma"/>
          <w:sz w:val="22"/>
          <w:szCs w:val="22"/>
        </w:rPr>
        <w:t xml:space="preserve"> do </w:t>
      </w:r>
      <w:r w:rsidR="00CA7A93" w:rsidRPr="003C2DE2">
        <w:rPr>
          <w:rFonts w:ascii="Tahoma" w:hAnsi="Tahoma" w:cs="Tahoma"/>
          <w:sz w:val="22"/>
          <w:szCs w:val="22"/>
        </w:rPr>
        <w:t>d</w:t>
      </w:r>
      <w:r w:rsidR="007A1981" w:rsidRPr="003C2DE2">
        <w:rPr>
          <w:rFonts w:ascii="Tahoma" w:hAnsi="Tahoma" w:cs="Tahoma"/>
          <w:sz w:val="22"/>
          <w:szCs w:val="22"/>
        </w:rPr>
        <w:t xml:space="preserve">ia </w:t>
      </w:r>
      <w:r w:rsidR="003B58FA" w:rsidRPr="003C2DE2">
        <w:rPr>
          <w:rFonts w:ascii="Tahoma" w:hAnsi="Tahoma" w:cs="Tahoma"/>
          <w:sz w:val="22"/>
          <w:szCs w:val="22"/>
        </w:rPr>
        <w:t>do pagamento</w:t>
      </w:r>
      <w:r w:rsidR="00EE6F24" w:rsidRPr="003C2DE2">
        <w:rPr>
          <w:rFonts w:ascii="Tahoma" w:hAnsi="Tahoma" w:cs="Tahoma"/>
          <w:sz w:val="22"/>
          <w:szCs w:val="22"/>
        </w:rPr>
        <w:t>.</w:t>
      </w:r>
    </w:p>
    <w:p w:rsidR="00DC36DC" w:rsidRPr="003C2DE2" w:rsidRDefault="00DC36DC" w:rsidP="008759F7">
      <w:pPr>
        <w:jc w:val="both"/>
        <w:rPr>
          <w:rFonts w:ascii="Tahoma" w:hAnsi="Tahoma" w:cs="Tahoma"/>
          <w:sz w:val="22"/>
          <w:szCs w:val="22"/>
        </w:rPr>
      </w:pPr>
    </w:p>
    <w:p w:rsidR="00545963" w:rsidRPr="003C2DE2" w:rsidRDefault="00545963"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Prorrogação dos Prazos</w:t>
      </w:r>
      <w:bookmarkStart w:id="41" w:name="_DV_M144"/>
      <w:bookmarkEnd w:id="41"/>
      <w:r w:rsidRPr="003C2DE2">
        <w:rPr>
          <w:rFonts w:ascii="Tahoma" w:hAnsi="Tahoma" w:cs="Tahoma"/>
          <w:sz w:val="22"/>
          <w:szCs w:val="22"/>
        </w:rPr>
        <w:t xml:space="preserve">. Considerar-se-ão automaticamente </w:t>
      </w:r>
      <w:bookmarkStart w:id="42" w:name="_DV_C294"/>
      <w:r w:rsidRPr="003C2DE2">
        <w:rPr>
          <w:rFonts w:ascii="Tahoma" w:hAnsi="Tahoma" w:cs="Tahoma"/>
          <w:sz w:val="22"/>
          <w:szCs w:val="22"/>
        </w:rPr>
        <w:t xml:space="preserve">prorrogadas as datas de pagamento de qualquer obrigação relativa às Debêntures, pela Emissora, </w:t>
      </w:r>
      <w:bookmarkStart w:id="43" w:name="_DV_M145"/>
      <w:bookmarkEnd w:id="42"/>
      <w:bookmarkEnd w:id="43"/>
      <w:r w:rsidRPr="003C2DE2">
        <w:rPr>
          <w:rFonts w:ascii="Tahoma" w:hAnsi="Tahoma" w:cs="Tahoma"/>
          <w:sz w:val="22"/>
          <w:szCs w:val="22"/>
        </w:rPr>
        <w:t xml:space="preserve">até o primeiro Dia Útil (conforme definição abaixo) subsequente, se </w:t>
      </w:r>
      <w:bookmarkStart w:id="44" w:name="_DV_C296"/>
      <w:r w:rsidRPr="003C2DE2">
        <w:rPr>
          <w:rFonts w:ascii="Tahoma" w:hAnsi="Tahoma" w:cs="Tahoma"/>
          <w:sz w:val="22"/>
          <w:szCs w:val="22"/>
        </w:rPr>
        <w:t xml:space="preserve">a data de </w:t>
      </w:r>
      <w:bookmarkStart w:id="45" w:name="_DV_M146"/>
      <w:bookmarkEnd w:id="44"/>
      <w:bookmarkEnd w:id="45"/>
      <w:r w:rsidRPr="003C2DE2">
        <w:rPr>
          <w:rFonts w:ascii="Tahoma" w:hAnsi="Tahoma" w:cs="Tahoma"/>
          <w:sz w:val="22"/>
          <w:szCs w:val="22"/>
        </w:rPr>
        <w:t>vencimento da respectiva obrigação coincidir com dia que não seja Dia Útil</w:t>
      </w:r>
      <w:r w:rsidR="0043649A" w:rsidRPr="003C2DE2">
        <w:rPr>
          <w:rFonts w:ascii="Tahoma" w:hAnsi="Tahoma" w:cs="Tahoma"/>
          <w:sz w:val="22"/>
          <w:szCs w:val="22"/>
        </w:rPr>
        <w:t xml:space="preserve"> para fins de pagamentos</w:t>
      </w:r>
      <w:r w:rsidRPr="003C2DE2">
        <w:rPr>
          <w:rFonts w:ascii="Tahoma" w:hAnsi="Tahoma" w:cs="Tahoma"/>
          <w:sz w:val="22"/>
          <w:szCs w:val="22"/>
        </w:rPr>
        <w:t>, sem</w:t>
      </w:r>
      <w:bookmarkStart w:id="46" w:name="_DV_M147"/>
      <w:bookmarkEnd w:id="46"/>
      <w:r w:rsidRPr="003C2DE2">
        <w:rPr>
          <w:rFonts w:ascii="Tahoma" w:hAnsi="Tahoma" w:cs="Tahoma"/>
          <w:sz w:val="22"/>
          <w:szCs w:val="22"/>
        </w:rPr>
        <w:t xml:space="preserve"> qualquer acréscimo</w:t>
      </w:r>
      <w:bookmarkStart w:id="47" w:name="_DV_M148"/>
      <w:bookmarkEnd w:id="47"/>
      <w:r w:rsidRPr="003C2DE2">
        <w:rPr>
          <w:rFonts w:ascii="Tahoma" w:hAnsi="Tahoma" w:cs="Tahoma"/>
          <w:sz w:val="22"/>
          <w:szCs w:val="22"/>
        </w:rPr>
        <w:t xml:space="preserve"> aos valores a serem pagos.</w:t>
      </w:r>
    </w:p>
    <w:p w:rsidR="0088575D" w:rsidRPr="003C2DE2" w:rsidRDefault="0088575D" w:rsidP="008759F7">
      <w:pPr>
        <w:jc w:val="both"/>
        <w:rPr>
          <w:rFonts w:ascii="Tahoma" w:hAnsi="Tahoma" w:cs="Tahoma"/>
          <w:sz w:val="22"/>
          <w:szCs w:val="22"/>
        </w:rPr>
      </w:pPr>
    </w:p>
    <w:p w:rsidR="00A33B83" w:rsidRPr="003C2DE2" w:rsidRDefault="006A521F"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 </w:t>
      </w:r>
      <w:r w:rsidR="00A33B83" w:rsidRPr="003C2DE2">
        <w:rPr>
          <w:rFonts w:ascii="Tahoma" w:hAnsi="Tahoma" w:cs="Tahoma"/>
          <w:sz w:val="22"/>
          <w:szCs w:val="22"/>
        </w:rPr>
        <w:t>Para todos os fins desta Escritura, considera-se “</w:t>
      </w:r>
      <w:r w:rsidR="00A33B83" w:rsidRPr="003C2DE2">
        <w:rPr>
          <w:rFonts w:ascii="Tahoma" w:hAnsi="Tahoma" w:cs="Tahoma"/>
          <w:sz w:val="22"/>
          <w:szCs w:val="22"/>
          <w:u w:val="single"/>
        </w:rPr>
        <w:t>Dia Útil</w:t>
      </w:r>
      <w:r w:rsidR="00A33B83" w:rsidRPr="003C2DE2">
        <w:rPr>
          <w:rFonts w:ascii="Tahoma" w:hAnsi="Tahoma" w:cs="Tahoma"/>
          <w:sz w:val="22"/>
          <w:szCs w:val="22"/>
        </w:rPr>
        <w:t>” (ou “</w:t>
      </w:r>
      <w:r w:rsidR="00A33B83" w:rsidRPr="003C2DE2">
        <w:rPr>
          <w:rFonts w:ascii="Tahoma" w:hAnsi="Tahoma" w:cs="Tahoma"/>
          <w:sz w:val="22"/>
          <w:szCs w:val="22"/>
          <w:u w:val="single"/>
        </w:rPr>
        <w:t>Dias Úteis</w:t>
      </w:r>
      <w:r w:rsidR="00A33B83" w:rsidRPr="003C2DE2">
        <w:rPr>
          <w:rFonts w:ascii="Tahoma" w:hAnsi="Tahoma" w:cs="Tahoma"/>
          <w:sz w:val="22"/>
          <w:szCs w:val="22"/>
        </w:rPr>
        <w:t>”)</w:t>
      </w:r>
      <w:r w:rsidR="008158CA" w:rsidRPr="003C2DE2">
        <w:rPr>
          <w:rFonts w:ascii="Tahoma" w:hAnsi="Tahoma" w:cs="Tahoma"/>
          <w:sz w:val="22"/>
          <w:szCs w:val="22"/>
        </w:rPr>
        <w:t xml:space="preserve"> todo dia que não seja sábado, domingo ou feriado declarado nacional na República Federativa do Brasil.</w:t>
      </w:r>
      <w:r w:rsidR="008158CA" w:rsidRPr="003C2DE2" w:rsidDel="008158CA">
        <w:rPr>
          <w:rFonts w:ascii="Tahoma" w:hAnsi="Tahoma" w:cs="Tahoma"/>
          <w:b/>
          <w:bCs/>
          <w:sz w:val="22"/>
          <w:szCs w:val="22"/>
        </w:rPr>
        <w:t xml:space="preserve"> </w:t>
      </w:r>
    </w:p>
    <w:p w:rsidR="00064916" w:rsidRPr="003C2DE2" w:rsidRDefault="009477D8" w:rsidP="008759F7">
      <w:pPr>
        <w:jc w:val="both"/>
        <w:rPr>
          <w:rFonts w:ascii="Tahoma" w:eastAsia="Arial Unicode MS" w:hAnsi="Tahoma" w:cs="Tahoma"/>
          <w:b/>
          <w:bCs/>
          <w:sz w:val="22"/>
          <w:szCs w:val="22"/>
        </w:rPr>
      </w:pPr>
      <w:r w:rsidRPr="003C2DE2">
        <w:rPr>
          <w:rFonts w:ascii="Tahoma" w:hAnsi="Tahoma" w:cs="Tahoma"/>
          <w:sz w:val="22"/>
          <w:szCs w:val="22"/>
        </w:rPr>
        <w:t xml:space="preserve"> </w:t>
      </w:r>
    </w:p>
    <w:p w:rsidR="00064916" w:rsidRPr="003C2DE2" w:rsidRDefault="00064916"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Tendo em vista a vinculação de que trata o item 3.7</w:t>
      </w:r>
      <w:r w:rsidR="008A6908" w:rsidRPr="003C2DE2">
        <w:rPr>
          <w:rFonts w:ascii="Tahoma" w:hAnsi="Tahoma" w:cs="Tahoma"/>
          <w:sz w:val="22"/>
          <w:szCs w:val="22"/>
        </w:rPr>
        <w:t>,</w:t>
      </w:r>
      <w:r w:rsidRPr="003C2DE2">
        <w:rPr>
          <w:rFonts w:ascii="Tahoma" w:hAnsi="Tahoma" w:cs="Tahoma"/>
          <w:sz w:val="22"/>
          <w:szCs w:val="22"/>
        </w:rPr>
        <w:t xml:space="preserve"> acima, caso as datas em que venham a ocorrer eventos no âmbito da </w:t>
      </w:r>
      <w:r w:rsidR="00F4663A" w:rsidRPr="003C2DE2">
        <w:rPr>
          <w:rFonts w:ascii="Tahoma" w:hAnsi="Tahoma" w:cs="Tahoma"/>
          <w:sz w:val="22"/>
          <w:szCs w:val="22"/>
        </w:rPr>
        <w:t>B3</w:t>
      </w:r>
      <w:r w:rsidRPr="003C2DE2">
        <w:rPr>
          <w:rFonts w:ascii="Tahoma" w:hAnsi="Tahoma" w:cs="Tahoma"/>
          <w:sz w:val="22"/>
          <w:szCs w:val="22"/>
        </w:rPr>
        <w:t xml:space="preserve">, conforme previsto no Termo de Securitização, sejam dias em que </w:t>
      </w:r>
      <w:r w:rsidR="00BC406B" w:rsidRPr="003C2DE2">
        <w:rPr>
          <w:rFonts w:ascii="Tahoma" w:hAnsi="Tahoma" w:cs="Tahoma"/>
          <w:sz w:val="22"/>
          <w:szCs w:val="22"/>
        </w:rPr>
        <w:t xml:space="preserve">a </w:t>
      </w:r>
      <w:r w:rsidR="00422664" w:rsidRPr="003C2DE2">
        <w:rPr>
          <w:rFonts w:ascii="Tahoma" w:hAnsi="Tahoma" w:cs="Tahoma"/>
          <w:sz w:val="22"/>
          <w:szCs w:val="22"/>
        </w:rPr>
        <w:t xml:space="preserve">B3 </w:t>
      </w:r>
      <w:r w:rsidRPr="003C2DE2">
        <w:rPr>
          <w:rFonts w:ascii="Tahoma" w:hAnsi="Tahoma" w:cs="Tahoma"/>
          <w:sz w:val="22"/>
          <w:szCs w:val="22"/>
        </w:rPr>
        <w:t xml:space="preserve">não esteja em funcionamento, considerar-se-á como a data devida para o referido evento o dia imediatamente subsequente em que </w:t>
      </w:r>
      <w:r w:rsidR="00BC406B" w:rsidRPr="003C2DE2">
        <w:rPr>
          <w:rFonts w:ascii="Tahoma" w:hAnsi="Tahoma" w:cs="Tahoma"/>
          <w:sz w:val="22"/>
          <w:szCs w:val="22"/>
        </w:rPr>
        <w:t xml:space="preserve">a B3 </w:t>
      </w:r>
      <w:r w:rsidRPr="003C2DE2">
        <w:rPr>
          <w:rFonts w:ascii="Tahoma" w:hAnsi="Tahoma" w:cs="Tahoma"/>
          <w:sz w:val="22"/>
          <w:szCs w:val="22"/>
        </w:rPr>
        <w:t>esteja em funcionamento.</w:t>
      </w:r>
    </w:p>
    <w:p w:rsidR="00DC36DC" w:rsidRPr="003C2DE2" w:rsidRDefault="00DC36DC" w:rsidP="008759F7">
      <w:pPr>
        <w:jc w:val="both"/>
        <w:rPr>
          <w:rFonts w:ascii="Tahoma" w:eastAsia="Arial Unicode MS" w:hAnsi="Tahoma" w:cs="Tahoma"/>
          <w:sz w:val="22"/>
          <w:szCs w:val="22"/>
          <w:u w:val="single"/>
        </w:rPr>
      </w:pPr>
    </w:p>
    <w:p w:rsidR="00696C14" w:rsidRPr="003C2DE2" w:rsidRDefault="004D2BF6"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Não prorrogação</w:t>
      </w:r>
      <w:r w:rsidRPr="003C2DE2">
        <w:rPr>
          <w:rFonts w:ascii="Tahoma" w:hAnsi="Tahoma" w:cs="Tahoma"/>
          <w:sz w:val="22"/>
          <w:szCs w:val="22"/>
        </w:rPr>
        <w:t xml:space="preserve">. </w:t>
      </w:r>
      <w:r w:rsidR="00696C14" w:rsidRPr="003C2DE2">
        <w:rPr>
          <w:rFonts w:ascii="Tahoma" w:hAnsi="Tahoma" w:cs="Tahoma"/>
          <w:sz w:val="22"/>
          <w:szCs w:val="22"/>
        </w:rPr>
        <w:t>O não comparecimento d</w:t>
      </w:r>
      <w:r w:rsidR="006E6714" w:rsidRPr="003C2DE2">
        <w:rPr>
          <w:rFonts w:ascii="Tahoma" w:hAnsi="Tahoma" w:cs="Tahoma"/>
          <w:sz w:val="22"/>
          <w:szCs w:val="22"/>
        </w:rPr>
        <w:t>a</w:t>
      </w:r>
      <w:r w:rsidR="00696C14" w:rsidRPr="003C2DE2">
        <w:rPr>
          <w:rFonts w:ascii="Tahoma" w:hAnsi="Tahoma" w:cs="Tahoma"/>
          <w:sz w:val="22"/>
          <w:szCs w:val="22"/>
        </w:rPr>
        <w:t xml:space="preserve"> Debenturista para receber o valor correspondente a quaisquer das obrigações pecuniárias da Emissora</w:t>
      </w:r>
      <w:r w:rsidR="005E38D9" w:rsidRPr="003C2DE2">
        <w:rPr>
          <w:rFonts w:ascii="Tahoma" w:hAnsi="Tahoma" w:cs="Tahoma"/>
          <w:sz w:val="22"/>
          <w:szCs w:val="22"/>
        </w:rPr>
        <w:t>,</w:t>
      </w:r>
      <w:r w:rsidR="00696C14" w:rsidRPr="003C2DE2">
        <w:rPr>
          <w:rFonts w:ascii="Tahoma" w:hAnsi="Tahoma" w:cs="Tahoma"/>
          <w:sz w:val="22"/>
          <w:szCs w:val="22"/>
        </w:rPr>
        <w:t xml:space="preserve"> </w:t>
      </w:r>
      <w:r w:rsidR="00CE74C7" w:rsidRPr="003C2DE2">
        <w:rPr>
          <w:rFonts w:ascii="Tahoma" w:hAnsi="Tahoma" w:cs="Tahoma"/>
          <w:sz w:val="22"/>
          <w:szCs w:val="22"/>
        </w:rPr>
        <w:t xml:space="preserve">nos termos </w:t>
      </w:r>
      <w:r w:rsidR="00696C14" w:rsidRPr="003C2DE2">
        <w:rPr>
          <w:rFonts w:ascii="Tahoma" w:hAnsi="Tahoma" w:cs="Tahoma"/>
          <w:sz w:val="22"/>
          <w:szCs w:val="22"/>
        </w:rPr>
        <w:t>previst</w:t>
      </w:r>
      <w:r w:rsidR="00CE74C7" w:rsidRPr="003C2DE2">
        <w:rPr>
          <w:rFonts w:ascii="Tahoma" w:hAnsi="Tahoma" w:cs="Tahoma"/>
          <w:sz w:val="22"/>
          <w:szCs w:val="22"/>
        </w:rPr>
        <w:t>o</w:t>
      </w:r>
      <w:r w:rsidR="00696C14" w:rsidRPr="003C2DE2">
        <w:rPr>
          <w:rFonts w:ascii="Tahoma" w:hAnsi="Tahoma" w:cs="Tahoma"/>
          <w:sz w:val="22"/>
          <w:szCs w:val="22"/>
        </w:rPr>
        <w:t>s nesta Escritura, ou em comunicado publicado pela Emissora, se for o caso, não lhe dará direito ao recebimento de remuneração e/ou encargos moratórios no período relativo ao atraso no recebimento, sendo-lhe, todavia, assegurados os direitos adquiridos até a data do respectivo vencimento e/ou do comunicado.</w:t>
      </w:r>
    </w:p>
    <w:p w:rsidR="00DC36DC" w:rsidRPr="003C2DE2" w:rsidRDefault="00DC36DC" w:rsidP="008759F7">
      <w:pPr>
        <w:jc w:val="both"/>
        <w:rPr>
          <w:rFonts w:ascii="Tahoma" w:hAnsi="Tahoma" w:cs="Tahoma"/>
          <w:sz w:val="22"/>
          <w:szCs w:val="22"/>
        </w:rPr>
      </w:pPr>
    </w:p>
    <w:p w:rsidR="00DC3202" w:rsidRPr="003C2DE2" w:rsidRDefault="00DC3202" w:rsidP="008759F7">
      <w:pPr>
        <w:numPr>
          <w:ilvl w:val="2"/>
          <w:numId w:val="1"/>
        </w:numPr>
        <w:ind w:left="0" w:firstLine="1418"/>
        <w:jc w:val="both"/>
        <w:rPr>
          <w:rFonts w:ascii="Tahoma" w:hAnsi="Tahoma" w:cs="Tahoma"/>
          <w:sz w:val="22"/>
          <w:szCs w:val="22"/>
        </w:rPr>
      </w:pPr>
      <w:r w:rsidRPr="003C2DE2">
        <w:rPr>
          <w:rFonts w:ascii="Tahoma" w:hAnsi="Tahoma" w:cs="Tahoma"/>
          <w:sz w:val="22"/>
          <w:szCs w:val="22"/>
          <w:u w:val="single"/>
        </w:rPr>
        <w:t>Encargos Moratórios</w:t>
      </w:r>
      <w:r w:rsidR="00105527" w:rsidRPr="003C2DE2">
        <w:rPr>
          <w:rFonts w:ascii="Tahoma" w:hAnsi="Tahoma" w:cs="Tahoma"/>
          <w:sz w:val="22"/>
          <w:szCs w:val="22"/>
        </w:rPr>
        <w:t xml:space="preserve">. </w:t>
      </w:r>
      <w:bookmarkStart w:id="48" w:name="_DV_M150"/>
      <w:bookmarkEnd w:id="48"/>
      <w:r w:rsidR="00B85D3B" w:rsidRPr="003C2DE2">
        <w:rPr>
          <w:rFonts w:ascii="Tahoma" w:hAnsi="Tahoma" w:cs="Tahoma"/>
          <w:sz w:val="22"/>
          <w:szCs w:val="22"/>
        </w:rPr>
        <w:t>Sem prejuízo d</w:t>
      </w:r>
      <w:r w:rsidR="006E2110" w:rsidRPr="003C2DE2">
        <w:rPr>
          <w:rFonts w:ascii="Tahoma" w:hAnsi="Tahoma" w:cs="Tahoma"/>
          <w:sz w:val="22"/>
          <w:szCs w:val="22"/>
        </w:rPr>
        <w:t xml:space="preserve">a Remuneração </w:t>
      </w:r>
      <w:r w:rsidR="00B85D3B" w:rsidRPr="003C2DE2">
        <w:rPr>
          <w:rFonts w:ascii="Tahoma" w:hAnsi="Tahoma" w:cs="Tahoma"/>
          <w:sz w:val="22"/>
          <w:szCs w:val="22"/>
        </w:rPr>
        <w:t>previst</w:t>
      </w:r>
      <w:r w:rsidR="006E2110" w:rsidRPr="003C2DE2">
        <w:rPr>
          <w:rFonts w:ascii="Tahoma" w:hAnsi="Tahoma" w:cs="Tahoma"/>
          <w:sz w:val="22"/>
          <w:szCs w:val="22"/>
        </w:rPr>
        <w:t>a</w:t>
      </w:r>
      <w:r w:rsidR="00B85D3B" w:rsidRPr="003C2DE2">
        <w:rPr>
          <w:rFonts w:ascii="Tahoma" w:hAnsi="Tahoma" w:cs="Tahoma"/>
          <w:sz w:val="22"/>
          <w:szCs w:val="22"/>
        </w:rPr>
        <w:t xml:space="preserve"> </w:t>
      </w:r>
      <w:r w:rsidR="006E0B3D" w:rsidRPr="003C2DE2">
        <w:rPr>
          <w:rFonts w:ascii="Tahoma" w:hAnsi="Tahoma" w:cs="Tahoma"/>
          <w:sz w:val="22"/>
          <w:szCs w:val="22"/>
        </w:rPr>
        <w:t xml:space="preserve">na </w:t>
      </w:r>
      <w:r w:rsidR="00A675E8" w:rsidRPr="003C2DE2">
        <w:rPr>
          <w:rFonts w:ascii="Tahoma" w:hAnsi="Tahoma" w:cs="Tahoma"/>
          <w:sz w:val="22"/>
          <w:szCs w:val="22"/>
        </w:rPr>
        <w:t>C</w:t>
      </w:r>
      <w:r w:rsidR="00D42300" w:rsidRPr="003C2DE2">
        <w:rPr>
          <w:rFonts w:ascii="Tahoma" w:hAnsi="Tahoma" w:cs="Tahoma"/>
          <w:sz w:val="22"/>
          <w:szCs w:val="22"/>
        </w:rPr>
        <w:t>láusula</w:t>
      </w:r>
      <w:r w:rsidR="00FE402C" w:rsidRPr="003C2DE2">
        <w:rPr>
          <w:rFonts w:ascii="Tahoma" w:hAnsi="Tahoma" w:cs="Tahoma"/>
          <w:sz w:val="22"/>
          <w:szCs w:val="22"/>
        </w:rPr>
        <w:t xml:space="preserve"> </w:t>
      </w:r>
      <w:r w:rsidR="000C4242" w:rsidRPr="003C2DE2">
        <w:rPr>
          <w:rFonts w:ascii="Tahoma" w:hAnsi="Tahoma" w:cs="Tahoma"/>
          <w:sz w:val="22"/>
          <w:szCs w:val="22"/>
        </w:rPr>
        <w:t>4.</w:t>
      </w:r>
      <w:r w:rsidR="00BF365D" w:rsidRPr="003C2DE2">
        <w:rPr>
          <w:rFonts w:ascii="Tahoma" w:hAnsi="Tahoma" w:cs="Tahoma"/>
          <w:sz w:val="22"/>
          <w:szCs w:val="22"/>
        </w:rPr>
        <w:t>2</w:t>
      </w:r>
      <w:r w:rsidR="000C4242" w:rsidRPr="003C2DE2">
        <w:rPr>
          <w:rFonts w:ascii="Tahoma" w:hAnsi="Tahoma" w:cs="Tahoma"/>
          <w:sz w:val="22"/>
          <w:szCs w:val="22"/>
        </w:rPr>
        <w:t xml:space="preserve"> acima, o</w:t>
      </w:r>
      <w:r w:rsidRPr="003C2DE2">
        <w:rPr>
          <w:rFonts w:ascii="Tahoma" w:hAnsi="Tahoma" w:cs="Tahoma"/>
          <w:sz w:val="22"/>
          <w:szCs w:val="22"/>
        </w:rPr>
        <w:t>correndo impontualidade no pagamento de quaisquer obrigações pecuniárias relativas à</w:t>
      </w:r>
      <w:r w:rsidR="001E1219" w:rsidRPr="003C2DE2">
        <w:rPr>
          <w:rFonts w:ascii="Tahoma" w:hAnsi="Tahoma" w:cs="Tahoma"/>
          <w:sz w:val="22"/>
          <w:szCs w:val="22"/>
        </w:rPr>
        <w:t>s</w:t>
      </w:r>
      <w:r w:rsidRPr="003C2DE2">
        <w:rPr>
          <w:rFonts w:ascii="Tahoma" w:hAnsi="Tahoma" w:cs="Tahoma"/>
          <w:sz w:val="22"/>
          <w:szCs w:val="22"/>
        </w:rPr>
        <w:t xml:space="preserve"> Debênture</w:t>
      </w:r>
      <w:r w:rsidR="001E1219" w:rsidRPr="003C2DE2">
        <w:rPr>
          <w:rFonts w:ascii="Tahoma" w:hAnsi="Tahoma" w:cs="Tahoma"/>
          <w:sz w:val="22"/>
          <w:szCs w:val="22"/>
        </w:rPr>
        <w:t>s</w:t>
      </w:r>
      <w:r w:rsidRPr="003C2DE2">
        <w:rPr>
          <w:rFonts w:ascii="Tahoma" w:hAnsi="Tahoma" w:cs="Tahoma"/>
          <w:sz w:val="22"/>
          <w:szCs w:val="22"/>
        </w:rPr>
        <w:t>, os débitos vencidos e não pagos serão acrescidos de juros de mora de 1% (um por cento) ao mês</w:t>
      </w:r>
      <w:r w:rsidR="00AA054F" w:rsidRPr="003C2DE2">
        <w:rPr>
          <w:rFonts w:ascii="Tahoma" w:hAnsi="Tahoma" w:cs="Tahoma"/>
          <w:sz w:val="22"/>
          <w:szCs w:val="22"/>
        </w:rPr>
        <w:t>,</w:t>
      </w:r>
      <w:r w:rsidRPr="003C2DE2">
        <w:rPr>
          <w:rFonts w:ascii="Tahoma" w:hAnsi="Tahoma" w:cs="Tahoma"/>
          <w:sz w:val="22"/>
          <w:szCs w:val="22"/>
        </w:rPr>
        <w:t xml:space="preserve"> calculados </w:t>
      </w:r>
      <w:r w:rsidRPr="003C2DE2">
        <w:rPr>
          <w:rFonts w:ascii="Tahoma" w:hAnsi="Tahoma" w:cs="Tahoma"/>
          <w:i/>
          <w:sz w:val="22"/>
          <w:szCs w:val="22"/>
        </w:rPr>
        <w:t xml:space="preserve">pro rata </w:t>
      </w:r>
      <w:r w:rsidR="001A535C" w:rsidRPr="003C2DE2">
        <w:rPr>
          <w:rFonts w:ascii="Tahoma" w:hAnsi="Tahoma" w:cs="Tahoma"/>
          <w:i/>
          <w:sz w:val="22"/>
          <w:szCs w:val="22"/>
        </w:rPr>
        <w:t>die</w:t>
      </w:r>
      <w:r w:rsidRPr="003C2DE2">
        <w:rPr>
          <w:rFonts w:ascii="Tahoma" w:hAnsi="Tahoma" w:cs="Tahoma"/>
          <w:sz w:val="22"/>
          <w:szCs w:val="22"/>
        </w:rPr>
        <w:t>, desde a data de inadimplemento até a data do efetivo pagamento, bem como de multa não compensatória de 2% (dois por cento) sobre o valor devido, independentemente de aviso, notificação ou interpelação judicial ou extrajudicial.</w:t>
      </w:r>
      <w:r w:rsidR="00DA6501" w:rsidRPr="003C2DE2">
        <w:rPr>
          <w:rFonts w:ascii="Tahoma" w:hAnsi="Tahoma" w:cs="Tahoma"/>
          <w:sz w:val="22"/>
          <w:szCs w:val="22"/>
        </w:rPr>
        <w:t xml:space="preserve"> </w:t>
      </w:r>
    </w:p>
    <w:p w:rsidR="00DC36DC" w:rsidRPr="003C2DE2" w:rsidRDefault="00DC36DC" w:rsidP="008759F7">
      <w:pPr>
        <w:jc w:val="both"/>
        <w:rPr>
          <w:rFonts w:ascii="Tahoma" w:hAnsi="Tahoma" w:cs="Tahoma"/>
          <w:sz w:val="22"/>
          <w:szCs w:val="22"/>
        </w:rPr>
      </w:pPr>
    </w:p>
    <w:p w:rsidR="00DC3202" w:rsidRPr="003C2DE2" w:rsidRDefault="00DC3202" w:rsidP="008759F7">
      <w:pPr>
        <w:numPr>
          <w:ilvl w:val="2"/>
          <w:numId w:val="1"/>
        </w:numPr>
        <w:ind w:left="0" w:firstLine="1418"/>
        <w:jc w:val="both"/>
        <w:rPr>
          <w:rFonts w:ascii="Tahoma" w:hAnsi="Tahoma" w:cs="Tahoma"/>
          <w:sz w:val="22"/>
          <w:szCs w:val="22"/>
        </w:rPr>
      </w:pPr>
      <w:bookmarkStart w:id="49" w:name="_DV_M154"/>
      <w:bookmarkStart w:id="50" w:name="_DV_M155"/>
      <w:bookmarkEnd w:id="49"/>
      <w:bookmarkEnd w:id="50"/>
      <w:r w:rsidRPr="003C2DE2">
        <w:rPr>
          <w:rFonts w:ascii="Tahoma" w:hAnsi="Tahoma" w:cs="Tahoma"/>
          <w:sz w:val="22"/>
          <w:szCs w:val="22"/>
          <w:u w:val="single"/>
        </w:rPr>
        <w:t>Imunidade Tributária</w:t>
      </w:r>
      <w:r w:rsidR="00CA3CC7" w:rsidRPr="003C2DE2">
        <w:rPr>
          <w:rFonts w:ascii="Tahoma" w:hAnsi="Tahoma" w:cs="Tahoma"/>
          <w:sz w:val="22"/>
          <w:szCs w:val="22"/>
        </w:rPr>
        <w:t xml:space="preserve">. </w:t>
      </w:r>
      <w:bookmarkStart w:id="51" w:name="_DV_C281"/>
      <w:r w:rsidRPr="003C2DE2">
        <w:rPr>
          <w:rFonts w:ascii="Tahoma" w:hAnsi="Tahoma" w:cs="Tahoma"/>
          <w:sz w:val="22"/>
          <w:szCs w:val="22"/>
        </w:rPr>
        <w:t xml:space="preserve">Caso </w:t>
      </w:r>
      <w:r w:rsidR="006E6714" w:rsidRPr="003C2DE2">
        <w:rPr>
          <w:rFonts w:ascii="Tahoma" w:hAnsi="Tahoma" w:cs="Tahoma"/>
          <w:sz w:val="22"/>
          <w:szCs w:val="22"/>
        </w:rPr>
        <w:t>a</w:t>
      </w:r>
      <w:r w:rsidR="009D5077" w:rsidRPr="003C2DE2">
        <w:rPr>
          <w:rFonts w:ascii="Tahoma" w:hAnsi="Tahoma" w:cs="Tahoma"/>
          <w:sz w:val="22"/>
          <w:szCs w:val="22"/>
        </w:rPr>
        <w:t xml:space="preserve"> </w:t>
      </w:r>
      <w:r w:rsidR="00F04EB1" w:rsidRPr="003C2DE2">
        <w:rPr>
          <w:rFonts w:ascii="Tahoma" w:hAnsi="Tahoma" w:cs="Tahoma"/>
          <w:sz w:val="22"/>
          <w:szCs w:val="22"/>
        </w:rPr>
        <w:t>Debenturista</w:t>
      </w:r>
      <w:r w:rsidR="009D5077" w:rsidRPr="003C2DE2">
        <w:rPr>
          <w:rFonts w:ascii="Tahoma" w:hAnsi="Tahoma" w:cs="Tahoma"/>
          <w:sz w:val="22"/>
          <w:szCs w:val="22"/>
        </w:rPr>
        <w:t xml:space="preserve"> </w:t>
      </w:r>
      <w:r w:rsidRPr="003C2DE2">
        <w:rPr>
          <w:rFonts w:ascii="Tahoma" w:hAnsi="Tahoma" w:cs="Tahoma"/>
          <w:sz w:val="22"/>
          <w:szCs w:val="22"/>
        </w:rPr>
        <w:t xml:space="preserve">goze de algum tipo de imunidade ou isenção tributária, este deverá encaminhar </w:t>
      </w:r>
      <w:r w:rsidR="009D5077" w:rsidRPr="003C2DE2">
        <w:rPr>
          <w:rFonts w:ascii="Tahoma" w:hAnsi="Tahoma" w:cs="Tahoma"/>
          <w:sz w:val="22"/>
          <w:szCs w:val="22"/>
        </w:rPr>
        <w:t>à Emissora</w:t>
      </w:r>
      <w:r w:rsidRPr="003C2DE2">
        <w:rPr>
          <w:rFonts w:ascii="Tahoma" w:hAnsi="Tahoma" w:cs="Tahoma"/>
          <w:sz w:val="22"/>
          <w:szCs w:val="22"/>
        </w:rPr>
        <w:t xml:space="preserve">, no prazo mínimo de 10 (dez) </w:t>
      </w:r>
      <w:r w:rsidR="000574C8" w:rsidRPr="003C2DE2">
        <w:rPr>
          <w:rFonts w:ascii="Tahoma" w:hAnsi="Tahoma" w:cs="Tahoma"/>
          <w:sz w:val="22"/>
          <w:szCs w:val="22"/>
        </w:rPr>
        <w:t>D</w:t>
      </w:r>
      <w:r w:rsidRPr="003C2DE2">
        <w:rPr>
          <w:rFonts w:ascii="Tahoma" w:hAnsi="Tahoma" w:cs="Tahoma"/>
          <w:sz w:val="22"/>
          <w:szCs w:val="22"/>
        </w:rPr>
        <w:t xml:space="preserve">ias </w:t>
      </w:r>
      <w:r w:rsidR="000574C8" w:rsidRPr="003C2DE2">
        <w:rPr>
          <w:rFonts w:ascii="Tahoma" w:hAnsi="Tahoma" w:cs="Tahoma"/>
          <w:sz w:val="22"/>
          <w:szCs w:val="22"/>
        </w:rPr>
        <w:t>Ú</w:t>
      </w:r>
      <w:r w:rsidRPr="003C2DE2">
        <w:rPr>
          <w:rFonts w:ascii="Tahoma" w:hAnsi="Tahoma" w:cs="Tahoma"/>
          <w:sz w:val="22"/>
          <w:szCs w:val="22"/>
        </w:rPr>
        <w:t>teis antes da data prevista para recebimento de valores relativos à</w:t>
      </w:r>
      <w:r w:rsidR="001E1219" w:rsidRPr="003C2DE2">
        <w:rPr>
          <w:rFonts w:ascii="Tahoma" w:hAnsi="Tahoma" w:cs="Tahoma"/>
          <w:sz w:val="22"/>
          <w:szCs w:val="22"/>
        </w:rPr>
        <w:t>s</w:t>
      </w:r>
      <w:r w:rsidRPr="003C2DE2">
        <w:rPr>
          <w:rFonts w:ascii="Tahoma" w:hAnsi="Tahoma" w:cs="Tahoma"/>
          <w:sz w:val="22"/>
          <w:szCs w:val="22"/>
        </w:rPr>
        <w:t xml:space="preserve"> Debênture</w:t>
      </w:r>
      <w:r w:rsidR="001E1219" w:rsidRPr="003C2DE2">
        <w:rPr>
          <w:rFonts w:ascii="Tahoma" w:hAnsi="Tahoma" w:cs="Tahoma"/>
          <w:sz w:val="22"/>
          <w:szCs w:val="22"/>
        </w:rPr>
        <w:t>s</w:t>
      </w:r>
      <w:r w:rsidRPr="003C2DE2">
        <w:rPr>
          <w:rFonts w:ascii="Tahoma" w:hAnsi="Tahoma" w:cs="Tahoma"/>
          <w:sz w:val="22"/>
          <w:szCs w:val="22"/>
        </w:rPr>
        <w:t xml:space="preserve">, documentação comprobatória dessa imunidade ou isenção tributária, sob pena de ter </w:t>
      </w:r>
      <w:r w:rsidR="002A089F" w:rsidRPr="003C2DE2">
        <w:rPr>
          <w:rFonts w:ascii="Tahoma" w:hAnsi="Tahoma" w:cs="Tahoma"/>
          <w:sz w:val="22"/>
          <w:szCs w:val="22"/>
        </w:rPr>
        <w:t>descontado</w:t>
      </w:r>
      <w:r w:rsidRPr="003C2DE2">
        <w:rPr>
          <w:rFonts w:ascii="Tahoma" w:hAnsi="Tahoma" w:cs="Tahoma"/>
          <w:sz w:val="22"/>
          <w:szCs w:val="22"/>
        </w:rPr>
        <w:t xml:space="preserve"> dos seus rendimentos os valores devidos nos termos da legislação tributária em vigor.</w:t>
      </w:r>
      <w:bookmarkEnd w:id="51"/>
    </w:p>
    <w:p w:rsidR="00DC36DC" w:rsidRPr="003C2DE2" w:rsidRDefault="00DC36DC" w:rsidP="008759F7">
      <w:pPr>
        <w:pStyle w:val="ListaColorida-nfase11"/>
        <w:ind w:left="0"/>
        <w:rPr>
          <w:rFonts w:ascii="Tahoma" w:eastAsia="Arial Unicode MS" w:hAnsi="Tahoma" w:cs="Tahoma"/>
          <w:b/>
          <w:bCs/>
          <w:sz w:val="22"/>
          <w:szCs w:val="22"/>
        </w:rPr>
      </w:pPr>
    </w:p>
    <w:p w:rsidR="00B706B1" w:rsidRPr="00E62F14" w:rsidRDefault="0028161F" w:rsidP="008759F7">
      <w:pPr>
        <w:numPr>
          <w:ilvl w:val="1"/>
          <w:numId w:val="1"/>
        </w:numPr>
        <w:ind w:left="0" w:firstLine="709"/>
        <w:jc w:val="both"/>
        <w:rPr>
          <w:rFonts w:ascii="Tahoma" w:eastAsia="Arial Unicode MS" w:hAnsi="Tahoma" w:cs="Tahoma"/>
          <w:b/>
          <w:bCs/>
          <w:sz w:val="22"/>
          <w:szCs w:val="22"/>
        </w:rPr>
      </w:pPr>
      <w:r w:rsidRPr="003C2DE2">
        <w:rPr>
          <w:rFonts w:ascii="Tahoma" w:eastAsia="Arial Unicode MS" w:hAnsi="Tahoma" w:cs="Tahoma"/>
          <w:sz w:val="22"/>
          <w:szCs w:val="22"/>
          <w:u w:val="single"/>
        </w:rPr>
        <w:t xml:space="preserve">Resgate </w:t>
      </w:r>
      <w:r w:rsidR="00696C14" w:rsidRPr="003C2DE2">
        <w:rPr>
          <w:rFonts w:ascii="Tahoma" w:eastAsia="Arial Unicode MS" w:hAnsi="Tahoma" w:cs="Tahoma"/>
          <w:sz w:val="22"/>
          <w:szCs w:val="22"/>
          <w:u w:val="single"/>
        </w:rPr>
        <w:t>Antecipad</w:t>
      </w:r>
      <w:r w:rsidRPr="003C2DE2">
        <w:rPr>
          <w:rFonts w:ascii="Tahoma" w:eastAsia="Arial Unicode MS" w:hAnsi="Tahoma" w:cs="Tahoma"/>
          <w:sz w:val="22"/>
          <w:szCs w:val="22"/>
          <w:u w:val="single"/>
        </w:rPr>
        <w:t>o</w:t>
      </w:r>
      <w:r w:rsidR="00696C14" w:rsidRPr="003C2DE2">
        <w:rPr>
          <w:rFonts w:ascii="Tahoma" w:eastAsia="Arial Unicode MS" w:hAnsi="Tahoma" w:cs="Tahoma"/>
          <w:sz w:val="22"/>
          <w:szCs w:val="22"/>
          <w:u w:val="single"/>
        </w:rPr>
        <w:t xml:space="preserve"> Facultativ</w:t>
      </w:r>
      <w:r w:rsidRPr="003C2DE2">
        <w:rPr>
          <w:rFonts w:ascii="Tahoma" w:eastAsia="Arial Unicode MS" w:hAnsi="Tahoma" w:cs="Tahoma"/>
          <w:sz w:val="22"/>
          <w:szCs w:val="22"/>
          <w:u w:val="single"/>
        </w:rPr>
        <w:t>o</w:t>
      </w:r>
      <w:r w:rsidR="004F2685" w:rsidRPr="003C2DE2">
        <w:rPr>
          <w:rFonts w:ascii="Tahoma" w:eastAsia="Arial Unicode MS" w:hAnsi="Tahoma" w:cs="Tahoma"/>
          <w:sz w:val="22"/>
          <w:szCs w:val="22"/>
          <w:u w:val="single"/>
        </w:rPr>
        <w:t xml:space="preserve"> Total</w:t>
      </w:r>
      <w:r w:rsidR="00B76E16" w:rsidRPr="003C2DE2">
        <w:rPr>
          <w:rFonts w:ascii="Tahoma" w:eastAsia="Arial Unicode MS" w:hAnsi="Tahoma" w:cs="Tahoma"/>
          <w:sz w:val="22"/>
          <w:szCs w:val="22"/>
          <w:u w:val="single"/>
        </w:rPr>
        <w:t>, Resgate Antecipado Total</w:t>
      </w:r>
      <w:r w:rsidR="00696C14" w:rsidRPr="003C2DE2">
        <w:rPr>
          <w:rFonts w:ascii="Tahoma" w:eastAsia="Arial Unicode MS" w:hAnsi="Tahoma" w:cs="Tahoma"/>
          <w:sz w:val="22"/>
          <w:szCs w:val="22"/>
          <w:u w:val="single"/>
        </w:rPr>
        <w:t xml:space="preserve"> e </w:t>
      </w:r>
      <w:r w:rsidR="00F36BD0" w:rsidRPr="003C2DE2">
        <w:rPr>
          <w:rFonts w:ascii="Tahoma" w:eastAsia="Arial Unicode MS" w:hAnsi="Tahoma" w:cs="Tahoma"/>
          <w:sz w:val="22"/>
          <w:szCs w:val="22"/>
          <w:u w:val="single"/>
        </w:rPr>
        <w:t>Oferta de Resgate Antecipado</w:t>
      </w:r>
      <w:r w:rsidR="004F2685" w:rsidRPr="003C2DE2">
        <w:rPr>
          <w:rFonts w:ascii="Tahoma" w:eastAsia="Arial Unicode MS" w:hAnsi="Tahoma" w:cs="Tahoma"/>
          <w:sz w:val="22"/>
          <w:szCs w:val="22"/>
          <w:u w:val="single"/>
        </w:rPr>
        <w:t xml:space="preserve"> Total</w:t>
      </w:r>
      <w:r w:rsidR="007C4CEE" w:rsidRPr="003C2DE2">
        <w:rPr>
          <w:rFonts w:ascii="Tahoma" w:eastAsia="Arial Unicode MS" w:hAnsi="Tahoma" w:cs="Tahoma"/>
          <w:sz w:val="22"/>
          <w:szCs w:val="22"/>
          <w:u w:val="single"/>
        </w:rPr>
        <w:t xml:space="preserve"> e Amortização Extraordinária Facultativa</w:t>
      </w:r>
      <w:r w:rsidR="00F7062B">
        <w:rPr>
          <w:rFonts w:ascii="Tahoma" w:eastAsia="Arial Unicode MS" w:hAnsi="Tahoma" w:cs="Tahoma"/>
          <w:sz w:val="22"/>
          <w:szCs w:val="22"/>
          <w:u w:val="single"/>
        </w:rPr>
        <w:t xml:space="preserve"> </w:t>
      </w:r>
      <w:r w:rsidR="00B706B1">
        <w:rPr>
          <w:rFonts w:ascii="Tahoma" w:eastAsia="Arial Unicode MS" w:hAnsi="Tahoma" w:cs="Tahoma"/>
          <w:sz w:val="22"/>
          <w:szCs w:val="22"/>
          <w:u w:val="single"/>
        </w:rPr>
        <w:t xml:space="preserve"> </w:t>
      </w:r>
    </w:p>
    <w:p w:rsidR="00C030C4" w:rsidRDefault="00C030C4" w:rsidP="008759F7">
      <w:pPr>
        <w:jc w:val="both"/>
        <w:rPr>
          <w:rFonts w:ascii="Tahoma" w:eastAsia="Arial Unicode MS" w:hAnsi="Tahoma" w:cs="Tahoma"/>
          <w:b/>
          <w:bCs/>
          <w:sz w:val="22"/>
          <w:szCs w:val="22"/>
        </w:rPr>
      </w:pPr>
    </w:p>
    <w:p w:rsidR="00B706B1" w:rsidRDefault="00B706B1" w:rsidP="008759F7">
      <w:pPr>
        <w:jc w:val="both"/>
        <w:rPr>
          <w:rFonts w:ascii="Tahoma" w:eastAsia="Arial Unicode MS" w:hAnsi="Tahoma" w:cs="Tahoma"/>
          <w:i/>
          <w:sz w:val="22"/>
          <w:szCs w:val="22"/>
          <w:u w:val="single"/>
        </w:rPr>
      </w:pPr>
      <w:r w:rsidRPr="00625696">
        <w:rPr>
          <w:rFonts w:ascii="Tahoma" w:eastAsia="Arial Unicode MS" w:hAnsi="Tahoma" w:cs="Tahoma"/>
          <w:i/>
          <w:sz w:val="22"/>
          <w:szCs w:val="22"/>
          <w:u w:val="single"/>
        </w:rPr>
        <w:t>Resgate Antecipado Facultativo Total</w:t>
      </w:r>
    </w:p>
    <w:p w:rsidR="00B706B1" w:rsidRPr="003C2DE2" w:rsidRDefault="00B706B1" w:rsidP="008759F7">
      <w:pPr>
        <w:jc w:val="both"/>
        <w:rPr>
          <w:rFonts w:ascii="Tahoma" w:eastAsia="Arial Unicode MS" w:hAnsi="Tahoma" w:cs="Tahoma"/>
          <w:b/>
          <w:bCs/>
          <w:sz w:val="22"/>
          <w:szCs w:val="22"/>
        </w:rPr>
      </w:pPr>
    </w:p>
    <w:p w:rsidR="00300EB5" w:rsidRDefault="00E34F5D" w:rsidP="00E62F14">
      <w:pPr>
        <w:numPr>
          <w:ilvl w:val="2"/>
          <w:numId w:val="1"/>
        </w:numPr>
        <w:ind w:left="0" w:firstLine="1418"/>
        <w:jc w:val="both"/>
        <w:rPr>
          <w:rFonts w:ascii="Tahoma" w:hAnsi="Tahoma" w:cs="Tahoma"/>
          <w:i/>
          <w:sz w:val="22"/>
          <w:szCs w:val="22"/>
        </w:rPr>
      </w:pPr>
      <w:r w:rsidRPr="00625696">
        <w:rPr>
          <w:rFonts w:ascii="Tahoma" w:hAnsi="Tahoma" w:cs="Tahoma"/>
          <w:sz w:val="22"/>
          <w:szCs w:val="22"/>
        </w:rPr>
        <w:t xml:space="preserve">A Emissora poderá, observados os termos e condições estabelecidos a seguir, a seu exclusivo critério e independentemente da vontade da </w:t>
      </w:r>
      <w:r w:rsidR="00C040B0">
        <w:rPr>
          <w:rFonts w:ascii="Tahoma" w:hAnsi="Tahoma" w:cs="Tahoma"/>
          <w:sz w:val="22"/>
          <w:szCs w:val="22"/>
        </w:rPr>
        <w:t>Debenturista, realizar resgate antecipado facultativo da totalidade das Debêntures (“</w:t>
      </w:r>
      <w:r w:rsidR="00C040B0">
        <w:rPr>
          <w:rFonts w:ascii="Tahoma" w:hAnsi="Tahoma" w:cs="Tahoma"/>
          <w:sz w:val="22"/>
          <w:szCs w:val="22"/>
          <w:u w:val="single"/>
        </w:rPr>
        <w:t>Resgate Antecipado Facultativo Total</w:t>
      </w:r>
      <w:r w:rsidR="00C040B0">
        <w:rPr>
          <w:rFonts w:ascii="Tahoma" w:hAnsi="Tahoma" w:cs="Tahoma"/>
          <w:sz w:val="22"/>
          <w:szCs w:val="22"/>
        </w:rPr>
        <w:t xml:space="preserve">”). </w:t>
      </w:r>
    </w:p>
    <w:p w:rsidR="0028161F" w:rsidRPr="00625696" w:rsidRDefault="0028161F" w:rsidP="00625696">
      <w:pPr>
        <w:jc w:val="both"/>
        <w:rPr>
          <w:rFonts w:ascii="Tahoma" w:hAnsi="Tahoma" w:cs="Tahoma"/>
          <w:sz w:val="22"/>
          <w:szCs w:val="22"/>
        </w:rPr>
      </w:pPr>
    </w:p>
    <w:p w:rsidR="00300EB5" w:rsidRDefault="00C040B0" w:rsidP="00E62F14">
      <w:pPr>
        <w:numPr>
          <w:ilvl w:val="2"/>
          <w:numId w:val="1"/>
        </w:numPr>
        <w:ind w:left="0" w:firstLine="1418"/>
        <w:jc w:val="both"/>
        <w:rPr>
          <w:rFonts w:ascii="Tahoma" w:hAnsi="Tahoma" w:cs="Tahoma"/>
          <w:sz w:val="22"/>
          <w:szCs w:val="22"/>
        </w:rPr>
      </w:pPr>
      <w:r>
        <w:rPr>
          <w:rFonts w:ascii="Tahoma" w:hAnsi="Tahoma" w:cs="Tahoma"/>
          <w:sz w:val="22"/>
          <w:szCs w:val="22"/>
        </w:rPr>
        <w:t xml:space="preserve">O Resgate Antecipado Facultativo Total somente poderá ocorrer mediante </w:t>
      </w:r>
      <w:r w:rsidR="00B76C3A">
        <w:rPr>
          <w:rFonts w:ascii="Tahoma" w:hAnsi="Tahoma" w:cs="Tahoma"/>
          <w:sz w:val="22"/>
          <w:szCs w:val="22"/>
        </w:rPr>
        <w:t>a</w:t>
      </w:r>
      <w:r>
        <w:rPr>
          <w:rFonts w:ascii="Tahoma" w:hAnsi="Tahoma" w:cs="Tahoma"/>
          <w:sz w:val="22"/>
          <w:szCs w:val="22"/>
        </w:rPr>
        <w:t xml:space="preserve"> comunicação de Resgate Antecipado Facultativo Total dirigida à Debenturista com antecedência mínima de 15 (quinze) dias e máxima de 30 (trinta) dias da data do Resgate Antecipado Facultativo Total (“</w:t>
      </w:r>
      <w:r>
        <w:rPr>
          <w:rFonts w:ascii="Tahoma" w:hAnsi="Tahoma" w:cs="Tahoma"/>
          <w:sz w:val="22"/>
          <w:szCs w:val="22"/>
          <w:u w:val="single"/>
        </w:rPr>
        <w:t>Comunicação de Resgate Antecipado Facultativo Total</w:t>
      </w:r>
      <w:r>
        <w:rPr>
          <w:rFonts w:ascii="Tahoma" w:hAnsi="Tahoma" w:cs="Tahoma"/>
          <w:sz w:val="22"/>
          <w:szCs w:val="22"/>
        </w:rPr>
        <w:t>”).</w:t>
      </w:r>
    </w:p>
    <w:p w:rsidR="0028161F" w:rsidRPr="00625696" w:rsidRDefault="0028161F" w:rsidP="00625696">
      <w:pPr>
        <w:jc w:val="both"/>
        <w:rPr>
          <w:rFonts w:ascii="Tahoma" w:hAnsi="Tahoma" w:cs="Tahoma"/>
          <w:sz w:val="22"/>
          <w:szCs w:val="22"/>
        </w:rPr>
      </w:pPr>
    </w:p>
    <w:p w:rsidR="00300EB5" w:rsidRDefault="00C040B0" w:rsidP="00E62F14">
      <w:pPr>
        <w:numPr>
          <w:ilvl w:val="2"/>
          <w:numId w:val="1"/>
        </w:numPr>
        <w:ind w:left="0" w:firstLine="1418"/>
        <w:jc w:val="both"/>
        <w:rPr>
          <w:rFonts w:ascii="Tahoma" w:hAnsi="Tahoma" w:cs="Tahoma"/>
          <w:sz w:val="22"/>
          <w:szCs w:val="22"/>
        </w:rPr>
      </w:pPr>
      <w:r>
        <w:rPr>
          <w:rFonts w:ascii="Tahoma" w:hAnsi="Tahoma" w:cs="Tahoma"/>
          <w:sz w:val="22"/>
          <w:szCs w:val="22"/>
        </w:rPr>
        <w:t>Por ocasião do Resgate Antecipado Facultativo Total, a Debenturista fará jus ao pagamento do Valor Nominal Unitário</w:t>
      </w:r>
      <w:r w:rsidR="0043473B">
        <w:rPr>
          <w:rFonts w:ascii="Tahoma" w:hAnsi="Tahoma" w:cs="Tahoma"/>
          <w:sz w:val="22"/>
          <w:szCs w:val="22"/>
        </w:rPr>
        <w:t xml:space="preserve"> ou o saldo do Valor Nominal Unitário, conforme o caso</w:t>
      </w:r>
      <w:r>
        <w:rPr>
          <w:rFonts w:ascii="Tahoma" w:hAnsi="Tahoma" w:cs="Tahoma"/>
          <w:sz w:val="22"/>
          <w:szCs w:val="22"/>
        </w:rPr>
        <w:t xml:space="preserve">, acrescido da Remuneração, calculada </w:t>
      </w:r>
      <w:r>
        <w:rPr>
          <w:rFonts w:ascii="Tahoma" w:hAnsi="Tahoma" w:cs="Tahoma"/>
          <w:i/>
          <w:sz w:val="22"/>
          <w:szCs w:val="22"/>
        </w:rPr>
        <w:t>pro rata temporis</w:t>
      </w:r>
      <w:r>
        <w:rPr>
          <w:rFonts w:ascii="Tahoma" w:hAnsi="Tahoma" w:cs="Tahoma"/>
          <w:sz w:val="22"/>
          <w:szCs w:val="22"/>
        </w:rPr>
        <w:t>, desde a primeira Data de Integralização, ou a data de pagamento de Remuneração imediatamente anterior, conforme aplicável, até a data do efetivo resgate das Debêntures (“</w:t>
      </w:r>
      <w:r>
        <w:rPr>
          <w:rFonts w:ascii="Tahoma" w:hAnsi="Tahoma" w:cs="Tahoma"/>
          <w:sz w:val="22"/>
          <w:szCs w:val="22"/>
          <w:u w:val="single"/>
        </w:rPr>
        <w:t>Preço de Resgate</w:t>
      </w:r>
      <w:r>
        <w:rPr>
          <w:rFonts w:ascii="Tahoma" w:hAnsi="Tahoma" w:cs="Tahoma"/>
          <w:sz w:val="22"/>
          <w:szCs w:val="22"/>
        </w:rPr>
        <w:t>”), acrescido, ainda, do prêmio previsto na Cláusula 4.8.4 (iii) abaixo.</w:t>
      </w:r>
    </w:p>
    <w:p w:rsidR="0028161F" w:rsidRPr="00625696" w:rsidRDefault="0028161F" w:rsidP="00625696">
      <w:pPr>
        <w:jc w:val="both"/>
        <w:rPr>
          <w:rFonts w:ascii="Tahoma" w:hAnsi="Tahoma" w:cs="Tahoma"/>
          <w:sz w:val="22"/>
          <w:szCs w:val="22"/>
        </w:rPr>
      </w:pPr>
    </w:p>
    <w:p w:rsidR="00300EB5" w:rsidRPr="00971B65" w:rsidRDefault="00C040B0" w:rsidP="00DE7826">
      <w:pPr>
        <w:numPr>
          <w:ilvl w:val="2"/>
          <w:numId w:val="1"/>
        </w:numPr>
        <w:ind w:left="0" w:firstLine="1418"/>
        <w:jc w:val="both"/>
        <w:rPr>
          <w:rFonts w:ascii="Tahoma" w:eastAsia="Arial Unicode MS" w:hAnsi="Tahoma" w:cs="Tahoma"/>
          <w:i/>
          <w:sz w:val="22"/>
          <w:szCs w:val="22"/>
        </w:rPr>
      </w:pPr>
      <w:r>
        <w:rPr>
          <w:rFonts w:ascii="Tahoma" w:hAnsi="Tahoma" w:cs="Tahoma"/>
          <w:sz w:val="22"/>
          <w:szCs w:val="22"/>
        </w:rPr>
        <w:t xml:space="preserve">O Resgate Antecipado Facultativo Total somente poderá ocorrer: </w:t>
      </w:r>
      <w:r>
        <w:rPr>
          <w:rFonts w:ascii="Tahoma" w:hAnsi="Tahoma" w:cs="Tahoma"/>
          <w:b/>
          <w:sz w:val="22"/>
          <w:szCs w:val="22"/>
        </w:rPr>
        <w:t>(i)</w:t>
      </w:r>
      <w:r>
        <w:rPr>
          <w:rFonts w:ascii="Tahoma" w:hAnsi="Tahoma" w:cs="Tahoma"/>
          <w:sz w:val="22"/>
          <w:szCs w:val="22"/>
        </w:rPr>
        <w:t xml:space="preserve"> </w:t>
      </w:r>
      <w:r w:rsidR="00971B65">
        <w:rPr>
          <w:rFonts w:ascii="Tahoma" w:hAnsi="Tahoma" w:cs="Tahoma"/>
          <w:sz w:val="22"/>
          <w:szCs w:val="22"/>
        </w:rPr>
        <w:t xml:space="preserve">36 (trinta e seis) meses após a primeira Data de Integralização, ou seja, a partir de </w:t>
      </w:r>
      <w:r w:rsidR="00CB2D7A">
        <w:rPr>
          <w:rFonts w:ascii="Tahoma" w:hAnsi="Tahoma" w:cs="Tahoma"/>
          <w:sz w:val="22"/>
          <w:szCs w:val="22"/>
        </w:rPr>
        <w:t>20</w:t>
      </w:r>
      <w:r w:rsidR="00971B65">
        <w:rPr>
          <w:rFonts w:ascii="Tahoma" w:hAnsi="Tahoma" w:cs="Tahoma"/>
          <w:sz w:val="22"/>
          <w:szCs w:val="22"/>
        </w:rPr>
        <w:t xml:space="preserve"> de </w:t>
      </w:r>
      <w:r w:rsidR="00CB2D7A">
        <w:rPr>
          <w:rFonts w:ascii="Tahoma" w:hAnsi="Tahoma" w:cs="Tahoma"/>
          <w:sz w:val="22"/>
          <w:szCs w:val="22"/>
        </w:rPr>
        <w:t>setembro</w:t>
      </w:r>
      <w:r w:rsidR="00971B65">
        <w:rPr>
          <w:rFonts w:ascii="Tahoma" w:hAnsi="Tahoma" w:cs="Tahoma"/>
          <w:sz w:val="22"/>
          <w:szCs w:val="22"/>
        </w:rPr>
        <w:t xml:space="preserve"> de </w:t>
      </w:r>
      <w:r w:rsidR="00CB2D7A">
        <w:rPr>
          <w:rFonts w:ascii="Tahoma" w:hAnsi="Tahoma" w:cs="Tahoma"/>
          <w:sz w:val="22"/>
          <w:szCs w:val="22"/>
        </w:rPr>
        <w:t>20</w:t>
      </w:r>
      <w:r w:rsidR="00B17086">
        <w:rPr>
          <w:rFonts w:ascii="Tahoma" w:hAnsi="Tahoma" w:cs="Tahoma"/>
          <w:sz w:val="22"/>
          <w:szCs w:val="22"/>
        </w:rPr>
        <w:t>2</w:t>
      </w:r>
      <w:r w:rsidR="00CB2D7A">
        <w:rPr>
          <w:rFonts w:ascii="Tahoma" w:hAnsi="Tahoma" w:cs="Tahoma"/>
          <w:sz w:val="22"/>
          <w:szCs w:val="22"/>
        </w:rPr>
        <w:t>1</w:t>
      </w:r>
      <w:r>
        <w:rPr>
          <w:rFonts w:ascii="Tahoma" w:hAnsi="Tahoma" w:cs="Tahoma"/>
          <w:sz w:val="22"/>
          <w:szCs w:val="22"/>
        </w:rPr>
        <w:t xml:space="preserve">; </w:t>
      </w:r>
      <w:r>
        <w:rPr>
          <w:rFonts w:ascii="Tahoma" w:hAnsi="Tahoma" w:cs="Tahoma"/>
          <w:b/>
          <w:sz w:val="22"/>
          <w:szCs w:val="22"/>
        </w:rPr>
        <w:t xml:space="preserve">(ii) </w:t>
      </w:r>
      <w:r w:rsidR="006B4562">
        <w:rPr>
          <w:rFonts w:ascii="Tahoma" w:hAnsi="Tahoma" w:cs="Tahoma"/>
          <w:sz w:val="22"/>
          <w:szCs w:val="22"/>
        </w:rPr>
        <w:t xml:space="preserve">desde que haja a captação de recursos, pela Emissora, imediatamente antes ou simultaneamente ao resgate aqui previsto, na qualidade de devedora, coobrigada e/ou cedente, da emissão de certificados de recebíveis, de outro instrumento de securitização ou de instrumento de renda fixa, no âmbito do mercado de capitais brasileiro, direcionado ao mesmo público alvo da Oferta Restrita, com vencimento posterior à Data de Vencimento; e </w:t>
      </w:r>
      <w:r w:rsidR="006B4562">
        <w:rPr>
          <w:rFonts w:ascii="Tahoma" w:hAnsi="Tahoma" w:cs="Tahoma"/>
          <w:b/>
          <w:sz w:val="22"/>
          <w:szCs w:val="22"/>
        </w:rPr>
        <w:t>(iii)</w:t>
      </w:r>
      <w:r w:rsidR="006B4562">
        <w:rPr>
          <w:rFonts w:ascii="Tahoma" w:hAnsi="Tahoma" w:cs="Tahoma"/>
          <w:sz w:val="22"/>
          <w:szCs w:val="22"/>
        </w:rPr>
        <w:t xml:space="preserve"> </w:t>
      </w:r>
      <w:r>
        <w:rPr>
          <w:rFonts w:ascii="Tahoma" w:hAnsi="Tahoma" w:cs="Tahoma"/>
          <w:sz w:val="22"/>
          <w:szCs w:val="22"/>
        </w:rPr>
        <w:t xml:space="preserve">mediante o pagamento, pela Emissora, de um prêmio de </w:t>
      </w:r>
      <w:r w:rsidR="003C3BBA">
        <w:rPr>
          <w:rFonts w:ascii="Tahoma" w:hAnsi="Tahoma" w:cs="Tahoma"/>
          <w:sz w:val="22"/>
          <w:szCs w:val="22"/>
        </w:rPr>
        <w:t>0,45% (quarenta e cinco</w:t>
      </w:r>
      <w:r w:rsidR="00D5014C">
        <w:rPr>
          <w:rFonts w:ascii="Tahoma" w:hAnsi="Tahoma" w:cs="Tahoma"/>
          <w:sz w:val="22"/>
          <w:szCs w:val="22"/>
        </w:rPr>
        <w:t xml:space="preserve"> centésimos</w:t>
      </w:r>
      <w:r w:rsidR="003C3BBA">
        <w:rPr>
          <w:rFonts w:ascii="Tahoma" w:hAnsi="Tahoma" w:cs="Tahoma"/>
          <w:sz w:val="22"/>
          <w:szCs w:val="22"/>
        </w:rPr>
        <w:t xml:space="preserve"> por cento),</w:t>
      </w:r>
      <w:r w:rsidR="00971B65">
        <w:rPr>
          <w:rFonts w:ascii="Tahoma" w:hAnsi="Tahoma" w:cs="Tahoma"/>
          <w:sz w:val="22"/>
          <w:szCs w:val="22"/>
        </w:rPr>
        <w:t xml:space="preserve"> caso o Regate Antecipado Facultativo Total ocorrer</w:t>
      </w:r>
      <w:r w:rsidR="003C3BBA">
        <w:rPr>
          <w:rFonts w:ascii="Tahoma" w:hAnsi="Tahoma" w:cs="Tahoma"/>
          <w:sz w:val="22"/>
          <w:szCs w:val="22"/>
        </w:rPr>
        <w:t xml:space="preserve"> entre </w:t>
      </w:r>
      <w:r w:rsidR="00CB2D7A">
        <w:rPr>
          <w:rFonts w:ascii="Tahoma" w:hAnsi="Tahoma" w:cs="Tahoma"/>
          <w:sz w:val="22"/>
          <w:szCs w:val="22"/>
        </w:rPr>
        <w:t>20</w:t>
      </w:r>
      <w:r w:rsidR="00D5014C">
        <w:rPr>
          <w:rFonts w:ascii="Tahoma" w:hAnsi="Tahoma" w:cs="Tahoma"/>
          <w:sz w:val="22"/>
          <w:szCs w:val="22"/>
        </w:rPr>
        <w:t xml:space="preserve"> de </w:t>
      </w:r>
      <w:r w:rsidR="00CB2D7A">
        <w:rPr>
          <w:rFonts w:ascii="Tahoma" w:hAnsi="Tahoma" w:cs="Tahoma"/>
          <w:sz w:val="22"/>
          <w:szCs w:val="22"/>
        </w:rPr>
        <w:t>setembro</w:t>
      </w:r>
      <w:r w:rsidR="00D5014C">
        <w:rPr>
          <w:rFonts w:ascii="Tahoma" w:hAnsi="Tahoma" w:cs="Tahoma"/>
          <w:sz w:val="22"/>
          <w:szCs w:val="22"/>
        </w:rPr>
        <w:t xml:space="preserve"> de </w:t>
      </w:r>
      <w:r w:rsidR="00CB2D7A">
        <w:rPr>
          <w:rFonts w:ascii="Tahoma" w:hAnsi="Tahoma" w:cs="Tahoma"/>
          <w:sz w:val="22"/>
          <w:szCs w:val="22"/>
        </w:rPr>
        <w:t>2021</w:t>
      </w:r>
      <w:r w:rsidR="00D5014C">
        <w:rPr>
          <w:rFonts w:ascii="Tahoma" w:hAnsi="Tahoma" w:cs="Tahoma"/>
          <w:sz w:val="22"/>
          <w:szCs w:val="22"/>
        </w:rPr>
        <w:t xml:space="preserve"> e</w:t>
      </w:r>
      <w:r w:rsidR="003C3BBA">
        <w:rPr>
          <w:rFonts w:ascii="Tahoma" w:hAnsi="Tahoma" w:cs="Tahoma"/>
          <w:sz w:val="22"/>
          <w:szCs w:val="22"/>
        </w:rPr>
        <w:t xml:space="preserve"> </w:t>
      </w:r>
      <w:r w:rsidR="00CB2D7A">
        <w:rPr>
          <w:rFonts w:ascii="Tahoma" w:hAnsi="Tahoma" w:cs="Tahoma"/>
          <w:sz w:val="22"/>
          <w:szCs w:val="22"/>
        </w:rPr>
        <w:t>19</w:t>
      </w:r>
      <w:r w:rsidR="00D5014C">
        <w:rPr>
          <w:rFonts w:ascii="Tahoma" w:hAnsi="Tahoma" w:cs="Tahoma"/>
          <w:sz w:val="22"/>
          <w:szCs w:val="22"/>
        </w:rPr>
        <w:t xml:space="preserve"> de </w:t>
      </w:r>
      <w:r w:rsidR="00CB2D7A">
        <w:rPr>
          <w:rFonts w:ascii="Tahoma" w:hAnsi="Tahoma" w:cs="Tahoma"/>
          <w:sz w:val="22"/>
          <w:szCs w:val="22"/>
        </w:rPr>
        <w:t>setembro</w:t>
      </w:r>
      <w:r w:rsidR="00D5014C">
        <w:rPr>
          <w:rFonts w:ascii="Tahoma" w:hAnsi="Tahoma" w:cs="Tahoma"/>
          <w:sz w:val="22"/>
          <w:szCs w:val="22"/>
        </w:rPr>
        <w:t xml:space="preserve"> de </w:t>
      </w:r>
      <w:r w:rsidR="00CB2D7A">
        <w:rPr>
          <w:rFonts w:ascii="Tahoma" w:hAnsi="Tahoma" w:cs="Tahoma"/>
          <w:sz w:val="22"/>
          <w:szCs w:val="22"/>
        </w:rPr>
        <w:t>2022</w:t>
      </w:r>
      <w:r w:rsidR="00971B65">
        <w:rPr>
          <w:rFonts w:ascii="Tahoma" w:hAnsi="Tahoma" w:cs="Tahoma"/>
          <w:sz w:val="22"/>
          <w:szCs w:val="22"/>
        </w:rPr>
        <w:t xml:space="preserve"> </w:t>
      </w:r>
      <w:r w:rsidR="003C3BBA" w:rsidRPr="00D5014C">
        <w:rPr>
          <w:rFonts w:ascii="Tahoma" w:hAnsi="Tahoma" w:cs="Tahoma"/>
          <w:sz w:val="22"/>
          <w:szCs w:val="22"/>
        </w:rPr>
        <w:t>e</w:t>
      </w:r>
      <w:r w:rsidR="00190397">
        <w:rPr>
          <w:rFonts w:ascii="Tahoma" w:hAnsi="Tahoma" w:cs="Tahoma"/>
          <w:sz w:val="22"/>
          <w:szCs w:val="22"/>
        </w:rPr>
        <w:t xml:space="preserve"> de</w:t>
      </w:r>
      <w:r w:rsidR="003C3BBA" w:rsidRPr="00D5014C">
        <w:rPr>
          <w:rFonts w:ascii="Tahoma" w:hAnsi="Tahoma" w:cs="Tahoma"/>
          <w:sz w:val="22"/>
          <w:szCs w:val="22"/>
        </w:rPr>
        <w:t xml:space="preserve"> </w:t>
      </w:r>
      <w:r w:rsidR="00B706B1" w:rsidRPr="00CB0EE6">
        <w:rPr>
          <w:rFonts w:ascii="Tahoma" w:hAnsi="Tahoma" w:cs="Tahoma"/>
          <w:sz w:val="22"/>
          <w:szCs w:val="22"/>
        </w:rPr>
        <w:t>0,30%</w:t>
      </w:r>
      <w:r w:rsidRPr="00CB0EE6">
        <w:rPr>
          <w:rFonts w:ascii="Tahoma" w:hAnsi="Tahoma" w:cs="Tahoma"/>
          <w:sz w:val="22"/>
          <w:szCs w:val="22"/>
        </w:rPr>
        <w:t xml:space="preserve"> (trinta centésimos por cento)</w:t>
      </w:r>
      <w:r w:rsidR="00971B65" w:rsidRPr="00CB0EE6">
        <w:rPr>
          <w:rFonts w:ascii="Tahoma" w:hAnsi="Tahoma" w:cs="Tahoma"/>
          <w:sz w:val="22"/>
          <w:szCs w:val="22"/>
        </w:rPr>
        <w:t>, caso o Resgat</w:t>
      </w:r>
      <w:r w:rsidR="00971B65" w:rsidRPr="00DE7826">
        <w:rPr>
          <w:rFonts w:ascii="Tahoma" w:hAnsi="Tahoma" w:cs="Tahoma"/>
          <w:sz w:val="22"/>
          <w:szCs w:val="22"/>
        </w:rPr>
        <w:t xml:space="preserve">e Antecipado Facultativo Total ocorrer </w:t>
      </w:r>
      <w:r w:rsidR="00971B65" w:rsidRPr="00CB0EE6">
        <w:rPr>
          <w:rFonts w:ascii="Tahoma" w:hAnsi="Tahoma" w:cs="Tahoma"/>
          <w:sz w:val="22"/>
          <w:szCs w:val="22"/>
        </w:rPr>
        <w:t>entre</w:t>
      </w:r>
      <w:r w:rsidR="003C3BBA" w:rsidRPr="00CB0EE6">
        <w:rPr>
          <w:rFonts w:ascii="Tahoma" w:hAnsi="Tahoma" w:cs="Tahoma"/>
          <w:sz w:val="22"/>
          <w:szCs w:val="22"/>
        </w:rPr>
        <w:t xml:space="preserve"> </w:t>
      </w:r>
      <w:r w:rsidR="00CB2D7A">
        <w:rPr>
          <w:rFonts w:ascii="Tahoma" w:hAnsi="Tahoma" w:cs="Tahoma"/>
          <w:sz w:val="22"/>
          <w:szCs w:val="22"/>
        </w:rPr>
        <w:t>20</w:t>
      </w:r>
      <w:r w:rsidR="00971B65" w:rsidRPr="00CB0EE6">
        <w:rPr>
          <w:rFonts w:ascii="Tahoma" w:hAnsi="Tahoma" w:cs="Tahoma"/>
          <w:sz w:val="22"/>
          <w:szCs w:val="22"/>
        </w:rPr>
        <w:t xml:space="preserve"> de </w:t>
      </w:r>
      <w:r w:rsidR="00CB2D7A">
        <w:rPr>
          <w:rFonts w:ascii="Tahoma" w:hAnsi="Tahoma" w:cs="Tahoma"/>
          <w:sz w:val="22"/>
          <w:szCs w:val="22"/>
        </w:rPr>
        <w:t>setembro</w:t>
      </w:r>
      <w:r w:rsidR="00971B65" w:rsidRPr="00CB0EE6">
        <w:rPr>
          <w:rFonts w:ascii="Tahoma" w:hAnsi="Tahoma" w:cs="Tahoma"/>
          <w:sz w:val="22"/>
          <w:szCs w:val="22"/>
        </w:rPr>
        <w:t xml:space="preserve"> de </w:t>
      </w:r>
      <w:r w:rsidR="00CB2D7A">
        <w:rPr>
          <w:rFonts w:ascii="Tahoma" w:hAnsi="Tahoma" w:cs="Tahoma"/>
          <w:sz w:val="22"/>
          <w:szCs w:val="22"/>
        </w:rPr>
        <w:t>2022</w:t>
      </w:r>
      <w:r w:rsidR="00CB0EE6">
        <w:rPr>
          <w:rFonts w:ascii="Tahoma" w:hAnsi="Tahoma" w:cs="Tahoma"/>
          <w:sz w:val="22"/>
          <w:szCs w:val="22"/>
        </w:rPr>
        <w:t>, inclusive,</w:t>
      </w:r>
      <w:r w:rsidR="00971B65" w:rsidRPr="00CB0EE6">
        <w:rPr>
          <w:rFonts w:ascii="Tahoma" w:hAnsi="Tahoma" w:cs="Tahoma"/>
          <w:sz w:val="22"/>
          <w:szCs w:val="22"/>
        </w:rPr>
        <w:t xml:space="preserve"> e a Data de Vencimento</w:t>
      </w:r>
      <w:r w:rsidR="003C3BBA" w:rsidRPr="00CB0EE6">
        <w:rPr>
          <w:rFonts w:ascii="Tahoma" w:hAnsi="Tahoma" w:cs="Tahoma"/>
          <w:sz w:val="22"/>
          <w:szCs w:val="22"/>
        </w:rPr>
        <w:t xml:space="preserve">, sempre calculado </w:t>
      </w:r>
      <w:r w:rsidRPr="00CB0EE6">
        <w:rPr>
          <w:rFonts w:ascii="Tahoma" w:hAnsi="Tahoma" w:cs="Tahoma"/>
          <w:sz w:val="22"/>
          <w:szCs w:val="22"/>
        </w:rPr>
        <w:t>ao ano sobre o sald</w:t>
      </w:r>
      <w:r w:rsidRPr="00971B65">
        <w:rPr>
          <w:rFonts w:ascii="Tahoma" w:eastAsia="Arial Unicode MS" w:hAnsi="Tahoma" w:cs="Tahoma"/>
          <w:sz w:val="22"/>
          <w:szCs w:val="22"/>
        </w:rPr>
        <w:t>o do Valor Nominal Unitário, multiplicado pelo prazo remanescente das Debêntures.</w:t>
      </w:r>
    </w:p>
    <w:p w:rsidR="0028161F" w:rsidRPr="00625696" w:rsidRDefault="0028161F" w:rsidP="00625696">
      <w:pPr>
        <w:jc w:val="both"/>
        <w:rPr>
          <w:rFonts w:ascii="Tahoma" w:eastAsia="Arial Unicode MS" w:hAnsi="Tahoma" w:cs="Tahoma"/>
          <w:sz w:val="22"/>
          <w:szCs w:val="22"/>
          <w:u w:val="single"/>
        </w:rPr>
      </w:pPr>
    </w:p>
    <w:p w:rsidR="00300EB5" w:rsidRDefault="00C040B0" w:rsidP="00E62F14">
      <w:pPr>
        <w:numPr>
          <w:ilvl w:val="2"/>
          <w:numId w:val="1"/>
        </w:numPr>
        <w:ind w:left="0" w:firstLine="1418"/>
        <w:jc w:val="both"/>
        <w:rPr>
          <w:rFonts w:ascii="Tahoma" w:eastAsia="Arial Unicode MS" w:hAnsi="Tahoma" w:cs="Tahoma"/>
          <w:sz w:val="22"/>
          <w:szCs w:val="22"/>
        </w:rPr>
      </w:pPr>
      <w:r>
        <w:rPr>
          <w:rFonts w:ascii="Tahoma" w:eastAsia="Arial Unicode MS" w:hAnsi="Tahoma" w:cs="Tahoma"/>
          <w:sz w:val="22"/>
          <w:szCs w:val="22"/>
        </w:rPr>
        <w:t xml:space="preserve">Na Comunicação de Resgate Antecipado Facultativo Total deverá constar: </w:t>
      </w:r>
      <w:r>
        <w:rPr>
          <w:rFonts w:ascii="Tahoma" w:eastAsia="Arial Unicode MS" w:hAnsi="Tahoma" w:cs="Tahoma"/>
          <w:b/>
          <w:sz w:val="22"/>
          <w:szCs w:val="22"/>
        </w:rPr>
        <w:t>(i)</w:t>
      </w:r>
      <w:r>
        <w:rPr>
          <w:rFonts w:ascii="Tahoma" w:eastAsia="Arial Unicode MS" w:hAnsi="Tahoma" w:cs="Tahoma"/>
          <w:sz w:val="22"/>
          <w:szCs w:val="22"/>
        </w:rPr>
        <w:t xml:space="preserve"> a data do Resgate Antecipado Facultativo Total; </w:t>
      </w:r>
      <w:r>
        <w:rPr>
          <w:rFonts w:ascii="Tahoma" w:eastAsia="Arial Unicode MS" w:hAnsi="Tahoma" w:cs="Tahoma"/>
          <w:b/>
          <w:sz w:val="22"/>
          <w:szCs w:val="22"/>
        </w:rPr>
        <w:t>(ii)</w:t>
      </w:r>
      <w:r>
        <w:rPr>
          <w:rFonts w:ascii="Tahoma" w:eastAsia="Arial Unicode MS" w:hAnsi="Tahoma" w:cs="Tahoma"/>
          <w:sz w:val="22"/>
          <w:szCs w:val="22"/>
        </w:rPr>
        <w:t xml:space="preserve"> menção ao valor do Resgate Antecipado </w:t>
      </w:r>
      <w:r>
        <w:rPr>
          <w:rFonts w:ascii="Tahoma" w:hAnsi="Tahoma" w:cs="Tahoma"/>
          <w:sz w:val="22"/>
          <w:szCs w:val="22"/>
        </w:rPr>
        <w:t>Facultativo</w:t>
      </w:r>
      <w:r>
        <w:rPr>
          <w:rFonts w:ascii="Tahoma" w:eastAsia="Arial Unicode MS" w:hAnsi="Tahoma" w:cs="Tahoma"/>
          <w:sz w:val="22"/>
          <w:szCs w:val="22"/>
        </w:rPr>
        <w:t xml:space="preserve"> Total; e </w:t>
      </w:r>
      <w:r>
        <w:rPr>
          <w:rFonts w:ascii="Tahoma" w:eastAsia="Arial Unicode MS" w:hAnsi="Tahoma" w:cs="Tahoma"/>
          <w:b/>
          <w:sz w:val="22"/>
          <w:szCs w:val="22"/>
        </w:rPr>
        <w:t>(iii)</w:t>
      </w:r>
      <w:r>
        <w:rPr>
          <w:rFonts w:ascii="Tahoma" w:eastAsia="Arial Unicode MS" w:hAnsi="Tahoma" w:cs="Tahoma"/>
          <w:sz w:val="22"/>
          <w:szCs w:val="22"/>
        </w:rPr>
        <w:t xml:space="preserve"> quaisquer outras informações necessárias à operacionalização do Resgate Antecipado Facultativo Total.</w:t>
      </w:r>
    </w:p>
    <w:p w:rsidR="004F2685" w:rsidRPr="00625696" w:rsidRDefault="004F2685" w:rsidP="00625696">
      <w:pPr>
        <w:jc w:val="both"/>
        <w:rPr>
          <w:rFonts w:ascii="Tahoma" w:eastAsia="Arial Unicode MS" w:hAnsi="Tahoma" w:cs="Tahoma"/>
          <w:sz w:val="22"/>
          <w:szCs w:val="22"/>
        </w:rPr>
      </w:pPr>
    </w:p>
    <w:p w:rsidR="00300EB5" w:rsidRDefault="00C040B0" w:rsidP="00E62F14">
      <w:pPr>
        <w:numPr>
          <w:ilvl w:val="2"/>
          <w:numId w:val="1"/>
        </w:numPr>
        <w:ind w:left="0" w:firstLine="1418"/>
        <w:jc w:val="both"/>
        <w:rPr>
          <w:rFonts w:ascii="Tahoma" w:eastAsia="Arial Unicode MS" w:hAnsi="Tahoma" w:cs="Tahoma"/>
          <w:sz w:val="22"/>
          <w:szCs w:val="22"/>
        </w:rPr>
      </w:pPr>
      <w:r>
        <w:rPr>
          <w:rFonts w:ascii="Tahoma" w:eastAsia="Arial Unicode MS" w:hAnsi="Tahoma" w:cs="Tahoma"/>
          <w:sz w:val="22"/>
          <w:szCs w:val="22"/>
        </w:rPr>
        <w:t xml:space="preserve">As Debêntures objeto do Resgate Antecipado </w:t>
      </w:r>
      <w:r w:rsidRPr="00CB0EE6">
        <w:rPr>
          <w:rFonts w:ascii="Tahoma" w:hAnsi="Tahoma" w:cs="Tahoma"/>
          <w:sz w:val="22"/>
          <w:szCs w:val="22"/>
        </w:rPr>
        <w:t>Facultativo</w:t>
      </w:r>
      <w:r>
        <w:rPr>
          <w:rFonts w:ascii="Tahoma" w:eastAsia="Arial Unicode MS" w:hAnsi="Tahoma" w:cs="Tahoma"/>
          <w:sz w:val="22"/>
          <w:szCs w:val="22"/>
        </w:rPr>
        <w:t xml:space="preserve"> Total serão obrigatoriamente </w:t>
      </w:r>
      <w:r>
        <w:rPr>
          <w:rFonts w:ascii="Tahoma" w:hAnsi="Tahoma" w:cs="Tahoma"/>
          <w:sz w:val="22"/>
          <w:szCs w:val="22"/>
        </w:rPr>
        <w:t>canceladas.</w:t>
      </w:r>
    </w:p>
    <w:p w:rsidR="006420D3" w:rsidRPr="00625696" w:rsidRDefault="006420D3" w:rsidP="00625696">
      <w:pPr>
        <w:jc w:val="both"/>
        <w:rPr>
          <w:rFonts w:ascii="Tahoma" w:eastAsia="Arial Unicode MS" w:hAnsi="Tahoma" w:cs="Tahoma"/>
          <w:i/>
          <w:sz w:val="22"/>
          <w:szCs w:val="22"/>
          <w:u w:val="single"/>
        </w:rPr>
      </w:pPr>
    </w:p>
    <w:p w:rsidR="00052C5D" w:rsidRPr="00625696" w:rsidRDefault="00C040B0" w:rsidP="00625696">
      <w:pPr>
        <w:jc w:val="both"/>
        <w:rPr>
          <w:rFonts w:ascii="Tahoma" w:eastAsia="Arial Unicode MS" w:hAnsi="Tahoma" w:cs="Tahoma"/>
          <w:i/>
          <w:sz w:val="22"/>
          <w:szCs w:val="22"/>
          <w:u w:val="single"/>
        </w:rPr>
      </w:pPr>
      <w:r>
        <w:rPr>
          <w:rFonts w:ascii="Tahoma" w:eastAsia="Arial Unicode MS" w:hAnsi="Tahoma" w:cs="Tahoma"/>
          <w:i/>
          <w:sz w:val="22"/>
          <w:szCs w:val="22"/>
          <w:u w:val="single"/>
        </w:rPr>
        <w:t xml:space="preserve">Amortização Extraordinária Facultativa </w:t>
      </w:r>
    </w:p>
    <w:p w:rsidR="00052C5D" w:rsidRPr="00625696" w:rsidRDefault="00052C5D" w:rsidP="00625696">
      <w:pPr>
        <w:jc w:val="both"/>
        <w:rPr>
          <w:rFonts w:ascii="Tahoma" w:hAnsi="Tahoma" w:cs="Tahoma"/>
          <w:sz w:val="22"/>
          <w:szCs w:val="22"/>
        </w:rPr>
      </w:pPr>
    </w:p>
    <w:p w:rsidR="00300EB5" w:rsidRDefault="00C040B0" w:rsidP="00E62F14">
      <w:pPr>
        <w:numPr>
          <w:ilvl w:val="2"/>
          <w:numId w:val="1"/>
        </w:numPr>
        <w:ind w:left="0" w:firstLine="1418"/>
        <w:jc w:val="both"/>
        <w:rPr>
          <w:rFonts w:ascii="Tahoma" w:hAnsi="Tahoma" w:cs="Tahoma"/>
          <w:sz w:val="22"/>
          <w:szCs w:val="22"/>
        </w:rPr>
      </w:pPr>
      <w:r>
        <w:rPr>
          <w:rFonts w:ascii="Tahoma" w:hAnsi="Tahoma" w:cs="Tahoma"/>
          <w:sz w:val="22"/>
          <w:szCs w:val="22"/>
        </w:rPr>
        <w:t>A Emissora poderá, observados o limite de 98,00% (noventa e oito por cento) do Valor Nominal Unitário ou do saldo do Valor Nominal Unitário e os termos e condições estabelecidos a seguir, a seu exclusivo critério e independentemente da vontade da Debenturista, realizar amortização parcial extraordinária facultativa das Debêntures (“</w:t>
      </w:r>
      <w:r>
        <w:rPr>
          <w:rFonts w:ascii="Tahoma" w:hAnsi="Tahoma" w:cs="Tahoma"/>
          <w:sz w:val="22"/>
          <w:szCs w:val="22"/>
          <w:u w:val="single"/>
        </w:rPr>
        <w:t>Amortização Extraordinária Facultativa</w:t>
      </w:r>
      <w:r>
        <w:rPr>
          <w:rFonts w:ascii="Tahoma" w:hAnsi="Tahoma" w:cs="Tahoma"/>
          <w:sz w:val="22"/>
          <w:szCs w:val="22"/>
        </w:rPr>
        <w:t xml:space="preserve">”). </w:t>
      </w:r>
    </w:p>
    <w:p w:rsidR="00052C5D" w:rsidRPr="00625696" w:rsidRDefault="00052C5D" w:rsidP="00625696">
      <w:pPr>
        <w:jc w:val="both"/>
        <w:rPr>
          <w:rFonts w:ascii="Tahoma" w:hAnsi="Tahoma" w:cs="Tahoma"/>
          <w:sz w:val="22"/>
          <w:szCs w:val="22"/>
        </w:rPr>
      </w:pPr>
    </w:p>
    <w:p w:rsidR="00300EB5" w:rsidRDefault="00C040B0" w:rsidP="00E62F14">
      <w:pPr>
        <w:numPr>
          <w:ilvl w:val="2"/>
          <w:numId w:val="1"/>
        </w:numPr>
        <w:ind w:left="0" w:firstLine="1418"/>
        <w:jc w:val="both"/>
        <w:rPr>
          <w:rFonts w:ascii="Tahoma" w:hAnsi="Tahoma" w:cs="Tahoma"/>
          <w:sz w:val="22"/>
          <w:szCs w:val="22"/>
        </w:rPr>
      </w:pPr>
      <w:r>
        <w:rPr>
          <w:rFonts w:ascii="Tahoma" w:hAnsi="Tahoma" w:cs="Tahoma"/>
          <w:sz w:val="22"/>
          <w:szCs w:val="22"/>
        </w:rPr>
        <w:t xml:space="preserve">A Amortização Extraordinária Facultativa somente poderá ocorrer mediante </w:t>
      </w:r>
      <w:r w:rsidR="00B76C3A">
        <w:rPr>
          <w:rFonts w:ascii="Tahoma" w:hAnsi="Tahoma" w:cs="Tahoma"/>
          <w:sz w:val="22"/>
          <w:szCs w:val="22"/>
        </w:rPr>
        <w:t>a</w:t>
      </w:r>
      <w:r>
        <w:rPr>
          <w:rFonts w:ascii="Tahoma" w:hAnsi="Tahoma" w:cs="Tahoma"/>
          <w:sz w:val="22"/>
          <w:szCs w:val="22"/>
        </w:rPr>
        <w:t xml:space="preserve"> comunicação de Amortização Extraordinária Facultativa dirigida à Debenturista com antecedência mínima de 15 (quinze) dias e máxima de 30 (trinta) dias da Data da Amortização Extraordinária Facultativa (“</w:t>
      </w:r>
      <w:r>
        <w:rPr>
          <w:rFonts w:ascii="Tahoma" w:hAnsi="Tahoma" w:cs="Tahoma"/>
          <w:sz w:val="22"/>
          <w:szCs w:val="22"/>
          <w:u w:val="single"/>
        </w:rPr>
        <w:t>Comunicação de Amortização Extraordinária Facultativa</w:t>
      </w:r>
      <w:r>
        <w:rPr>
          <w:rFonts w:ascii="Tahoma" w:hAnsi="Tahoma" w:cs="Tahoma"/>
          <w:sz w:val="22"/>
          <w:szCs w:val="22"/>
        </w:rPr>
        <w:t>”).</w:t>
      </w:r>
    </w:p>
    <w:p w:rsidR="00052C5D" w:rsidRPr="00625696" w:rsidRDefault="00052C5D" w:rsidP="00625696">
      <w:pPr>
        <w:jc w:val="both"/>
        <w:rPr>
          <w:rFonts w:ascii="Tahoma" w:hAnsi="Tahoma" w:cs="Tahoma"/>
          <w:sz w:val="22"/>
          <w:szCs w:val="22"/>
        </w:rPr>
      </w:pPr>
    </w:p>
    <w:p w:rsidR="00300EB5" w:rsidRDefault="00CB2D7A" w:rsidP="00E62F14">
      <w:pPr>
        <w:numPr>
          <w:ilvl w:val="2"/>
          <w:numId w:val="1"/>
        </w:numPr>
        <w:ind w:left="0" w:firstLine="1418"/>
        <w:jc w:val="both"/>
        <w:rPr>
          <w:rFonts w:ascii="Tahoma" w:hAnsi="Tahoma" w:cs="Tahoma"/>
          <w:sz w:val="22"/>
          <w:szCs w:val="22"/>
        </w:rPr>
      </w:pPr>
      <w:r w:rsidRPr="00057D22">
        <w:rPr>
          <w:rFonts w:ascii="Tahoma" w:hAnsi="Tahoma" w:cs="Tahoma"/>
          <w:sz w:val="22"/>
          <w:szCs w:val="22"/>
        </w:rPr>
        <w:t>Observado o limite de 98,00% (noventa e oito por cento) do Valor Nominal Unitário ou do saldo do Valor Nominal Unitário</w:t>
      </w:r>
      <w:r>
        <w:rPr>
          <w:rFonts w:ascii="Tahoma" w:hAnsi="Tahoma" w:cs="Tahoma"/>
          <w:sz w:val="22"/>
          <w:szCs w:val="22"/>
        </w:rPr>
        <w:t>, p</w:t>
      </w:r>
      <w:r w:rsidR="00C040B0">
        <w:rPr>
          <w:rFonts w:ascii="Tahoma" w:hAnsi="Tahoma" w:cs="Tahoma"/>
          <w:sz w:val="22"/>
          <w:szCs w:val="22"/>
        </w:rPr>
        <w:t>or ocasião da Amortização Extraordinária Facultativa, a Debenturista fará jus ao pagamento do Valor da Amortização Extraordinária Facultativa (abaixo definido).</w:t>
      </w:r>
    </w:p>
    <w:p w:rsidR="00D3122A" w:rsidRPr="00625696" w:rsidRDefault="00D3122A" w:rsidP="00625696">
      <w:pPr>
        <w:jc w:val="both"/>
        <w:rPr>
          <w:rFonts w:ascii="Tahoma" w:hAnsi="Tahoma" w:cs="Tahoma"/>
          <w:sz w:val="22"/>
          <w:szCs w:val="22"/>
        </w:rPr>
      </w:pPr>
    </w:p>
    <w:p w:rsidR="00300EB5" w:rsidRDefault="00C040B0" w:rsidP="00DE7826">
      <w:pPr>
        <w:numPr>
          <w:ilvl w:val="2"/>
          <w:numId w:val="1"/>
        </w:numPr>
        <w:ind w:left="0" w:firstLine="1418"/>
        <w:jc w:val="both"/>
        <w:rPr>
          <w:rFonts w:ascii="Tahoma" w:eastAsia="Arial Unicode MS" w:hAnsi="Tahoma" w:cs="Tahoma"/>
          <w:i/>
          <w:sz w:val="22"/>
          <w:szCs w:val="22"/>
        </w:rPr>
      </w:pPr>
      <w:r>
        <w:rPr>
          <w:rFonts w:ascii="Tahoma" w:hAnsi="Tahoma" w:cs="Tahoma"/>
          <w:sz w:val="22"/>
          <w:szCs w:val="22"/>
        </w:rPr>
        <w:t xml:space="preserve">A Amortização Extraordinária Facultativa somente poderá ocorrer: </w:t>
      </w:r>
      <w:r>
        <w:rPr>
          <w:rFonts w:ascii="Tahoma" w:hAnsi="Tahoma" w:cs="Tahoma"/>
          <w:b/>
          <w:sz w:val="22"/>
          <w:szCs w:val="22"/>
        </w:rPr>
        <w:t>(i)</w:t>
      </w:r>
      <w:r>
        <w:rPr>
          <w:rFonts w:ascii="Tahoma" w:hAnsi="Tahoma" w:cs="Tahoma"/>
          <w:sz w:val="22"/>
          <w:szCs w:val="22"/>
        </w:rPr>
        <w:t xml:space="preserve"> </w:t>
      </w:r>
      <w:r w:rsidR="003C3BBA">
        <w:rPr>
          <w:rFonts w:ascii="Tahoma" w:hAnsi="Tahoma" w:cs="Tahoma"/>
          <w:sz w:val="22"/>
          <w:szCs w:val="22"/>
        </w:rPr>
        <w:t xml:space="preserve">36 </w:t>
      </w:r>
      <w:r>
        <w:rPr>
          <w:rFonts w:ascii="Tahoma" w:hAnsi="Tahoma" w:cs="Tahoma"/>
          <w:sz w:val="22"/>
          <w:szCs w:val="22"/>
        </w:rPr>
        <w:t>(</w:t>
      </w:r>
      <w:r w:rsidR="003C3BBA">
        <w:rPr>
          <w:rFonts w:ascii="Tahoma" w:hAnsi="Tahoma" w:cs="Tahoma"/>
          <w:sz w:val="22"/>
          <w:szCs w:val="22"/>
        </w:rPr>
        <w:t>trinta e seis</w:t>
      </w:r>
      <w:r>
        <w:rPr>
          <w:rFonts w:ascii="Tahoma" w:hAnsi="Tahoma" w:cs="Tahoma"/>
          <w:sz w:val="22"/>
          <w:szCs w:val="22"/>
        </w:rPr>
        <w:t>) meses após a primeira Data de Integralização</w:t>
      </w:r>
      <w:r w:rsidR="00971B65">
        <w:rPr>
          <w:rFonts w:ascii="Tahoma" w:hAnsi="Tahoma" w:cs="Tahoma"/>
          <w:sz w:val="22"/>
          <w:szCs w:val="22"/>
        </w:rPr>
        <w:t xml:space="preserve">, ou seja, a partir de </w:t>
      </w:r>
      <w:r w:rsidR="00CB2D7A">
        <w:rPr>
          <w:rFonts w:ascii="Tahoma" w:hAnsi="Tahoma" w:cs="Tahoma"/>
          <w:sz w:val="22"/>
          <w:szCs w:val="22"/>
        </w:rPr>
        <w:t>20</w:t>
      </w:r>
      <w:r w:rsidR="00971B65">
        <w:rPr>
          <w:rFonts w:ascii="Tahoma" w:hAnsi="Tahoma" w:cs="Tahoma"/>
          <w:sz w:val="22"/>
          <w:szCs w:val="22"/>
        </w:rPr>
        <w:t xml:space="preserve"> de </w:t>
      </w:r>
      <w:r w:rsidR="00CB2D7A">
        <w:rPr>
          <w:rFonts w:ascii="Tahoma" w:hAnsi="Tahoma" w:cs="Tahoma"/>
          <w:sz w:val="22"/>
          <w:szCs w:val="22"/>
        </w:rPr>
        <w:t>setembro</w:t>
      </w:r>
      <w:r w:rsidR="00971B65">
        <w:rPr>
          <w:rFonts w:ascii="Tahoma" w:hAnsi="Tahoma" w:cs="Tahoma"/>
          <w:sz w:val="22"/>
          <w:szCs w:val="22"/>
        </w:rPr>
        <w:t xml:space="preserve"> de </w:t>
      </w:r>
      <w:r w:rsidR="00CB2D7A">
        <w:rPr>
          <w:rFonts w:ascii="Tahoma" w:hAnsi="Tahoma" w:cs="Tahoma"/>
          <w:sz w:val="22"/>
          <w:szCs w:val="22"/>
        </w:rPr>
        <w:t>20</w:t>
      </w:r>
      <w:r w:rsidR="00B17086">
        <w:rPr>
          <w:rFonts w:ascii="Tahoma" w:hAnsi="Tahoma" w:cs="Tahoma"/>
          <w:sz w:val="22"/>
          <w:szCs w:val="22"/>
        </w:rPr>
        <w:t>2</w:t>
      </w:r>
      <w:r w:rsidR="00CB2D7A">
        <w:rPr>
          <w:rFonts w:ascii="Tahoma" w:hAnsi="Tahoma" w:cs="Tahoma"/>
          <w:sz w:val="22"/>
          <w:szCs w:val="22"/>
        </w:rPr>
        <w:t>1</w:t>
      </w:r>
      <w:r>
        <w:rPr>
          <w:rFonts w:ascii="Tahoma" w:hAnsi="Tahoma" w:cs="Tahoma"/>
          <w:sz w:val="22"/>
          <w:szCs w:val="22"/>
        </w:rPr>
        <w:t xml:space="preserve">; </w:t>
      </w:r>
      <w:r>
        <w:rPr>
          <w:rFonts w:ascii="Tahoma" w:hAnsi="Tahoma" w:cs="Tahoma"/>
          <w:b/>
          <w:sz w:val="22"/>
          <w:szCs w:val="22"/>
        </w:rPr>
        <w:t>(ii)</w:t>
      </w:r>
      <w:r w:rsidR="006B4562">
        <w:rPr>
          <w:rFonts w:ascii="Tahoma" w:hAnsi="Tahoma" w:cs="Tahoma"/>
          <w:b/>
          <w:sz w:val="22"/>
          <w:szCs w:val="22"/>
        </w:rPr>
        <w:t xml:space="preserve"> </w:t>
      </w:r>
      <w:r w:rsidR="006B4562">
        <w:rPr>
          <w:rFonts w:ascii="Tahoma" w:hAnsi="Tahoma" w:cs="Tahoma"/>
          <w:sz w:val="22"/>
          <w:szCs w:val="22"/>
        </w:rPr>
        <w:t>desde que haja a captação de recursos pela Emissora, imediatamente antes ou simultaneamente à amortização aqui prevista, na qualidade de devedora, coobrigada e/ou cedente, da emissão de certificados de recebíveis, de outro instrumento de securitização ou de instrumento de renda fixa, no âmbito do mercado de capitais brasileiro, direcionado ao mesmo público alvo da Oferta Restrita, com vencimento posterior à Data de Vencimento;</w:t>
      </w:r>
      <w:r w:rsidR="00CB2D7A">
        <w:rPr>
          <w:rFonts w:ascii="Tahoma" w:hAnsi="Tahoma" w:cs="Tahoma"/>
          <w:sz w:val="22"/>
          <w:szCs w:val="22"/>
        </w:rPr>
        <w:t xml:space="preserve"> e</w:t>
      </w:r>
      <w:r w:rsidR="006B4562">
        <w:rPr>
          <w:rFonts w:ascii="Tahoma" w:hAnsi="Tahoma" w:cs="Tahoma"/>
          <w:sz w:val="22"/>
          <w:szCs w:val="22"/>
        </w:rPr>
        <w:t xml:space="preserve"> </w:t>
      </w:r>
      <w:r w:rsidR="006B4562">
        <w:rPr>
          <w:rFonts w:ascii="Tahoma" w:hAnsi="Tahoma" w:cs="Tahoma"/>
          <w:b/>
          <w:sz w:val="22"/>
          <w:szCs w:val="22"/>
        </w:rPr>
        <w:t>(iii)</w:t>
      </w:r>
      <w:r>
        <w:rPr>
          <w:rFonts w:ascii="Tahoma" w:hAnsi="Tahoma" w:cs="Tahoma"/>
          <w:b/>
          <w:sz w:val="22"/>
          <w:szCs w:val="22"/>
        </w:rPr>
        <w:t xml:space="preserve"> </w:t>
      </w:r>
      <w:r w:rsidR="00971B65">
        <w:rPr>
          <w:rFonts w:ascii="Tahoma" w:hAnsi="Tahoma" w:cs="Tahoma"/>
          <w:sz w:val="22"/>
          <w:szCs w:val="22"/>
        </w:rPr>
        <w:t xml:space="preserve">mediante o pagamento, pela Emissora, de um prêmio de 0,45% (quarenta e cinco centésimos por cento), caso </w:t>
      </w:r>
      <w:r w:rsidR="008C34D5">
        <w:rPr>
          <w:rFonts w:ascii="Tahoma" w:hAnsi="Tahoma" w:cs="Tahoma"/>
          <w:sz w:val="22"/>
          <w:szCs w:val="22"/>
        </w:rPr>
        <w:t>a Amortização Extraordinária Facultativa</w:t>
      </w:r>
      <w:r w:rsidR="00971B65">
        <w:rPr>
          <w:rFonts w:ascii="Tahoma" w:hAnsi="Tahoma" w:cs="Tahoma"/>
          <w:sz w:val="22"/>
          <w:szCs w:val="22"/>
        </w:rPr>
        <w:t xml:space="preserve"> ocorrer entre </w:t>
      </w:r>
      <w:r w:rsidR="00CB2D7A">
        <w:rPr>
          <w:rFonts w:ascii="Tahoma" w:hAnsi="Tahoma" w:cs="Tahoma"/>
          <w:sz w:val="22"/>
          <w:szCs w:val="22"/>
        </w:rPr>
        <w:t>20</w:t>
      </w:r>
      <w:r w:rsidR="00971B65">
        <w:rPr>
          <w:rFonts w:ascii="Tahoma" w:hAnsi="Tahoma" w:cs="Tahoma"/>
          <w:sz w:val="22"/>
          <w:szCs w:val="22"/>
        </w:rPr>
        <w:t xml:space="preserve"> de </w:t>
      </w:r>
      <w:r w:rsidR="00CB2D7A">
        <w:rPr>
          <w:rFonts w:ascii="Tahoma" w:hAnsi="Tahoma" w:cs="Tahoma"/>
          <w:sz w:val="22"/>
          <w:szCs w:val="22"/>
        </w:rPr>
        <w:t>setembro</w:t>
      </w:r>
      <w:r w:rsidR="00971B65">
        <w:rPr>
          <w:rFonts w:ascii="Tahoma" w:hAnsi="Tahoma" w:cs="Tahoma"/>
          <w:sz w:val="22"/>
          <w:szCs w:val="22"/>
        </w:rPr>
        <w:t xml:space="preserve"> de </w:t>
      </w:r>
      <w:r w:rsidR="00CB2D7A">
        <w:rPr>
          <w:rFonts w:ascii="Tahoma" w:hAnsi="Tahoma" w:cs="Tahoma"/>
          <w:sz w:val="22"/>
          <w:szCs w:val="22"/>
        </w:rPr>
        <w:t>2021</w:t>
      </w:r>
      <w:r w:rsidR="00971B65">
        <w:rPr>
          <w:rFonts w:ascii="Tahoma" w:hAnsi="Tahoma" w:cs="Tahoma"/>
          <w:sz w:val="22"/>
          <w:szCs w:val="22"/>
        </w:rPr>
        <w:t xml:space="preserve"> e </w:t>
      </w:r>
      <w:r w:rsidR="00CB2D7A">
        <w:rPr>
          <w:rFonts w:ascii="Tahoma" w:hAnsi="Tahoma" w:cs="Tahoma"/>
          <w:sz w:val="22"/>
          <w:szCs w:val="22"/>
        </w:rPr>
        <w:t>19</w:t>
      </w:r>
      <w:r w:rsidR="00971B65">
        <w:rPr>
          <w:rFonts w:ascii="Tahoma" w:hAnsi="Tahoma" w:cs="Tahoma"/>
          <w:sz w:val="22"/>
          <w:szCs w:val="22"/>
        </w:rPr>
        <w:t xml:space="preserve"> de </w:t>
      </w:r>
      <w:r w:rsidR="00CB2D7A">
        <w:rPr>
          <w:rFonts w:ascii="Tahoma" w:hAnsi="Tahoma" w:cs="Tahoma"/>
          <w:sz w:val="22"/>
          <w:szCs w:val="22"/>
        </w:rPr>
        <w:t>setembro</w:t>
      </w:r>
      <w:r w:rsidR="00971B65">
        <w:rPr>
          <w:rFonts w:ascii="Tahoma" w:hAnsi="Tahoma" w:cs="Tahoma"/>
          <w:sz w:val="22"/>
          <w:szCs w:val="22"/>
        </w:rPr>
        <w:t xml:space="preserve"> de </w:t>
      </w:r>
      <w:r w:rsidR="00CB2D7A">
        <w:rPr>
          <w:rFonts w:ascii="Tahoma" w:hAnsi="Tahoma" w:cs="Tahoma"/>
          <w:sz w:val="22"/>
          <w:szCs w:val="22"/>
        </w:rPr>
        <w:t>2022</w:t>
      </w:r>
      <w:r w:rsidR="00971B65">
        <w:rPr>
          <w:rFonts w:ascii="Tahoma" w:hAnsi="Tahoma" w:cs="Tahoma"/>
          <w:sz w:val="22"/>
          <w:szCs w:val="22"/>
        </w:rPr>
        <w:t xml:space="preserve"> </w:t>
      </w:r>
      <w:r w:rsidR="00971B65" w:rsidRPr="00D5014C">
        <w:rPr>
          <w:rFonts w:ascii="Tahoma" w:hAnsi="Tahoma" w:cs="Tahoma"/>
          <w:sz w:val="22"/>
          <w:szCs w:val="22"/>
        </w:rPr>
        <w:t>e</w:t>
      </w:r>
      <w:r w:rsidR="00190397">
        <w:rPr>
          <w:rFonts w:ascii="Tahoma" w:hAnsi="Tahoma" w:cs="Tahoma"/>
          <w:sz w:val="22"/>
          <w:szCs w:val="22"/>
        </w:rPr>
        <w:t xml:space="preserve"> de</w:t>
      </w:r>
      <w:r w:rsidR="00971B65" w:rsidRPr="00D5014C">
        <w:rPr>
          <w:rFonts w:ascii="Tahoma" w:hAnsi="Tahoma" w:cs="Tahoma"/>
          <w:sz w:val="22"/>
          <w:szCs w:val="22"/>
        </w:rPr>
        <w:t xml:space="preserve"> </w:t>
      </w:r>
      <w:r w:rsidR="00971B65" w:rsidRPr="00CB0EE6">
        <w:rPr>
          <w:rFonts w:ascii="Tahoma" w:hAnsi="Tahoma" w:cs="Tahoma"/>
          <w:sz w:val="22"/>
          <w:szCs w:val="22"/>
        </w:rPr>
        <w:t xml:space="preserve">0,30% (trinta centésimos por cento), caso </w:t>
      </w:r>
      <w:r w:rsidR="008C34D5">
        <w:rPr>
          <w:rFonts w:ascii="Tahoma" w:hAnsi="Tahoma" w:cs="Tahoma"/>
          <w:sz w:val="22"/>
          <w:szCs w:val="22"/>
        </w:rPr>
        <w:t>a</w:t>
      </w:r>
      <w:r w:rsidR="00971B65" w:rsidRPr="00CB0EE6">
        <w:rPr>
          <w:rFonts w:ascii="Tahoma" w:hAnsi="Tahoma" w:cs="Tahoma"/>
          <w:sz w:val="22"/>
          <w:szCs w:val="22"/>
        </w:rPr>
        <w:t xml:space="preserve"> </w:t>
      </w:r>
      <w:r w:rsidR="008C34D5">
        <w:rPr>
          <w:rFonts w:ascii="Tahoma" w:hAnsi="Tahoma" w:cs="Tahoma"/>
          <w:sz w:val="22"/>
          <w:szCs w:val="22"/>
        </w:rPr>
        <w:t>Amortização Extraordinária Facultativa</w:t>
      </w:r>
      <w:r w:rsidR="00971B65" w:rsidRPr="00CB0EE6">
        <w:rPr>
          <w:rFonts w:ascii="Tahoma" w:hAnsi="Tahoma" w:cs="Tahoma"/>
          <w:sz w:val="22"/>
          <w:szCs w:val="22"/>
        </w:rPr>
        <w:t xml:space="preserve"> ocorrer entre </w:t>
      </w:r>
      <w:r w:rsidR="00CB2D7A">
        <w:rPr>
          <w:rFonts w:ascii="Tahoma" w:hAnsi="Tahoma" w:cs="Tahoma"/>
          <w:sz w:val="22"/>
          <w:szCs w:val="22"/>
        </w:rPr>
        <w:t>20</w:t>
      </w:r>
      <w:r w:rsidR="00971B65" w:rsidRPr="00CB0EE6">
        <w:rPr>
          <w:rFonts w:ascii="Tahoma" w:hAnsi="Tahoma" w:cs="Tahoma"/>
          <w:sz w:val="22"/>
          <w:szCs w:val="22"/>
        </w:rPr>
        <w:t xml:space="preserve"> de </w:t>
      </w:r>
      <w:r w:rsidR="00CB2D7A">
        <w:rPr>
          <w:rFonts w:ascii="Tahoma" w:hAnsi="Tahoma" w:cs="Tahoma"/>
          <w:sz w:val="22"/>
          <w:szCs w:val="22"/>
        </w:rPr>
        <w:t>setembro</w:t>
      </w:r>
      <w:r w:rsidR="00971B65" w:rsidRPr="00CB0EE6">
        <w:rPr>
          <w:rFonts w:ascii="Tahoma" w:hAnsi="Tahoma" w:cs="Tahoma"/>
          <w:sz w:val="22"/>
          <w:szCs w:val="22"/>
        </w:rPr>
        <w:t xml:space="preserve"> de </w:t>
      </w:r>
      <w:r w:rsidR="00CB2D7A">
        <w:rPr>
          <w:rFonts w:ascii="Tahoma" w:hAnsi="Tahoma" w:cs="Tahoma"/>
          <w:sz w:val="22"/>
          <w:szCs w:val="22"/>
        </w:rPr>
        <w:t>2022</w:t>
      </w:r>
      <w:r w:rsidR="00CB0EE6">
        <w:rPr>
          <w:rFonts w:ascii="Tahoma" w:hAnsi="Tahoma" w:cs="Tahoma"/>
          <w:sz w:val="22"/>
          <w:szCs w:val="22"/>
        </w:rPr>
        <w:t>, inclusive,</w:t>
      </w:r>
      <w:r w:rsidR="00971B65" w:rsidRPr="00CB0EE6">
        <w:rPr>
          <w:rFonts w:ascii="Tahoma" w:hAnsi="Tahoma" w:cs="Tahoma"/>
          <w:sz w:val="22"/>
          <w:szCs w:val="22"/>
        </w:rPr>
        <w:t xml:space="preserve"> e a Data de Vencimento</w:t>
      </w:r>
      <w:r w:rsidR="003C3BBA" w:rsidRPr="00CB0EE6">
        <w:rPr>
          <w:rFonts w:ascii="Tahoma" w:hAnsi="Tahoma" w:cs="Tahoma"/>
          <w:sz w:val="22"/>
          <w:szCs w:val="22"/>
        </w:rPr>
        <w:t xml:space="preserve">, sempre calculado </w:t>
      </w:r>
      <w:r w:rsidRPr="00CB0EE6">
        <w:rPr>
          <w:rFonts w:ascii="Tahoma" w:hAnsi="Tahoma" w:cs="Tahoma"/>
          <w:sz w:val="22"/>
          <w:szCs w:val="22"/>
        </w:rPr>
        <w:t xml:space="preserve">ao ano sobre o saldo do Valor Nominal Unitário, multiplicado pelo prazo remanescente das Debêntures, acrescido da Remuneração </w:t>
      </w:r>
      <w:r>
        <w:rPr>
          <w:rFonts w:ascii="Tahoma" w:hAnsi="Tahoma" w:cs="Tahoma"/>
          <w:sz w:val="22"/>
          <w:szCs w:val="22"/>
        </w:rPr>
        <w:t>devida e não paga, calculada desde a primeira Data de Integralização ou a data de pagamento de Remuneração imediatamente anterior, conforme aplicável, até a data da efetiva Amortização Extraordinária Facultativa (“</w:t>
      </w:r>
      <w:r>
        <w:rPr>
          <w:rFonts w:ascii="Tahoma" w:hAnsi="Tahoma" w:cs="Tahoma"/>
          <w:sz w:val="22"/>
          <w:szCs w:val="22"/>
          <w:u w:val="single"/>
        </w:rPr>
        <w:t>Valor da Amortização Extraordinária Facultativa</w:t>
      </w:r>
      <w:r>
        <w:rPr>
          <w:rFonts w:ascii="Tahoma" w:hAnsi="Tahoma" w:cs="Tahoma"/>
          <w:sz w:val="22"/>
          <w:szCs w:val="22"/>
        </w:rPr>
        <w:t>”)</w:t>
      </w:r>
      <w:r>
        <w:rPr>
          <w:rFonts w:ascii="Tahoma" w:eastAsia="Arial Unicode MS" w:hAnsi="Tahoma" w:cs="Tahoma"/>
          <w:sz w:val="22"/>
          <w:szCs w:val="22"/>
        </w:rPr>
        <w:t xml:space="preserve">. </w:t>
      </w:r>
    </w:p>
    <w:p w:rsidR="00D3122A" w:rsidRPr="00625696" w:rsidRDefault="00D3122A" w:rsidP="00625696">
      <w:pPr>
        <w:jc w:val="both"/>
        <w:rPr>
          <w:rFonts w:ascii="Tahoma" w:eastAsia="Arial Unicode MS" w:hAnsi="Tahoma" w:cs="Tahoma"/>
          <w:sz w:val="22"/>
          <w:szCs w:val="22"/>
          <w:u w:val="single"/>
        </w:rPr>
      </w:pPr>
    </w:p>
    <w:p w:rsidR="00300EB5" w:rsidRDefault="00C040B0" w:rsidP="00E62F14">
      <w:pPr>
        <w:numPr>
          <w:ilvl w:val="2"/>
          <w:numId w:val="1"/>
        </w:numPr>
        <w:ind w:left="0" w:firstLine="1418"/>
        <w:jc w:val="both"/>
        <w:rPr>
          <w:rFonts w:ascii="Tahoma" w:hAnsi="Tahoma" w:cs="Tahoma"/>
          <w:sz w:val="22"/>
          <w:szCs w:val="22"/>
        </w:rPr>
      </w:pPr>
      <w:r>
        <w:rPr>
          <w:rFonts w:ascii="Tahoma" w:hAnsi="Tahoma" w:cs="Tahoma"/>
          <w:sz w:val="22"/>
          <w:szCs w:val="22"/>
        </w:rPr>
        <w:t xml:space="preserve">Na Comunicação de Amortização Extraordinária Facultativa deverá constar: </w:t>
      </w:r>
      <w:r>
        <w:rPr>
          <w:rFonts w:ascii="Tahoma" w:hAnsi="Tahoma" w:cs="Tahoma"/>
          <w:b/>
          <w:sz w:val="22"/>
          <w:szCs w:val="22"/>
        </w:rPr>
        <w:t>(i)</w:t>
      </w:r>
      <w:r>
        <w:rPr>
          <w:rFonts w:ascii="Tahoma" w:hAnsi="Tahoma" w:cs="Tahoma"/>
          <w:sz w:val="22"/>
          <w:szCs w:val="22"/>
        </w:rPr>
        <w:t xml:space="preserve"> a data da Amortização Extraordinária Facultativa; </w:t>
      </w:r>
      <w:r>
        <w:rPr>
          <w:rFonts w:ascii="Tahoma" w:hAnsi="Tahoma" w:cs="Tahoma"/>
          <w:b/>
          <w:sz w:val="22"/>
          <w:szCs w:val="22"/>
        </w:rPr>
        <w:t>(ii)</w:t>
      </w:r>
      <w:r>
        <w:rPr>
          <w:rFonts w:ascii="Tahoma" w:hAnsi="Tahoma" w:cs="Tahoma"/>
          <w:sz w:val="22"/>
          <w:szCs w:val="22"/>
        </w:rPr>
        <w:t xml:space="preserve"> o percentual do Valor Unitário Nominal que será amortizado; </w:t>
      </w:r>
      <w:r>
        <w:rPr>
          <w:rFonts w:ascii="Tahoma" w:hAnsi="Tahoma" w:cs="Tahoma"/>
          <w:b/>
          <w:sz w:val="22"/>
          <w:szCs w:val="22"/>
        </w:rPr>
        <w:t>(iii)</w:t>
      </w:r>
      <w:r>
        <w:rPr>
          <w:rFonts w:ascii="Tahoma" w:hAnsi="Tahoma" w:cs="Tahoma"/>
          <w:sz w:val="22"/>
          <w:szCs w:val="22"/>
        </w:rPr>
        <w:t xml:space="preserve"> o Valor da Amortização Extraordinária Facultativa; e </w:t>
      </w:r>
      <w:r>
        <w:rPr>
          <w:rFonts w:ascii="Tahoma" w:hAnsi="Tahoma" w:cs="Tahoma"/>
          <w:b/>
          <w:sz w:val="22"/>
          <w:szCs w:val="22"/>
        </w:rPr>
        <w:t>(d)</w:t>
      </w:r>
      <w:r>
        <w:rPr>
          <w:rFonts w:ascii="Tahoma" w:hAnsi="Tahoma" w:cs="Tahoma"/>
          <w:sz w:val="22"/>
          <w:szCs w:val="22"/>
        </w:rPr>
        <w:t xml:space="preserve"> quaisquer outras informações que a Emissora entenda necessárias à operacionalização da Amortização Extraordinária Facultativa. </w:t>
      </w:r>
    </w:p>
    <w:p w:rsidR="00052C5D" w:rsidRPr="00625696" w:rsidRDefault="00052C5D" w:rsidP="00625696">
      <w:pPr>
        <w:jc w:val="both"/>
        <w:rPr>
          <w:rFonts w:ascii="Tahoma" w:hAnsi="Tahoma" w:cs="Tahoma"/>
          <w:sz w:val="22"/>
          <w:szCs w:val="22"/>
        </w:rPr>
      </w:pPr>
    </w:p>
    <w:p w:rsidR="00300EB5" w:rsidRDefault="00C040B0" w:rsidP="00E62F14">
      <w:pPr>
        <w:numPr>
          <w:ilvl w:val="2"/>
          <w:numId w:val="1"/>
        </w:numPr>
        <w:ind w:left="0" w:firstLine="1418"/>
        <w:jc w:val="both"/>
        <w:rPr>
          <w:rFonts w:ascii="Tahoma" w:hAnsi="Tahoma" w:cs="Tahoma"/>
          <w:i/>
          <w:sz w:val="22"/>
          <w:szCs w:val="22"/>
        </w:rPr>
      </w:pPr>
      <w:r>
        <w:rPr>
          <w:rFonts w:ascii="Tahoma" w:hAnsi="Tahoma" w:cs="Tahoma"/>
          <w:sz w:val="22"/>
          <w:szCs w:val="22"/>
        </w:rPr>
        <w:t>O Escriturador deverá ser notificado pela Emissora sobre a Amortização Extraordinária Facultativa com antecedência mínima de 2 (dois) Dias Úteis da respectiva data prevista para ocorrer a Amortização Extraordinária Facultativa, por meio de envio de correspondência neste sentido, com cópia para a Debenturista.</w:t>
      </w:r>
      <w:r w:rsidR="002A09D5" w:rsidRPr="003C2DE2">
        <w:rPr>
          <w:rFonts w:ascii="Tahoma" w:hAnsi="Tahoma" w:cs="Tahoma"/>
          <w:sz w:val="22"/>
          <w:szCs w:val="22"/>
        </w:rPr>
        <w:t xml:space="preserve"> </w:t>
      </w:r>
    </w:p>
    <w:p w:rsidR="00052C5D" w:rsidRPr="003C2DE2" w:rsidRDefault="00052C5D" w:rsidP="00625696">
      <w:pPr>
        <w:jc w:val="both"/>
        <w:rPr>
          <w:rFonts w:ascii="Tahoma" w:eastAsia="Arial Unicode MS" w:hAnsi="Tahoma" w:cs="Tahoma"/>
          <w:sz w:val="22"/>
          <w:szCs w:val="22"/>
          <w:u w:val="single"/>
        </w:rPr>
      </w:pPr>
    </w:p>
    <w:p w:rsidR="00300EB5" w:rsidRPr="00E62F14" w:rsidRDefault="00B76E16">
      <w:pPr>
        <w:jc w:val="both"/>
        <w:rPr>
          <w:rFonts w:ascii="Tahoma" w:eastAsia="Arial Unicode MS" w:hAnsi="Tahoma" w:cs="Tahoma"/>
          <w:sz w:val="22"/>
          <w:szCs w:val="22"/>
          <w:u w:val="single"/>
          <w:lang w:val="en-US"/>
        </w:rPr>
      </w:pPr>
      <w:r w:rsidRPr="00E62F14">
        <w:rPr>
          <w:rFonts w:ascii="Tahoma" w:eastAsia="Arial Unicode MS" w:hAnsi="Tahoma" w:cs="Tahoma"/>
          <w:i/>
          <w:sz w:val="22"/>
          <w:szCs w:val="22"/>
          <w:u w:val="single"/>
          <w:lang w:val="en-US"/>
        </w:rPr>
        <w:t>Resgate Antecipado Total</w:t>
      </w:r>
      <w:r w:rsidR="002B0F78" w:rsidRPr="00E62F14">
        <w:rPr>
          <w:rFonts w:ascii="Tahoma" w:eastAsia="Arial Unicode MS" w:hAnsi="Tahoma" w:cs="Tahoma"/>
          <w:i/>
          <w:sz w:val="22"/>
          <w:szCs w:val="22"/>
          <w:u w:val="single"/>
          <w:lang w:val="en-US"/>
        </w:rPr>
        <w:t xml:space="preserve"> </w:t>
      </w:r>
    </w:p>
    <w:p w:rsidR="00300EB5" w:rsidRPr="00E62F14" w:rsidRDefault="00300EB5">
      <w:pPr>
        <w:jc w:val="both"/>
        <w:rPr>
          <w:rFonts w:ascii="Tahoma" w:eastAsia="Arial Unicode MS" w:hAnsi="Tahoma" w:cs="Tahoma"/>
          <w:sz w:val="22"/>
          <w:szCs w:val="22"/>
          <w:u w:val="single"/>
          <w:lang w:val="en-US"/>
        </w:rPr>
      </w:pPr>
    </w:p>
    <w:p w:rsidR="00300EB5" w:rsidRDefault="00B76E16" w:rsidP="00E62F14">
      <w:pPr>
        <w:numPr>
          <w:ilvl w:val="2"/>
          <w:numId w:val="1"/>
        </w:numPr>
        <w:ind w:left="0" w:firstLine="1418"/>
        <w:jc w:val="both"/>
        <w:rPr>
          <w:rFonts w:ascii="Tahoma" w:hAnsi="Tahoma" w:cs="Tahoma"/>
          <w:b/>
          <w:sz w:val="22"/>
          <w:szCs w:val="22"/>
        </w:rPr>
      </w:pPr>
      <w:r w:rsidRPr="003C2DE2">
        <w:rPr>
          <w:rFonts w:ascii="Tahoma" w:hAnsi="Tahoma" w:cs="Tahoma"/>
          <w:sz w:val="22"/>
          <w:szCs w:val="22"/>
        </w:rPr>
        <w:t xml:space="preserve">Exclusivamente na hipótese de ser demandada a realizar uma retenção, uma dedução ou um pagamento referente a acréscimo de tributos nos termos da </w:t>
      </w:r>
      <w:r w:rsidR="00111C25" w:rsidRPr="003C2DE2">
        <w:rPr>
          <w:rFonts w:ascii="Tahoma" w:hAnsi="Tahoma" w:cs="Tahoma"/>
          <w:sz w:val="22"/>
          <w:szCs w:val="22"/>
        </w:rPr>
        <w:t>C</w:t>
      </w:r>
      <w:r w:rsidR="00D42300" w:rsidRPr="003C2DE2">
        <w:rPr>
          <w:rFonts w:ascii="Tahoma" w:hAnsi="Tahoma" w:cs="Tahoma"/>
          <w:sz w:val="22"/>
          <w:szCs w:val="22"/>
        </w:rPr>
        <w:t>láusula</w:t>
      </w:r>
      <w:r w:rsidRPr="003C2DE2">
        <w:rPr>
          <w:rFonts w:ascii="Tahoma" w:hAnsi="Tahoma" w:cs="Tahoma"/>
          <w:sz w:val="22"/>
          <w:szCs w:val="22"/>
        </w:rPr>
        <w:t xml:space="preserve"> </w:t>
      </w:r>
      <w:r w:rsidR="00AC7863" w:rsidRPr="003C2DE2">
        <w:rPr>
          <w:rFonts w:ascii="Tahoma" w:hAnsi="Tahoma" w:cs="Tahoma"/>
          <w:sz w:val="22"/>
          <w:szCs w:val="22"/>
        </w:rPr>
        <w:t>1</w:t>
      </w:r>
      <w:r w:rsidR="00BE005A">
        <w:rPr>
          <w:rFonts w:ascii="Tahoma" w:hAnsi="Tahoma" w:cs="Tahoma"/>
          <w:sz w:val="22"/>
          <w:szCs w:val="22"/>
        </w:rPr>
        <w:t>1</w:t>
      </w:r>
      <w:r w:rsidRPr="003C2DE2">
        <w:rPr>
          <w:rFonts w:ascii="Tahoma" w:hAnsi="Tahoma" w:cs="Tahoma"/>
          <w:sz w:val="22"/>
          <w:szCs w:val="22"/>
        </w:rPr>
        <w:t xml:space="preserve"> abaixo, a Emissora poderá optar por realizar o resgate antecipado da totalidade das Debêntures (“</w:t>
      </w:r>
      <w:r w:rsidRPr="003C2DE2">
        <w:rPr>
          <w:rFonts w:ascii="Tahoma" w:hAnsi="Tahoma" w:cs="Tahoma"/>
          <w:sz w:val="22"/>
          <w:szCs w:val="22"/>
          <w:u w:val="single"/>
        </w:rPr>
        <w:t>Resgate Antecipado</w:t>
      </w:r>
      <w:r w:rsidR="00E330EC" w:rsidRPr="003C2DE2">
        <w:rPr>
          <w:rFonts w:ascii="Tahoma" w:hAnsi="Tahoma" w:cs="Tahoma"/>
          <w:sz w:val="22"/>
          <w:szCs w:val="22"/>
          <w:u w:val="single"/>
        </w:rPr>
        <w:t xml:space="preserve"> Total</w:t>
      </w:r>
      <w:r w:rsidRPr="003C2DE2">
        <w:rPr>
          <w:rFonts w:ascii="Tahoma" w:hAnsi="Tahoma" w:cs="Tahoma"/>
          <w:sz w:val="22"/>
          <w:szCs w:val="22"/>
        </w:rPr>
        <w:t xml:space="preserve">”). </w:t>
      </w:r>
    </w:p>
    <w:p w:rsidR="00B76E16" w:rsidRPr="003C2DE2" w:rsidRDefault="00B76E16" w:rsidP="00625696">
      <w:pPr>
        <w:jc w:val="both"/>
        <w:rPr>
          <w:rFonts w:ascii="Tahoma" w:hAnsi="Tahoma" w:cs="Tahoma"/>
          <w:sz w:val="22"/>
          <w:szCs w:val="22"/>
        </w:rPr>
      </w:pPr>
    </w:p>
    <w:p w:rsidR="00300EB5" w:rsidRDefault="00B76E16" w:rsidP="00E62F14">
      <w:pPr>
        <w:numPr>
          <w:ilvl w:val="2"/>
          <w:numId w:val="1"/>
        </w:numPr>
        <w:ind w:left="0" w:firstLine="1418"/>
        <w:jc w:val="both"/>
        <w:rPr>
          <w:rFonts w:ascii="Tahoma" w:hAnsi="Tahoma" w:cs="Tahoma"/>
          <w:b/>
          <w:sz w:val="22"/>
          <w:szCs w:val="22"/>
        </w:rPr>
      </w:pPr>
      <w:r w:rsidRPr="003C2DE2">
        <w:rPr>
          <w:rFonts w:ascii="Tahoma" w:hAnsi="Tahoma" w:cs="Tahoma"/>
          <w:sz w:val="22"/>
          <w:szCs w:val="22"/>
        </w:rPr>
        <w:t xml:space="preserve">A Emissora deverá encaminhar comunicado </w:t>
      </w:r>
      <w:r w:rsidR="009060CC">
        <w:rPr>
          <w:rFonts w:ascii="Tahoma" w:hAnsi="Tahoma" w:cs="Tahoma"/>
          <w:sz w:val="22"/>
          <w:szCs w:val="22"/>
        </w:rPr>
        <w:t xml:space="preserve">ao Agente Fiduciário </w:t>
      </w:r>
      <w:r w:rsidR="008E4A0B" w:rsidRPr="003C2DE2">
        <w:rPr>
          <w:rFonts w:ascii="Tahoma" w:hAnsi="Tahoma" w:cs="Tahoma"/>
          <w:sz w:val="22"/>
          <w:szCs w:val="22"/>
        </w:rPr>
        <w:t>à Debenturista</w:t>
      </w:r>
      <w:r w:rsidRPr="003C2DE2">
        <w:rPr>
          <w:rFonts w:ascii="Tahoma" w:hAnsi="Tahoma" w:cs="Tahoma"/>
          <w:sz w:val="22"/>
          <w:szCs w:val="22"/>
        </w:rPr>
        <w:t>, com 10 (dez) Dias Úteis de antecedência, informando</w:t>
      </w:r>
      <w:r w:rsidR="008C677A" w:rsidRPr="003C2DE2">
        <w:rPr>
          <w:rFonts w:ascii="Tahoma" w:hAnsi="Tahoma" w:cs="Tahoma"/>
          <w:sz w:val="22"/>
          <w:szCs w:val="22"/>
        </w:rPr>
        <w:t>:</w:t>
      </w:r>
      <w:r w:rsidRPr="003C2DE2">
        <w:rPr>
          <w:rFonts w:ascii="Tahoma" w:hAnsi="Tahoma" w:cs="Tahoma"/>
          <w:sz w:val="22"/>
          <w:szCs w:val="22"/>
        </w:rPr>
        <w:t xml:space="preserve"> </w:t>
      </w:r>
      <w:r w:rsidRPr="003C2DE2">
        <w:rPr>
          <w:rFonts w:ascii="Tahoma" w:hAnsi="Tahoma" w:cs="Tahoma"/>
          <w:b/>
          <w:sz w:val="22"/>
          <w:szCs w:val="22"/>
        </w:rPr>
        <w:t>(a)</w:t>
      </w:r>
      <w:r w:rsidR="008E4A0B" w:rsidRPr="003C2DE2">
        <w:rPr>
          <w:rFonts w:ascii="Tahoma" w:hAnsi="Tahoma" w:cs="Tahoma"/>
          <w:sz w:val="22"/>
          <w:szCs w:val="22"/>
        </w:rPr>
        <w:t> </w:t>
      </w:r>
      <w:r w:rsidRPr="003C2DE2">
        <w:rPr>
          <w:rFonts w:ascii="Tahoma" w:hAnsi="Tahoma" w:cs="Tahoma"/>
          <w:sz w:val="22"/>
          <w:szCs w:val="22"/>
        </w:rPr>
        <w:t>a data em que o pagamento do Preço de Resgate será realizado</w:t>
      </w:r>
      <w:r w:rsidR="008C677A" w:rsidRPr="003C2DE2">
        <w:rPr>
          <w:rFonts w:ascii="Tahoma" w:hAnsi="Tahoma" w:cs="Tahoma"/>
          <w:sz w:val="22"/>
          <w:szCs w:val="22"/>
        </w:rPr>
        <w:t>;</w:t>
      </w:r>
      <w:r w:rsidRPr="003C2DE2">
        <w:rPr>
          <w:rFonts w:ascii="Tahoma" w:hAnsi="Tahoma" w:cs="Tahoma"/>
          <w:sz w:val="22"/>
          <w:szCs w:val="22"/>
        </w:rPr>
        <w:t xml:space="preserve"> </w:t>
      </w:r>
      <w:r w:rsidRPr="003C2DE2">
        <w:rPr>
          <w:rFonts w:ascii="Tahoma" w:hAnsi="Tahoma" w:cs="Tahoma"/>
          <w:b/>
          <w:sz w:val="22"/>
          <w:szCs w:val="22"/>
        </w:rPr>
        <w:t>(b)</w:t>
      </w:r>
      <w:r w:rsidR="008E4A0B" w:rsidRPr="003C2DE2">
        <w:rPr>
          <w:rFonts w:ascii="Tahoma" w:hAnsi="Tahoma" w:cs="Tahoma"/>
          <w:sz w:val="22"/>
          <w:szCs w:val="22"/>
        </w:rPr>
        <w:t> </w:t>
      </w:r>
      <w:r w:rsidRPr="003C2DE2">
        <w:rPr>
          <w:rFonts w:ascii="Tahoma" w:hAnsi="Tahoma" w:cs="Tahoma"/>
          <w:sz w:val="22"/>
          <w:szCs w:val="22"/>
        </w:rPr>
        <w:t xml:space="preserve">o valor do Preço de Resgate; </w:t>
      </w:r>
      <w:r w:rsidRPr="003C2DE2">
        <w:rPr>
          <w:rFonts w:ascii="Tahoma" w:hAnsi="Tahoma" w:cs="Tahoma"/>
          <w:b/>
          <w:sz w:val="22"/>
          <w:szCs w:val="22"/>
        </w:rPr>
        <w:t>(</w:t>
      </w:r>
      <w:r w:rsidR="008E4A0B" w:rsidRPr="003C2DE2">
        <w:rPr>
          <w:rFonts w:ascii="Tahoma" w:hAnsi="Tahoma" w:cs="Tahoma"/>
          <w:b/>
          <w:sz w:val="22"/>
          <w:szCs w:val="22"/>
        </w:rPr>
        <w:t>c</w:t>
      </w:r>
      <w:r w:rsidRPr="003C2DE2">
        <w:rPr>
          <w:rFonts w:ascii="Tahoma" w:hAnsi="Tahoma" w:cs="Tahoma"/>
          <w:b/>
          <w:sz w:val="22"/>
          <w:szCs w:val="22"/>
        </w:rPr>
        <w:t>)</w:t>
      </w:r>
      <w:r w:rsidR="008E4A0B" w:rsidRPr="003C2DE2">
        <w:rPr>
          <w:rFonts w:ascii="Tahoma" w:hAnsi="Tahoma" w:cs="Tahoma"/>
          <w:b/>
          <w:sz w:val="22"/>
          <w:szCs w:val="22"/>
        </w:rPr>
        <w:t> </w:t>
      </w:r>
      <w:r w:rsidR="00F5416E" w:rsidRPr="003C2DE2">
        <w:rPr>
          <w:rFonts w:ascii="Tahoma" w:hAnsi="Tahoma" w:cs="Tahoma"/>
          <w:sz w:val="22"/>
          <w:szCs w:val="22"/>
        </w:rPr>
        <w:t>o</w:t>
      </w:r>
      <w:r w:rsidR="00AD2795" w:rsidRPr="003C2DE2">
        <w:rPr>
          <w:rFonts w:ascii="Tahoma" w:hAnsi="Tahoma" w:cs="Tahoma"/>
          <w:sz w:val="22"/>
          <w:szCs w:val="22"/>
        </w:rPr>
        <w:t xml:space="preserve"> evento </w:t>
      </w:r>
      <w:r w:rsidR="00F5416E" w:rsidRPr="003C2DE2">
        <w:rPr>
          <w:rFonts w:ascii="Tahoma" w:hAnsi="Tahoma" w:cs="Tahoma"/>
          <w:sz w:val="22"/>
          <w:szCs w:val="22"/>
        </w:rPr>
        <w:t>que ensejou a aplicação da Cláusula 4.</w:t>
      </w:r>
      <w:r w:rsidR="00FC1E69" w:rsidRPr="003C2DE2">
        <w:rPr>
          <w:rFonts w:ascii="Tahoma" w:hAnsi="Tahoma" w:cs="Tahoma"/>
          <w:sz w:val="22"/>
          <w:szCs w:val="22"/>
        </w:rPr>
        <w:t>8</w:t>
      </w:r>
      <w:r w:rsidR="00F5416E" w:rsidRPr="003C2DE2">
        <w:rPr>
          <w:rFonts w:ascii="Tahoma" w:hAnsi="Tahoma" w:cs="Tahoma"/>
          <w:sz w:val="22"/>
          <w:szCs w:val="22"/>
        </w:rPr>
        <w:t>.13 acima</w:t>
      </w:r>
      <w:r w:rsidR="00AD2795" w:rsidRPr="003C2DE2">
        <w:rPr>
          <w:rFonts w:ascii="Tahoma" w:hAnsi="Tahoma" w:cs="Tahoma"/>
          <w:sz w:val="22"/>
          <w:szCs w:val="22"/>
        </w:rPr>
        <w:t>; e (</w:t>
      </w:r>
      <w:r w:rsidR="00AD2795" w:rsidRPr="003C2DE2">
        <w:rPr>
          <w:rFonts w:ascii="Tahoma" w:hAnsi="Tahoma" w:cs="Tahoma"/>
          <w:b/>
          <w:sz w:val="22"/>
          <w:szCs w:val="22"/>
        </w:rPr>
        <w:t>d</w:t>
      </w:r>
      <w:r w:rsidR="00AD2795" w:rsidRPr="003C2DE2">
        <w:rPr>
          <w:rFonts w:ascii="Tahoma" w:hAnsi="Tahoma" w:cs="Tahoma"/>
          <w:sz w:val="22"/>
          <w:szCs w:val="22"/>
        </w:rPr>
        <w:t xml:space="preserve">) </w:t>
      </w:r>
      <w:r w:rsidRPr="003C2DE2">
        <w:rPr>
          <w:rFonts w:ascii="Tahoma" w:hAnsi="Tahoma" w:cs="Tahoma"/>
          <w:sz w:val="22"/>
          <w:szCs w:val="22"/>
        </w:rPr>
        <w:t>demais informações relevantes para a realização do Resgate Antecipado</w:t>
      </w:r>
      <w:r w:rsidR="00734EDB" w:rsidRPr="003C2DE2">
        <w:rPr>
          <w:rFonts w:ascii="Tahoma" w:hAnsi="Tahoma" w:cs="Tahoma"/>
          <w:sz w:val="22"/>
          <w:szCs w:val="22"/>
        </w:rPr>
        <w:t xml:space="preserve"> Total</w:t>
      </w:r>
      <w:r w:rsidRPr="003C2DE2">
        <w:rPr>
          <w:rFonts w:ascii="Tahoma" w:hAnsi="Tahoma" w:cs="Tahoma"/>
          <w:sz w:val="22"/>
          <w:szCs w:val="22"/>
        </w:rPr>
        <w:t>.</w:t>
      </w:r>
      <w:r w:rsidR="00076DB7" w:rsidRPr="003C2DE2">
        <w:rPr>
          <w:rFonts w:ascii="Tahoma" w:hAnsi="Tahoma" w:cs="Tahoma"/>
          <w:sz w:val="22"/>
          <w:szCs w:val="22"/>
        </w:rPr>
        <w:t xml:space="preserve"> </w:t>
      </w:r>
    </w:p>
    <w:p w:rsidR="00B76E16" w:rsidRPr="003C2DE2" w:rsidRDefault="00B76E16" w:rsidP="00625696">
      <w:pPr>
        <w:jc w:val="both"/>
        <w:rPr>
          <w:rFonts w:ascii="Tahoma" w:hAnsi="Tahoma" w:cs="Tahoma"/>
          <w:sz w:val="22"/>
          <w:szCs w:val="22"/>
        </w:rPr>
      </w:pPr>
    </w:p>
    <w:p w:rsidR="00300EB5" w:rsidRDefault="00B76E16" w:rsidP="00E62F14">
      <w:pPr>
        <w:numPr>
          <w:ilvl w:val="2"/>
          <w:numId w:val="1"/>
        </w:numPr>
        <w:ind w:left="0" w:firstLine="1418"/>
        <w:jc w:val="both"/>
        <w:rPr>
          <w:rFonts w:ascii="Tahoma" w:hAnsi="Tahoma" w:cs="Tahoma"/>
          <w:b/>
          <w:sz w:val="22"/>
          <w:szCs w:val="22"/>
        </w:rPr>
      </w:pPr>
      <w:r w:rsidRPr="003C2DE2">
        <w:rPr>
          <w:rFonts w:ascii="Tahoma" w:hAnsi="Tahoma" w:cs="Tahoma"/>
          <w:sz w:val="22"/>
          <w:szCs w:val="22"/>
        </w:rPr>
        <w:t>O valor a ser pago pela Emissora a título de Resgate Antecipado</w:t>
      </w:r>
      <w:r w:rsidR="00B16C5B">
        <w:rPr>
          <w:rFonts w:ascii="Tahoma" w:hAnsi="Tahoma" w:cs="Tahoma"/>
          <w:sz w:val="22"/>
          <w:szCs w:val="22"/>
        </w:rPr>
        <w:t xml:space="preserve"> Total</w:t>
      </w:r>
      <w:r w:rsidRPr="003C2DE2">
        <w:rPr>
          <w:rFonts w:ascii="Tahoma" w:hAnsi="Tahoma" w:cs="Tahoma"/>
          <w:sz w:val="22"/>
          <w:szCs w:val="22"/>
        </w:rPr>
        <w:t xml:space="preserve"> deverá corresponder ao Preço de Resgate.</w:t>
      </w:r>
      <w:r w:rsidR="000608DA" w:rsidRPr="003C2DE2">
        <w:rPr>
          <w:rFonts w:ascii="Tahoma" w:hAnsi="Tahoma" w:cs="Tahoma"/>
          <w:sz w:val="22"/>
          <w:szCs w:val="22"/>
        </w:rPr>
        <w:t xml:space="preserve"> </w:t>
      </w:r>
    </w:p>
    <w:p w:rsidR="00300EB5" w:rsidRDefault="00B76E16" w:rsidP="00E62F14">
      <w:pPr>
        <w:numPr>
          <w:ilvl w:val="2"/>
          <w:numId w:val="1"/>
        </w:numPr>
        <w:ind w:left="0" w:firstLine="1418"/>
        <w:jc w:val="both"/>
        <w:rPr>
          <w:rFonts w:ascii="Tahoma" w:hAnsi="Tahoma" w:cs="Tahoma"/>
          <w:b/>
          <w:sz w:val="22"/>
          <w:szCs w:val="22"/>
        </w:rPr>
      </w:pPr>
      <w:r w:rsidRPr="003C2DE2">
        <w:rPr>
          <w:rFonts w:ascii="Tahoma" w:hAnsi="Tahoma" w:cs="Tahoma"/>
          <w:sz w:val="22"/>
          <w:szCs w:val="22"/>
        </w:rPr>
        <w:t>Não será admitido o Resgate Antecipado parcial das Debêntures.</w:t>
      </w:r>
    </w:p>
    <w:p w:rsidR="00B76E16" w:rsidRPr="003C2DE2" w:rsidRDefault="00B76E16" w:rsidP="00625696">
      <w:pPr>
        <w:jc w:val="both"/>
        <w:rPr>
          <w:rFonts w:ascii="Tahoma" w:hAnsi="Tahoma" w:cs="Tahoma"/>
          <w:sz w:val="22"/>
          <w:szCs w:val="22"/>
        </w:rPr>
      </w:pPr>
    </w:p>
    <w:p w:rsidR="00300EB5" w:rsidRDefault="00B76E16" w:rsidP="00E62F14">
      <w:pPr>
        <w:numPr>
          <w:ilvl w:val="2"/>
          <w:numId w:val="1"/>
        </w:numPr>
        <w:ind w:left="0" w:firstLine="1418"/>
        <w:jc w:val="both"/>
        <w:rPr>
          <w:rFonts w:ascii="Tahoma" w:hAnsi="Tahoma" w:cs="Tahoma"/>
          <w:b/>
          <w:sz w:val="22"/>
          <w:szCs w:val="22"/>
        </w:rPr>
      </w:pPr>
      <w:r w:rsidRPr="003C2DE2">
        <w:rPr>
          <w:rFonts w:ascii="Tahoma" w:hAnsi="Tahoma" w:cs="Tahoma"/>
          <w:sz w:val="22"/>
          <w:szCs w:val="22"/>
        </w:rPr>
        <w:t>A data para realização de qualquer Resgate Antecipado deverá, obrigatoriamente, ser um Dia Útil.</w:t>
      </w:r>
    </w:p>
    <w:p w:rsidR="00300EB5" w:rsidRDefault="00300EB5" w:rsidP="00E62F14">
      <w:pPr>
        <w:jc w:val="both"/>
        <w:rPr>
          <w:rFonts w:ascii="Tahoma" w:hAnsi="Tahoma" w:cs="Tahoma"/>
          <w:b/>
          <w:sz w:val="22"/>
          <w:szCs w:val="22"/>
        </w:rPr>
      </w:pPr>
    </w:p>
    <w:p w:rsidR="00300EB5" w:rsidRDefault="00AB4650" w:rsidP="00E62F14">
      <w:pPr>
        <w:numPr>
          <w:ilvl w:val="2"/>
          <w:numId w:val="1"/>
        </w:numPr>
        <w:ind w:left="0" w:firstLine="1418"/>
        <w:jc w:val="both"/>
        <w:rPr>
          <w:rFonts w:ascii="Tahoma" w:hAnsi="Tahoma" w:cs="Tahoma"/>
          <w:b/>
          <w:sz w:val="22"/>
          <w:szCs w:val="22"/>
        </w:rPr>
      </w:pPr>
      <w:r w:rsidRPr="003C2DE2">
        <w:rPr>
          <w:rFonts w:ascii="Tahoma" w:eastAsia="Arial Unicode MS" w:hAnsi="Tahoma" w:cs="Tahoma"/>
          <w:sz w:val="22"/>
          <w:szCs w:val="22"/>
        </w:rPr>
        <w:t xml:space="preserve">As Debêntures objeto do Resgate Antecipado </w:t>
      </w:r>
      <w:r w:rsidR="00B16C5B">
        <w:rPr>
          <w:rFonts w:ascii="Tahoma" w:eastAsia="Arial Unicode MS" w:hAnsi="Tahoma" w:cs="Tahoma"/>
          <w:sz w:val="22"/>
          <w:szCs w:val="22"/>
        </w:rPr>
        <w:t xml:space="preserve">Total </w:t>
      </w:r>
      <w:r w:rsidRPr="003C2DE2">
        <w:rPr>
          <w:rFonts w:ascii="Tahoma" w:eastAsia="Arial Unicode MS" w:hAnsi="Tahoma" w:cs="Tahoma"/>
          <w:sz w:val="22"/>
          <w:szCs w:val="22"/>
        </w:rPr>
        <w:t xml:space="preserve">serão obrigatoriamente </w:t>
      </w:r>
      <w:r w:rsidRPr="003C2DE2">
        <w:rPr>
          <w:rFonts w:ascii="Tahoma" w:hAnsi="Tahoma" w:cs="Tahoma"/>
          <w:sz w:val="22"/>
          <w:szCs w:val="22"/>
        </w:rPr>
        <w:t>canceladas</w:t>
      </w:r>
      <w:r>
        <w:rPr>
          <w:rFonts w:ascii="Tahoma" w:hAnsi="Tahoma" w:cs="Tahoma"/>
          <w:sz w:val="22"/>
          <w:szCs w:val="22"/>
        </w:rPr>
        <w:t>.</w:t>
      </w:r>
    </w:p>
    <w:p w:rsidR="00B44283" w:rsidRPr="003C2DE2" w:rsidRDefault="00B44283" w:rsidP="00B44283">
      <w:pPr>
        <w:jc w:val="both"/>
        <w:rPr>
          <w:rFonts w:ascii="Tahoma" w:hAnsi="Tahoma" w:cs="Tahoma"/>
          <w:b/>
          <w:sz w:val="22"/>
          <w:szCs w:val="22"/>
        </w:rPr>
      </w:pPr>
    </w:p>
    <w:p w:rsidR="00F36BD0" w:rsidRPr="003C2DE2" w:rsidRDefault="006B10DC" w:rsidP="008759F7">
      <w:pPr>
        <w:jc w:val="both"/>
        <w:rPr>
          <w:rFonts w:ascii="Tahoma" w:eastAsia="Arial Unicode MS" w:hAnsi="Tahoma" w:cs="Tahoma"/>
          <w:i/>
          <w:sz w:val="22"/>
          <w:szCs w:val="22"/>
          <w:u w:val="single"/>
        </w:rPr>
      </w:pPr>
      <w:r w:rsidRPr="003C2DE2">
        <w:rPr>
          <w:rFonts w:ascii="Tahoma" w:eastAsia="Arial Unicode MS" w:hAnsi="Tahoma" w:cs="Tahoma"/>
          <w:i/>
          <w:sz w:val="22"/>
          <w:szCs w:val="22"/>
          <w:u w:val="single"/>
        </w:rPr>
        <w:t>Oferta de Resgate Antecipado</w:t>
      </w:r>
      <w:r w:rsidR="004F2685" w:rsidRPr="003C2DE2">
        <w:rPr>
          <w:rFonts w:ascii="Tahoma" w:eastAsia="Arial Unicode MS" w:hAnsi="Tahoma" w:cs="Tahoma"/>
          <w:i/>
          <w:sz w:val="22"/>
          <w:szCs w:val="22"/>
          <w:u w:val="single"/>
        </w:rPr>
        <w:t xml:space="preserve"> Total</w:t>
      </w:r>
    </w:p>
    <w:p w:rsidR="00F36BD0" w:rsidRPr="003C2DE2" w:rsidRDefault="00F36BD0" w:rsidP="008759F7">
      <w:pPr>
        <w:jc w:val="both"/>
        <w:rPr>
          <w:rFonts w:ascii="Tahoma" w:eastAsia="Arial Unicode MS" w:hAnsi="Tahoma" w:cs="Tahoma"/>
          <w:i/>
          <w:sz w:val="22"/>
          <w:szCs w:val="22"/>
          <w:u w:val="single"/>
        </w:rPr>
      </w:pPr>
    </w:p>
    <w:p w:rsidR="006B10DC" w:rsidRPr="003C2DE2" w:rsidRDefault="006B10DC"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A Emissora poderá, a seu exclusivo critério, realizar a qualquer tempo, oferta de resgate antecipado total das Debêntures, endereçada</w:t>
      </w:r>
      <w:r w:rsidR="000C2C51" w:rsidRPr="003C2DE2">
        <w:rPr>
          <w:rFonts w:ascii="Tahoma" w:hAnsi="Tahoma" w:cs="Tahoma"/>
          <w:sz w:val="22"/>
          <w:szCs w:val="22"/>
        </w:rPr>
        <w:t xml:space="preserve">: </w:t>
      </w:r>
      <w:r w:rsidR="000C2C51" w:rsidRPr="003C2DE2">
        <w:rPr>
          <w:rFonts w:ascii="Tahoma" w:hAnsi="Tahoma" w:cs="Tahoma"/>
          <w:b/>
          <w:sz w:val="22"/>
          <w:szCs w:val="22"/>
        </w:rPr>
        <w:t>(i)</w:t>
      </w:r>
      <w:r w:rsidRPr="003C2DE2">
        <w:rPr>
          <w:rFonts w:ascii="Tahoma" w:hAnsi="Tahoma" w:cs="Tahoma"/>
          <w:sz w:val="22"/>
          <w:szCs w:val="22"/>
        </w:rPr>
        <w:t xml:space="preserve"> </w:t>
      </w:r>
      <w:r w:rsidR="00AB4650">
        <w:rPr>
          <w:rFonts w:ascii="Tahoma" w:hAnsi="Tahoma" w:cs="Tahoma"/>
          <w:sz w:val="22"/>
          <w:szCs w:val="22"/>
        </w:rPr>
        <w:t xml:space="preserve">em caso de pluralidade de Debenturistas, </w:t>
      </w:r>
      <w:r w:rsidR="00925BB1" w:rsidRPr="003C2DE2">
        <w:rPr>
          <w:rFonts w:ascii="Tahoma" w:hAnsi="Tahoma" w:cs="Tahoma"/>
          <w:sz w:val="22"/>
          <w:szCs w:val="22"/>
        </w:rPr>
        <w:t>a</w:t>
      </w:r>
      <w:r w:rsidRPr="003C2DE2">
        <w:rPr>
          <w:rFonts w:ascii="Tahoma" w:hAnsi="Tahoma" w:cs="Tahoma"/>
          <w:sz w:val="22"/>
          <w:szCs w:val="22"/>
        </w:rPr>
        <w:t xml:space="preserve"> </w:t>
      </w:r>
      <w:r w:rsidR="00AB4650" w:rsidRPr="003C2DE2">
        <w:rPr>
          <w:rFonts w:ascii="Tahoma" w:hAnsi="Tahoma" w:cs="Tahoma"/>
          <w:sz w:val="22"/>
          <w:szCs w:val="22"/>
        </w:rPr>
        <w:t>tod</w:t>
      </w:r>
      <w:r w:rsidR="00AB4650">
        <w:rPr>
          <w:rFonts w:ascii="Tahoma" w:hAnsi="Tahoma" w:cs="Tahoma"/>
          <w:sz w:val="22"/>
          <w:szCs w:val="22"/>
        </w:rPr>
        <w:t>o</w:t>
      </w:r>
      <w:r w:rsidR="00AB4650" w:rsidRPr="003C2DE2">
        <w:rPr>
          <w:rFonts w:ascii="Tahoma" w:hAnsi="Tahoma" w:cs="Tahoma"/>
          <w:sz w:val="22"/>
          <w:szCs w:val="22"/>
        </w:rPr>
        <w:t xml:space="preserve">s </w:t>
      </w:r>
      <w:r w:rsidR="00AB4650">
        <w:rPr>
          <w:rFonts w:ascii="Tahoma" w:hAnsi="Tahoma" w:cs="Tahoma"/>
          <w:sz w:val="22"/>
          <w:szCs w:val="22"/>
        </w:rPr>
        <w:t>o</w:t>
      </w:r>
      <w:r w:rsidRPr="003C2DE2">
        <w:rPr>
          <w:rFonts w:ascii="Tahoma" w:hAnsi="Tahoma" w:cs="Tahoma"/>
          <w:sz w:val="22"/>
          <w:szCs w:val="22"/>
        </w:rPr>
        <w:t>s Debenturistas sem distinção, sendo assegurado a tod</w:t>
      </w:r>
      <w:r w:rsidR="00AB4650">
        <w:rPr>
          <w:rFonts w:ascii="Tahoma" w:hAnsi="Tahoma" w:cs="Tahoma"/>
          <w:sz w:val="22"/>
          <w:szCs w:val="22"/>
        </w:rPr>
        <w:t>o</w:t>
      </w:r>
      <w:r w:rsidRPr="003C2DE2">
        <w:rPr>
          <w:rFonts w:ascii="Tahoma" w:hAnsi="Tahoma" w:cs="Tahoma"/>
          <w:sz w:val="22"/>
          <w:szCs w:val="22"/>
        </w:rPr>
        <w:t xml:space="preserve">s </w:t>
      </w:r>
      <w:r w:rsidR="00AB4650">
        <w:rPr>
          <w:rFonts w:ascii="Tahoma" w:hAnsi="Tahoma" w:cs="Tahoma"/>
          <w:sz w:val="22"/>
          <w:szCs w:val="22"/>
        </w:rPr>
        <w:t>o</w:t>
      </w:r>
      <w:r w:rsidRPr="003C2DE2">
        <w:rPr>
          <w:rFonts w:ascii="Tahoma" w:hAnsi="Tahoma" w:cs="Tahoma"/>
          <w:sz w:val="22"/>
          <w:szCs w:val="22"/>
        </w:rPr>
        <w:t>s Debenturistas igualdade de condições para aceitar ou não o resgate das Debêntures por el</w:t>
      </w:r>
      <w:r w:rsidR="00635D70" w:rsidRPr="003C2DE2">
        <w:rPr>
          <w:rFonts w:ascii="Tahoma" w:hAnsi="Tahoma" w:cs="Tahoma"/>
          <w:sz w:val="22"/>
          <w:szCs w:val="22"/>
        </w:rPr>
        <w:t>a</w:t>
      </w:r>
      <w:r w:rsidRPr="003C2DE2">
        <w:rPr>
          <w:rFonts w:ascii="Tahoma" w:hAnsi="Tahoma" w:cs="Tahoma"/>
          <w:sz w:val="22"/>
          <w:szCs w:val="22"/>
        </w:rPr>
        <w:t>s detidas</w:t>
      </w:r>
      <w:r w:rsidR="000C2C51" w:rsidRPr="003C2DE2">
        <w:rPr>
          <w:rFonts w:ascii="Tahoma" w:hAnsi="Tahoma" w:cs="Tahoma"/>
          <w:sz w:val="22"/>
          <w:szCs w:val="22"/>
        </w:rPr>
        <w:t xml:space="preserve">; ou </w:t>
      </w:r>
      <w:r w:rsidR="000C2C51" w:rsidRPr="003C2DE2">
        <w:rPr>
          <w:rFonts w:ascii="Tahoma" w:hAnsi="Tahoma" w:cs="Tahoma"/>
          <w:b/>
          <w:sz w:val="22"/>
          <w:szCs w:val="22"/>
        </w:rPr>
        <w:t>(ii)</w:t>
      </w:r>
      <w:r w:rsidR="000C2C51" w:rsidRPr="003C2DE2">
        <w:rPr>
          <w:rFonts w:ascii="Tahoma" w:hAnsi="Tahoma" w:cs="Tahoma"/>
          <w:sz w:val="22"/>
          <w:szCs w:val="22"/>
        </w:rPr>
        <w:t xml:space="preserve"> diretamente à Securitizadora, na condição de Debenturista, enquanto as Debêntures </w:t>
      </w:r>
      <w:r w:rsidR="006F3AA4" w:rsidRPr="003C2DE2">
        <w:rPr>
          <w:rFonts w:ascii="Tahoma" w:hAnsi="Tahoma" w:cs="Tahoma"/>
          <w:sz w:val="22"/>
          <w:szCs w:val="22"/>
        </w:rPr>
        <w:t>estiverem</w:t>
      </w:r>
      <w:r w:rsidR="000C2C51" w:rsidRPr="003C2DE2">
        <w:rPr>
          <w:rFonts w:ascii="Tahoma" w:hAnsi="Tahoma" w:cs="Tahoma"/>
          <w:sz w:val="22"/>
          <w:szCs w:val="22"/>
        </w:rPr>
        <w:t xml:space="preserve"> vinculadas aos CRA</w:t>
      </w:r>
      <w:r w:rsidRPr="003C2DE2">
        <w:rPr>
          <w:rFonts w:ascii="Tahoma" w:hAnsi="Tahoma" w:cs="Tahoma"/>
          <w:sz w:val="22"/>
          <w:szCs w:val="22"/>
        </w:rPr>
        <w:t xml:space="preserve"> (“</w:t>
      </w:r>
      <w:r w:rsidRPr="003C2DE2">
        <w:rPr>
          <w:rFonts w:ascii="Tahoma" w:hAnsi="Tahoma" w:cs="Tahoma"/>
          <w:sz w:val="22"/>
          <w:szCs w:val="22"/>
          <w:u w:val="single"/>
        </w:rPr>
        <w:t>Oferta de Resgate Antecipado</w:t>
      </w:r>
      <w:r w:rsidRPr="003C2DE2">
        <w:rPr>
          <w:rFonts w:ascii="Tahoma" w:hAnsi="Tahoma" w:cs="Tahoma"/>
          <w:sz w:val="22"/>
          <w:szCs w:val="22"/>
        </w:rPr>
        <w:t>”)</w:t>
      </w:r>
      <w:r w:rsidR="009060CC">
        <w:rPr>
          <w:rFonts w:ascii="Tahoma" w:hAnsi="Tahoma" w:cs="Tahoma"/>
          <w:sz w:val="22"/>
          <w:szCs w:val="22"/>
        </w:rPr>
        <w:t>, com cópia ao Agente Fiduciário</w:t>
      </w:r>
      <w:r w:rsidRPr="003C2DE2">
        <w:rPr>
          <w:rFonts w:ascii="Tahoma" w:hAnsi="Tahoma" w:cs="Tahoma"/>
          <w:sz w:val="22"/>
          <w:szCs w:val="22"/>
        </w:rPr>
        <w:t>.</w:t>
      </w:r>
      <w:r w:rsidR="00237860" w:rsidRPr="003C2DE2">
        <w:rPr>
          <w:rFonts w:ascii="Tahoma" w:hAnsi="Tahoma" w:cs="Tahoma"/>
          <w:sz w:val="22"/>
          <w:szCs w:val="22"/>
        </w:rPr>
        <w:t xml:space="preserve"> </w:t>
      </w:r>
    </w:p>
    <w:p w:rsidR="006B10DC" w:rsidRPr="003C2DE2" w:rsidRDefault="006B10DC" w:rsidP="008759F7">
      <w:pPr>
        <w:jc w:val="both"/>
        <w:rPr>
          <w:rFonts w:ascii="Tahoma" w:hAnsi="Tahoma" w:cs="Tahoma"/>
          <w:sz w:val="22"/>
          <w:szCs w:val="22"/>
        </w:rPr>
      </w:pPr>
    </w:p>
    <w:p w:rsidR="00980E4E" w:rsidRPr="003C2DE2" w:rsidRDefault="009A0954"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Para realizar a Oferta de Resgate Antecipado, a Emissora deverá</w:t>
      </w:r>
      <w:r w:rsidR="006B10DC" w:rsidRPr="003C2DE2">
        <w:rPr>
          <w:rFonts w:ascii="Tahoma" w:hAnsi="Tahoma" w:cs="Tahoma"/>
          <w:sz w:val="22"/>
          <w:szCs w:val="22"/>
        </w:rPr>
        <w:t xml:space="preserve"> </w:t>
      </w:r>
      <w:r w:rsidRPr="003C2DE2">
        <w:rPr>
          <w:rFonts w:ascii="Tahoma" w:hAnsi="Tahoma" w:cs="Tahoma"/>
          <w:sz w:val="22"/>
          <w:szCs w:val="22"/>
        </w:rPr>
        <w:t xml:space="preserve">notificar, por escrito, </w:t>
      </w:r>
      <w:r w:rsidR="00D33B4A" w:rsidRPr="003C2DE2">
        <w:rPr>
          <w:rFonts w:ascii="Tahoma" w:hAnsi="Tahoma" w:cs="Tahoma"/>
          <w:sz w:val="22"/>
          <w:szCs w:val="22"/>
        </w:rPr>
        <w:t>a</w:t>
      </w:r>
      <w:r w:rsidR="009060CC">
        <w:rPr>
          <w:rFonts w:ascii="Tahoma" w:hAnsi="Tahoma" w:cs="Tahoma"/>
          <w:sz w:val="22"/>
          <w:szCs w:val="22"/>
        </w:rPr>
        <w:t>o Agente Fiduciário e</w:t>
      </w:r>
      <w:r w:rsidRPr="003C2DE2">
        <w:rPr>
          <w:rFonts w:ascii="Tahoma" w:hAnsi="Tahoma" w:cs="Tahoma"/>
          <w:sz w:val="22"/>
          <w:szCs w:val="22"/>
        </w:rPr>
        <w:t xml:space="preserve"> Debenturista, informando que deseja realizar o resgate das Debêntures, cuja comunicação deverá conter, no mínimo (“</w:t>
      </w:r>
      <w:r w:rsidRPr="003C2DE2">
        <w:rPr>
          <w:rFonts w:ascii="Tahoma" w:hAnsi="Tahoma" w:cs="Tahoma"/>
          <w:sz w:val="22"/>
          <w:szCs w:val="22"/>
          <w:u w:val="single"/>
        </w:rPr>
        <w:t xml:space="preserve">Notificação de </w:t>
      </w:r>
      <w:r w:rsidR="00DE4D6F" w:rsidRPr="003C2DE2">
        <w:rPr>
          <w:rFonts w:ascii="Tahoma" w:hAnsi="Tahoma" w:cs="Tahoma"/>
          <w:sz w:val="22"/>
          <w:szCs w:val="22"/>
          <w:u w:val="single"/>
        </w:rPr>
        <w:t>Resgate</w:t>
      </w:r>
      <w:r w:rsidRPr="003C2DE2">
        <w:rPr>
          <w:rFonts w:ascii="Tahoma" w:hAnsi="Tahoma" w:cs="Tahoma"/>
          <w:sz w:val="22"/>
          <w:szCs w:val="22"/>
        </w:rPr>
        <w:t>”):</w:t>
      </w:r>
      <w:r w:rsidR="006B10DC" w:rsidRPr="003C2DE2">
        <w:rPr>
          <w:rFonts w:ascii="Tahoma" w:hAnsi="Tahoma" w:cs="Tahoma"/>
          <w:sz w:val="22"/>
          <w:szCs w:val="22"/>
        </w:rPr>
        <w:t xml:space="preserve"> </w:t>
      </w:r>
    </w:p>
    <w:p w:rsidR="00980E4E" w:rsidRPr="003C2DE2" w:rsidRDefault="00980E4E" w:rsidP="008759F7">
      <w:pPr>
        <w:jc w:val="both"/>
        <w:rPr>
          <w:rFonts w:ascii="Tahoma" w:hAnsi="Tahoma" w:cs="Tahoma"/>
          <w:sz w:val="22"/>
          <w:szCs w:val="22"/>
        </w:rPr>
      </w:pPr>
    </w:p>
    <w:p w:rsidR="009A0954" w:rsidRPr="003C2DE2" w:rsidRDefault="009A0954" w:rsidP="008759F7">
      <w:pPr>
        <w:ind w:left="1985" w:hanging="567"/>
        <w:jc w:val="both"/>
        <w:rPr>
          <w:rFonts w:ascii="Tahoma" w:hAnsi="Tahoma" w:cs="Tahoma"/>
          <w:sz w:val="22"/>
          <w:szCs w:val="22"/>
        </w:rPr>
      </w:pPr>
      <w:r w:rsidRPr="003C2DE2">
        <w:rPr>
          <w:rFonts w:ascii="Tahoma" w:hAnsi="Tahoma" w:cs="Tahoma"/>
          <w:b/>
          <w:sz w:val="22"/>
          <w:szCs w:val="22"/>
        </w:rPr>
        <w:t>(</w:t>
      </w:r>
      <w:r w:rsidR="007C7440" w:rsidRPr="003C2DE2">
        <w:rPr>
          <w:rFonts w:ascii="Tahoma" w:hAnsi="Tahoma" w:cs="Tahoma"/>
          <w:b/>
          <w:sz w:val="22"/>
          <w:szCs w:val="22"/>
        </w:rPr>
        <w:t>a</w:t>
      </w:r>
      <w:r w:rsidRPr="003C2DE2">
        <w:rPr>
          <w:rFonts w:ascii="Tahoma" w:hAnsi="Tahoma" w:cs="Tahoma"/>
          <w:b/>
          <w:sz w:val="22"/>
          <w:szCs w:val="22"/>
        </w:rPr>
        <w:t>)</w:t>
      </w:r>
      <w:r w:rsidRPr="003C2DE2">
        <w:rPr>
          <w:rFonts w:ascii="Tahoma" w:hAnsi="Tahoma" w:cs="Tahoma"/>
          <w:sz w:val="22"/>
          <w:szCs w:val="22"/>
        </w:rPr>
        <w:tab/>
        <w:t>o valor proposto para o resgate das Debêntures;</w:t>
      </w:r>
    </w:p>
    <w:p w:rsidR="009A0954" w:rsidRPr="003C2DE2" w:rsidRDefault="009A0954" w:rsidP="008759F7">
      <w:pPr>
        <w:ind w:left="1985" w:hanging="567"/>
        <w:jc w:val="both"/>
        <w:rPr>
          <w:rFonts w:ascii="Tahoma" w:hAnsi="Tahoma" w:cs="Tahoma"/>
          <w:sz w:val="22"/>
          <w:szCs w:val="22"/>
        </w:rPr>
      </w:pPr>
    </w:p>
    <w:p w:rsidR="009A0954" w:rsidRPr="003C2DE2" w:rsidRDefault="009A0954" w:rsidP="008759F7">
      <w:pPr>
        <w:ind w:left="1985" w:hanging="567"/>
        <w:jc w:val="both"/>
        <w:rPr>
          <w:rFonts w:ascii="Tahoma" w:hAnsi="Tahoma" w:cs="Tahoma"/>
          <w:sz w:val="22"/>
          <w:szCs w:val="22"/>
        </w:rPr>
      </w:pPr>
      <w:r w:rsidRPr="003C2DE2">
        <w:rPr>
          <w:rFonts w:ascii="Tahoma" w:hAnsi="Tahoma" w:cs="Tahoma"/>
          <w:b/>
          <w:sz w:val="22"/>
          <w:szCs w:val="22"/>
        </w:rPr>
        <w:t>(</w:t>
      </w:r>
      <w:r w:rsidR="007C7440" w:rsidRPr="003C2DE2">
        <w:rPr>
          <w:rFonts w:ascii="Tahoma" w:hAnsi="Tahoma" w:cs="Tahoma"/>
          <w:b/>
          <w:sz w:val="22"/>
          <w:szCs w:val="22"/>
        </w:rPr>
        <w:t>b</w:t>
      </w:r>
      <w:r w:rsidRPr="003C2DE2">
        <w:rPr>
          <w:rFonts w:ascii="Tahoma" w:hAnsi="Tahoma" w:cs="Tahoma"/>
          <w:b/>
          <w:sz w:val="22"/>
          <w:szCs w:val="22"/>
        </w:rPr>
        <w:t>)</w:t>
      </w:r>
      <w:r w:rsidRPr="003C2DE2">
        <w:rPr>
          <w:rFonts w:ascii="Tahoma" w:hAnsi="Tahoma" w:cs="Tahoma"/>
          <w:sz w:val="22"/>
          <w:szCs w:val="22"/>
        </w:rPr>
        <w:tab/>
        <w:t xml:space="preserve">a data em que se efetivará o resgate, que não poderá exceder 60 (sessenta) dias corridos a contar da data de envio da Notificação de </w:t>
      </w:r>
      <w:r w:rsidR="00DE4D6F" w:rsidRPr="003C2DE2">
        <w:rPr>
          <w:rFonts w:ascii="Tahoma" w:hAnsi="Tahoma" w:cs="Tahoma"/>
          <w:sz w:val="22"/>
          <w:szCs w:val="22"/>
        </w:rPr>
        <w:t>Resgate</w:t>
      </w:r>
      <w:r w:rsidRPr="003C2DE2">
        <w:rPr>
          <w:rFonts w:ascii="Tahoma" w:hAnsi="Tahoma" w:cs="Tahoma"/>
          <w:sz w:val="22"/>
          <w:szCs w:val="22"/>
        </w:rPr>
        <w:t>;</w:t>
      </w:r>
    </w:p>
    <w:p w:rsidR="00083547" w:rsidRPr="003C2DE2" w:rsidRDefault="00083547" w:rsidP="008759F7">
      <w:pPr>
        <w:ind w:left="1985" w:hanging="567"/>
        <w:jc w:val="both"/>
        <w:rPr>
          <w:rFonts w:ascii="Tahoma" w:hAnsi="Tahoma" w:cs="Tahoma"/>
          <w:sz w:val="22"/>
          <w:szCs w:val="22"/>
        </w:rPr>
      </w:pPr>
    </w:p>
    <w:p w:rsidR="00083547" w:rsidRPr="003C2DE2" w:rsidRDefault="00083547" w:rsidP="008759F7">
      <w:pPr>
        <w:ind w:left="1985" w:hanging="567"/>
        <w:jc w:val="both"/>
        <w:rPr>
          <w:rFonts w:ascii="Tahoma" w:hAnsi="Tahoma" w:cs="Tahoma"/>
          <w:sz w:val="22"/>
          <w:szCs w:val="22"/>
        </w:rPr>
      </w:pPr>
      <w:r w:rsidRPr="003C2DE2">
        <w:rPr>
          <w:rFonts w:ascii="Tahoma" w:hAnsi="Tahoma" w:cs="Tahoma"/>
          <w:b/>
          <w:sz w:val="22"/>
          <w:szCs w:val="22"/>
        </w:rPr>
        <w:t>(</w:t>
      </w:r>
      <w:r w:rsidR="007C7440" w:rsidRPr="003C2DE2">
        <w:rPr>
          <w:rFonts w:ascii="Tahoma" w:hAnsi="Tahoma" w:cs="Tahoma"/>
          <w:b/>
          <w:sz w:val="22"/>
          <w:szCs w:val="22"/>
        </w:rPr>
        <w:t>c</w:t>
      </w:r>
      <w:r w:rsidRPr="003C2DE2">
        <w:rPr>
          <w:rFonts w:ascii="Tahoma" w:hAnsi="Tahoma" w:cs="Tahoma"/>
          <w:b/>
          <w:sz w:val="22"/>
          <w:szCs w:val="22"/>
        </w:rPr>
        <w:t>)</w:t>
      </w:r>
      <w:r w:rsidRPr="003C2DE2">
        <w:rPr>
          <w:rFonts w:ascii="Tahoma" w:hAnsi="Tahoma" w:cs="Tahoma"/>
          <w:b/>
          <w:sz w:val="22"/>
          <w:szCs w:val="22"/>
        </w:rPr>
        <w:tab/>
      </w:r>
      <w:r w:rsidRPr="003C2DE2">
        <w:rPr>
          <w:rFonts w:ascii="Tahoma" w:hAnsi="Tahoma" w:cs="Tahoma"/>
          <w:sz w:val="22"/>
          <w:szCs w:val="22"/>
        </w:rPr>
        <w:t>a forma e prazo para manifestação d</w:t>
      </w:r>
      <w:r w:rsidR="00480C41" w:rsidRPr="003C2DE2">
        <w:rPr>
          <w:rFonts w:ascii="Tahoma" w:hAnsi="Tahoma" w:cs="Tahoma"/>
          <w:sz w:val="22"/>
          <w:szCs w:val="22"/>
        </w:rPr>
        <w:t>a</w:t>
      </w:r>
      <w:r w:rsidRPr="003C2DE2">
        <w:rPr>
          <w:rFonts w:ascii="Tahoma" w:hAnsi="Tahoma" w:cs="Tahoma"/>
          <w:sz w:val="22"/>
          <w:szCs w:val="22"/>
        </w:rPr>
        <w:t xml:space="preserve"> Debenturista em relação à Oferta de Resgate Antecipado; e</w:t>
      </w:r>
    </w:p>
    <w:p w:rsidR="009A0954" w:rsidRPr="003C2DE2" w:rsidRDefault="009A0954" w:rsidP="008759F7">
      <w:pPr>
        <w:ind w:left="1985" w:hanging="567"/>
        <w:jc w:val="both"/>
        <w:rPr>
          <w:rFonts w:ascii="Tahoma" w:hAnsi="Tahoma" w:cs="Tahoma"/>
          <w:sz w:val="22"/>
          <w:szCs w:val="22"/>
        </w:rPr>
      </w:pPr>
    </w:p>
    <w:p w:rsidR="006B10DC" w:rsidRPr="003C2DE2" w:rsidRDefault="009A0954" w:rsidP="008759F7">
      <w:pPr>
        <w:ind w:left="1985" w:hanging="567"/>
        <w:jc w:val="both"/>
        <w:rPr>
          <w:rFonts w:ascii="Tahoma" w:hAnsi="Tahoma" w:cs="Tahoma"/>
          <w:sz w:val="22"/>
          <w:szCs w:val="22"/>
        </w:rPr>
      </w:pPr>
      <w:r w:rsidRPr="003C2DE2">
        <w:rPr>
          <w:rFonts w:ascii="Tahoma" w:hAnsi="Tahoma" w:cs="Tahoma"/>
          <w:b/>
          <w:sz w:val="22"/>
          <w:szCs w:val="22"/>
        </w:rPr>
        <w:t>(</w:t>
      </w:r>
      <w:r w:rsidR="007C7440" w:rsidRPr="003C2DE2">
        <w:rPr>
          <w:rFonts w:ascii="Tahoma" w:hAnsi="Tahoma" w:cs="Tahoma"/>
          <w:b/>
          <w:sz w:val="22"/>
          <w:szCs w:val="22"/>
        </w:rPr>
        <w:t>d</w:t>
      </w:r>
      <w:r w:rsidRPr="003C2DE2">
        <w:rPr>
          <w:rFonts w:ascii="Tahoma" w:hAnsi="Tahoma" w:cs="Tahoma"/>
          <w:b/>
          <w:sz w:val="22"/>
          <w:szCs w:val="22"/>
        </w:rPr>
        <w:t>)</w:t>
      </w:r>
      <w:r w:rsidRPr="003C2DE2">
        <w:rPr>
          <w:rFonts w:ascii="Tahoma" w:hAnsi="Tahoma" w:cs="Tahoma"/>
          <w:sz w:val="22"/>
          <w:szCs w:val="22"/>
        </w:rPr>
        <w:tab/>
        <w:t>demais informações relevantes para a realização d</w:t>
      </w:r>
      <w:r w:rsidR="00DE4D6F" w:rsidRPr="003C2DE2">
        <w:rPr>
          <w:rFonts w:ascii="Tahoma" w:hAnsi="Tahoma" w:cs="Tahoma"/>
          <w:sz w:val="22"/>
          <w:szCs w:val="22"/>
        </w:rPr>
        <w:t>o resgate das Debêntures</w:t>
      </w:r>
      <w:r w:rsidRPr="003C2DE2">
        <w:rPr>
          <w:rFonts w:ascii="Tahoma" w:hAnsi="Tahoma" w:cs="Tahoma"/>
          <w:sz w:val="22"/>
          <w:szCs w:val="22"/>
        </w:rPr>
        <w:t xml:space="preserve">. A apresentação de proposta de </w:t>
      </w:r>
      <w:r w:rsidR="00DE4D6F" w:rsidRPr="003C2DE2">
        <w:rPr>
          <w:rFonts w:ascii="Tahoma" w:hAnsi="Tahoma" w:cs="Tahoma"/>
          <w:sz w:val="22"/>
          <w:szCs w:val="22"/>
        </w:rPr>
        <w:t>resgate das Debêntures</w:t>
      </w:r>
      <w:r w:rsidRPr="003C2DE2">
        <w:rPr>
          <w:rFonts w:ascii="Tahoma" w:hAnsi="Tahoma" w:cs="Tahoma"/>
          <w:sz w:val="22"/>
          <w:szCs w:val="22"/>
        </w:rPr>
        <w:t xml:space="preserve">, nos termos aqui previstos, poderá ser realizada pela </w:t>
      </w:r>
      <w:r w:rsidR="00DE4D6F" w:rsidRPr="003C2DE2">
        <w:rPr>
          <w:rFonts w:ascii="Tahoma" w:hAnsi="Tahoma" w:cs="Tahoma"/>
          <w:sz w:val="22"/>
          <w:szCs w:val="22"/>
        </w:rPr>
        <w:t>Emissora</w:t>
      </w:r>
      <w:r w:rsidRPr="003C2DE2">
        <w:rPr>
          <w:rFonts w:ascii="Tahoma" w:hAnsi="Tahoma" w:cs="Tahoma"/>
          <w:sz w:val="22"/>
          <w:szCs w:val="22"/>
        </w:rPr>
        <w:t xml:space="preserve">, a partir da </w:t>
      </w:r>
      <w:r w:rsidR="002C7075" w:rsidRPr="003C2DE2">
        <w:rPr>
          <w:rFonts w:ascii="Tahoma" w:hAnsi="Tahoma" w:cs="Tahoma"/>
          <w:sz w:val="22"/>
          <w:szCs w:val="22"/>
        </w:rPr>
        <w:t xml:space="preserve">primeira </w:t>
      </w:r>
      <w:r w:rsidRPr="003C2DE2">
        <w:rPr>
          <w:rFonts w:ascii="Tahoma" w:hAnsi="Tahoma" w:cs="Tahoma"/>
          <w:sz w:val="22"/>
          <w:szCs w:val="22"/>
        </w:rPr>
        <w:t xml:space="preserve">Data de </w:t>
      </w:r>
      <w:r w:rsidR="00EC6F1A" w:rsidRPr="003C2DE2">
        <w:rPr>
          <w:rFonts w:ascii="Tahoma" w:hAnsi="Tahoma" w:cs="Tahoma"/>
          <w:sz w:val="22"/>
          <w:szCs w:val="22"/>
        </w:rPr>
        <w:t>Integralização</w:t>
      </w:r>
      <w:r w:rsidRPr="003C2DE2">
        <w:rPr>
          <w:rFonts w:ascii="Tahoma" w:hAnsi="Tahoma" w:cs="Tahoma"/>
          <w:sz w:val="22"/>
          <w:szCs w:val="22"/>
        </w:rPr>
        <w:t xml:space="preserve">, a qualquer momento durante a vigência </w:t>
      </w:r>
      <w:r w:rsidR="00DE4D6F" w:rsidRPr="003C2DE2">
        <w:rPr>
          <w:rFonts w:ascii="Tahoma" w:hAnsi="Tahoma" w:cs="Tahoma"/>
          <w:sz w:val="22"/>
          <w:szCs w:val="22"/>
        </w:rPr>
        <w:t>das Debêntures</w:t>
      </w:r>
      <w:r w:rsidRPr="003C2DE2">
        <w:rPr>
          <w:rFonts w:ascii="Tahoma" w:hAnsi="Tahoma" w:cs="Tahoma"/>
          <w:sz w:val="22"/>
          <w:szCs w:val="22"/>
        </w:rPr>
        <w:t>.</w:t>
      </w:r>
    </w:p>
    <w:p w:rsidR="009A0954" w:rsidRPr="003C2DE2" w:rsidRDefault="009A0954" w:rsidP="008759F7">
      <w:pPr>
        <w:jc w:val="both"/>
        <w:rPr>
          <w:rFonts w:ascii="Tahoma" w:hAnsi="Tahoma" w:cs="Tahoma"/>
          <w:sz w:val="22"/>
          <w:szCs w:val="22"/>
        </w:rPr>
      </w:pPr>
    </w:p>
    <w:p w:rsidR="00845367" w:rsidRPr="003C2DE2" w:rsidRDefault="00DE4D6F" w:rsidP="008759F7">
      <w:pPr>
        <w:numPr>
          <w:ilvl w:val="2"/>
          <w:numId w:val="1"/>
        </w:numPr>
        <w:ind w:left="0" w:firstLine="1418"/>
        <w:jc w:val="both"/>
        <w:rPr>
          <w:rFonts w:ascii="Tahoma" w:hAnsi="Tahoma" w:cs="Tahoma"/>
          <w:i/>
          <w:sz w:val="22"/>
          <w:szCs w:val="22"/>
        </w:rPr>
      </w:pPr>
      <w:r w:rsidRPr="003C2DE2">
        <w:rPr>
          <w:rFonts w:ascii="Tahoma" w:hAnsi="Tahoma" w:cs="Tahoma"/>
          <w:sz w:val="22"/>
          <w:szCs w:val="22"/>
        </w:rPr>
        <w:t xml:space="preserve">A </w:t>
      </w:r>
      <w:r w:rsidR="00297A2A" w:rsidRPr="003C2DE2">
        <w:rPr>
          <w:rFonts w:ascii="Tahoma" w:hAnsi="Tahoma" w:cs="Tahoma"/>
          <w:sz w:val="22"/>
          <w:szCs w:val="22"/>
        </w:rPr>
        <w:t>Emissora</w:t>
      </w:r>
      <w:r w:rsidRPr="003C2DE2">
        <w:rPr>
          <w:rFonts w:ascii="Tahoma" w:hAnsi="Tahoma" w:cs="Tahoma"/>
          <w:sz w:val="22"/>
          <w:szCs w:val="22"/>
        </w:rPr>
        <w:t xml:space="preserve"> deverá informar </w:t>
      </w:r>
      <w:r w:rsidR="00D33B4A" w:rsidRPr="003C2DE2">
        <w:rPr>
          <w:rFonts w:ascii="Tahoma" w:hAnsi="Tahoma" w:cs="Tahoma"/>
          <w:sz w:val="22"/>
          <w:szCs w:val="22"/>
        </w:rPr>
        <w:t>a</w:t>
      </w:r>
      <w:r w:rsidR="00297A2A" w:rsidRPr="003C2DE2">
        <w:rPr>
          <w:rFonts w:ascii="Tahoma" w:hAnsi="Tahoma" w:cs="Tahoma"/>
          <w:sz w:val="22"/>
          <w:szCs w:val="22"/>
        </w:rPr>
        <w:t xml:space="preserve"> Debenturista</w:t>
      </w:r>
      <w:r w:rsidR="00EC6F1A" w:rsidRPr="003C2DE2">
        <w:rPr>
          <w:rFonts w:ascii="Tahoma" w:hAnsi="Tahoma" w:cs="Tahoma"/>
          <w:sz w:val="22"/>
          <w:szCs w:val="22"/>
        </w:rPr>
        <w:t xml:space="preserve"> e o Agente Fiduciário</w:t>
      </w:r>
      <w:r w:rsidRPr="003C2DE2">
        <w:rPr>
          <w:rFonts w:ascii="Tahoma" w:hAnsi="Tahoma" w:cs="Tahoma"/>
          <w:sz w:val="22"/>
          <w:szCs w:val="22"/>
        </w:rPr>
        <w:t>, com, no mínimo, 5 (cinco) Dias Úteis de antecedência do prazo mencionado n</w:t>
      </w:r>
      <w:r w:rsidR="00F44175" w:rsidRPr="003C2DE2">
        <w:rPr>
          <w:rFonts w:ascii="Tahoma" w:hAnsi="Tahoma" w:cs="Tahoma"/>
          <w:sz w:val="22"/>
          <w:szCs w:val="22"/>
        </w:rPr>
        <w:t>o item (</w:t>
      </w:r>
      <w:r w:rsidR="007C7440" w:rsidRPr="003C2DE2">
        <w:rPr>
          <w:rFonts w:ascii="Tahoma" w:hAnsi="Tahoma" w:cs="Tahoma"/>
          <w:sz w:val="22"/>
          <w:szCs w:val="22"/>
        </w:rPr>
        <w:t>b</w:t>
      </w:r>
      <w:r w:rsidR="00F44175" w:rsidRPr="003C2DE2">
        <w:rPr>
          <w:rFonts w:ascii="Tahoma" w:hAnsi="Tahoma" w:cs="Tahoma"/>
          <w:sz w:val="22"/>
          <w:szCs w:val="22"/>
        </w:rPr>
        <w:t>) da</w:t>
      </w:r>
      <w:r w:rsidRPr="003C2DE2">
        <w:rPr>
          <w:rFonts w:ascii="Tahoma" w:hAnsi="Tahoma" w:cs="Tahoma"/>
          <w:sz w:val="22"/>
          <w:szCs w:val="22"/>
        </w:rPr>
        <w:t xml:space="preserve"> </w:t>
      </w:r>
      <w:r w:rsidR="00D33B4A" w:rsidRPr="003C2DE2">
        <w:rPr>
          <w:rFonts w:ascii="Tahoma" w:hAnsi="Tahoma" w:cs="Tahoma"/>
          <w:sz w:val="22"/>
          <w:szCs w:val="22"/>
        </w:rPr>
        <w:t>C</w:t>
      </w:r>
      <w:r w:rsidRPr="003C2DE2">
        <w:rPr>
          <w:rFonts w:ascii="Tahoma" w:hAnsi="Tahoma" w:cs="Tahoma"/>
          <w:sz w:val="22"/>
          <w:szCs w:val="22"/>
        </w:rPr>
        <w:t xml:space="preserve">láusula </w:t>
      </w:r>
      <w:r w:rsidR="00297A2A" w:rsidRPr="003C2DE2">
        <w:rPr>
          <w:rFonts w:ascii="Tahoma" w:hAnsi="Tahoma" w:cs="Tahoma"/>
          <w:sz w:val="22"/>
          <w:szCs w:val="22"/>
        </w:rPr>
        <w:t>4.</w:t>
      </w:r>
      <w:r w:rsidR="00FC1E69" w:rsidRPr="003C2DE2">
        <w:rPr>
          <w:rFonts w:ascii="Tahoma" w:hAnsi="Tahoma" w:cs="Tahoma"/>
          <w:sz w:val="22"/>
          <w:szCs w:val="22"/>
        </w:rPr>
        <w:t>8</w:t>
      </w:r>
      <w:r w:rsidR="00297A2A" w:rsidRPr="003C2DE2">
        <w:rPr>
          <w:rFonts w:ascii="Tahoma" w:hAnsi="Tahoma" w:cs="Tahoma"/>
          <w:sz w:val="22"/>
          <w:szCs w:val="22"/>
        </w:rPr>
        <w:t>.</w:t>
      </w:r>
      <w:r w:rsidR="008A7EAC" w:rsidRPr="003C2DE2">
        <w:rPr>
          <w:rFonts w:ascii="Tahoma" w:hAnsi="Tahoma" w:cs="Tahoma"/>
          <w:sz w:val="22"/>
          <w:szCs w:val="22"/>
        </w:rPr>
        <w:t>19</w:t>
      </w:r>
      <w:r w:rsidR="00297A2A" w:rsidRPr="003C2DE2">
        <w:rPr>
          <w:rFonts w:ascii="Tahoma" w:hAnsi="Tahoma" w:cs="Tahoma"/>
          <w:sz w:val="22"/>
          <w:szCs w:val="22"/>
        </w:rPr>
        <w:t xml:space="preserve"> acima,</w:t>
      </w:r>
      <w:r w:rsidRPr="003C2DE2">
        <w:rPr>
          <w:rFonts w:ascii="Tahoma" w:hAnsi="Tahoma" w:cs="Tahoma"/>
          <w:sz w:val="22"/>
          <w:szCs w:val="22"/>
        </w:rPr>
        <w:t xml:space="preserve"> se as condições de </w:t>
      </w:r>
      <w:r w:rsidR="00297A2A" w:rsidRPr="003C2DE2">
        <w:rPr>
          <w:rFonts w:ascii="Tahoma" w:hAnsi="Tahoma" w:cs="Tahoma"/>
          <w:sz w:val="22"/>
          <w:szCs w:val="22"/>
        </w:rPr>
        <w:t xml:space="preserve">resgate </w:t>
      </w:r>
      <w:r w:rsidRPr="003C2DE2">
        <w:rPr>
          <w:rFonts w:ascii="Tahoma" w:hAnsi="Tahoma" w:cs="Tahoma"/>
          <w:sz w:val="22"/>
          <w:szCs w:val="22"/>
        </w:rPr>
        <w:t xml:space="preserve">estabelecidas pela </w:t>
      </w:r>
      <w:r w:rsidR="00297A2A" w:rsidRPr="003C2DE2">
        <w:rPr>
          <w:rFonts w:ascii="Tahoma" w:hAnsi="Tahoma" w:cs="Tahoma"/>
          <w:sz w:val="22"/>
          <w:szCs w:val="22"/>
        </w:rPr>
        <w:t>Emissora</w:t>
      </w:r>
      <w:r w:rsidRPr="003C2DE2">
        <w:rPr>
          <w:rFonts w:ascii="Tahoma" w:hAnsi="Tahoma" w:cs="Tahoma"/>
          <w:sz w:val="22"/>
          <w:szCs w:val="22"/>
        </w:rPr>
        <w:t xml:space="preserve">, na forma da </w:t>
      </w:r>
      <w:r w:rsidR="00D33B4A" w:rsidRPr="003C2DE2">
        <w:rPr>
          <w:rFonts w:ascii="Tahoma" w:hAnsi="Tahoma" w:cs="Tahoma"/>
          <w:sz w:val="22"/>
          <w:szCs w:val="22"/>
        </w:rPr>
        <w:t>C</w:t>
      </w:r>
      <w:r w:rsidRPr="003C2DE2">
        <w:rPr>
          <w:rFonts w:ascii="Tahoma" w:hAnsi="Tahoma" w:cs="Tahoma"/>
          <w:sz w:val="22"/>
          <w:szCs w:val="22"/>
        </w:rPr>
        <w:t xml:space="preserve">láusula </w:t>
      </w:r>
      <w:r w:rsidR="00297A2A" w:rsidRPr="003C2DE2">
        <w:rPr>
          <w:rFonts w:ascii="Tahoma" w:hAnsi="Tahoma" w:cs="Tahoma"/>
          <w:sz w:val="22"/>
          <w:szCs w:val="22"/>
        </w:rPr>
        <w:t>4.</w:t>
      </w:r>
      <w:r w:rsidR="00FC1E69" w:rsidRPr="003C2DE2">
        <w:rPr>
          <w:rFonts w:ascii="Tahoma" w:hAnsi="Tahoma" w:cs="Tahoma"/>
          <w:sz w:val="22"/>
          <w:szCs w:val="22"/>
        </w:rPr>
        <w:t>8</w:t>
      </w:r>
      <w:r w:rsidR="00297A2A" w:rsidRPr="003C2DE2">
        <w:rPr>
          <w:rFonts w:ascii="Tahoma" w:hAnsi="Tahoma" w:cs="Tahoma"/>
          <w:sz w:val="22"/>
          <w:szCs w:val="22"/>
        </w:rPr>
        <w:t>.</w:t>
      </w:r>
      <w:r w:rsidR="008A7EAC" w:rsidRPr="003C2DE2">
        <w:rPr>
          <w:rFonts w:ascii="Tahoma" w:hAnsi="Tahoma" w:cs="Tahoma"/>
          <w:sz w:val="22"/>
          <w:szCs w:val="22"/>
        </w:rPr>
        <w:t>19</w:t>
      </w:r>
      <w:r w:rsidR="00297A2A" w:rsidRPr="003C2DE2">
        <w:rPr>
          <w:rFonts w:ascii="Tahoma" w:hAnsi="Tahoma" w:cs="Tahoma"/>
          <w:sz w:val="22"/>
          <w:szCs w:val="22"/>
        </w:rPr>
        <w:t xml:space="preserve"> </w:t>
      </w:r>
      <w:r w:rsidRPr="003C2DE2">
        <w:rPr>
          <w:rFonts w:ascii="Tahoma" w:hAnsi="Tahoma" w:cs="Tahoma"/>
          <w:sz w:val="22"/>
          <w:szCs w:val="22"/>
        </w:rPr>
        <w:t>acima, foram atend</w:t>
      </w:r>
      <w:r w:rsidR="00297A2A" w:rsidRPr="003C2DE2">
        <w:rPr>
          <w:rFonts w:ascii="Tahoma" w:hAnsi="Tahoma" w:cs="Tahoma"/>
          <w:sz w:val="22"/>
          <w:szCs w:val="22"/>
        </w:rPr>
        <w:t>idas de maneira integral ou não.</w:t>
      </w:r>
      <w:r w:rsidR="0063283A" w:rsidRPr="003C2DE2">
        <w:rPr>
          <w:rFonts w:ascii="Tahoma" w:hAnsi="Tahoma" w:cs="Tahoma"/>
          <w:sz w:val="22"/>
          <w:szCs w:val="22"/>
        </w:rPr>
        <w:t xml:space="preserve"> </w:t>
      </w:r>
    </w:p>
    <w:p w:rsidR="00845367" w:rsidRPr="003C2DE2" w:rsidRDefault="00845367" w:rsidP="008759F7">
      <w:pPr>
        <w:jc w:val="both"/>
        <w:rPr>
          <w:rFonts w:ascii="Tahoma" w:hAnsi="Tahoma" w:cs="Tahoma"/>
          <w:sz w:val="22"/>
          <w:szCs w:val="22"/>
        </w:rPr>
      </w:pPr>
    </w:p>
    <w:p w:rsidR="002B57D4" w:rsidRPr="003C2DE2" w:rsidRDefault="002B57D4"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Recebida a </w:t>
      </w:r>
      <w:r w:rsidR="002B3028" w:rsidRPr="003C2DE2">
        <w:rPr>
          <w:rFonts w:ascii="Tahoma" w:hAnsi="Tahoma" w:cs="Tahoma"/>
          <w:sz w:val="22"/>
          <w:szCs w:val="22"/>
        </w:rPr>
        <w:t xml:space="preserve">Notificação </w:t>
      </w:r>
      <w:r w:rsidRPr="003C2DE2">
        <w:rPr>
          <w:rFonts w:ascii="Tahoma" w:hAnsi="Tahoma" w:cs="Tahoma"/>
          <w:sz w:val="22"/>
          <w:szCs w:val="22"/>
        </w:rPr>
        <w:t xml:space="preserve">de Resgate, a Securitizadora deverá realizar uma oferta de resgate antecipado dos CRA, nos mesmos termos e condições da Oferta de Resgate Antecipado, </w:t>
      </w:r>
      <w:r w:rsidR="00845367" w:rsidRPr="003C2DE2">
        <w:rPr>
          <w:rFonts w:ascii="Tahoma" w:hAnsi="Tahoma" w:cs="Tahoma"/>
          <w:sz w:val="22"/>
          <w:szCs w:val="22"/>
        </w:rPr>
        <w:t>na forma a ser estabelecida no Termo de Securitização</w:t>
      </w:r>
      <w:r w:rsidR="00D33B4A" w:rsidRPr="003C2DE2">
        <w:rPr>
          <w:rFonts w:ascii="Tahoma" w:hAnsi="Tahoma" w:cs="Tahoma"/>
          <w:sz w:val="22"/>
          <w:szCs w:val="22"/>
        </w:rPr>
        <w:t>, sendo assegurad</w:t>
      </w:r>
      <w:r w:rsidR="00925BB1" w:rsidRPr="003C2DE2">
        <w:rPr>
          <w:rFonts w:ascii="Tahoma" w:hAnsi="Tahoma" w:cs="Tahoma"/>
          <w:sz w:val="22"/>
          <w:szCs w:val="22"/>
        </w:rPr>
        <w:t>o</w:t>
      </w:r>
      <w:r w:rsidR="00D33B4A" w:rsidRPr="003C2DE2">
        <w:rPr>
          <w:rFonts w:ascii="Tahoma" w:hAnsi="Tahoma" w:cs="Tahoma"/>
          <w:sz w:val="22"/>
          <w:szCs w:val="22"/>
        </w:rPr>
        <w:t xml:space="preserve"> a todos os </w:t>
      </w:r>
      <w:r w:rsidR="001A4E3C" w:rsidRPr="003C2DE2">
        <w:rPr>
          <w:rFonts w:ascii="Tahoma" w:hAnsi="Tahoma" w:cs="Tahoma"/>
          <w:sz w:val="22"/>
          <w:szCs w:val="22"/>
        </w:rPr>
        <w:t>T</w:t>
      </w:r>
      <w:r w:rsidR="00D33B4A" w:rsidRPr="003C2DE2">
        <w:rPr>
          <w:rFonts w:ascii="Tahoma" w:hAnsi="Tahoma" w:cs="Tahoma"/>
          <w:sz w:val="22"/>
          <w:szCs w:val="22"/>
        </w:rPr>
        <w:t>itulares de CRA igualdade de condições para aceitar ou não o resgate dos CRA por eles detidos</w:t>
      </w:r>
      <w:r w:rsidR="002B3028" w:rsidRPr="003C2DE2">
        <w:rPr>
          <w:rFonts w:ascii="Tahoma" w:hAnsi="Tahoma" w:cs="Tahoma"/>
          <w:sz w:val="22"/>
          <w:szCs w:val="22"/>
        </w:rPr>
        <w:t>.</w:t>
      </w:r>
    </w:p>
    <w:p w:rsidR="007C4CEE" w:rsidRPr="003C2DE2" w:rsidRDefault="007C4CEE" w:rsidP="008759F7">
      <w:pPr>
        <w:jc w:val="both"/>
        <w:rPr>
          <w:rFonts w:ascii="Tahoma" w:eastAsia="Arial Unicode MS" w:hAnsi="Tahoma" w:cs="Tahoma"/>
          <w:sz w:val="22"/>
          <w:szCs w:val="22"/>
          <w:u w:val="single"/>
        </w:rPr>
      </w:pPr>
    </w:p>
    <w:p w:rsidR="007C4CEE" w:rsidRPr="006E0030" w:rsidRDefault="00764BB8" w:rsidP="008759F7">
      <w:pPr>
        <w:numPr>
          <w:ilvl w:val="2"/>
          <w:numId w:val="1"/>
        </w:numPr>
        <w:ind w:left="0" w:firstLine="1418"/>
        <w:jc w:val="both"/>
        <w:rPr>
          <w:rFonts w:ascii="Tahoma" w:eastAsia="Arial Unicode MS" w:hAnsi="Tahoma" w:cs="Tahoma"/>
          <w:sz w:val="22"/>
          <w:szCs w:val="22"/>
          <w:u w:val="single"/>
        </w:rPr>
      </w:pPr>
      <w:bookmarkStart w:id="52" w:name="_Ref459903867"/>
      <w:r w:rsidRPr="003C2DE2">
        <w:rPr>
          <w:rFonts w:ascii="Tahoma" w:hAnsi="Tahoma" w:cs="Tahoma"/>
          <w:sz w:val="22"/>
          <w:szCs w:val="22"/>
        </w:rPr>
        <w:t>A quantidade de Debêntures a serem resgatadas pela Emissora no âmbito da Oferta de Resgate Antecipado será proporcional à quantidade de CRA cujo titular</w:t>
      </w:r>
      <w:r w:rsidR="00B6046B">
        <w:rPr>
          <w:rFonts w:ascii="Tahoma" w:hAnsi="Tahoma" w:cs="Tahoma"/>
          <w:sz w:val="22"/>
          <w:szCs w:val="22"/>
        </w:rPr>
        <w:t>es</w:t>
      </w:r>
      <w:r w:rsidRPr="003C2DE2">
        <w:rPr>
          <w:rFonts w:ascii="Tahoma" w:hAnsi="Tahoma" w:cs="Tahoma"/>
          <w:sz w:val="22"/>
          <w:szCs w:val="22"/>
        </w:rPr>
        <w:t xml:space="preserve"> tenha</w:t>
      </w:r>
      <w:r w:rsidR="00B6046B">
        <w:rPr>
          <w:rFonts w:ascii="Tahoma" w:hAnsi="Tahoma" w:cs="Tahoma"/>
          <w:sz w:val="22"/>
          <w:szCs w:val="22"/>
        </w:rPr>
        <w:t>m</w:t>
      </w:r>
      <w:r w:rsidRPr="003C2DE2">
        <w:rPr>
          <w:rFonts w:ascii="Tahoma" w:hAnsi="Tahoma" w:cs="Tahoma"/>
          <w:sz w:val="22"/>
          <w:szCs w:val="22"/>
        </w:rPr>
        <w:t xml:space="preserve"> aderido à Oferta de Resgate Antecipad</w:t>
      </w:r>
      <w:bookmarkEnd w:id="52"/>
      <w:r w:rsidRPr="003C2DE2">
        <w:rPr>
          <w:rFonts w:ascii="Tahoma" w:hAnsi="Tahoma" w:cs="Tahoma"/>
          <w:sz w:val="22"/>
          <w:szCs w:val="22"/>
        </w:rPr>
        <w:t>o,</w:t>
      </w:r>
      <w:r w:rsidR="00C72DA1" w:rsidRPr="003C2DE2">
        <w:rPr>
          <w:rFonts w:ascii="Tahoma" w:hAnsi="Tahoma" w:cs="Tahoma"/>
          <w:sz w:val="22"/>
          <w:szCs w:val="22"/>
        </w:rPr>
        <w:t xml:space="preserve"> conforme informado pela Securitizadora à Emissora,</w:t>
      </w:r>
      <w:r w:rsidRPr="003C2DE2">
        <w:rPr>
          <w:rFonts w:ascii="Tahoma" w:hAnsi="Tahoma" w:cs="Tahoma"/>
          <w:sz w:val="22"/>
          <w:szCs w:val="22"/>
        </w:rPr>
        <w:t xml:space="preserve"> desconsiderando-se eventuais frações.</w:t>
      </w:r>
    </w:p>
    <w:p w:rsidR="00AB4650" w:rsidRPr="006E0030" w:rsidRDefault="00AB4650" w:rsidP="006E0030">
      <w:pPr>
        <w:ind w:left="1418"/>
        <w:jc w:val="both"/>
        <w:rPr>
          <w:rFonts w:ascii="Tahoma" w:eastAsia="Arial Unicode MS" w:hAnsi="Tahoma" w:cs="Tahoma"/>
          <w:sz w:val="22"/>
          <w:szCs w:val="22"/>
          <w:u w:val="single"/>
        </w:rPr>
      </w:pPr>
    </w:p>
    <w:p w:rsidR="00AB4650" w:rsidRPr="006E0030" w:rsidRDefault="00AB4650" w:rsidP="008759F7">
      <w:pPr>
        <w:numPr>
          <w:ilvl w:val="2"/>
          <w:numId w:val="1"/>
        </w:numPr>
        <w:ind w:left="0" w:firstLine="1418"/>
        <w:jc w:val="both"/>
        <w:rPr>
          <w:rFonts w:ascii="Tahoma" w:eastAsia="Arial Unicode MS" w:hAnsi="Tahoma" w:cs="Tahoma"/>
          <w:sz w:val="22"/>
          <w:szCs w:val="22"/>
        </w:rPr>
      </w:pPr>
      <w:r>
        <w:rPr>
          <w:rFonts w:ascii="Tahoma" w:eastAsia="Arial Unicode MS" w:hAnsi="Tahoma" w:cs="Tahoma"/>
          <w:sz w:val="22"/>
          <w:szCs w:val="22"/>
        </w:rPr>
        <w:t xml:space="preserve">As Debêntures </w:t>
      </w:r>
      <w:r w:rsidR="00F7062B">
        <w:rPr>
          <w:rFonts w:ascii="Tahoma" w:eastAsia="Arial Unicode MS" w:hAnsi="Tahoma" w:cs="Tahoma"/>
          <w:sz w:val="22"/>
          <w:szCs w:val="22"/>
        </w:rPr>
        <w:t xml:space="preserve">resgatadas no âmbito </w:t>
      </w:r>
      <w:r>
        <w:rPr>
          <w:rFonts w:ascii="Tahoma" w:eastAsia="Arial Unicode MS" w:hAnsi="Tahoma" w:cs="Tahoma"/>
          <w:sz w:val="22"/>
          <w:szCs w:val="22"/>
        </w:rPr>
        <w:t>da Oferta de</w:t>
      </w:r>
      <w:r w:rsidRPr="003C2DE2">
        <w:rPr>
          <w:rFonts w:ascii="Tahoma" w:eastAsia="Arial Unicode MS" w:hAnsi="Tahoma" w:cs="Tahoma"/>
          <w:sz w:val="22"/>
          <w:szCs w:val="22"/>
        </w:rPr>
        <w:t xml:space="preserve"> Resgate Antecipado Total serão obrigatoriamente </w:t>
      </w:r>
      <w:r w:rsidRPr="003C2DE2">
        <w:rPr>
          <w:rFonts w:ascii="Tahoma" w:hAnsi="Tahoma" w:cs="Tahoma"/>
          <w:sz w:val="22"/>
          <w:szCs w:val="22"/>
        </w:rPr>
        <w:t>canceladas</w:t>
      </w:r>
      <w:r>
        <w:rPr>
          <w:rFonts w:ascii="Tahoma" w:eastAsia="Arial Unicode MS" w:hAnsi="Tahoma" w:cs="Tahoma"/>
          <w:sz w:val="22"/>
          <w:szCs w:val="22"/>
        </w:rPr>
        <w:t>.</w:t>
      </w:r>
    </w:p>
    <w:p w:rsidR="00B762C5" w:rsidRPr="003C2DE2" w:rsidRDefault="00B762C5" w:rsidP="008759F7">
      <w:pPr>
        <w:jc w:val="both"/>
        <w:rPr>
          <w:rFonts w:ascii="Tahoma" w:eastAsia="Arial Unicode MS" w:hAnsi="Tahoma" w:cs="Tahoma"/>
          <w:sz w:val="22"/>
          <w:szCs w:val="22"/>
          <w:u w:val="single"/>
        </w:rPr>
      </w:pPr>
    </w:p>
    <w:p w:rsidR="00124798" w:rsidRPr="003C2DE2" w:rsidRDefault="00DC3202" w:rsidP="008759F7">
      <w:pPr>
        <w:numPr>
          <w:ilvl w:val="1"/>
          <w:numId w:val="1"/>
        </w:numPr>
        <w:ind w:left="0" w:firstLine="709"/>
        <w:jc w:val="both"/>
        <w:rPr>
          <w:rFonts w:ascii="Tahoma" w:hAnsi="Tahoma" w:cs="Tahoma"/>
          <w:sz w:val="22"/>
          <w:szCs w:val="22"/>
        </w:rPr>
      </w:pPr>
      <w:bookmarkStart w:id="53" w:name="_DV_M160"/>
      <w:bookmarkEnd w:id="53"/>
      <w:r w:rsidRPr="003C2DE2">
        <w:rPr>
          <w:rFonts w:ascii="Tahoma" w:hAnsi="Tahoma" w:cs="Tahoma"/>
          <w:sz w:val="22"/>
          <w:szCs w:val="22"/>
          <w:u w:val="single"/>
        </w:rPr>
        <w:t>Publicação na Imprensa</w:t>
      </w:r>
      <w:bookmarkStart w:id="54" w:name="_DV_M161"/>
      <w:bookmarkEnd w:id="54"/>
      <w:r w:rsidR="00CA3CC7" w:rsidRPr="003C2DE2">
        <w:rPr>
          <w:rFonts w:ascii="Tahoma" w:hAnsi="Tahoma" w:cs="Tahoma"/>
          <w:sz w:val="22"/>
          <w:szCs w:val="22"/>
        </w:rPr>
        <w:t xml:space="preserve"> </w:t>
      </w:r>
    </w:p>
    <w:p w:rsidR="00124798" w:rsidRPr="003C2DE2" w:rsidRDefault="00124798" w:rsidP="008759F7">
      <w:pPr>
        <w:jc w:val="both"/>
        <w:rPr>
          <w:rFonts w:ascii="Tahoma" w:hAnsi="Tahoma" w:cs="Tahoma"/>
          <w:sz w:val="22"/>
          <w:szCs w:val="22"/>
        </w:rPr>
      </w:pPr>
    </w:p>
    <w:p w:rsidR="00DC3202" w:rsidRPr="003C2DE2" w:rsidRDefault="00F04CF1"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As </w:t>
      </w:r>
      <w:r w:rsidR="00DC3202" w:rsidRPr="003C2DE2">
        <w:rPr>
          <w:rFonts w:ascii="Tahoma" w:hAnsi="Tahoma" w:cs="Tahoma"/>
          <w:sz w:val="22"/>
          <w:szCs w:val="22"/>
        </w:rPr>
        <w:t xml:space="preserve">decisões decorrentes desta </w:t>
      </w:r>
      <w:r w:rsidRPr="003C2DE2">
        <w:rPr>
          <w:rFonts w:ascii="Tahoma" w:hAnsi="Tahoma" w:cs="Tahoma"/>
          <w:sz w:val="22"/>
          <w:szCs w:val="22"/>
        </w:rPr>
        <w:t xml:space="preserve">Escritura </w:t>
      </w:r>
      <w:r w:rsidR="00DC3202" w:rsidRPr="003C2DE2">
        <w:rPr>
          <w:rFonts w:ascii="Tahoma" w:hAnsi="Tahoma" w:cs="Tahoma"/>
          <w:sz w:val="22"/>
          <w:szCs w:val="22"/>
        </w:rPr>
        <w:t xml:space="preserve">que, de qualquer forma, envolvam os interesses </w:t>
      </w:r>
      <w:r w:rsidR="00297A2A" w:rsidRPr="003C2DE2">
        <w:rPr>
          <w:rFonts w:ascii="Tahoma" w:hAnsi="Tahoma" w:cs="Tahoma"/>
          <w:sz w:val="22"/>
          <w:szCs w:val="22"/>
        </w:rPr>
        <w:t xml:space="preserve">da Debenturista, </w:t>
      </w:r>
      <w:r w:rsidR="00DC3202" w:rsidRPr="003C2DE2">
        <w:rPr>
          <w:rFonts w:ascii="Tahoma" w:hAnsi="Tahoma" w:cs="Tahoma"/>
          <w:sz w:val="22"/>
          <w:szCs w:val="22"/>
        </w:rPr>
        <w:t xml:space="preserve">serão </w:t>
      </w:r>
      <w:bookmarkStart w:id="55" w:name="_DV_C325"/>
      <w:r w:rsidR="004D2BF6" w:rsidRPr="003C2DE2">
        <w:rPr>
          <w:rFonts w:ascii="Tahoma" w:hAnsi="Tahoma" w:cs="Tahoma"/>
          <w:sz w:val="22"/>
          <w:szCs w:val="22"/>
        </w:rPr>
        <w:t xml:space="preserve">publicadas </w:t>
      </w:r>
      <w:r w:rsidR="00DC3202" w:rsidRPr="003C2DE2">
        <w:rPr>
          <w:rFonts w:ascii="Tahoma" w:hAnsi="Tahoma" w:cs="Tahoma"/>
          <w:sz w:val="22"/>
          <w:szCs w:val="22"/>
        </w:rPr>
        <w:t xml:space="preserve">no </w:t>
      </w:r>
      <w:r w:rsidR="00557AC0" w:rsidRPr="003C2DE2">
        <w:rPr>
          <w:rFonts w:ascii="Tahoma" w:hAnsi="Tahoma" w:cs="Tahoma"/>
          <w:sz w:val="22"/>
          <w:szCs w:val="22"/>
        </w:rPr>
        <w:t>jorna</w:t>
      </w:r>
      <w:r w:rsidR="008A2DD8" w:rsidRPr="003C2DE2">
        <w:rPr>
          <w:rFonts w:ascii="Tahoma" w:hAnsi="Tahoma" w:cs="Tahoma"/>
          <w:sz w:val="22"/>
          <w:szCs w:val="22"/>
        </w:rPr>
        <w:t xml:space="preserve">l </w:t>
      </w:r>
      <w:r w:rsidR="00D752BB" w:rsidRPr="003C2DE2">
        <w:rPr>
          <w:rFonts w:ascii="Tahoma" w:hAnsi="Tahoma" w:cs="Tahoma"/>
          <w:sz w:val="22"/>
          <w:szCs w:val="22"/>
        </w:rPr>
        <w:t xml:space="preserve">“Valor Econômico” </w:t>
      </w:r>
      <w:r w:rsidR="008A2DD8" w:rsidRPr="003C2DE2">
        <w:rPr>
          <w:rFonts w:ascii="Tahoma" w:hAnsi="Tahoma" w:cs="Tahoma"/>
          <w:sz w:val="22"/>
          <w:szCs w:val="22"/>
        </w:rPr>
        <w:t xml:space="preserve">e no Diário Oficial do Estado de </w:t>
      </w:r>
      <w:bookmarkStart w:id="56" w:name="_DV_M163"/>
      <w:bookmarkEnd w:id="55"/>
      <w:bookmarkEnd w:id="56"/>
      <w:r w:rsidR="00297A2A" w:rsidRPr="003C2DE2">
        <w:rPr>
          <w:rFonts w:ascii="Tahoma" w:hAnsi="Tahoma" w:cs="Tahoma"/>
          <w:sz w:val="22"/>
          <w:szCs w:val="22"/>
        </w:rPr>
        <w:t>São Paulo</w:t>
      </w:r>
      <w:r w:rsidR="00C1252D" w:rsidRPr="003C2DE2">
        <w:rPr>
          <w:rFonts w:ascii="Tahoma" w:hAnsi="Tahoma" w:cs="Tahoma"/>
          <w:sz w:val="22"/>
          <w:szCs w:val="22"/>
        </w:rPr>
        <w:t>, ressalvadas eventuais dispensas de publicação</w:t>
      </w:r>
      <w:r w:rsidR="00DC3202" w:rsidRPr="003C2DE2">
        <w:rPr>
          <w:rFonts w:ascii="Tahoma" w:hAnsi="Tahoma" w:cs="Tahoma"/>
          <w:sz w:val="22"/>
          <w:szCs w:val="22"/>
        </w:rPr>
        <w:t>.</w:t>
      </w:r>
      <w:r w:rsidR="00653C20" w:rsidRPr="003C2DE2">
        <w:rPr>
          <w:rFonts w:ascii="Tahoma" w:hAnsi="Tahoma" w:cs="Tahoma"/>
          <w:sz w:val="22"/>
          <w:szCs w:val="22"/>
        </w:rPr>
        <w:t xml:space="preserve"> A </w:t>
      </w:r>
      <w:r w:rsidR="00AF6B95" w:rsidRPr="003C2DE2">
        <w:rPr>
          <w:rFonts w:ascii="Tahoma" w:hAnsi="Tahoma" w:cs="Tahoma"/>
          <w:sz w:val="22"/>
          <w:szCs w:val="22"/>
        </w:rPr>
        <w:t>Emissora</w:t>
      </w:r>
      <w:r w:rsidR="00653C20" w:rsidRPr="003C2DE2">
        <w:rPr>
          <w:rFonts w:ascii="Tahoma" w:hAnsi="Tahoma" w:cs="Tahoma"/>
          <w:sz w:val="22"/>
          <w:szCs w:val="22"/>
        </w:rPr>
        <w:t xml:space="preserve"> poderá alterar o</w:t>
      </w:r>
      <w:r w:rsidR="00677B63" w:rsidRPr="003C2DE2">
        <w:rPr>
          <w:rFonts w:ascii="Tahoma" w:hAnsi="Tahoma" w:cs="Tahoma"/>
          <w:sz w:val="22"/>
          <w:szCs w:val="22"/>
        </w:rPr>
        <w:t>s</w:t>
      </w:r>
      <w:r w:rsidR="00653C20" w:rsidRPr="003C2DE2">
        <w:rPr>
          <w:rFonts w:ascii="Tahoma" w:hAnsi="Tahoma" w:cs="Tahoma"/>
          <w:sz w:val="22"/>
          <w:szCs w:val="22"/>
        </w:rPr>
        <w:t xml:space="preserve"> jorna</w:t>
      </w:r>
      <w:r w:rsidR="00677B63" w:rsidRPr="003C2DE2">
        <w:rPr>
          <w:rFonts w:ascii="Tahoma" w:hAnsi="Tahoma" w:cs="Tahoma"/>
          <w:sz w:val="22"/>
          <w:szCs w:val="22"/>
        </w:rPr>
        <w:t>is</w:t>
      </w:r>
      <w:r w:rsidR="00653C20" w:rsidRPr="003C2DE2">
        <w:rPr>
          <w:rFonts w:ascii="Tahoma" w:hAnsi="Tahoma" w:cs="Tahoma"/>
          <w:sz w:val="22"/>
          <w:szCs w:val="22"/>
        </w:rPr>
        <w:t xml:space="preserve"> acima por outro jornal de grande circulação que seja adotado para suas publicações societárias, mediante prévia comunicação por escrito </w:t>
      </w:r>
      <w:r w:rsidR="006E6714" w:rsidRPr="003C2DE2">
        <w:rPr>
          <w:rFonts w:ascii="Tahoma" w:hAnsi="Tahoma" w:cs="Tahoma"/>
          <w:sz w:val="22"/>
          <w:szCs w:val="22"/>
        </w:rPr>
        <w:t xml:space="preserve">à </w:t>
      </w:r>
      <w:r w:rsidR="00E63C84" w:rsidRPr="003C2DE2">
        <w:rPr>
          <w:rFonts w:ascii="Tahoma" w:hAnsi="Tahoma" w:cs="Tahoma"/>
          <w:sz w:val="22"/>
          <w:szCs w:val="22"/>
        </w:rPr>
        <w:t>Debenturista</w:t>
      </w:r>
      <w:r w:rsidR="00653C20" w:rsidRPr="003C2DE2">
        <w:rPr>
          <w:rFonts w:ascii="Tahoma" w:hAnsi="Tahoma" w:cs="Tahoma"/>
          <w:sz w:val="22"/>
          <w:szCs w:val="22"/>
        </w:rPr>
        <w:t>.</w:t>
      </w:r>
    </w:p>
    <w:p w:rsidR="00B5729B" w:rsidRPr="003C2DE2" w:rsidRDefault="00B5729B" w:rsidP="008759F7">
      <w:pPr>
        <w:jc w:val="both"/>
        <w:rPr>
          <w:rFonts w:ascii="Tahoma" w:hAnsi="Tahoma" w:cs="Tahoma"/>
          <w:sz w:val="22"/>
          <w:szCs w:val="22"/>
        </w:rPr>
      </w:pPr>
    </w:p>
    <w:p w:rsidR="00AB33EE" w:rsidRPr="003C2DE2" w:rsidRDefault="00AB33EE" w:rsidP="00916196">
      <w:pPr>
        <w:keepNext/>
        <w:numPr>
          <w:ilvl w:val="1"/>
          <w:numId w:val="1"/>
        </w:numPr>
        <w:ind w:left="0" w:firstLine="709"/>
        <w:jc w:val="both"/>
        <w:rPr>
          <w:rFonts w:ascii="Tahoma" w:eastAsia="Arial Unicode MS" w:hAnsi="Tahoma" w:cs="Tahoma"/>
          <w:sz w:val="22"/>
          <w:szCs w:val="22"/>
          <w:u w:val="single"/>
        </w:rPr>
      </w:pPr>
      <w:bookmarkStart w:id="57" w:name="_DV_M165"/>
      <w:bookmarkStart w:id="58" w:name="_DV_M166"/>
      <w:bookmarkStart w:id="59" w:name="_DV_M167"/>
      <w:bookmarkStart w:id="60" w:name="_DV_M169"/>
      <w:bookmarkStart w:id="61" w:name="_DV_M168"/>
      <w:bookmarkStart w:id="62" w:name="_DV_M181"/>
      <w:bookmarkStart w:id="63" w:name="_DV_M182"/>
      <w:bookmarkStart w:id="64" w:name="_DV_M183"/>
      <w:bookmarkEnd w:id="57"/>
      <w:bookmarkEnd w:id="58"/>
      <w:bookmarkEnd w:id="59"/>
      <w:bookmarkEnd w:id="60"/>
      <w:bookmarkEnd w:id="61"/>
      <w:bookmarkEnd w:id="62"/>
      <w:bookmarkEnd w:id="63"/>
      <w:bookmarkEnd w:id="64"/>
      <w:r w:rsidRPr="003C2DE2">
        <w:rPr>
          <w:rFonts w:ascii="Tahoma" w:eastAsia="Arial Unicode MS" w:hAnsi="Tahoma" w:cs="Tahoma"/>
          <w:sz w:val="22"/>
          <w:szCs w:val="22"/>
          <w:u w:val="single"/>
        </w:rPr>
        <w:t>Liquidez e Estabilização</w:t>
      </w:r>
    </w:p>
    <w:p w:rsidR="001A72C8" w:rsidRPr="003C2DE2" w:rsidRDefault="001A72C8" w:rsidP="00916196">
      <w:pPr>
        <w:keepNext/>
        <w:jc w:val="both"/>
        <w:rPr>
          <w:rFonts w:ascii="Tahoma" w:eastAsia="Arial Unicode MS" w:hAnsi="Tahoma" w:cs="Tahoma"/>
          <w:sz w:val="22"/>
          <w:szCs w:val="22"/>
          <w:u w:val="single"/>
        </w:rPr>
      </w:pPr>
    </w:p>
    <w:p w:rsidR="00AB33EE" w:rsidRPr="003C2DE2" w:rsidRDefault="00AB33EE" w:rsidP="00916196">
      <w:pPr>
        <w:keepNext/>
        <w:numPr>
          <w:ilvl w:val="2"/>
          <w:numId w:val="1"/>
        </w:numPr>
        <w:ind w:left="0" w:firstLine="1418"/>
        <w:jc w:val="both"/>
        <w:rPr>
          <w:rFonts w:ascii="Tahoma" w:hAnsi="Tahoma" w:cs="Tahoma"/>
          <w:sz w:val="22"/>
          <w:szCs w:val="22"/>
        </w:rPr>
      </w:pPr>
      <w:r w:rsidRPr="003C2DE2">
        <w:rPr>
          <w:rFonts w:ascii="Tahoma" w:hAnsi="Tahoma" w:cs="Tahoma"/>
          <w:sz w:val="22"/>
          <w:szCs w:val="22"/>
        </w:rPr>
        <w:t>Não será constituído fundo de manutenção de liquidez ou firmado contrato de garantia de liquidez ou estabilização de preço para a</w:t>
      </w:r>
      <w:r w:rsidR="001E1219" w:rsidRPr="003C2DE2">
        <w:rPr>
          <w:rFonts w:ascii="Tahoma" w:hAnsi="Tahoma" w:cs="Tahoma"/>
          <w:sz w:val="22"/>
          <w:szCs w:val="22"/>
        </w:rPr>
        <w:t>s</w:t>
      </w:r>
      <w:r w:rsidRPr="003C2DE2">
        <w:rPr>
          <w:rFonts w:ascii="Tahoma" w:hAnsi="Tahoma" w:cs="Tahoma"/>
          <w:sz w:val="22"/>
          <w:szCs w:val="22"/>
        </w:rPr>
        <w:t xml:space="preserve"> Debênture</w:t>
      </w:r>
      <w:r w:rsidR="001E1219" w:rsidRPr="003C2DE2">
        <w:rPr>
          <w:rFonts w:ascii="Tahoma" w:hAnsi="Tahoma" w:cs="Tahoma"/>
          <w:sz w:val="22"/>
          <w:szCs w:val="22"/>
        </w:rPr>
        <w:t>s</w:t>
      </w:r>
      <w:r w:rsidRPr="003C2DE2">
        <w:rPr>
          <w:rFonts w:ascii="Tahoma" w:hAnsi="Tahoma" w:cs="Tahoma"/>
          <w:sz w:val="22"/>
          <w:szCs w:val="22"/>
        </w:rPr>
        <w:t>.</w:t>
      </w:r>
    </w:p>
    <w:p w:rsidR="000A3373" w:rsidRPr="003C2DE2" w:rsidRDefault="000A3373" w:rsidP="008759F7">
      <w:pPr>
        <w:jc w:val="both"/>
        <w:rPr>
          <w:rFonts w:ascii="Tahoma" w:eastAsia="Arial Unicode MS" w:hAnsi="Tahoma" w:cs="Tahoma"/>
          <w:sz w:val="22"/>
          <w:szCs w:val="22"/>
          <w:u w:val="single"/>
        </w:rPr>
      </w:pPr>
    </w:p>
    <w:p w:rsidR="00AB33EE" w:rsidRPr="003C2DE2" w:rsidRDefault="00AB33EE"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Fundo de Amortização</w:t>
      </w:r>
    </w:p>
    <w:p w:rsidR="001A72C8" w:rsidRPr="003C2DE2" w:rsidRDefault="001A72C8" w:rsidP="008759F7">
      <w:pPr>
        <w:jc w:val="both"/>
        <w:rPr>
          <w:rFonts w:ascii="Tahoma" w:eastAsia="Arial Unicode MS" w:hAnsi="Tahoma" w:cs="Tahoma"/>
          <w:sz w:val="22"/>
          <w:szCs w:val="22"/>
          <w:u w:val="single"/>
        </w:rPr>
      </w:pPr>
    </w:p>
    <w:p w:rsidR="00AB33EE" w:rsidRPr="003C2DE2" w:rsidRDefault="00AB33EE"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Não será constituído fundo de amortização para a presente Emissão.</w:t>
      </w:r>
    </w:p>
    <w:p w:rsidR="0088575D" w:rsidRPr="003C2DE2" w:rsidRDefault="0088575D" w:rsidP="008759F7">
      <w:pPr>
        <w:jc w:val="both"/>
        <w:rPr>
          <w:rFonts w:ascii="Tahoma" w:eastAsia="Arial Unicode MS" w:hAnsi="Tahoma" w:cs="Tahoma"/>
          <w:sz w:val="22"/>
          <w:szCs w:val="22"/>
          <w:u w:val="single"/>
        </w:rPr>
      </w:pPr>
    </w:p>
    <w:p w:rsidR="00DC3202" w:rsidRPr="005F2B4E" w:rsidRDefault="004C61A5" w:rsidP="008759F7">
      <w:pPr>
        <w:numPr>
          <w:ilvl w:val="0"/>
          <w:numId w:val="1"/>
        </w:numPr>
        <w:ind w:left="0" w:firstLine="0"/>
        <w:jc w:val="both"/>
        <w:outlineLvl w:val="0"/>
        <w:rPr>
          <w:rFonts w:ascii="Tahoma" w:hAnsi="Tahoma" w:cs="Tahoma"/>
          <w:b/>
          <w:smallCaps/>
          <w:sz w:val="22"/>
          <w:szCs w:val="22"/>
        </w:rPr>
      </w:pPr>
      <w:bookmarkStart w:id="65" w:name="_DV_M187"/>
      <w:bookmarkStart w:id="66" w:name="_Toc496646686"/>
      <w:bookmarkEnd w:id="65"/>
      <w:r w:rsidRPr="005F2B4E">
        <w:rPr>
          <w:rFonts w:ascii="Tahoma" w:hAnsi="Tahoma" w:cs="Tahoma"/>
          <w:b/>
          <w:smallCaps/>
          <w:sz w:val="22"/>
          <w:szCs w:val="22"/>
        </w:rPr>
        <w:t>VENCIMENTO ANTECIPADO</w:t>
      </w:r>
      <w:bookmarkEnd w:id="66"/>
    </w:p>
    <w:p w:rsidR="000A3373" w:rsidRPr="005F2B4E" w:rsidRDefault="000A3373" w:rsidP="008759F7">
      <w:pPr>
        <w:jc w:val="both"/>
        <w:rPr>
          <w:rFonts w:ascii="Tahoma" w:eastAsia="Arial Unicode MS" w:hAnsi="Tahoma" w:cs="Tahoma"/>
          <w:sz w:val="22"/>
          <w:szCs w:val="22"/>
          <w:u w:val="single"/>
        </w:rPr>
      </w:pPr>
    </w:p>
    <w:p w:rsidR="00DC3202" w:rsidRPr="005F2B4E" w:rsidRDefault="00C466E3" w:rsidP="008759F7">
      <w:pPr>
        <w:numPr>
          <w:ilvl w:val="1"/>
          <w:numId w:val="1"/>
        </w:numPr>
        <w:ind w:left="0" w:firstLine="709"/>
        <w:jc w:val="both"/>
        <w:rPr>
          <w:rFonts w:ascii="Tahoma" w:hAnsi="Tahoma" w:cs="Tahoma"/>
          <w:sz w:val="22"/>
          <w:szCs w:val="22"/>
        </w:rPr>
      </w:pPr>
      <w:r w:rsidRPr="005F2B4E">
        <w:rPr>
          <w:rFonts w:ascii="Tahoma" w:eastAsia="Arial Unicode MS" w:hAnsi="Tahoma" w:cs="Tahoma"/>
          <w:sz w:val="22"/>
          <w:szCs w:val="22"/>
          <w:u w:val="single"/>
        </w:rPr>
        <w:t>Vencimento Antecipado Automático</w:t>
      </w:r>
    </w:p>
    <w:p w:rsidR="001A72C8" w:rsidRPr="005F2B4E" w:rsidRDefault="001A72C8" w:rsidP="008759F7">
      <w:pPr>
        <w:jc w:val="both"/>
        <w:rPr>
          <w:rFonts w:ascii="Tahoma" w:hAnsi="Tahoma" w:cs="Tahoma"/>
          <w:sz w:val="22"/>
          <w:szCs w:val="22"/>
        </w:rPr>
      </w:pPr>
    </w:p>
    <w:p w:rsidR="00925C0C" w:rsidRPr="005F2B4E" w:rsidRDefault="00C466E3" w:rsidP="008759F7">
      <w:pPr>
        <w:numPr>
          <w:ilvl w:val="2"/>
          <w:numId w:val="1"/>
        </w:numPr>
        <w:ind w:left="0" w:firstLine="1418"/>
        <w:jc w:val="both"/>
        <w:rPr>
          <w:rFonts w:ascii="Tahoma" w:hAnsi="Tahoma" w:cs="Tahoma"/>
          <w:sz w:val="22"/>
          <w:szCs w:val="22"/>
        </w:rPr>
      </w:pPr>
      <w:r w:rsidRPr="005F2B4E">
        <w:rPr>
          <w:rFonts w:ascii="Tahoma" w:eastAsia="Arial Unicode MS" w:hAnsi="Tahoma" w:cs="Tahoma"/>
          <w:sz w:val="22"/>
          <w:szCs w:val="22"/>
        </w:rPr>
        <w:t xml:space="preserve">Observada a Cláusula 5.2.1 abaixo, independentemente de aviso, interpelação ou notificação extrajudicial, ou mesmo de assembleia de titulares de Debêntures ou de CRA, todas as obrigações constantes desta Escritura serão declaradas </w:t>
      </w:r>
      <w:r w:rsidRPr="005F2B4E">
        <w:rPr>
          <w:rFonts w:ascii="Tahoma" w:hAnsi="Tahoma" w:cs="Tahoma"/>
          <w:sz w:val="22"/>
          <w:szCs w:val="22"/>
        </w:rPr>
        <w:t>antecipadamente</w:t>
      </w:r>
      <w:r w:rsidRPr="005F2B4E">
        <w:rPr>
          <w:rFonts w:ascii="Tahoma" w:eastAsia="Arial Unicode MS" w:hAnsi="Tahoma" w:cs="Tahoma"/>
          <w:sz w:val="22"/>
          <w:szCs w:val="22"/>
        </w:rPr>
        <w:t xml:space="preserve"> vencidas, pelo que se exigirá da Emissora o pagamento integral, com relação a todas as Debêntures, do Valor Nominal Unitário, acrescido da </w:t>
      </w:r>
      <w:r w:rsidRPr="005F2B4E">
        <w:rPr>
          <w:rFonts w:ascii="Tahoma" w:eastAsia="Arial Unicode MS" w:hAnsi="Tahoma" w:cs="Tahoma"/>
          <w:iCs/>
          <w:sz w:val="22"/>
          <w:szCs w:val="22"/>
        </w:rPr>
        <w:t xml:space="preserve">Remuneração </w:t>
      </w:r>
      <w:r w:rsidRPr="005F2B4E">
        <w:rPr>
          <w:rFonts w:ascii="Tahoma" w:eastAsia="Arial Unicode MS" w:hAnsi="Tahoma" w:cs="Tahoma"/>
          <w:sz w:val="22"/>
          <w:szCs w:val="22"/>
        </w:rPr>
        <w:t xml:space="preserve">devida, calculada </w:t>
      </w:r>
      <w:r w:rsidRPr="005F2B4E">
        <w:rPr>
          <w:rFonts w:ascii="Tahoma" w:eastAsia="Arial Unicode MS" w:hAnsi="Tahoma" w:cs="Tahoma"/>
          <w:i/>
          <w:iCs/>
          <w:sz w:val="22"/>
          <w:szCs w:val="22"/>
        </w:rPr>
        <w:t>pro rata temporis</w:t>
      </w:r>
      <w:r w:rsidRPr="005F2B4E">
        <w:rPr>
          <w:rFonts w:ascii="Tahoma" w:eastAsia="Arial Unicode MS" w:hAnsi="Tahoma" w:cs="Tahoma"/>
          <w:sz w:val="22"/>
          <w:szCs w:val="22"/>
        </w:rPr>
        <w:t>, desde a primeira Data de Integralização, ou a data de pagamento de Remuneração</w:t>
      </w:r>
      <w:r w:rsidRPr="005F2B4E">
        <w:rPr>
          <w:rFonts w:ascii="Tahoma" w:hAnsi="Tahoma" w:cs="Tahoma"/>
          <w:sz w:val="22"/>
          <w:szCs w:val="22"/>
        </w:rPr>
        <w:t xml:space="preserve"> imediatamente anterior, conforme aplicável</w:t>
      </w:r>
      <w:r w:rsidRPr="005F2B4E">
        <w:rPr>
          <w:rFonts w:ascii="Tahoma" w:eastAsia="Arial Unicode MS" w:hAnsi="Tahoma" w:cs="Tahoma"/>
          <w:sz w:val="22"/>
          <w:szCs w:val="22"/>
        </w:rPr>
        <w:t xml:space="preserve">, até a data do efetivo </w:t>
      </w:r>
      <w:r w:rsidRPr="005F2B4E">
        <w:rPr>
          <w:rFonts w:ascii="Tahoma" w:eastAsia="Arial Unicode MS" w:hAnsi="Tahoma" w:cs="Tahoma"/>
          <w:w w:val="0"/>
          <w:sz w:val="22"/>
          <w:szCs w:val="22"/>
        </w:rPr>
        <w:t xml:space="preserve">pagamento, nas seguintes hipóteses: </w:t>
      </w:r>
    </w:p>
    <w:p w:rsidR="005136D5" w:rsidRPr="003C2DE2" w:rsidRDefault="005136D5" w:rsidP="008759F7">
      <w:pPr>
        <w:tabs>
          <w:tab w:val="left" w:pos="24"/>
          <w:tab w:val="left" w:pos="900"/>
          <w:tab w:val="left" w:pos="1418"/>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p>
    <w:p w:rsidR="006A39DA" w:rsidRPr="003C2DE2" w:rsidRDefault="006D0E46"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descumprimento, pela Emissora, de qualquer obrigação pecuniária relacionada à</w:t>
      </w:r>
      <w:r w:rsidR="001E1219" w:rsidRPr="003C2DE2">
        <w:rPr>
          <w:rFonts w:ascii="Tahoma" w:hAnsi="Tahoma" w:cs="Tahoma"/>
          <w:color w:val="auto"/>
          <w:szCs w:val="22"/>
        </w:rPr>
        <w:t>s</w:t>
      </w:r>
      <w:r w:rsidRPr="003C2DE2">
        <w:rPr>
          <w:rFonts w:ascii="Tahoma" w:hAnsi="Tahoma" w:cs="Tahoma"/>
          <w:color w:val="auto"/>
          <w:szCs w:val="22"/>
        </w:rPr>
        <w:t xml:space="preserve"> Debêntur</w:t>
      </w:r>
      <w:r w:rsidR="00E66D2B" w:rsidRPr="003C2DE2">
        <w:rPr>
          <w:rFonts w:ascii="Tahoma" w:hAnsi="Tahoma" w:cs="Tahoma"/>
          <w:color w:val="auto"/>
          <w:szCs w:val="22"/>
        </w:rPr>
        <w:t>e</w:t>
      </w:r>
      <w:r w:rsidR="001E1219" w:rsidRPr="003C2DE2">
        <w:rPr>
          <w:rFonts w:ascii="Tahoma" w:hAnsi="Tahoma" w:cs="Tahoma"/>
          <w:color w:val="auto"/>
          <w:szCs w:val="22"/>
        </w:rPr>
        <w:t>s</w:t>
      </w:r>
      <w:r w:rsidRPr="003C2DE2">
        <w:rPr>
          <w:rFonts w:ascii="Tahoma" w:hAnsi="Tahoma" w:cs="Tahoma"/>
          <w:color w:val="auto"/>
          <w:szCs w:val="22"/>
        </w:rPr>
        <w:t>, não sanada no prazo de</w:t>
      </w:r>
      <w:r w:rsidR="001B09E5" w:rsidRPr="003C2DE2">
        <w:rPr>
          <w:rFonts w:ascii="Tahoma" w:hAnsi="Tahoma" w:cs="Tahoma"/>
          <w:color w:val="auto"/>
          <w:szCs w:val="22"/>
        </w:rPr>
        <w:t xml:space="preserve"> </w:t>
      </w:r>
      <w:r w:rsidR="00BA482C" w:rsidRPr="003C2DE2">
        <w:rPr>
          <w:rFonts w:ascii="Tahoma" w:hAnsi="Tahoma" w:cs="Tahoma"/>
          <w:color w:val="auto"/>
          <w:szCs w:val="22"/>
        </w:rPr>
        <w:t>2</w:t>
      </w:r>
      <w:r w:rsidRPr="003C2DE2">
        <w:rPr>
          <w:rFonts w:ascii="Tahoma" w:hAnsi="Tahoma" w:cs="Tahoma"/>
          <w:color w:val="auto"/>
          <w:szCs w:val="22"/>
        </w:rPr>
        <w:t xml:space="preserve"> </w:t>
      </w:r>
      <w:r w:rsidR="001B09E5" w:rsidRPr="003C2DE2">
        <w:rPr>
          <w:rFonts w:ascii="Tahoma" w:hAnsi="Tahoma" w:cs="Tahoma"/>
          <w:color w:val="auto"/>
          <w:szCs w:val="22"/>
        </w:rPr>
        <w:t>(</w:t>
      </w:r>
      <w:r w:rsidR="00F73223" w:rsidRPr="003C2DE2">
        <w:rPr>
          <w:rFonts w:ascii="Tahoma" w:hAnsi="Tahoma" w:cs="Tahoma"/>
          <w:color w:val="auto"/>
          <w:szCs w:val="22"/>
        </w:rPr>
        <w:t>dois</w:t>
      </w:r>
      <w:r w:rsidR="00BA482C" w:rsidRPr="003C2DE2">
        <w:rPr>
          <w:rFonts w:ascii="Tahoma" w:hAnsi="Tahoma" w:cs="Tahoma"/>
          <w:color w:val="auto"/>
          <w:szCs w:val="22"/>
        </w:rPr>
        <w:t>)</w:t>
      </w:r>
      <w:r w:rsidRPr="003C2DE2">
        <w:rPr>
          <w:rFonts w:ascii="Tahoma" w:hAnsi="Tahoma" w:cs="Tahoma"/>
          <w:color w:val="auto"/>
          <w:szCs w:val="22"/>
        </w:rPr>
        <w:t xml:space="preserve"> </w:t>
      </w:r>
      <w:r w:rsidR="006A521F" w:rsidRPr="003C2DE2">
        <w:rPr>
          <w:rFonts w:ascii="Tahoma" w:hAnsi="Tahoma" w:cs="Tahoma"/>
          <w:color w:val="auto"/>
          <w:szCs w:val="22"/>
        </w:rPr>
        <w:t>D</w:t>
      </w:r>
      <w:r w:rsidRPr="003C2DE2">
        <w:rPr>
          <w:rFonts w:ascii="Tahoma" w:hAnsi="Tahoma" w:cs="Tahoma"/>
          <w:color w:val="auto"/>
          <w:szCs w:val="22"/>
        </w:rPr>
        <w:t>ia</w:t>
      </w:r>
      <w:r w:rsidR="00F73223" w:rsidRPr="003C2DE2">
        <w:rPr>
          <w:rFonts w:ascii="Tahoma" w:hAnsi="Tahoma" w:cs="Tahoma"/>
          <w:color w:val="auto"/>
          <w:szCs w:val="22"/>
        </w:rPr>
        <w:t>s</w:t>
      </w:r>
      <w:r w:rsidRPr="003C2DE2">
        <w:rPr>
          <w:rFonts w:ascii="Tahoma" w:hAnsi="Tahoma" w:cs="Tahoma"/>
          <w:color w:val="auto"/>
          <w:szCs w:val="22"/>
        </w:rPr>
        <w:t xml:space="preserve"> </w:t>
      </w:r>
      <w:r w:rsidR="00FB71D0" w:rsidRPr="003C2DE2">
        <w:rPr>
          <w:rFonts w:ascii="Tahoma" w:hAnsi="Tahoma" w:cs="Tahoma"/>
          <w:color w:val="auto"/>
          <w:szCs w:val="22"/>
        </w:rPr>
        <w:t>Út</w:t>
      </w:r>
      <w:r w:rsidR="00F73223" w:rsidRPr="003C2DE2">
        <w:rPr>
          <w:rFonts w:ascii="Tahoma" w:hAnsi="Tahoma" w:cs="Tahoma"/>
          <w:color w:val="auto"/>
          <w:szCs w:val="22"/>
        </w:rPr>
        <w:t>eis</w:t>
      </w:r>
      <w:r w:rsidR="00CB54DD" w:rsidRPr="003C2DE2">
        <w:rPr>
          <w:rFonts w:ascii="Tahoma" w:hAnsi="Tahoma" w:cs="Tahoma"/>
          <w:color w:val="auto"/>
          <w:szCs w:val="22"/>
        </w:rPr>
        <w:t xml:space="preserve"> </w:t>
      </w:r>
      <w:r w:rsidRPr="003C2DE2">
        <w:rPr>
          <w:rFonts w:ascii="Tahoma" w:hAnsi="Tahoma" w:cs="Tahoma"/>
          <w:color w:val="auto"/>
          <w:szCs w:val="22"/>
        </w:rPr>
        <w:t>contado</w:t>
      </w:r>
      <w:r w:rsidR="00F73223" w:rsidRPr="003C2DE2">
        <w:rPr>
          <w:rFonts w:ascii="Tahoma" w:hAnsi="Tahoma" w:cs="Tahoma"/>
          <w:color w:val="auto"/>
          <w:szCs w:val="22"/>
        </w:rPr>
        <w:t>s</w:t>
      </w:r>
      <w:r w:rsidRPr="003C2DE2">
        <w:rPr>
          <w:rFonts w:ascii="Tahoma" w:hAnsi="Tahoma" w:cs="Tahoma"/>
          <w:color w:val="auto"/>
          <w:szCs w:val="22"/>
        </w:rPr>
        <w:t xml:space="preserve"> de seu vencimento;</w:t>
      </w:r>
      <w:r w:rsidR="00D34E3E" w:rsidRPr="003C2DE2">
        <w:rPr>
          <w:rFonts w:ascii="Tahoma" w:hAnsi="Tahoma" w:cs="Tahoma"/>
          <w:color w:val="auto"/>
          <w:szCs w:val="22"/>
        </w:rPr>
        <w:t xml:space="preserve"> </w:t>
      </w:r>
    </w:p>
    <w:p w:rsidR="0088575D" w:rsidRPr="003C2DE2" w:rsidRDefault="0088575D" w:rsidP="002A6CFE">
      <w:pPr>
        <w:pStyle w:val="Corpodetexto"/>
        <w:shd w:val="clear" w:color="auto" w:fill="auto"/>
        <w:tabs>
          <w:tab w:val="clear" w:pos="24"/>
          <w:tab w:val="clear" w:pos="900"/>
          <w:tab w:val="clear" w:pos="1418"/>
          <w:tab w:val="left" w:pos="1134"/>
        </w:tabs>
        <w:spacing w:after="0" w:line="240" w:lineRule="auto"/>
        <w:ind w:left="2127" w:hanging="709"/>
        <w:rPr>
          <w:rFonts w:ascii="Tahoma" w:hAnsi="Tahoma" w:cs="Tahoma"/>
          <w:color w:val="auto"/>
          <w:szCs w:val="22"/>
        </w:rPr>
      </w:pPr>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pedido de recuperação judicial, independente de deferimento pelo juízo competente, ou submissão a qualquer credor ou classe de credores de pedido de negociação de plano de recuperação extrajudicial, formulado pela Emissora</w:t>
      </w:r>
      <w:r w:rsidR="00161013" w:rsidRPr="003C2DE2">
        <w:rPr>
          <w:rFonts w:ascii="Tahoma" w:hAnsi="Tahoma" w:cs="Tahoma"/>
          <w:color w:val="auto"/>
          <w:szCs w:val="22"/>
        </w:rPr>
        <w:t xml:space="preserve"> e/ou</w:t>
      </w:r>
      <w:r w:rsidR="00B07347" w:rsidRPr="003C2DE2">
        <w:rPr>
          <w:rFonts w:ascii="Tahoma" w:hAnsi="Tahoma" w:cs="Tahoma"/>
          <w:color w:val="auto"/>
          <w:szCs w:val="22"/>
        </w:rPr>
        <w:t xml:space="preserve"> por</w:t>
      </w:r>
      <w:r w:rsidR="00BE4250">
        <w:rPr>
          <w:rFonts w:ascii="Tahoma" w:hAnsi="Tahoma" w:cs="Tahoma"/>
          <w:color w:val="auto"/>
          <w:szCs w:val="22"/>
        </w:rPr>
        <w:t xml:space="preserve"> qualquer sociedade na qual a Emissora detenha controle acionário, assim definido nos termos do artigo 116 da </w:t>
      </w:r>
      <w:r w:rsidR="00BE4250" w:rsidRPr="00DF6BD3">
        <w:rPr>
          <w:rFonts w:ascii="Tahoma" w:hAnsi="Tahoma" w:cs="Tahoma"/>
          <w:szCs w:val="22"/>
        </w:rPr>
        <w:t>Lei das Sociedades por Ações</w:t>
      </w:r>
      <w:r w:rsidR="00BE4250">
        <w:rPr>
          <w:rFonts w:ascii="Tahoma" w:hAnsi="Tahoma" w:cs="Tahoma"/>
          <w:color w:val="auto"/>
          <w:szCs w:val="22"/>
        </w:rPr>
        <w:t xml:space="preserve"> </w:t>
      </w:r>
      <w:r w:rsidR="00567C2A">
        <w:rPr>
          <w:rFonts w:ascii="Tahoma" w:hAnsi="Tahoma" w:cs="Tahoma"/>
          <w:color w:val="auto"/>
          <w:szCs w:val="22"/>
        </w:rPr>
        <w:t>(“</w:t>
      </w:r>
      <w:r w:rsidR="00567C2A">
        <w:rPr>
          <w:rFonts w:ascii="Tahoma" w:hAnsi="Tahoma" w:cs="Tahoma"/>
          <w:color w:val="auto"/>
          <w:szCs w:val="22"/>
          <w:u w:val="single"/>
        </w:rPr>
        <w:t>Controlada</w:t>
      </w:r>
      <w:r w:rsidR="00567C2A">
        <w:rPr>
          <w:rFonts w:ascii="Tahoma" w:hAnsi="Tahoma" w:cs="Tahoma"/>
          <w:color w:val="auto"/>
          <w:szCs w:val="22"/>
        </w:rPr>
        <w:t>”),</w:t>
      </w:r>
      <w:r w:rsidR="00B07347" w:rsidRPr="003C2DE2">
        <w:rPr>
          <w:rFonts w:ascii="Tahoma" w:hAnsi="Tahoma" w:cs="Tahoma"/>
          <w:color w:val="auto"/>
          <w:szCs w:val="22"/>
        </w:rPr>
        <w:t xml:space="preserve"> </w:t>
      </w:r>
      <w:r w:rsidRPr="003C2DE2">
        <w:rPr>
          <w:rFonts w:ascii="Tahoma" w:hAnsi="Tahoma" w:cs="Tahoma"/>
          <w:color w:val="auto"/>
          <w:szCs w:val="22"/>
        </w:rPr>
        <w:t>independentemente de ter sido requerida homologação judicial do referido plano;</w:t>
      </w:r>
      <w:r w:rsidR="00406340">
        <w:rPr>
          <w:rFonts w:ascii="Tahoma" w:hAnsi="Tahoma" w:cs="Tahoma"/>
          <w:color w:val="auto"/>
          <w:szCs w:val="22"/>
        </w:rPr>
        <w:t xml:space="preserve"> </w:t>
      </w:r>
    </w:p>
    <w:p w:rsidR="00CB54DD" w:rsidRPr="003C2DE2" w:rsidRDefault="00CB54DD" w:rsidP="002A6CFE">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extinção, liquidação, dissolução, insolvência, pedido de autofalência, pedido de falência formulado por terceiros e não elidido no prazo legal ou decretação de falência da Emissora</w:t>
      </w:r>
      <w:r w:rsidR="00161013" w:rsidRPr="003C2DE2">
        <w:rPr>
          <w:rFonts w:ascii="Tahoma" w:hAnsi="Tahoma" w:cs="Tahoma"/>
          <w:color w:val="auto"/>
          <w:szCs w:val="22"/>
        </w:rPr>
        <w:t xml:space="preserve"> e/ou</w:t>
      </w:r>
      <w:r w:rsidR="00FA5228" w:rsidRPr="003C2DE2">
        <w:rPr>
          <w:rFonts w:ascii="Tahoma" w:hAnsi="Tahoma" w:cs="Tahoma"/>
          <w:color w:val="auto"/>
          <w:szCs w:val="22"/>
        </w:rPr>
        <w:t xml:space="preserve"> </w:t>
      </w:r>
      <w:r w:rsidR="00567C2A">
        <w:rPr>
          <w:rFonts w:ascii="Tahoma" w:hAnsi="Tahoma" w:cs="Tahoma"/>
          <w:color w:val="auto"/>
          <w:szCs w:val="22"/>
        </w:rPr>
        <w:t>de</w:t>
      </w:r>
      <w:r w:rsidR="00567C2A" w:rsidRPr="003C2DE2">
        <w:rPr>
          <w:rFonts w:ascii="Tahoma" w:hAnsi="Tahoma" w:cs="Tahoma"/>
          <w:color w:val="auto"/>
          <w:szCs w:val="22"/>
        </w:rPr>
        <w:t xml:space="preserve"> </w:t>
      </w:r>
      <w:r w:rsidRPr="003C2DE2">
        <w:rPr>
          <w:rFonts w:ascii="Tahoma" w:hAnsi="Tahoma" w:cs="Tahoma"/>
          <w:color w:val="auto"/>
          <w:szCs w:val="22"/>
        </w:rPr>
        <w:t xml:space="preserve">qualquer de suas </w:t>
      </w:r>
      <w:r w:rsidR="00567C2A">
        <w:rPr>
          <w:rFonts w:ascii="Tahoma" w:hAnsi="Tahoma" w:cs="Tahoma"/>
          <w:color w:val="auto"/>
          <w:szCs w:val="22"/>
        </w:rPr>
        <w:t>C</w:t>
      </w:r>
      <w:r w:rsidRPr="003C2DE2">
        <w:rPr>
          <w:rFonts w:ascii="Tahoma" w:hAnsi="Tahoma" w:cs="Tahoma"/>
          <w:color w:val="auto"/>
          <w:szCs w:val="22"/>
        </w:rPr>
        <w:t>ontroladas</w:t>
      </w:r>
      <w:r w:rsidR="00FA5228" w:rsidRPr="003C2DE2">
        <w:rPr>
          <w:rFonts w:ascii="Tahoma" w:hAnsi="Tahoma" w:cs="Tahoma"/>
          <w:color w:val="auto"/>
          <w:szCs w:val="22"/>
        </w:rPr>
        <w:t>;</w:t>
      </w:r>
      <w:r w:rsidR="00434388" w:rsidRPr="003C2DE2">
        <w:rPr>
          <w:rFonts w:ascii="Tahoma" w:hAnsi="Tahoma" w:cs="Tahoma"/>
          <w:color w:val="auto"/>
          <w:szCs w:val="22"/>
        </w:rPr>
        <w:t xml:space="preserve"> </w:t>
      </w:r>
    </w:p>
    <w:p w:rsidR="00CB54DD" w:rsidRPr="003C2DE2" w:rsidRDefault="00CB54DD" w:rsidP="002A6CFE">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CB54DD" w:rsidRPr="003C2DE2" w:rsidRDefault="00FA5228"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declaração de vencimento antecipado </w:t>
      </w:r>
      <w:r w:rsidR="00CB54DD" w:rsidRPr="003C2DE2">
        <w:rPr>
          <w:rFonts w:ascii="Tahoma" w:hAnsi="Tahoma" w:cs="Tahoma"/>
          <w:color w:val="auto"/>
          <w:szCs w:val="22"/>
        </w:rPr>
        <w:t xml:space="preserve">de </w:t>
      </w:r>
      <w:r w:rsidR="00965E92" w:rsidRPr="003C2DE2">
        <w:rPr>
          <w:rFonts w:ascii="Tahoma" w:hAnsi="Tahoma" w:cs="Tahoma"/>
          <w:color w:val="auto"/>
          <w:szCs w:val="22"/>
        </w:rPr>
        <w:t>qualquer operação no âmbito dos mercados financeiro e de capitais, no Brasil e/ou no exterior</w:t>
      </w:r>
      <w:r w:rsidR="00CB54DD" w:rsidRPr="003C2DE2">
        <w:rPr>
          <w:rFonts w:ascii="Tahoma" w:hAnsi="Tahoma" w:cs="Tahoma"/>
          <w:color w:val="auto"/>
          <w:szCs w:val="22"/>
        </w:rPr>
        <w:t>, não sanado no respectivo prazo de cura, da Emissora</w:t>
      </w:r>
      <w:r w:rsidR="00161013" w:rsidRPr="003C2DE2">
        <w:rPr>
          <w:rFonts w:ascii="Tahoma" w:hAnsi="Tahoma" w:cs="Tahoma"/>
          <w:color w:val="auto"/>
          <w:szCs w:val="22"/>
        </w:rPr>
        <w:t xml:space="preserve"> </w:t>
      </w:r>
      <w:r w:rsidR="00CB54DD" w:rsidRPr="003C2DE2">
        <w:rPr>
          <w:rFonts w:ascii="Tahoma" w:hAnsi="Tahoma" w:cs="Tahoma"/>
          <w:color w:val="auto"/>
          <w:szCs w:val="22"/>
        </w:rPr>
        <w:t xml:space="preserve">e/ou qualquer de suas </w:t>
      </w:r>
      <w:r w:rsidR="00567C2A">
        <w:rPr>
          <w:rFonts w:ascii="Tahoma" w:hAnsi="Tahoma" w:cs="Tahoma"/>
          <w:color w:val="auto"/>
          <w:szCs w:val="22"/>
        </w:rPr>
        <w:t>C</w:t>
      </w:r>
      <w:r w:rsidR="00CB54DD" w:rsidRPr="003C2DE2">
        <w:rPr>
          <w:rFonts w:ascii="Tahoma" w:hAnsi="Tahoma" w:cs="Tahoma"/>
          <w:color w:val="auto"/>
          <w:szCs w:val="22"/>
        </w:rPr>
        <w:t xml:space="preserve">ontroladas </w:t>
      </w:r>
      <w:r w:rsidR="00965E92" w:rsidRPr="003C2DE2">
        <w:rPr>
          <w:rFonts w:ascii="Tahoma" w:hAnsi="Tahoma" w:cs="Tahoma"/>
          <w:color w:val="auto"/>
          <w:szCs w:val="22"/>
        </w:rPr>
        <w:t xml:space="preserve">ou coligadas </w:t>
      </w:r>
      <w:r w:rsidR="00CB54DD" w:rsidRPr="003C2DE2">
        <w:rPr>
          <w:rFonts w:ascii="Tahoma" w:hAnsi="Tahoma" w:cs="Tahoma"/>
          <w:color w:val="auto"/>
          <w:szCs w:val="22"/>
        </w:rPr>
        <w:t>(incluindo quaisquer emissões de debêntures), seja como parte ou como garantidora, em valor individual ou agregado igual ou superior a R$</w:t>
      </w:r>
      <w:r w:rsidR="0074680A" w:rsidRPr="003C2DE2">
        <w:rPr>
          <w:rFonts w:ascii="Tahoma" w:hAnsi="Tahoma" w:cs="Tahoma"/>
          <w:color w:val="auto"/>
          <w:szCs w:val="22"/>
        </w:rPr>
        <w:t>10</w:t>
      </w:r>
      <w:r w:rsidR="00CB54DD" w:rsidRPr="003C2DE2">
        <w:rPr>
          <w:rFonts w:ascii="Tahoma" w:hAnsi="Tahoma" w:cs="Tahoma"/>
          <w:color w:val="auto"/>
          <w:szCs w:val="22"/>
        </w:rPr>
        <w:t>0.000.000,00</w:t>
      </w:r>
      <w:r w:rsidR="00996921" w:rsidRPr="003C2DE2">
        <w:rPr>
          <w:rFonts w:ascii="Tahoma" w:hAnsi="Tahoma" w:cs="Tahoma"/>
          <w:color w:val="auto"/>
          <w:szCs w:val="22"/>
        </w:rPr>
        <w:t xml:space="preserve"> </w:t>
      </w:r>
      <w:r w:rsidR="00CB54DD" w:rsidRPr="003C2DE2">
        <w:rPr>
          <w:rFonts w:ascii="Tahoma" w:hAnsi="Tahoma" w:cs="Tahoma"/>
          <w:color w:val="auto"/>
          <w:szCs w:val="22"/>
        </w:rPr>
        <w:t>(</w:t>
      </w:r>
      <w:r w:rsidR="0074680A" w:rsidRPr="003C2DE2">
        <w:rPr>
          <w:rFonts w:ascii="Tahoma" w:hAnsi="Tahoma" w:cs="Tahoma"/>
          <w:color w:val="auto"/>
          <w:szCs w:val="22"/>
        </w:rPr>
        <w:t xml:space="preserve">cem </w:t>
      </w:r>
      <w:r w:rsidR="00CB54DD" w:rsidRPr="003C2DE2">
        <w:rPr>
          <w:rFonts w:ascii="Tahoma" w:hAnsi="Tahoma" w:cs="Tahoma"/>
          <w:color w:val="auto"/>
          <w:szCs w:val="22"/>
        </w:rPr>
        <w:t>milhões de reais), ou valor equivalente em outras moedas;</w:t>
      </w:r>
      <w:r w:rsidRPr="003C2DE2">
        <w:rPr>
          <w:rFonts w:ascii="Tahoma" w:hAnsi="Tahoma" w:cs="Tahoma"/>
          <w:color w:val="auto"/>
          <w:szCs w:val="22"/>
        </w:rPr>
        <w:t xml:space="preserve"> </w:t>
      </w:r>
    </w:p>
    <w:p w:rsidR="00CB54DD" w:rsidRPr="003C2DE2" w:rsidRDefault="00CB54DD" w:rsidP="002A6CFE">
      <w:pPr>
        <w:ind w:left="2127" w:hanging="709"/>
        <w:rPr>
          <w:rFonts w:ascii="Tahoma" w:eastAsia="Arial Unicode MS" w:hAnsi="Tahoma" w:cs="Tahoma"/>
          <w:w w:val="0"/>
          <w:sz w:val="22"/>
          <w:szCs w:val="22"/>
        </w:rPr>
      </w:pPr>
    </w:p>
    <w:p w:rsidR="00F73223" w:rsidRPr="003C2DE2" w:rsidRDefault="00F73223"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inadimplemento de </w:t>
      </w:r>
      <w:r w:rsidR="00965E92" w:rsidRPr="003C2DE2">
        <w:rPr>
          <w:rFonts w:ascii="Tahoma" w:hAnsi="Tahoma" w:cs="Tahoma"/>
          <w:color w:val="auto"/>
          <w:szCs w:val="22"/>
        </w:rPr>
        <w:t>qualquer operação no âmbito dos mercados financeiro e de capitais, no Brasil e/ou no exterior</w:t>
      </w:r>
      <w:r w:rsidRPr="003C2DE2">
        <w:rPr>
          <w:rFonts w:ascii="Tahoma" w:hAnsi="Tahoma" w:cs="Tahoma"/>
          <w:color w:val="auto"/>
          <w:szCs w:val="22"/>
        </w:rPr>
        <w:t xml:space="preserve">, não sanado no respectivo prazo de cura, da Emissora e/ou </w:t>
      </w:r>
      <w:r w:rsidR="00567C2A">
        <w:rPr>
          <w:rFonts w:ascii="Tahoma" w:hAnsi="Tahoma" w:cs="Tahoma"/>
          <w:color w:val="auto"/>
          <w:szCs w:val="22"/>
        </w:rPr>
        <w:t xml:space="preserve">de </w:t>
      </w:r>
      <w:r w:rsidRPr="003C2DE2">
        <w:rPr>
          <w:rFonts w:ascii="Tahoma" w:hAnsi="Tahoma" w:cs="Tahoma"/>
          <w:color w:val="auto"/>
          <w:szCs w:val="22"/>
        </w:rPr>
        <w:t xml:space="preserve">qualquer de suas </w:t>
      </w:r>
      <w:r w:rsidR="00567C2A">
        <w:rPr>
          <w:rFonts w:ascii="Tahoma" w:hAnsi="Tahoma" w:cs="Tahoma"/>
          <w:color w:val="auto"/>
          <w:szCs w:val="22"/>
        </w:rPr>
        <w:t>C</w:t>
      </w:r>
      <w:r w:rsidRPr="003C2DE2">
        <w:rPr>
          <w:rFonts w:ascii="Tahoma" w:hAnsi="Tahoma" w:cs="Tahoma"/>
          <w:color w:val="auto"/>
          <w:szCs w:val="22"/>
        </w:rPr>
        <w:t>ontroladas</w:t>
      </w:r>
      <w:r w:rsidR="00965E92" w:rsidRPr="003C2DE2">
        <w:rPr>
          <w:rFonts w:ascii="Tahoma" w:hAnsi="Tahoma" w:cs="Tahoma"/>
          <w:color w:val="auto"/>
          <w:szCs w:val="22"/>
        </w:rPr>
        <w:t xml:space="preserve"> ou coligadas</w:t>
      </w:r>
      <w:r w:rsidRPr="003C2DE2">
        <w:rPr>
          <w:rFonts w:ascii="Tahoma" w:hAnsi="Tahoma" w:cs="Tahoma"/>
          <w:color w:val="auto"/>
          <w:szCs w:val="22"/>
        </w:rPr>
        <w:t xml:space="preserve"> (incluindo quaisquer emissões de debêntures), seja como parte ou como garantidora, em valor individual ou agregado igual ou superior a R$</w:t>
      </w:r>
      <w:r w:rsidR="0074680A" w:rsidRPr="003C2DE2">
        <w:rPr>
          <w:rFonts w:ascii="Tahoma" w:hAnsi="Tahoma" w:cs="Tahoma"/>
          <w:color w:val="auto"/>
          <w:szCs w:val="22"/>
        </w:rPr>
        <w:t>10</w:t>
      </w:r>
      <w:r w:rsidRPr="003C2DE2">
        <w:rPr>
          <w:rFonts w:ascii="Tahoma" w:hAnsi="Tahoma" w:cs="Tahoma"/>
          <w:color w:val="auto"/>
          <w:szCs w:val="22"/>
        </w:rPr>
        <w:t>0.000.000,00 (</w:t>
      </w:r>
      <w:r w:rsidR="0074680A" w:rsidRPr="003C2DE2">
        <w:rPr>
          <w:rFonts w:ascii="Tahoma" w:hAnsi="Tahoma" w:cs="Tahoma"/>
          <w:color w:val="auto"/>
          <w:szCs w:val="22"/>
        </w:rPr>
        <w:t>cem</w:t>
      </w:r>
      <w:r w:rsidRPr="003C2DE2">
        <w:rPr>
          <w:rFonts w:ascii="Tahoma" w:hAnsi="Tahoma" w:cs="Tahoma"/>
          <w:color w:val="auto"/>
          <w:szCs w:val="22"/>
        </w:rPr>
        <w:t xml:space="preserve"> milhões de reais), ou valor equivalente em outras moedas, respeitado seu respectivo prazo de cura</w:t>
      </w:r>
      <w:r w:rsidR="004B65DE" w:rsidRPr="003C2DE2">
        <w:rPr>
          <w:rFonts w:ascii="Tahoma" w:hAnsi="Tahoma" w:cs="Tahoma"/>
          <w:color w:val="auto"/>
          <w:szCs w:val="22"/>
        </w:rPr>
        <w:t xml:space="preserve">, ou, caso não haja, se tal inadimplemento não for sanado no prazo de cura de </w:t>
      </w:r>
      <w:r w:rsidR="00FF7FFC" w:rsidRPr="003C2DE2">
        <w:rPr>
          <w:rFonts w:ascii="Tahoma" w:hAnsi="Tahoma" w:cs="Tahoma"/>
          <w:color w:val="auto"/>
          <w:szCs w:val="22"/>
        </w:rPr>
        <w:t>2</w:t>
      </w:r>
      <w:r w:rsidR="004B65DE" w:rsidRPr="003C2DE2">
        <w:rPr>
          <w:rFonts w:ascii="Tahoma" w:hAnsi="Tahoma" w:cs="Tahoma"/>
          <w:color w:val="auto"/>
          <w:szCs w:val="22"/>
        </w:rPr>
        <w:t xml:space="preserve"> (</w:t>
      </w:r>
      <w:r w:rsidR="00FF7FFC" w:rsidRPr="003C2DE2">
        <w:rPr>
          <w:rFonts w:ascii="Tahoma" w:hAnsi="Tahoma" w:cs="Tahoma"/>
          <w:color w:val="auto"/>
          <w:szCs w:val="22"/>
        </w:rPr>
        <w:t>dois</w:t>
      </w:r>
      <w:r w:rsidR="004B65DE" w:rsidRPr="003C2DE2">
        <w:rPr>
          <w:rFonts w:ascii="Tahoma" w:hAnsi="Tahoma" w:cs="Tahoma"/>
          <w:color w:val="auto"/>
          <w:szCs w:val="22"/>
        </w:rPr>
        <w:t>) Dias Úteis contados do inadimplemento</w:t>
      </w:r>
      <w:r w:rsidR="00230881" w:rsidRPr="003C2DE2">
        <w:rPr>
          <w:rFonts w:ascii="Tahoma" w:hAnsi="Tahoma" w:cs="Tahoma"/>
          <w:color w:val="auto"/>
          <w:szCs w:val="22"/>
        </w:rPr>
        <w:t>;</w:t>
      </w:r>
    </w:p>
    <w:p w:rsidR="00142DAF" w:rsidRPr="003C2DE2" w:rsidRDefault="00142DAF" w:rsidP="002A6CFE">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redução de capital social da Emissora</w:t>
      </w:r>
      <w:r w:rsidR="00836F7F" w:rsidRPr="003C2DE2">
        <w:rPr>
          <w:rFonts w:ascii="Tahoma" w:hAnsi="Tahoma" w:cs="Tahoma"/>
          <w:color w:val="auto"/>
          <w:szCs w:val="22"/>
        </w:rPr>
        <w:t>, exceto se</w:t>
      </w:r>
      <w:r w:rsidR="00BE69E8" w:rsidRPr="003C2DE2">
        <w:rPr>
          <w:rFonts w:ascii="Tahoma" w:hAnsi="Tahoma" w:cs="Tahoma"/>
          <w:color w:val="auto"/>
          <w:szCs w:val="22"/>
        </w:rPr>
        <w:t>:</w:t>
      </w:r>
      <w:r w:rsidR="00836F7F" w:rsidRPr="003C2DE2">
        <w:rPr>
          <w:rFonts w:ascii="Tahoma" w:hAnsi="Tahoma" w:cs="Tahoma"/>
          <w:color w:val="auto"/>
          <w:szCs w:val="22"/>
        </w:rPr>
        <w:t xml:space="preserve"> </w:t>
      </w:r>
      <w:r w:rsidR="00836F7F" w:rsidRPr="003C2DE2">
        <w:rPr>
          <w:rFonts w:ascii="Tahoma" w:hAnsi="Tahoma" w:cs="Tahoma"/>
          <w:b/>
          <w:color w:val="auto"/>
          <w:szCs w:val="22"/>
        </w:rPr>
        <w:t>(</w:t>
      </w:r>
      <w:r w:rsidR="00BE69E8" w:rsidRPr="003C2DE2">
        <w:rPr>
          <w:rFonts w:ascii="Tahoma" w:hAnsi="Tahoma" w:cs="Tahoma"/>
          <w:b/>
          <w:color w:val="auto"/>
          <w:szCs w:val="22"/>
        </w:rPr>
        <w:t>a</w:t>
      </w:r>
      <w:r w:rsidR="00836F7F" w:rsidRPr="003C2DE2">
        <w:rPr>
          <w:rFonts w:ascii="Tahoma" w:hAnsi="Tahoma" w:cs="Tahoma"/>
          <w:b/>
          <w:color w:val="auto"/>
          <w:szCs w:val="22"/>
        </w:rPr>
        <w:t>)</w:t>
      </w:r>
      <w:r w:rsidR="00836F7F" w:rsidRPr="003C2DE2">
        <w:rPr>
          <w:rFonts w:ascii="Tahoma" w:hAnsi="Tahoma" w:cs="Tahoma"/>
          <w:color w:val="auto"/>
          <w:szCs w:val="22"/>
        </w:rPr>
        <w:t xml:space="preserve"> realizada com o objetivo de absorver prejuízos, nos termos do artigo 173 da Lei das Sociedades por Ações; ou </w:t>
      </w:r>
      <w:r w:rsidR="00836F7F" w:rsidRPr="003C2DE2">
        <w:rPr>
          <w:rFonts w:ascii="Tahoma" w:hAnsi="Tahoma" w:cs="Tahoma"/>
          <w:b/>
          <w:color w:val="auto"/>
          <w:szCs w:val="22"/>
        </w:rPr>
        <w:t>(</w:t>
      </w:r>
      <w:r w:rsidR="00BE69E8" w:rsidRPr="003C2DE2">
        <w:rPr>
          <w:rFonts w:ascii="Tahoma" w:hAnsi="Tahoma" w:cs="Tahoma"/>
          <w:b/>
          <w:color w:val="auto"/>
          <w:szCs w:val="22"/>
        </w:rPr>
        <w:t>b</w:t>
      </w:r>
      <w:r w:rsidR="00836F7F" w:rsidRPr="003C2DE2">
        <w:rPr>
          <w:rFonts w:ascii="Tahoma" w:hAnsi="Tahoma" w:cs="Tahoma"/>
          <w:b/>
          <w:color w:val="auto"/>
          <w:szCs w:val="22"/>
        </w:rPr>
        <w:t>)</w:t>
      </w:r>
      <w:r w:rsidR="00836F7F" w:rsidRPr="003C2DE2">
        <w:rPr>
          <w:rFonts w:ascii="Tahoma" w:hAnsi="Tahoma" w:cs="Tahoma"/>
          <w:color w:val="auto"/>
          <w:szCs w:val="22"/>
        </w:rPr>
        <w:t xml:space="preserve"> previamente autorizada, de forma expressa e por escrito, </w:t>
      </w:r>
      <w:r w:rsidR="00567C2A">
        <w:rPr>
          <w:rFonts w:ascii="Tahoma" w:hAnsi="Tahoma" w:cs="Tahoma"/>
          <w:color w:val="auto"/>
          <w:szCs w:val="22"/>
        </w:rPr>
        <w:t>pel</w:t>
      </w:r>
      <w:r w:rsidR="00F7062B">
        <w:rPr>
          <w:rFonts w:ascii="Tahoma" w:hAnsi="Tahoma" w:cs="Tahoma"/>
          <w:color w:val="auto"/>
          <w:szCs w:val="22"/>
        </w:rPr>
        <w:t>os</w:t>
      </w:r>
      <w:r w:rsidR="00567C2A">
        <w:rPr>
          <w:rFonts w:ascii="Tahoma" w:hAnsi="Tahoma" w:cs="Tahoma"/>
          <w:color w:val="auto"/>
          <w:szCs w:val="22"/>
        </w:rPr>
        <w:t xml:space="preserve"> </w:t>
      </w:r>
      <w:r w:rsidR="00F7062B">
        <w:rPr>
          <w:rFonts w:ascii="Tahoma" w:hAnsi="Tahoma" w:cs="Tahoma"/>
          <w:color w:val="auto"/>
          <w:szCs w:val="22"/>
        </w:rPr>
        <w:t>Debenturistas,</w:t>
      </w:r>
      <w:r w:rsidR="00F7062B" w:rsidRPr="003C2DE2">
        <w:rPr>
          <w:rFonts w:ascii="Tahoma" w:hAnsi="Tahoma" w:cs="Tahoma"/>
          <w:color w:val="auto"/>
          <w:szCs w:val="22"/>
        </w:rPr>
        <w:t xml:space="preserve"> conforme disposto no artigo 174 da Lei das Sociedades por Ações</w:t>
      </w:r>
      <w:r w:rsidR="00F7062B">
        <w:rPr>
          <w:rFonts w:ascii="Tahoma" w:hAnsi="Tahoma" w:cs="Tahoma"/>
          <w:color w:val="auto"/>
          <w:szCs w:val="22"/>
        </w:rPr>
        <w:t xml:space="preserve"> observada a necessidade de consulta aos Titulares de CRA caso a </w:t>
      </w:r>
      <w:r w:rsidR="00567C2A">
        <w:rPr>
          <w:rFonts w:ascii="Tahoma" w:hAnsi="Tahoma" w:cs="Tahoma"/>
          <w:color w:val="auto"/>
          <w:szCs w:val="22"/>
        </w:rPr>
        <w:t>Securitizadora</w:t>
      </w:r>
      <w:r w:rsidR="00F7062B">
        <w:rPr>
          <w:rFonts w:ascii="Tahoma" w:hAnsi="Tahoma" w:cs="Tahoma"/>
          <w:color w:val="auto"/>
          <w:szCs w:val="22"/>
        </w:rPr>
        <w:t xml:space="preserve"> seja a Debenturista</w:t>
      </w:r>
      <w:r w:rsidRPr="003C2DE2">
        <w:rPr>
          <w:rFonts w:ascii="Tahoma" w:hAnsi="Tahoma" w:cs="Tahoma"/>
          <w:color w:val="auto"/>
          <w:szCs w:val="22"/>
        </w:rPr>
        <w:t>;</w:t>
      </w:r>
      <w:r w:rsidR="005D22AC" w:rsidRPr="003C2DE2">
        <w:rPr>
          <w:rFonts w:ascii="Tahoma" w:hAnsi="Tahoma" w:cs="Tahoma"/>
          <w:color w:val="auto"/>
          <w:szCs w:val="22"/>
        </w:rPr>
        <w:t xml:space="preserve"> </w:t>
      </w:r>
    </w:p>
    <w:p w:rsidR="00CB54DD" w:rsidRPr="003C2DE2" w:rsidRDefault="00CB54DD" w:rsidP="002A6CFE">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b/>
          <w:color w:val="auto"/>
          <w:szCs w:val="22"/>
        </w:rPr>
        <w:t>(1)</w:t>
      </w:r>
      <w:r w:rsidRPr="003C2DE2">
        <w:rPr>
          <w:rFonts w:ascii="Tahoma" w:hAnsi="Tahoma" w:cs="Tahoma"/>
          <w:color w:val="auto"/>
          <w:szCs w:val="22"/>
        </w:rPr>
        <w:t xml:space="preserve"> incorporação (de sociedades e/ou de ações) da Emissora por quaisquer terceiros; </w:t>
      </w:r>
      <w:r w:rsidRPr="003C2DE2">
        <w:rPr>
          <w:rFonts w:ascii="Tahoma" w:hAnsi="Tahoma" w:cs="Tahoma"/>
          <w:b/>
          <w:color w:val="auto"/>
          <w:szCs w:val="22"/>
        </w:rPr>
        <w:t>(2)</w:t>
      </w:r>
      <w:r w:rsidRPr="003C2DE2">
        <w:rPr>
          <w:rFonts w:ascii="Tahoma" w:hAnsi="Tahoma" w:cs="Tahoma"/>
          <w:color w:val="auto"/>
          <w:szCs w:val="22"/>
        </w:rPr>
        <w:t xml:space="preserve"> fusão ou cisão da Emissora; e/ou </w:t>
      </w:r>
      <w:r w:rsidRPr="003C2DE2">
        <w:rPr>
          <w:rFonts w:ascii="Tahoma" w:hAnsi="Tahoma" w:cs="Tahoma"/>
          <w:b/>
          <w:color w:val="auto"/>
          <w:szCs w:val="22"/>
        </w:rPr>
        <w:t>(3)</w:t>
      </w:r>
      <w:r w:rsidRPr="003C2DE2">
        <w:rPr>
          <w:rFonts w:ascii="Tahoma" w:hAnsi="Tahoma" w:cs="Tahoma"/>
          <w:color w:val="auto"/>
          <w:szCs w:val="22"/>
        </w:rPr>
        <w:t xml:space="preserve"> </w:t>
      </w:r>
      <w:r w:rsidRPr="003C2DE2">
        <w:rPr>
          <w:rFonts w:ascii="Tahoma" w:hAnsi="Tahoma" w:cs="Tahoma"/>
          <w:bCs/>
          <w:color w:val="auto"/>
          <w:szCs w:val="22"/>
        </w:rPr>
        <w:t xml:space="preserve">transferência do controle acionário, direto ou indireto, da Emissora, ou a </w:t>
      </w:r>
      <w:r w:rsidRPr="003C2DE2">
        <w:rPr>
          <w:rFonts w:ascii="Tahoma" w:hAnsi="Tahoma" w:cs="Tahoma"/>
          <w:color w:val="auto"/>
          <w:szCs w:val="22"/>
        </w:rPr>
        <w:t>realização pela Emissora de qualquer reorganização societária,</w:t>
      </w:r>
      <w:r w:rsidR="000028FB" w:rsidRPr="003C2DE2">
        <w:rPr>
          <w:rFonts w:ascii="Tahoma" w:hAnsi="Tahoma" w:cs="Tahoma"/>
          <w:color w:val="auto"/>
          <w:szCs w:val="22"/>
        </w:rPr>
        <w:t xml:space="preserve"> exceto</w:t>
      </w:r>
      <w:r w:rsidR="00BE69E8" w:rsidRPr="003C2DE2">
        <w:rPr>
          <w:rFonts w:ascii="Tahoma" w:hAnsi="Tahoma" w:cs="Tahoma"/>
          <w:color w:val="auto"/>
          <w:szCs w:val="22"/>
        </w:rPr>
        <w:t>:</w:t>
      </w:r>
      <w:r w:rsidR="000028FB" w:rsidRPr="003C2DE2">
        <w:rPr>
          <w:rFonts w:ascii="Tahoma" w:hAnsi="Tahoma" w:cs="Tahoma"/>
          <w:color w:val="auto"/>
          <w:szCs w:val="22"/>
        </w:rPr>
        <w:t xml:space="preserve"> </w:t>
      </w:r>
      <w:r w:rsidR="000028FB" w:rsidRPr="003C2DE2">
        <w:rPr>
          <w:rFonts w:ascii="Tahoma" w:hAnsi="Tahoma" w:cs="Tahoma"/>
          <w:b/>
          <w:color w:val="auto"/>
          <w:szCs w:val="22"/>
        </w:rPr>
        <w:t>(a)</w:t>
      </w:r>
      <w:r w:rsidRPr="003C2DE2">
        <w:rPr>
          <w:rFonts w:ascii="Tahoma" w:hAnsi="Tahoma" w:cs="Tahoma"/>
          <w:color w:val="auto"/>
          <w:szCs w:val="22"/>
        </w:rPr>
        <w:t xml:space="preserve"> </w:t>
      </w:r>
      <w:r w:rsidR="000028FB" w:rsidRPr="003C2DE2">
        <w:rPr>
          <w:rFonts w:ascii="Tahoma" w:hAnsi="Tahoma" w:cs="Tahoma"/>
          <w:color w:val="auto"/>
          <w:szCs w:val="22"/>
        </w:rPr>
        <w:t xml:space="preserve">mediante </w:t>
      </w:r>
      <w:r w:rsidRPr="003C2DE2">
        <w:rPr>
          <w:rFonts w:ascii="Tahoma" w:hAnsi="Tahoma" w:cs="Tahoma"/>
          <w:color w:val="auto"/>
          <w:szCs w:val="22"/>
        </w:rPr>
        <w:t xml:space="preserve">prévia aprovação </w:t>
      </w:r>
      <w:r w:rsidR="00FC1E69" w:rsidRPr="003C2DE2">
        <w:rPr>
          <w:rFonts w:ascii="Tahoma" w:hAnsi="Tahoma" w:cs="Tahoma"/>
          <w:color w:val="auto"/>
          <w:szCs w:val="22"/>
        </w:rPr>
        <w:t xml:space="preserve">da </w:t>
      </w:r>
      <w:r w:rsidR="008A36B4" w:rsidRPr="003C2DE2">
        <w:rPr>
          <w:rFonts w:ascii="Tahoma" w:hAnsi="Tahoma" w:cs="Tahoma"/>
          <w:color w:val="auto"/>
          <w:szCs w:val="22"/>
        </w:rPr>
        <w:t>Securitizadora</w:t>
      </w:r>
      <w:r w:rsidR="00FC1E69" w:rsidRPr="003C2DE2">
        <w:rPr>
          <w:rFonts w:ascii="Tahoma" w:hAnsi="Tahoma" w:cs="Tahoma"/>
          <w:color w:val="auto"/>
          <w:szCs w:val="22"/>
        </w:rPr>
        <w:t>, a partir de consulta a</w:t>
      </w:r>
      <w:r w:rsidRPr="003C2DE2">
        <w:rPr>
          <w:rFonts w:ascii="Tahoma" w:hAnsi="Tahoma" w:cs="Tahoma"/>
          <w:color w:val="auto"/>
          <w:szCs w:val="22"/>
        </w:rPr>
        <w:t>os Titulares de CRA, reunidos em assembleia geral especialmente convocada com esse fim</w:t>
      </w:r>
      <w:r w:rsidR="000028FB" w:rsidRPr="003C2DE2">
        <w:rPr>
          <w:rFonts w:ascii="Tahoma" w:hAnsi="Tahoma" w:cs="Tahoma"/>
          <w:color w:val="auto"/>
          <w:szCs w:val="22"/>
        </w:rPr>
        <w:t xml:space="preserve">; </w:t>
      </w:r>
      <w:r w:rsidR="000028FB" w:rsidRPr="003C2DE2">
        <w:rPr>
          <w:rFonts w:ascii="Tahoma" w:hAnsi="Tahoma" w:cs="Tahoma"/>
          <w:b/>
          <w:color w:val="auto"/>
          <w:szCs w:val="22"/>
        </w:rPr>
        <w:t xml:space="preserve">(b) </w:t>
      </w:r>
      <w:r w:rsidR="000028FB" w:rsidRPr="003C2DE2">
        <w:rPr>
          <w:rFonts w:ascii="Tahoma" w:hAnsi="Tahoma" w:cs="Tahoma"/>
          <w:color w:val="auto"/>
          <w:szCs w:val="22"/>
        </w:rPr>
        <w:t xml:space="preserve">caso </w:t>
      </w:r>
      <w:r w:rsidR="003830A6" w:rsidRPr="003C2DE2">
        <w:rPr>
          <w:rFonts w:ascii="Tahoma" w:hAnsi="Tahoma" w:cs="Tahoma"/>
          <w:color w:val="auto"/>
          <w:szCs w:val="22"/>
        </w:rPr>
        <w:t>Klabin Irmãos &amp; Cia. e/ou a Niblak Participações S.A. mantiverem o controle, direto e/ou indireto, sobre mais de 51% (cinquenta e um por cento) das ações de emissão</w:t>
      </w:r>
      <w:r w:rsidR="000028FB" w:rsidRPr="003C2DE2">
        <w:rPr>
          <w:rFonts w:ascii="Tahoma" w:hAnsi="Tahoma" w:cs="Tahoma"/>
          <w:color w:val="auto"/>
          <w:szCs w:val="22"/>
        </w:rPr>
        <w:t xml:space="preserve"> </w:t>
      </w:r>
      <w:r w:rsidR="00BA482C" w:rsidRPr="003C2DE2">
        <w:rPr>
          <w:rFonts w:ascii="Tahoma" w:hAnsi="Tahoma" w:cs="Tahoma"/>
          <w:color w:val="auto"/>
          <w:szCs w:val="22"/>
        </w:rPr>
        <w:t xml:space="preserve">da </w:t>
      </w:r>
      <w:r w:rsidR="000028FB" w:rsidRPr="003C2DE2">
        <w:rPr>
          <w:rFonts w:ascii="Tahoma" w:hAnsi="Tahoma" w:cs="Tahoma"/>
          <w:color w:val="auto"/>
          <w:szCs w:val="22"/>
        </w:rPr>
        <w:t>Emissora</w:t>
      </w:r>
      <w:r w:rsidR="003830A6" w:rsidRPr="003C2DE2">
        <w:rPr>
          <w:rFonts w:ascii="Tahoma" w:hAnsi="Tahoma" w:cs="Tahoma"/>
          <w:color w:val="auto"/>
          <w:szCs w:val="22"/>
        </w:rPr>
        <w:t xml:space="preserve"> com direito a voto</w:t>
      </w:r>
      <w:r w:rsidR="000028FB" w:rsidRPr="003C2DE2">
        <w:rPr>
          <w:rFonts w:ascii="Tahoma" w:hAnsi="Tahoma" w:cs="Tahoma"/>
          <w:color w:val="auto"/>
          <w:szCs w:val="22"/>
        </w:rPr>
        <w:t>;</w:t>
      </w:r>
      <w:r w:rsidR="00F7062B">
        <w:rPr>
          <w:rFonts w:ascii="Tahoma" w:hAnsi="Tahoma" w:cs="Tahoma"/>
          <w:color w:val="auto"/>
          <w:szCs w:val="22"/>
        </w:rPr>
        <w:t xml:space="preserve"> </w:t>
      </w:r>
      <w:r w:rsidR="000028FB" w:rsidRPr="003C2DE2">
        <w:rPr>
          <w:rFonts w:ascii="Tahoma" w:hAnsi="Tahoma" w:cs="Tahoma"/>
          <w:b/>
          <w:color w:val="auto"/>
          <w:szCs w:val="22"/>
        </w:rPr>
        <w:t>(c)</w:t>
      </w:r>
      <w:r w:rsidR="00EF0B3E" w:rsidRPr="003C2DE2">
        <w:rPr>
          <w:rFonts w:ascii="Tahoma" w:hAnsi="Tahoma" w:cs="Tahoma"/>
          <w:color w:val="auto"/>
          <w:szCs w:val="22"/>
        </w:rPr>
        <w:t xml:space="preserve"> se tais eventos envolverem apenas sociedades do mesmo grupo econômico da Emissora</w:t>
      </w:r>
      <w:r w:rsidR="00370FCA" w:rsidRPr="002A372F">
        <w:rPr>
          <w:rFonts w:ascii="Tahoma" w:hAnsi="Tahoma" w:cs="Tahoma"/>
          <w:color w:val="auto"/>
          <w:szCs w:val="22"/>
        </w:rPr>
        <w:t>;</w:t>
      </w:r>
      <w:r w:rsidR="002A372F">
        <w:rPr>
          <w:rFonts w:ascii="Tahoma" w:hAnsi="Tahoma" w:cs="Tahoma"/>
          <w:color w:val="auto"/>
          <w:szCs w:val="22"/>
        </w:rPr>
        <w:t xml:space="preserve"> </w:t>
      </w:r>
      <w:r w:rsidR="002A372F" w:rsidRPr="00E62F14">
        <w:rPr>
          <w:rFonts w:ascii="Tahoma" w:hAnsi="Tahoma" w:cs="Tahoma"/>
          <w:color w:val="auto"/>
          <w:szCs w:val="22"/>
        </w:rPr>
        <w:t>ou</w:t>
      </w:r>
      <w:r w:rsidR="002A372F">
        <w:rPr>
          <w:rFonts w:ascii="Tahoma" w:hAnsi="Tahoma" w:cs="Tahoma"/>
          <w:b/>
          <w:color w:val="auto"/>
          <w:szCs w:val="22"/>
        </w:rPr>
        <w:t xml:space="preserve"> (d) </w:t>
      </w:r>
      <w:r w:rsidR="00B12852" w:rsidRPr="00B12852">
        <w:rPr>
          <w:rFonts w:ascii="Tahoma" w:hAnsi="Tahoma" w:cs="Tahoma"/>
          <w:color w:val="auto"/>
          <w:szCs w:val="22"/>
        </w:rPr>
        <w:t>se</w:t>
      </w:r>
      <w:r w:rsidR="00B12852">
        <w:rPr>
          <w:rFonts w:ascii="Tahoma" w:hAnsi="Tahoma" w:cs="Tahoma"/>
          <w:b/>
          <w:color w:val="auto"/>
          <w:szCs w:val="22"/>
        </w:rPr>
        <w:t xml:space="preserve"> </w:t>
      </w:r>
      <w:r w:rsidR="002A372F" w:rsidRPr="00E62F14">
        <w:rPr>
          <w:rFonts w:ascii="Tahoma" w:hAnsi="Tahoma" w:cs="Tahoma"/>
          <w:color w:val="auto"/>
          <w:szCs w:val="22"/>
        </w:rPr>
        <w:t>a sociedade sobrevivente da referida reorganização societária assuma expressamente as obrigações da Emissora nesta Escritura</w:t>
      </w:r>
      <w:r w:rsidR="00B12852">
        <w:rPr>
          <w:rFonts w:ascii="Tahoma" w:hAnsi="Tahoma" w:cs="Tahoma"/>
          <w:color w:val="auto"/>
          <w:szCs w:val="22"/>
        </w:rPr>
        <w:t xml:space="preserve"> e</w:t>
      </w:r>
      <w:r w:rsidR="008940D9">
        <w:rPr>
          <w:rFonts w:ascii="Tahoma" w:hAnsi="Tahoma" w:cs="Tahoma"/>
          <w:color w:val="auto"/>
          <w:szCs w:val="22"/>
        </w:rPr>
        <w:t xml:space="preserve"> não ocorra o rebaixamento da classificação de risco (</w:t>
      </w:r>
      <w:r w:rsidR="007A1FBB">
        <w:rPr>
          <w:rFonts w:ascii="Tahoma" w:hAnsi="Tahoma" w:cs="Tahoma"/>
          <w:color w:val="auto"/>
          <w:szCs w:val="22"/>
        </w:rPr>
        <w:t>“</w:t>
      </w:r>
      <w:r w:rsidR="008940D9" w:rsidRPr="00916196">
        <w:rPr>
          <w:rFonts w:ascii="Tahoma" w:hAnsi="Tahoma" w:cs="Tahoma"/>
          <w:i/>
          <w:color w:val="auto"/>
          <w:szCs w:val="22"/>
          <w:u w:val="single"/>
        </w:rPr>
        <w:t>rating</w:t>
      </w:r>
      <w:r w:rsidR="007A1FBB" w:rsidRPr="001961D2">
        <w:rPr>
          <w:rFonts w:ascii="Tahoma" w:hAnsi="Tahoma" w:cs="Tahoma"/>
          <w:color w:val="auto"/>
          <w:szCs w:val="22"/>
        </w:rPr>
        <w:t>”</w:t>
      </w:r>
      <w:r w:rsidR="008940D9">
        <w:rPr>
          <w:rFonts w:ascii="Tahoma" w:hAnsi="Tahoma" w:cs="Tahoma"/>
          <w:color w:val="auto"/>
          <w:szCs w:val="22"/>
        </w:rPr>
        <w:t>) da sociedade sobrevivente em até duas notas (</w:t>
      </w:r>
      <w:r w:rsidR="008940D9">
        <w:rPr>
          <w:rFonts w:ascii="Tahoma" w:hAnsi="Tahoma" w:cs="Tahoma"/>
          <w:i/>
          <w:color w:val="auto"/>
          <w:szCs w:val="22"/>
        </w:rPr>
        <w:t>notches</w:t>
      </w:r>
      <w:r w:rsidR="008940D9">
        <w:rPr>
          <w:rFonts w:ascii="Tahoma" w:hAnsi="Tahoma" w:cs="Tahoma"/>
          <w:color w:val="auto"/>
          <w:szCs w:val="22"/>
        </w:rPr>
        <w:t xml:space="preserve">) de acordo com a classificação </w:t>
      </w:r>
      <w:r w:rsidR="00446F50">
        <w:rPr>
          <w:rFonts w:ascii="Tahoma" w:hAnsi="Tahoma" w:cs="Tahoma"/>
          <w:color w:val="auto"/>
          <w:szCs w:val="22"/>
        </w:rPr>
        <w:t>atribuída pela Standar</w:t>
      </w:r>
      <w:r w:rsidR="00247A23">
        <w:rPr>
          <w:rFonts w:ascii="Tahoma" w:hAnsi="Tahoma" w:cs="Tahoma"/>
          <w:color w:val="auto"/>
          <w:szCs w:val="22"/>
        </w:rPr>
        <w:t>d</w:t>
      </w:r>
      <w:r w:rsidR="00446F50">
        <w:rPr>
          <w:rFonts w:ascii="Tahoma" w:hAnsi="Tahoma" w:cs="Tahoma"/>
          <w:color w:val="auto"/>
          <w:szCs w:val="22"/>
        </w:rPr>
        <w:t xml:space="preserve"> &amp; Poor’s Ratings, Fitch Ratings ou Moody’s</w:t>
      </w:r>
      <w:r w:rsidR="00E70851">
        <w:rPr>
          <w:rFonts w:ascii="Tahoma" w:hAnsi="Tahoma" w:cs="Tahoma"/>
          <w:color w:val="auto"/>
          <w:szCs w:val="22"/>
        </w:rPr>
        <w:t xml:space="preserve"> </w:t>
      </w:r>
      <w:r w:rsidR="00E70851">
        <w:rPr>
          <w:rFonts w:ascii="Tahoma" w:hAnsi="Tahoma" w:cs="Tahoma"/>
          <w:szCs w:val="22"/>
        </w:rPr>
        <w:t>(em conjunto “</w:t>
      </w:r>
      <w:r w:rsidR="00E70851" w:rsidRPr="00503535">
        <w:rPr>
          <w:rFonts w:ascii="Tahoma" w:hAnsi="Tahoma" w:cs="Tahoma"/>
          <w:szCs w:val="22"/>
          <w:u w:val="single"/>
        </w:rPr>
        <w:t>Agências</w:t>
      </w:r>
      <w:r w:rsidR="00E70851">
        <w:rPr>
          <w:rFonts w:ascii="Tahoma" w:hAnsi="Tahoma" w:cs="Tahoma"/>
          <w:szCs w:val="22"/>
        </w:rPr>
        <w:t>”)</w:t>
      </w:r>
      <w:r w:rsidR="00CB3736">
        <w:rPr>
          <w:rFonts w:ascii="Tahoma" w:hAnsi="Tahoma" w:cs="Tahoma"/>
          <w:color w:val="auto"/>
          <w:szCs w:val="22"/>
        </w:rPr>
        <w:t>;</w:t>
      </w:r>
      <w:r w:rsidR="002A372F">
        <w:rPr>
          <w:rFonts w:ascii="Tahoma" w:hAnsi="Tahoma" w:cs="Tahoma"/>
          <w:color w:val="auto"/>
          <w:szCs w:val="22"/>
        </w:rPr>
        <w:t xml:space="preserve"> </w:t>
      </w:r>
    </w:p>
    <w:p w:rsidR="00B35A55" w:rsidRPr="003C2DE2" w:rsidRDefault="00B35A55" w:rsidP="002A6CFE">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aplicação dos recursos oriundos das Debêntures em destinação diversa da descrita na </w:t>
      </w:r>
      <w:r w:rsidR="00111C25" w:rsidRPr="003C2DE2">
        <w:rPr>
          <w:rFonts w:ascii="Tahoma" w:hAnsi="Tahoma" w:cs="Tahoma"/>
          <w:color w:val="auto"/>
          <w:szCs w:val="22"/>
        </w:rPr>
        <w:t>C</w:t>
      </w:r>
      <w:r w:rsidR="00D42300" w:rsidRPr="003C2DE2">
        <w:rPr>
          <w:rFonts w:ascii="Tahoma" w:hAnsi="Tahoma" w:cs="Tahoma"/>
          <w:color w:val="auto"/>
          <w:szCs w:val="22"/>
        </w:rPr>
        <w:t>láusula</w:t>
      </w:r>
      <w:r w:rsidRPr="003C2DE2">
        <w:rPr>
          <w:rFonts w:ascii="Tahoma" w:hAnsi="Tahoma" w:cs="Tahoma"/>
          <w:color w:val="auto"/>
          <w:szCs w:val="22"/>
        </w:rPr>
        <w:t xml:space="preserve"> 3.5 desta Escritura; </w:t>
      </w:r>
    </w:p>
    <w:p w:rsidR="00CB54DD" w:rsidRPr="003C2DE2" w:rsidRDefault="00CB54DD" w:rsidP="002A6CFE">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distribuição de dividendos, pagamento de juros sobre o capital próprio ou a realização de quaisquer outros pagamentos a seus acionistas, caso a Emissora esteja em mora com qualquer de suas obrigações pecuniárias estabelecidas nesta Escritura, observados os prazos de cura aplicáveis, ressalvado, entretanto, o pagamento do dividendo mínimo obrigatório previsto no artigo 202 da Lei das Sociedades por Ações;</w:t>
      </w:r>
    </w:p>
    <w:p w:rsidR="00CB54DD" w:rsidRPr="003C2DE2" w:rsidRDefault="00CB54DD" w:rsidP="002A6CFE">
      <w:pPr>
        <w:ind w:left="2127" w:hanging="709"/>
        <w:rPr>
          <w:rFonts w:ascii="Tahoma" w:hAnsi="Tahoma" w:cs="Tahoma"/>
          <w:sz w:val="22"/>
          <w:szCs w:val="22"/>
        </w:rPr>
      </w:pPr>
      <w:bookmarkStart w:id="67" w:name="_DV_M178"/>
      <w:bookmarkStart w:id="68" w:name="_DV_M179"/>
      <w:bookmarkEnd w:id="67"/>
      <w:bookmarkEnd w:id="68"/>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transformação da forma societária da Emissora, nos termos do artigo 220 a 222, da Lei das Sociedades por Ações; </w:t>
      </w:r>
    </w:p>
    <w:p w:rsidR="00CB54DD" w:rsidRPr="003C2DE2" w:rsidRDefault="00CB54DD" w:rsidP="002A6CFE">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se esta Escritura</w:t>
      </w:r>
      <w:r w:rsidR="00E23B08" w:rsidRPr="003C2DE2">
        <w:rPr>
          <w:rFonts w:ascii="Tahoma" w:hAnsi="Tahoma" w:cs="Tahoma"/>
          <w:color w:val="auto"/>
          <w:szCs w:val="22"/>
        </w:rPr>
        <w:t>,</w:t>
      </w:r>
      <w:r w:rsidR="00102929" w:rsidRPr="003C2DE2">
        <w:rPr>
          <w:rFonts w:ascii="Tahoma" w:hAnsi="Tahoma" w:cs="Tahoma"/>
          <w:color w:val="auto"/>
          <w:szCs w:val="22"/>
        </w:rPr>
        <w:t xml:space="preserve"> </w:t>
      </w:r>
      <w:r w:rsidR="00E23B08" w:rsidRPr="003C2DE2">
        <w:rPr>
          <w:rFonts w:ascii="Tahoma" w:hAnsi="Tahoma" w:cs="Tahoma"/>
          <w:color w:val="auto"/>
          <w:szCs w:val="22"/>
        </w:rPr>
        <w:t xml:space="preserve">o Contrato de </w:t>
      </w:r>
      <w:r w:rsidR="00BE69E8" w:rsidRPr="003C2DE2">
        <w:rPr>
          <w:rFonts w:ascii="Tahoma" w:hAnsi="Tahoma" w:cs="Tahoma"/>
          <w:color w:val="auto"/>
          <w:szCs w:val="22"/>
        </w:rPr>
        <w:t xml:space="preserve">Aquisição </w:t>
      </w:r>
      <w:r w:rsidR="00E23B08" w:rsidRPr="003C2DE2">
        <w:rPr>
          <w:rFonts w:ascii="Tahoma" w:hAnsi="Tahoma" w:cs="Tahoma"/>
          <w:color w:val="auto"/>
          <w:szCs w:val="22"/>
        </w:rPr>
        <w:t xml:space="preserve">de Debêntures, o Termo </w:t>
      </w:r>
      <w:r w:rsidR="00102929" w:rsidRPr="003C2DE2">
        <w:rPr>
          <w:rFonts w:ascii="Tahoma" w:hAnsi="Tahoma" w:cs="Tahoma"/>
          <w:color w:val="auto"/>
          <w:szCs w:val="22"/>
        </w:rPr>
        <w:t xml:space="preserve">de </w:t>
      </w:r>
      <w:r w:rsidR="00E23B08" w:rsidRPr="003C2DE2">
        <w:rPr>
          <w:rFonts w:ascii="Tahoma" w:hAnsi="Tahoma" w:cs="Tahoma"/>
          <w:color w:val="auto"/>
          <w:szCs w:val="22"/>
        </w:rPr>
        <w:t>Securitização</w:t>
      </w:r>
      <w:r w:rsidR="0029061B" w:rsidRPr="003C2DE2">
        <w:rPr>
          <w:rFonts w:ascii="Tahoma" w:hAnsi="Tahoma" w:cs="Tahoma"/>
          <w:color w:val="auto"/>
          <w:szCs w:val="22"/>
        </w:rPr>
        <w:t>,</w:t>
      </w:r>
      <w:r w:rsidRPr="003C2DE2">
        <w:rPr>
          <w:rFonts w:ascii="Tahoma" w:hAnsi="Tahoma" w:cs="Tahoma"/>
          <w:color w:val="auto"/>
          <w:szCs w:val="22"/>
        </w:rPr>
        <w:t xml:space="preserve"> ou qualquer de suas disposições, for declarada inválida, </w:t>
      </w:r>
      <w:r w:rsidR="00965E92" w:rsidRPr="003C2DE2">
        <w:rPr>
          <w:rFonts w:ascii="Tahoma" w:hAnsi="Tahoma" w:cs="Tahoma"/>
          <w:color w:val="auto"/>
          <w:szCs w:val="22"/>
        </w:rPr>
        <w:t xml:space="preserve">ineficaz, </w:t>
      </w:r>
      <w:r w:rsidRPr="003C2DE2">
        <w:rPr>
          <w:rFonts w:ascii="Tahoma" w:hAnsi="Tahoma" w:cs="Tahoma"/>
          <w:color w:val="auto"/>
          <w:szCs w:val="22"/>
        </w:rPr>
        <w:t>nula ou inexequível, por qualquer lei ou decisão judicial</w:t>
      </w:r>
      <w:r w:rsidR="00965E92" w:rsidRPr="003C2DE2">
        <w:rPr>
          <w:rFonts w:ascii="Tahoma" w:hAnsi="Tahoma" w:cs="Tahoma"/>
          <w:color w:val="auto"/>
          <w:szCs w:val="22"/>
        </w:rPr>
        <w:t xml:space="preserve"> ou sentença arbitral</w:t>
      </w:r>
      <w:r w:rsidR="00EF0B3E" w:rsidRPr="003C2DE2">
        <w:rPr>
          <w:rFonts w:ascii="Tahoma" w:hAnsi="Tahoma" w:cs="Tahoma"/>
          <w:color w:val="auto"/>
          <w:szCs w:val="22"/>
        </w:rPr>
        <w:t>;</w:t>
      </w:r>
      <w:r w:rsidR="00BB1AE1" w:rsidRPr="003C2DE2">
        <w:rPr>
          <w:rFonts w:ascii="Tahoma" w:hAnsi="Tahoma" w:cs="Tahoma"/>
          <w:color w:val="auto"/>
          <w:szCs w:val="22"/>
        </w:rPr>
        <w:t xml:space="preserve"> </w:t>
      </w:r>
    </w:p>
    <w:p w:rsidR="00CB54DD" w:rsidRPr="003C2DE2" w:rsidRDefault="00CB54DD" w:rsidP="002A6CFE">
      <w:pPr>
        <w:pStyle w:val="Corpodetexto"/>
        <w:shd w:val="clear" w:color="auto" w:fill="auto"/>
        <w:tabs>
          <w:tab w:val="clear" w:pos="900"/>
          <w:tab w:val="left" w:pos="1134"/>
        </w:tabs>
        <w:spacing w:after="0" w:line="240" w:lineRule="auto"/>
        <w:ind w:left="2127" w:hanging="709"/>
        <w:rPr>
          <w:rFonts w:ascii="Tahoma" w:hAnsi="Tahoma" w:cs="Tahoma"/>
          <w:color w:val="auto"/>
          <w:szCs w:val="22"/>
        </w:rPr>
      </w:pPr>
    </w:p>
    <w:p w:rsidR="00CB54DD" w:rsidRPr="003C2DE2" w:rsidRDefault="00CB54DD"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na hipótese de a Emissora</w:t>
      </w:r>
      <w:r w:rsidR="00161013" w:rsidRPr="003C2DE2">
        <w:rPr>
          <w:rFonts w:ascii="Tahoma" w:hAnsi="Tahoma" w:cs="Tahoma"/>
          <w:color w:val="auto"/>
          <w:szCs w:val="22"/>
        </w:rPr>
        <w:t xml:space="preserve"> e/ou</w:t>
      </w:r>
      <w:r w:rsidR="00792499" w:rsidRPr="003C2DE2">
        <w:rPr>
          <w:rFonts w:ascii="Tahoma" w:hAnsi="Tahoma" w:cs="Tahoma"/>
          <w:color w:val="auto"/>
          <w:szCs w:val="22"/>
        </w:rPr>
        <w:t xml:space="preserve"> </w:t>
      </w:r>
      <w:r w:rsidRPr="003C2DE2">
        <w:rPr>
          <w:rFonts w:ascii="Tahoma" w:hAnsi="Tahoma" w:cs="Tahoma"/>
          <w:color w:val="auto"/>
          <w:szCs w:val="22"/>
        </w:rPr>
        <w:t xml:space="preserve">qualquer de suas controladas praticar qualquer ato visando anular, revisar, cancelar ou repudiar, por meio judicial ou extrajudicial, esta Escritura, o </w:t>
      </w:r>
      <w:r w:rsidR="00876935" w:rsidRPr="003C2DE2">
        <w:rPr>
          <w:rFonts w:ascii="Tahoma" w:hAnsi="Tahoma" w:cs="Tahoma"/>
          <w:color w:val="auto"/>
          <w:szCs w:val="22"/>
        </w:rPr>
        <w:t xml:space="preserve">Contrato de </w:t>
      </w:r>
      <w:r w:rsidR="00BE69E8" w:rsidRPr="003C2DE2">
        <w:rPr>
          <w:rFonts w:ascii="Tahoma" w:hAnsi="Tahoma" w:cs="Tahoma"/>
          <w:color w:val="auto"/>
          <w:szCs w:val="22"/>
        </w:rPr>
        <w:t xml:space="preserve">Aquisição </w:t>
      </w:r>
      <w:r w:rsidR="00876935" w:rsidRPr="003C2DE2">
        <w:rPr>
          <w:rFonts w:ascii="Tahoma" w:hAnsi="Tahoma" w:cs="Tahoma"/>
          <w:color w:val="auto"/>
          <w:szCs w:val="22"/>
        </w:rPr>
        <w:t>de Debêntures</w:t>
      </w:r>
      <w:r w:rsidRPr="003C2DE2">
        <w:rPr>
          <w:rFonts w:ascii="Tahoma" w:hAnsi="Tahoma" w:cs="Tahoma"/>
          <w:color w:val="auto"/>
          <w:szCs w:val="22"/>
        </w:rPr>
        <w:t xml:space="preserve">, </w:t>
      </w:r>
      <w:r w:rsidR="00876935" w:rsidRPr="003C2DE2">
        <w:rPr>
          <w:rFonts w:ascii="Tahoma" w:hAnsi="Tahoma" w:cs="Tahoma"/>
          <w:color w:val="auto"/>
          <w:szCs w:val="22"/>
        </w:rPr>
        <w:t xml:space="preserve">o Termo de Securitização, ou </w:t>
      </w:r>
      <w:r w:rsidRPr="003C2DE2">
        <w:rPr>
          <w:rFonts w:ascii="Tahoma" w:hAnsi="Tahoma" w:cs="Tahoma"/>
          <w:color w:val="auto"/>
          <w:szCs w:val="22"/>
        </w:rPr>
        <w:t xml:space="preserve">qualquer documento relativo à operação de securitização ou qualquer das suas respectivas cláusulas; </w:t>
      </w:r>
    </w:p>
    <w:p w:rsidR="00CB54DD" w:rsidRPr="003C2DE2" w:rsidRDefault="00CB54DD" w:rsidP="002A6CFE">
      <w:pPr>
        <w:pStyle w:val="PargrafodaLista"/>
        <w:ind w:left="2127" w:hanging="709"/>
        <w:rPr>
          <w:rFonts w:ascii="Tahoma" w:eastAsia="Arial Unicode MS" w:hAnsi="Tahoma" w:cs="Tahoma"/>
          <w:w w:val="0"/>
          <w:sz w:val="22"/>
          <w:szCs w:val="22"/>
        </w:rPr>
      </w:pPr>
    </w:p>
    <w:p w:rsidR="00446F50" w:rsidRPr="006E0030" w:rsidRDefault="00CB54DD" w:rsidP="00DE7826">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caso esta Escritura</w:t>
      </w:r>
      <w:r w:rsidR="000F456F" w:rsidRPr="003C2DE2">
        <w:rPr>
          <w:rFonts w:ascii="Tahoma" w:hAnsi="Tahoma" w:cs="Tahoma"/>
          <w:color w:val="auto"/>
          <w:szCs w:val="22"/>
        </w:rPr>
        <w:t xml:space="preserve">, ou qualquer outro documentos relacionado à </w:t>
      </w:r>
      <w:r w:rsidR="00AD2795" w:rsidRPr="003C2DE2">
        <w:rPr>
          <w:rFonts w:ascii="Tahoma" w:hAnsi="Tahoma" w:cs="Tahoma"/>
          <w:color w:val="auto"/>
          <w:szCs w:val="22"/>
        </w:rPr>
        <w:t xml:space="preserve">Operação </w:t>
      </w:r>
      <w:r w:rsidR="000F456F" w:rsidRPr="003C2DE2">
        <w:rPr>
          <w:rFonts w:ascii="Tahoma" w:hAnsi="Tahoma" w:cs="Tahoma"/>
          <w:color w:val="auto"/>
          <w:szCs w:val="22"/>
        </w:rPr>
        <w:t xml:space="preserve">de </w:t>
      </w:r>
      <w:r w:rsidR="00AD2795" w:rsidRPr="003C2DE2">
        <w:rPr>
          <w:rFonts w:ascii="Tahoma" w:hAnsi="Tahoma" w:cs="Tahoma"/>
          <w:color w:val="auto"/>
          <w:szCs w:val="22"/>
        </w:rPr>
        <w:t xml:space="preserve">Securitização </w:t>
      </w:r>
      <w:r w:rsidR="000F456F" w:rsidRPr="003C2DE2">
        <w:rPr>
          <w:rFonts w:ascii="Tahoma" w:hAnsi="Tahoma" w:cs="Tahoma"/>
          <w:color w:val="auto"/>
          <w:szCs w:val="22"/>
        </w:rPr>
        <w:t>envolvendo os CRA</w:t>
      </w:r>
      <w:r w:rsidR="00BB1AE1" w:rsidRPr="003C2DE2">
        <w:rPr>
          <w:rFonts w:ascii="Tahoma" w:hAnsi="Tahoma" w:cs="Tahoma"/>
          <w:color w:val="auto"/>
          <w:szCs w:val="22"/>
        </w:rPr>
        <w:t xml:space="preserve"> </w:t>
      </w:r>
      <w:r w:rsidRPr="003C2DE2">
        <w:rPr>
          <w:rFonts w:ascii="Tahoma" w:hAnsi="Tahoma" w:cs="Tahoma"/>
          <w:color w:val="auto"/>
          <w:szCs w:val="22"/>
        </w:rPr>
        <w:t>seja, por qualquer motivo, resilido, rescindido ou por qualquer outra forma extinto</w:t>
      </w:r>
      <w:r w:rsidR="00BA7864" w:rsidRPr="003C2DE2">
        <w:rPr>
          <w:rFonts w:ascii="Tahoma" w:hAnsi="Tahoma" w:cs="Tahoma"/>
          <w:color w:val="auto"/>
          <w:szCs w:val="22"/>
        </w:rPr>
        <w:t>, observado que, no que se refere a prestadores de serviço, o vencimento antecipado aqui previsto somente ocorrerá após transcorrido o prazo para substituição do prestador de serviço, no prazo previst</w:t>
      </w:r>
      <w:r w:rsidR="00965E92" w:rsidRPr="003C2DE2">
        <w:rPr>
          <w:rFonts w:ascii="Tahoma" w:hAnsi="Tahoma" w:cs="Tahoma"/>
          <w:color w:val="auto"/>
          <w:szCs w:val="22"/>
        </w:rPr>
        <w:t>o</w:t>
      </w:r>
      <w:r w:rsidR="00BA7864" w:rsidRPr="003C2DE2">
        <w:rPr>
          <w:rFonts w:ascii="Tahoma" w:hAnsi="Tahoma" w:cs="Tahoma"/>
          <w:color w:val="auto"/>
          <w:szCs w:val="22"/>
        </w:rPr>
        <w:t xml:space="preserve"> no respectivo contrato</w:t>
      </w:r>
      <w:r w:rsidR="00BB6A38" w:rsidRPr="003C2DE2">
        <w:rPr>
          <w:rFonts w:ascii="Tahoma" w:hAnsi="Tahoma" w:cs="Tahoma"/>
          <w:color w:val="auto"/>
          <w:szCs w:val="22"/>
        </w:rPr>
        <w:t xml:space="preserve">; </w:t>
      </w:r>
      <w:r w:rsidR="002A372F">
        <w:rPr>
          <w:rFonts w:ascii="Tahoma" w:hAnsi="Tahoma" w:cs="Tahoma"/>
          <w:color w:val="auto"/>
          <w:szCs w:val="22"/>
        </w:rPr>
        <w:t>e</w:t>
      </w:r>
    </w:p>
    <w:p w:rsidR="00BB6A38" w:rsidRPr="003C2DE2" w:rsidRDefault="00BB6A38" w:rsidP="00CB0EE6">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rPr>
          <w:rFonts w:ascii="Tahoma" w:hAnsi="Tahoma" w:cs="Tahoma"/>
          <w:szCs w:val="22"/>
        </w:rPr>
      </w:pPr>
    </w:p>
    <w:p w:rsidR="00BB6A38" w:rsidRPr="003C2DE2" w:rsidRDefault="00BB6A38" w:rsidP="002A6CFE">
      <w:pPr>
        <w:pStyle w:val="Corpodetexto"/>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constituição pela Emissora,</w:t>
      </w:r>
      <w:r w:rsidR="00F7062B">
        <w:rPr>
          <w:rFonts w:ascii="Tahoma" w:hAnsi="Tahoma" w:cs="Tahoma"/>
          <w:color w:val="auto"/>
          <w:szCs w:val="22"/>
        </w:rPr>
        <w:t xml:space="preserve"> suas</w:t>
      </w:r>
      <w:r w:rsidRPr="003C2DE2">
        <w:rPr>
          <w:rFonts w:ascii="Tahoma" w:hAnsi="Tahoma" w:cs="Tahoma"/>
          <w:color w:val="auto"/>
          <w:szCs w:val="22"/>
        </w:rPr>
        <w:t xml:space="preserve"> </w:t>
      </w:r>
      <w:r w:rsidR="00567C2A">
        <w:rPr>
          <w:rFonts w:ascii="Tahoma" w:hAnsi="Tahoma" w:cs="Tahoma"/>
          <w:color w:val="auto"/>
          <w:szCs w:val="22"/>
        </w:rPr>
        <w:t>C</w:t>
      </w:r>
      <w:r w:rsidR="00567C2A" w:rsidRPr="003C2DE2">
        <w:rPr>
          <w:rFonts w:ascii="Tahoma" w:hAnsi="Tahoma" w:cs="Tahoma"/>
          <w:color w:val="auto"/>
          <w:szCs w:val="22"/>
        </w:rPr>
        <w:t xml:space="preserve">ontroladas </w:t>
      </w:r>
      <w:r w:rsidRPr="003C2DE2">
        <w:rPr>
          <w:rFonts w:ascii="Tahoma" w:hAnsi="Tahoma" w:cs="Tahoma"/>
          <w:color w:val="auto"/>
          <w:szCs w:val="22"/>
        </w:rPr>
        <w:t>e coligadas</w:t>
      </w:r>
      <w:r w:rsidR="00965E92" w:rsidRPr="003C2DE2">
        <w:rPr>
          <w:rFonts w:ascii="Tahoma" w:hAnsi="Tahoma" w:cs="Tahoma"/>
          <w:color w:val="auto"/>
          <w:szCs w:val="22"/>
        </w:rPr>
        <w:t>,</w:t>
      </w:r>
      <w:r w:rsidRPr="003C2DE2">
        <w:rPr>
          <w:rFonts w:ascii="Tahoma" w:hAnsi="Tahoma" w:cs="Tahoma"/>
          <w:color w:val="auto"/>
          <w:szCs w:val="22"/>
        </w:rPr>
        <w:t xml:space="preserve"> ou em decorrência de dívida ou obrigação da Emissora, </w:t>
      </w:r>
      <w:r w:rsidR="00F7062B">
        <w:rPr>
          <w:rFonts w:ascii="Tahoma" w:hAnsi="Tahoma" w:cs="Tahoma"/>
          <w:color w:val="auto"/>
          <w:szCs w:val="22"/>
        </w:rPr>
        <w:t xml:space="preserve">suas </w:t>
      </w:r>
      <w:r w:rsidR="00567C2A">
        <w:rPr>
          <w:rFonts w:ascii="Tahoma" w:hAnsi="Tahoma" w:cs="Tahoma"/>
          <w:color w:val="auto"/>
          <w:szCs w:val="22"/>
        </w:rPr>
        <w:t>C</w:t>
      </w:r>
      <w:r w:rsidR="00567C2A" w:rsidRPr="003C2DE2">
        <w:rPr>
          <w:rFonts w:ascii="Tahoma" w:hAnsi="Tahoma" w:cs="Tahoma"/>
          <w:color w:val="auto"/>
          <w:szCs w:val="22"/>
        </w:rPr>
        <w:t xml:space="preserve">ontroladas </w:t>
      </w:r>
      <w:r w:rsidRPr="003C2DE2">
        <w:rPr>
          <w:rFonts w:ascii="Tahoma" w:hAnsi="Tahoma" w:cs="Tahoma"/>
          <w:color w:val="auto"/>
          <w:szCs w:val="22"/>
        </w:rPr>
        <w:t>e coligadas</w:t>
      </w:r>
      <w:r w:rsidR="00AD2795" w:rsidRPr="003C2DE2">
        <w:rPr>
          <w:rFonts w:ascii="Tahoma" w:hAnsi="Tahoma" w:cs="Tahoma"/>
          <w:color w:val="auto"/>
          <w:szCs w:val="22"/>
        </w:rPr>
        <w:t>,</w:t>
      </w:r>
      <w:r w:rsidRPr="003C2DE2">
        <w:rPr>
          <w:rFonts w:ascii="Tahoma" w:hAnsi="Tahoma" w:cs="Tahoma"/>
          <w:color w:val="auto"/>
          <w:szCs w:val="22"/>
        </w:rPr>
        <w:t xml:space="preserve"> de qualquer ônus sobre as Debêntures que não seja decorrente da sua vinculação à</w:t>
      </w:r>
      <w:r w:rsidR="00AD2795" w:rsidRPr="003C2DE2">
        <w:rPr>
          <w:rFonts w:ascii="Tahoma" w:hAnsi="Tahoma" w:cs="Tahoma"/>
          <w:color w:val="auto"/>
          <w:szCs w:val="22"/>
        </w:rPr>
        <w:t xml:space="preserve"> Operação de</w:t>
      </w:r>
      <w:r w:rsidRPr="003C2DE2">
        <w:rPr>
          <w:rFonts w:ascii="Tahoma" w:hAnsi="Tahoma" w:cs="Tahoma"/>
          <w:color w:val="auto"/>
          <w:szCs w:val="22"/>
        </w:rPr>
        <w:t xml:space="preserve"> Securitização</w:t>
      </w:r>
      <w:r w:rsidR="00965E92" w:rsidRPr="003C2DE2">
        <w:rPr>
          <w:rFonts w:ascii="Tahoma" w:hAnsi="Tahoma" w:cs="Tahoma"/>
          <w:color w:val="auto"/>
          <w:szCs w:val="22"/>
        </w:rPr>
        <w:t>.</w:t>
      </w:r>
    </w:p>
    <w:p w:rsidR="00EB22A4" w:rsidRPr="003C2DE2" w:rsidRDefault="00EB22A4" w:rsidP="008759F7">
      <w:pPr>
        <w:pStyle w:val="Corpodetexto"/>
        <w:shd w:val="clear" w:color="auto" w:fill="auto"/>
        <w:tabs>
          <w:tab w:val="clear" w:pos="900"/>
          <w:tab w:val="left" w:pos="1134"/>
        </w:tabs>
        <w:spacing w:after="0" w:line="240" w:lineRule="auto"/>
        <w:rPr>
          <w:rFonts w:ascii="Tahoma" w:hAnsi="Tahoma" w:cs="Tahoma"/>
          <w:color w:val="auto"/>
          <w:szCs w:val="22"/>
        </w:rPr>
      </w:pPr>
    </w:p>
    <w:p w:rsidR="00E70851" w:rsidRPr="001961D2" w:rsidRDefault="00E70851" w:rsidP="001961D2">
      <w:pPr>
        <w:numPr>
          <w:ilvl w:val="2"/>
          <w:numId w:val="1"/>
        </w:numPr>
        <w:ind w:left="0" w:firstLine="1418"/>
        <w:jc w:val="both"/>
        <w:rPr>
          <w:rFonts w:ascii="Tahoma" w:eastAsia="Arial Unicode MS" w:hAnsi="Tahoma" w:cs="Tahoma"/>
          <w:sz w:val="22"/>
          <w:szCs w:val="22"/>
        </w:rPr>
      </w:pPr>
      <w:r w:rsidRPr="001961D2">
        <w:rPr>
          <w:rFonts w:ascii="Tahoma" w:eastAsia="Arial Unicode MS" w:hAnsi="Tahoma" w:cs="Tahoma"/>
          <w:sz w:val="22"/>
          <w:szCs w:val="22"/>
        </w:rPr>
        <w:t>Para fins da Cláusula 5.</w:t>
      </w:r>
      <w:r w:rsidR="00FC0110">
        <w:rPr>
          <w:rFonts w:ascii="Tahoma" w:eastAsia="Arial Unicode MS" w:hAnsi="Tahoma" w:cs="Tahoma"/>
          <w:sz w:val="22"/>
          <w:szCs w:val="22"/>
        </w:rPr>
        <w:t>1.1</w:t>
      </w:r>
      <w:r w:rsidRPr="001961D2">
        <w:rPr>
          <w:rFonts w:ascii="Tahoma" w:eastAsia="Arial Unicode MS" w:hAnsi="Tahoma" w:cs="Tahoma"/>
          <w:sz w:val="22"/>
          <w:szCs w:val="22"/>
        </w:rPr>
        <w:t>., item (vii) acima, a Klabin se compromete a manter contratada durante todo o prazo da Debêntures ao menos uma das Agências contratadas para a emissão de rating.</w:t>
      </w:r>
    </w:p>
    <w:p w:rsidR="00E70851" w:rsidRDefault="00E70851" w:rsidP="001961D2">
      <w:pPr>
        <w:ind w:left="1418"/>
        <w:jc w:val="both"/>
        <w:rPr>
          <w:rFonts w:ascii="Tahoma" w:eastAsia="Arial Unicode MS" w:hAnsi="Tahoma" w:cs="Tahoma"/>
          <w:sz w:val="22"/>
          <w:szCs w:val="22"/>
          <w:u w:val="single"/>
        </w:rPr>
      </w:pPr>
    </w:p>
    <w:p w:rsidR="0053414E" w:rsidRPr="003C2DE2" w:rsidRDefault="0053414E"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Vencimento Antecipado Não Automático</w:t>
      </w:r>
    </w:p>
    <w:p w:rsidR="001A72C8" w:rsidRPr="003C2DE2" w:rsidRDefault="001A72C8" w:rsidP="008759F7">
      <w:pPr>
        <w:jc w:val="both"/>
        <w:rPr>
          <w:rFonts w:ascii="Tahoma" w:eastAsia="Arial Unicode MS" w:hAnsi="Tahoma" w:cs="Tahoma"/>
          <w:sz w:val="22"/>
          <w:szCs w:val="22"/>
          <w:u w:val="single"/>
        </w:rPr>
      </w:pPr>
    </w:p>
    <w:p w:rsidR="006A00EC" w:rsidRPr="003C2DE2" w:rsidRDefault="00CE435B" w:rsidP="008759F7">
      <w:pPr>
        <w:numPr>
          <w:ilvl w:val="2"/>
          <w:numId w:val="1"/>
        </w:numPr>
        <w:ind w:left="0" w:firstLine="1418"/>
        <w:jc w:val="both"/>
        <w:rPr>
          <w:rFonts w:ascii="Tahoma" w:eastAsia="Arial Unicode MS" w:hAnsi="Tahoma" w:cs="Tahoma"/>
          <w:sz w:val="22"/>
          <w:szCs w:val="22"/>
          <w:u w:val="single"/>
        </w:rPr>
      </w:pPr>
      <w:r w:rsidRPr="003C2DE2">
        <w:rPr>
          <w:rFonts w:ascii="Tahoma" w:eastAsia="Arial Unicode MS" w:hAnsi="Tahoma" w:cs="Tahoma"/>
          <w:sz w:val="22"/>
          <w:szCs w:val="22"/>
        </w:rPr>
        <w:t>Tão logo tome ciência de qualquer um dos eventos descritos abaixo</w:t>
      </w:r>
      <w:r w:rsidR="00CF67A8" w:rsidRPr="003C2DE2">
        <w:rPr>
          <w:rFonts w:ascii="Tahoma" w:eastAsia="Arial Unicode MS" w:hAnsi="Tahoma" w:cs="Tahoma"/>
          <w:sz w:val="22"/>
          <w:szCs w:val="22"/>
        </w:rPr>
        <w:t xml:space="preserve"> pela Emissora ou por terceiros</w:t>
      </w:r>
      <w:r w:rsidR="001162A6" w:rsidRPr="003C2DE2">
        <w:rPr>
          <w:rFonts w:ascii="Tahoma" w:eastAsia="Arial Unicode MS" w:hAnsi="Tahoma" w:cs="Tahoma"/>
          <w:sz w:val="22"/>
          <w:szCs w:val="22"/>
        </w:rPr>
        <w:t>,</w:t>
      </w:r>
      <w:r w:rsidR="00B81263" w:rsidRPr="003C2DE2">
        <w:rPr>
          <w:rFonts w:ascii="Tahoma" w:eastAsia="Arial Unicode MS" w:hAnsi="Tahoma" w:cs="Tahoma"/>
          <w:sz w:val="22"/>
          <w:szCs w:val="22"/>
        </w:rPr>
        <w:t xml:space="preserve"> </w:t>
      </w:r>
      <w:r w:rsidR="00C263B2">
        <w:rPr>
          <w:rFonts w:ascii="Tahoma" w:eastAsia="Arial Unicode MS" w:hAnsi="Tahoma" w:cs="Tahoma"/>
          <w:sz w:val="22"/>
          <w:szCs w:val="22"/>
        </w:rPr>
        <w:t xml:space="preserve">o Agente Fiduciário ou </w:t>
      </w:r>
      <w:r w:rsidR="006E6714" w:rsidRPr="003C2DE2">
        <w:rPr>
          <w:rFonts w:ascii="Tahoma" w:eastAsia="Arial Unicode MS" w:hAnsi="Tahoma" w:cs="Tahoma"/>
          <w:sz w:val="22"/>
          <w:szCs w:val="22"/>
        </w:rPr>
        <w:t>a</w:t>
      </w:r>
      <w:r w:rsidR="001162A6" w:rsidRPr="003C2DE2">
        <w:rPr>
          <w:rFonts w:ascii="Tahoma" w:eastAsia="Arial Unicode MS" w:hAnsi="Tahoma" w:cs="Tahoma"/>
          <w:sz w:val="22"/>
          <w:szCs w:val="22"/>
        </w:rPr>
        <w:t xml:space="preserve"> Debenturista deverá</w:t>
      </w:r>
      <w:r w:rsidR="00063D2C" w:rsidRPr="003C2DE2">
        <w:rPr>
          <w:rFonts w:ascii="Tahoma" w:eastAsia="Arial Unicode MS" w:hAnsi="Tahoma" w:cs="Tahoma"/>
          <w:sz w:val="22"/>
          <w:szCs w:val="22"/>
        </w:rPr>
        <w:t xml:space="preserve"> </w:t>
      </w:r>
      <w:r w:rsidR="00C84E80" w:rsidRPr="003C2DE2">
        <w:rPr>
          <w:rFonts w:ascii="Tahoma" w:eastAsia="Arial Unicode MS" w:hAnsi="Tahoma" w:cs="Tahoma"/>
          <w:sz w:val="22"/>
          <w:szCs w:val="22"/>
        </w:rPr>
        <w:t xml:space="preserve">declarar o </w:t>
      </w:r>
      <w:r w:rsidR="00011652" w:rsidRPr="003C2DE2">
        <w:rPr>
          <w:rFonts w:ascii="Tahoma" w:eastAsia="Arial Unicode MS" w:hAnsi="Tahoma" w:cs="Tahoma"/>
          <w:sz w:val="22"/>
          <w:szCs w:val="22"/>
        </w:rPr>
        <w:t>vencimento antecipado das Debêntures e</w:t>
      </w:r>
      <w:r w:rsidRPr="003C2DE2">
        <w:rPr>
          <w:rFonts w:ascii="Tahoma" w:eastAsia="Arial Unicode MS" w:hAnsi="Tahoma" w:cs="Tahoma"/>
          <w:sz w:val="22"/>
          <w:szCs w:val="22"/>
        </w:rPr>
        <w:t xml:space="preserve"> </w:t>
      </w:r>
      <w:r w:rsidR="00B81263" w:rsidRPr="003C2DE2">
        <w:rPr>
          <w:rFonts w:ascii="Tahoma" w:eastAsia="Arial Unicode MS" w:hAnsi="Tahoma" w:cs="Tahoma"/>
          <w:sz w:val="22"/>
          <w:szCs w:val="22"/>
        </w:rPr>
        <w:t xml:space="preserve">de </w:t>
      </w:r>
      <w:r w:rsidRPr="003C2DE2">
        <w:rPr>
          <w:rFonts w:ascii="Tahoma" w:eastAsia="Arial Unicode MS" w:hAnsi="Tahoma" w:cs="Tahoma"/>
          <w:sz w:val="22"/>
          <w:szCs w:val="22"/>
        </w:rPr>
        <w:t>todas as obrigações constantes desta Escritura e exigir da Emissora o pagamento integral</w:t>
      </w:r>
      <w:r w:rsidR="002C6FBB" w:rsidRPr="003C2DE2">
        <w:rPr>
          <w:rFonts w:ascii="Tahoma" w:eastAsia="Arial Unicode MS" w:hAnsi="Tahoma" w:cs="Tahoma"/>
          <w:sz w:val="22"/>
          <w:szCs w:val="22"/>
        </w:rPr>
        <w:t>, com relação a todas as Debêntures,</w:t>
      </w:r>
      <w:r w:rsidR="006A00EC" w:rsidRPr="003C2DE2">
        <w:rPr>
          <w:rFonts w:ascii="Tahoma" w:eastAsia="Arial Unicode MS" w:hAnsi="Tahoma" w:cs="Tahoma"/>
          <w:sz w:val="22"/>
          <w:szCs w:val="22"/>
        </w:rPr>
        <w:t xml:space="preserve"> do Valor Nominal Unitário</w:t>
      </w:r>
      <w:r w:rsidR="00343513" w:rsidRPr="003C2DE2">
        <w:rPr>
          <w:rFonts w:ascii="Tahoma" w:eastAsia="Arial Unicode MS" w:hAnsi="Tahoma" w:cs="Tahoma"/>
          <w:sz w:val="22"/>
          <w:szCs w:val="22"/>
        </w:rPr>
        <w:t xml:space="preserve"> </w:t>
      </w:r>
      <w:r w:rsidR="006A00EC" w:rsidRPr="003C2DE2">
        <w:rPr>
          <w:rFonts w:ascii="Tahoma" w:eastAsia="Arial Unicode MS" w:hAnsi="Tahoma" w:cs="Tahoma"/>
          <w:sz w:val="22"/>
          <w:szCs w:val="22"/>
        </w:rPr>
        <w:t xml:space="preserve">acrescido da Remuneração devida, calculada </w:t>
      </w:r>
      <w:r w:rsidR="006A00EC" w:rsidRPr="003C2DE2">
        <w:rPr>
          <w:rFonts w:ascii="Tahoma" w:eastAsia="Arial Unicode MS" w:hAnsi="Tahoma" w:cs="Tahoma"/>
          <w:i/>
          <w:sz w:val="22"/>
          <w:szCs w:val="22"/>
        </w:rPr>
        <w:t>pro rata temporis</w:t>
      </w:r>
      <w:r w:rsidR="006A00EC" w:rsidRPr="003C2DE2">
        <w:rPr>
          <w:rFonts w:ascii="Tahoma" w:eastAsia="Arial Unicode MS" w:hAnsi="Tahoma" w:cs="Tahoma"/>
          <w:sz w:val="22"/>
          <w:szCs w:val="22"/>
        </w:rPr>
        <w:t xml:space="preserve">, desde a </w:t>
      </w:r>
      <w:r w:rsidR="002C7075" w:rsidRPr="003C2DE2">
        <w:rPr>
          <w:rFonts w:ascii="Tahoma" w:eastAsia="Arial Unicode MS" w:hAnsi="Tahoma" w:cs="Tahoma"/>
          <w:sz w:val="22"/>
          <w:szCs w:val="22"/>
        </w:rPr>
        <w:t xml:space="preserve">primeira </w:t>
      </w:r>
      <w:r w:rsidR="006A00EC" w:rsidRPr="003C2DE2">
        <w:rPr>
          <w:rFonts w:ascii="Tahoma" w:eastAsia="Arial Unicode MS" w:hAnsi="Tahoma" w:cs="Tahoma"/>
          <w:sz w:val="22"/>
          <w:szCs w:val="22"/>
        </w:rPr>
        <w:t xml:space="preserve">Data de </w:t>
      </w:r>
      <w:r w:rsidR="00011652" w:rsidRPr="003C2DE2">
        <w:rPr>
          <w:rFonts w:ascii="Tahoma" w:eastAsia="Arial Unicode MS" w:hAnsi="Tahoma" w:cs="Tahoma"/>
          <w:sz w:val="22"/>
          <w:szCs w:val="22"/>
        </w:rPr>
        <w:t>Integralização</w:t>
      </w:r>
      <w:r w:rsidR="00B60A65" w:rsidRPr="003C2DE2">
        <w:rPr>
          <w:rFonts w:ascii="Tahoma" w:eastAsia="Arial Unicode MS" w:hAnsi="Tahoma" w:cs="Tahoma"/>
          <w:sz w:val="22"/>
          <w:szCs w:val="22"/>
        </w:rPr>
        <w:t>, ou a data de pagamento de Remuneração</w:t>
      </w:r>
      <w:r w:rsidR="001D5BCA" w:rsidRPr="003C2DE2">
        <w:rPr>
          <w:rFonts w:ascii="Tahoma" w:hAnsi="Tahoma" w:cs="Tahoma"/>
          <w:sz w:val="22"/>
          <w:szCs w:val="22"/>
        </w:rPr>
        <w:t xml:space="preserve"> imediatamente anterior, conforme aplicável</w:t>
      </w:r>
      <w:r w:rsidR="00B60A65" w:rsidRPr="003C2DE2">
        <w:rPr>
          <w:rFonts w:ascii="Tahoma" w:eastAsia="Arial Unicode MS" w:hAnsi="Tahoma" w:cs="Tahoma"/>
          <w:sz w:val="22"/>
          <w:szCs w:val="22"/>
        </w:rPr>
        <w:t>,</w:t>
      </w:r>
      <w:r w:rsidR="006A00EC" w:rsidRPr="003C2DE2">
        <w:rPr>
          <w:rFonts w:ascii="Tahoma" w:eastAsia="Arial Unicode MS" w:hAnsi="Tahoma" w:cs="Tahoma"/>
          <w:sz w:val="22"/>
          <w:szCs w:val="22"/>
        </w:rPr>
        <w:t xml:space="preserve"> até a data do efetivo pagamento das Debêntures declaradas vencidas, nas seguintes hipóteses</w:t>
      </w:r>
      <w:r w:rsidR="00063D2C" w:rsidRPr="003C2DE2">
        <w:rPr>
          <w:rFonts w:ascii="Tahoma" w:eastAsia="Arial Unicode MS" w:hAnsi="Tahoma" w:cs="Tahoma"/>
          <w:sz w:val="22"/>
          <w:szCs w:val="22"/>
        </w:rPr>
        <w:t>, exceto se a assembleia geral de Titulares de CRA deliberar pela não declaração de seu vencimento antecipado</w:t>
      </w:r>
      <w:r w:rsidR="006A00EC" w:rsidRPr="003C2DE2">
        <w:rPr>
          <w:rFonts w:ascii="Tahoma" w:eastAsia="Arial Unicode MS" w:hAnsi="Tahoma" w:cs="Tahoma"/>
          <w:sz w:val="22"/>
          <w:szCs w:val="22"/>
        </w:rPr>
        <w:t>:</w:t>
      </w:r>
      <w:r w:rsidR="00EB22A4" w:rsidRPr="003C2DE2">
        <w:rPr>
          <w:rFonts w:ascii="Tahoma" w:eastAsia="Arial Unicode MS" w:hAnsi="Tahoma" w:cs="Tahoma"/>
          <w:sz w:val="22"/>
          <w:szCs w:val="22"/>
        </w:rPr>
        <w:t xml:space="preserve"> </w:t>
      </w:r>
    </w:p>
    <w:p w:rsidR="00CE435B" w:rsidRPr="003C2DE2" w:rsidRDefault="00CE435B" w:rsidP="008759F7">
      <w:pPr>
        <w:jc w:val="both"/>
        <w:rPr>
          <w:rFonts w:ascii="Tahoma" w:hAnsi="Tahoma" w:cs="Tahoma"/>
          <w:b/>
          <w:sz w:val="22"/>
          <w:szCs w:val="22"/>
        </w:rPr>
      </w:pPr>
    </w:p>
    <w:p w:rsidR="00791CB8" w:rsidRPr="003C2DE2" w:rsidRDefault="00CE435B"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descumprimento, pela Emissora, de qualquer obrigação não pecuniária relacionada às Debêntures</w:t>
      </w:r>
      <w:r w:rsidR="00231AAD" w:rsidRPr="003C2DE2">
        <w:rPr>
          <w:rFonts w:ascii="Tahoma" w:hAnsi="Tahoma" w:cs="Tahoma"/>
          <w:color w:val="auto"/>
          <w:szCs w:val="22"/>
        </w:rPr>
        <w:t xml:space="preserve"> </w:t>
      </w:r>
      <w:r w:rsidRPr="003C2DE2">
        <w:rPr>
          <w:rFonts w:ascii="Tahoma" w:hAnsi="Tahoma" w:cs="Tahoma"/>
          <w:color w:val="auto"/>
          <w:szCs w:val="22"/>
        </w:rPr>
        <w:t xml:space="preserve">estabelecida nesta Escritura, não sanada no prazo de </w:t>
      </w:r>
      <w:r w:rsidR="00BB1AE1" w:rsidRPr="003C2DE2">
        <w:rPr>
          <w:rFonts w:ascii="Tahoma" w:hAnsi="Tahoma" w:cs="Tahoma"/>
          <w:color w:val="auto"/>
          <w:szCs w:val="22"/>
        </w:rPr>
        <w:t>10</w:t>
      </w:r>
      <w:r w:rsidRPr="003C2DE2">
        <w:rPr>
          <w:rFonts w:ascii="Tahoma" w:hAnsi="Tahoma" w:cs="Tahoma"/>
          <w:color w:val="auto"/>
          <w:szCs w:val="22"/>
        </w:rPr>
        <w:t xml:space="preserve"> (</w:t>
      </w:r>
      <w:r w:rsidR="00BB1AE1" w:rsidRPr="003C2DE2">
        <w:rPr>
          <w:rFonts w:ascii="Tahoma" w:hAnsi="Tahoma" w:cs="Tahoma"/>
          <w:color w:val="auto"/>
          <w:szCs w:val="22"/>
        </w:rPr>
        <w:t>dez</w:t>
      </w:r>
      <w:r w:rsidRPr="003C2DE2">
        <w:rPr>
          <w:rFonts w:ascii="Tahoma" w:hAnsi="Tahoma" w:cs="Tahoma"/>
          <w:color w:val="auto"/>
          <w:szCs w:val="22"/>
        </w:rPr>
        <w:t xml:space="preserve">) Dias </w:t>
      </w:r>
      <w:r w:rsidR="00B35DA7" w:rsidRPr="003C2DE2">
        <w:rPr>
          <w:rFonts w:ascii="Tahoma" w:hAnsi="Tahoma" w:cs="Tahoma"/>
          <w:color w:val="auto"/>
          <w:szCs w:val="22"/>
        </w:rPr>
        <w:t xml:space="preserve">Úteis </w:t>
      </w:r>
      <w:r w:rsidRPr="003C2DE2">
        <w:rPr>
          <w:rFonts w:ascii="Tahoma" w:hAnsi="Tahoma" w:cs="Tahoma"/>
          <w:color w:val="auto"/>
          <w:szCs w:val="22"/>
        </w:rPr>
        <w:t xml:space="preserve">do referido </w:t>
      </w:r>
      <w:r w:rsidR="00791CB8" w:rsidRPr="003C2DE2">
        <w:rPr>
          <w:rFonts w:ascii="Tahoma" w:hAnsi="Tahoma" w:cs="Tahoma"/>
          <w:color w:val="auto"/>
          <w:szCs w:val="22"/>
        </w:rPr>
        <w:t>vencimento</w:t>
      </w:r>
      <w:r w:rsidRPr="003C2DE2">
        <w:rPr>
          <w:rFonts w:ascii="Tahoma" w:hAnsi="Tahoma" w:cs="Tahoma"/>
          <w:color w:val="auto"/>
          <w:szCs w:val="22"/>
        </w:rPr>
        <w:t>, sendo que esse prazo não se aplica às obrigações para as quais tenha sido estipulado prazo específico;</w:t>
      </w:r>
      <w:r w:rsidR="000C364E" w:rsidRPr="003C2DE2">
        <w:rPr>
          <w:rFonts w:ascii="Tahoma" w:hAnsi="Tahoma" w:cs="Tahoma"/>
          <w:color w:val="auto"/>
          <w:szCs w:val="22"/>
        </w:rPr>
        <w:t xml:space="preserve"> </w:t>
      </w:r>
    </w:p>
    <w:p w:rsidR="00791CB8" w:rsidRPr="003C2DE2" w:rsidRDefault="00791CB8" w:rsidP="002A6CFE">
      <w:pPr>
        <w:ind w:left="2127" w:hanging="709"/>
        <w:jc w:val="both"/>
        <w:rPr>
          <w:rFonts w:ascii="Tahoma" w:hAnsi="Tahoma" w:cs="Tahoma"/>
          <w:sz w:val="22"/>
          <w:szCs w:val="22"/>
        </w:rPr>
      </w:pPr>
    </w:p>
    <w:p w:rsidR="00791CB8" w:rsidRPr="003C2DE2" w:rsidRDefault="00CE435B"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não cumprimento de qualquer decisão judicial final e irrecorrível ou arbitral definitiva, de natureza condenatória, contra a Emissora e/ou qualquer de suas </w:t>
      </w:r>
      <w:r w:rsidR="00567C2A">
        <w:rPr>
          <w:rFonts w:ascii="Tahoma" w:hAnsi="Tahoma" w:cs="Tahoma"/>
          <w:color w:val="auto"/>
          <w:szCs w:val="22"/>
        </w:rPr>
        <w:t>C</w:t>
      </w:r>
      <w:r w:rsidR="00567C2A" w:rsidRPr="003C2DE2">
        <w:rPr>
          <w:rFonts w:ascii="Tahoma" w:hAnsi="Tahoma" w:cs="Tahoma"/>
          <w:color w:val="auto"/>
          <w:szCs w:val="22"/>
        </w:rPr>
        <w:t>ontroladas</w:t>
      </w:r>
      <w:r w:rsidRPr="003C2DE2">
        <w:rPr>
          <w:rFonts w:ascii="Tahoma" w:hAnsi="Tahoma" w:cs="Tahoma"/>
          <w:color w:val="auto"/>
          <w:szCs w:val="22"/>
        </w:rPr>
        <w:t>, em valor unitário ou agregado superior a</w:t>
      </w:r>
      <w:r w:rsidR="00B24B01" w:rsidRPr="003C2DE2">
        <w:rPr>
          <w:rFonts w:ascii="Tahoma" w:hAnsi="Tahoma" w:cs="Tahoma"/>
          <w:color w:val="auto"/>
          <w:szCs w:val="22"/>
        </w:rPr>
        <w:t xml:space="preserve"> </w:t>
      </w:r>
      <w:r w:rsidRPr="003C2DE2">
        <w:rPr>
          <w:rFonts w:ascii="Tahoma" w:hAnsi="Tahoma" w:cs="Tahoma"/>
          <w:color w:val="auto"/>
          <w:szCs w:val="22"/>
        </w:rPr>
        <w:t>R$</w:t>
      </w:r>
      <w:r w:rsidR="00A63161" w:rsidRPr="003C2DE2">
        <w:rPr>
          <w:rFonts w:ascii="Tahoma" w:hAnsi="Tahoma" w:cs="Tahoma"/>
          <w:color w:val="auto"/>
          <w:szCs w:val="22"/>
        </w:rPr>
        <w:t>10</w:t>
      </w:r>
      <w:r w:rsidR="00081D95" w:rsidRPr="003C2DE2">
        <w:rPr>
          <w:rFonts w:ascii="Tahoma" w:hAnsi="Tahoma" w:cs="Tahoma"/>
          <w:color w:val="auto"/>
          <w:szCs w:val="22"/>
        </w:rPr>
        <w:t>0</w:t>
      </w:r>
      <w:r w:rsidRPr="003C2DE2">
        <w:rPr>
          <w:rFonts w:ascii="Tahoma" w:hAnsi="Tahoma" w:cs="Tahoma"/>
          <w:color w:val="auto"/>
          <w:szCs w:val="22"/>
        </w:rPr>
        <w:t>.000.000,00 (</w:t>
      </w:r>
      <w:r w:rsidR="00A63161" w:rsidRPr="003C2DE2">
        <w:rPr>
          <w:rFonts w:ascii="Tahoma" w:hAnsi="Tahoma" w:cs="Tahoma"/>
          <w:color w:val="auto"/>
          <w:szCs w:val="22"/>
        </w:rPr>
        <w:t xml:space="preserve">cem </w:t>
      </w:r>
      <w:r w:rsidRPr="003C2DE2">
        <w:rPr>
          <w:rFonts w:ascii="Tahoma" w:hAnsi="Tahoma" w:cs="Tahoma"/>
          <w:color w:val="auto"/>
          <w:szCs w:val="22"/>
        </w:rPr>
        <w:t>milhões</w:t>
      </w:r>
      <w:r w:rsidR="00081D95" w:rsidRPr="003C2DE2">
        <w:rPr>
          <w:rFonts w:ascii="Tahoma" w:hAnsi="Tahoma" w:cs="Tahoma"/>
          <w:color w:val="auto"/>
          <w:szCs w:val="22"/>
        </w:rPr>
        <w:t xml:space="preserve"> de reais</w:t>
      </w:r>
      <w:r w:rsidRPr="003C2DE2">
        <w:rPr>
          <w:rFonts w:ascii="Tahoma" w:hAnsi="Tahoma" w:cs="Tahoma"/>
          <w:color w:val="auto"/>
          <w:szCs w:val="22"/>
        </w:rPr>
        <w:t>), ou seu equivalente em outras moedas, no prazo estipulado na respectiva decisão</w:t>
      </w:r>
      <w:r w:rsidR="008E7D6C" w:rsidRPr="003C2DE2">
        <w:rPr>
          <w:rFonts w:ascii="Tahoma" w:hAnsi="Tahoma" w:cs="Tahoma"/>
          <w:color w:val="auto"/>
          <w:szCs w:val="22"/>
        </w:rPr>
        <w:t xml:space="preserve"> exceto se tiver sido oferecida tempestivamente garantia em juízo para discussão dos valores executados</w:t>
      </w:r>
      <w:r w:rsidR="005C34B3" w:rsidRPr="003C2DE2">
        <w:rPr>
          <w:rFonts w:ascii="Tahoma" w:hAnsi="Tahoma" w:cs="Tahoma"/>
          <w:color w:val="auto"/>
          <w:szCs w:val="22"/>
        </w:rPr>
        <w:t>;</w:t>
      </w:r>
    </w:p>
    <w:p w:rsidR="00135E26" w:rsidRPr="003C2DE2" w:rsidRDefault="00135E26" w:rsidP="002A6CFE">
      <w:pPr>
        <w:ind w:left="2127" w:hanging="709"/>
        <w:jc w:val="both"/>
        <w:rPr>
          <w:rFonts w:ascii="Tahoma" w:hAnsi="Tahoma" w:cs="Tahoma"/>
          <w:sz w:val="22"/>
          <w:szCs w:val="22"/>
        </w:rPr>
      </w:pPr>
    </w:p>
    <w:p w:rsidR="00135E26" w:rsidRPr="003C2DE2" w:rsidRDefault="00135E26"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arresto, sequestro ou penhora de bens da Emissora, cujo valor, individual ou agregado, seja igual ou superior a </w:t>
      </w:r>
      <w:r w:rsidR="00815E95" w:rsidRPr="003C2DE2">
        <w:rPr>
          <w:rFonts w:ascii="Tahoma" w:hAnsi="Tahoma" w:cs="Tahoma"/>
          <w:color w:val="auto"/>
          <w:szCs w:val="22"/>
        </w:rPr>
        <w:t>R$</w:t>
      </w:r>
      <w:r w:rsidR="00A63161" w:rsidRPr="003C2DE2">
        <w:rPr>
          <w:rFonts w:ascii="Tahoma" w:hAnsi="Tahoma" w:cs="Tahoma"/>
          <w:color w:val="auto"/>
          <w:szCs w:val="22"/>
        </w:rPr>
        <w:t>10</w:t>
      </w:r>
      <w:r w:rsidR="00815E95" w:rsidRPr="003C2DE2">
        <w:rPr>
          <w:rFonts w:ascii="Tahoma" w:hAnsi="Tahoma" w:cs="Tahoma"/>
          <w:color w:val="auto"/>
          <w:szCs w:val="22"/>
        </w:rPr>
        <w:t>0.000.000,00</w:t>
      </w:r>
      <w:bookmarkStart w:id="69" w:name="_DV_C40"/>
      <w:r w:rsidR="00815E95" w:rsidRPr="003C2DE2">
        <w:rPr>
          <w:rFonts w:ascii="Tahoma" w:hAnsi="Tahoma" w:cs="Tahoma"/>
          <w:color w:val="auto"/>
          <w:szCs w:val="22"/>
        </w:rPr>
        <w:t xml:space="preserve"> (</w:t>
      </w:r>
      <w:bookmarkEnd w:id="69"/>
      <w:r w:rsidR="00A63161" w:rsidRPr="003C2DE2">
        <w:rPr>
          <w:rFonts w:ascii="Tahoma" w:hAnsi="Tahoma" w:cs="Tahoma"/>
          <w:color w:val="auto"/>
          <w:szCs w:val="22"/>
        </w:rPr>
        <w:t xml:space="preserve">cem </w:t>
      </w:r>
      <w:r w:rsidR="00815E95" w:rsidRPr="003C2DE2">
        <w:rPr>
          <w:rFonts w:ascii="Tahoma" w:hAnsi="Tahoma" w:cs="Tahoma"/>
          <w:color w:val="auto"/>
          <w:szCs w:val="22"/>
        </w:rPr>
        <w:t>milhões de reais</w:t>
      </w:r>
      <w:r w:rsidRPr="003C2DE2">
        <w:rPr>
          <w:rFonts w:ascii="Tahoma" w:hAnsi="Tahoma" w:cs="Tahoma"/>
          <w:color w:val="auto"/>
          <w:szCs w:val="22"/>
        </w:rPr>
        <w:t xml:space="preserve">) ou o equivalente em outras moedas, exceto se, no prazo de até </w:t>
      </w:r>
      <w:r w:rsidR="00567C2A" w:rsidRPr="003C2DE2">
        <w:rPr>
          <w:rFonts w:ascii="Tahoma" w:hAnsi="Tahoma" w:cs="Tahoma"/>
          <w:color w:val="auto"/>
          <w:szCs w:val="22"/>
        </w:rPr>
        <w:t>1</w:t>
      </w:r>
      <w:r w:rsidR="002A372F">
        <w:rPr>
          <w:rFonts w:ascii="Tahoma" w:hAnsi="Tahoma" w:cs="Tahoma"/>
          <w:color w:val="auto"/>
          <w:szCs w:val="22"/>
        </w:rPr>
        <w:t>5</w:t>
      </w:r>
      <w:r w:rsidR="00567C2A" w:rsidRPr="003C2DE2">
        <w:rPr>
          <w:rFonts w:ascii="Tahoma" w:hAnsi="Tahoma" w:cs="Tahoma"/>
          <w:color w:val="auto"/>
          <w:szCs w:val="22"/>
        </w:rPr>
        <w:t xml:space="preserve"> </w:t>
      </w:r>
      <w:r w:rsidRPr="003C2DE2">
        <w:rPr>
          <w:rFonts w:ascii="Tahoma" w:hAnsi="Tahoma" w:cs="Tahoma"/>
          <w:color w:val="auto"/>
          <w:szCs w:val="22"/>
        </w:rPr>
        <w:t>(</w:t>
      </w:r>
      <w:r w:rsidR="002A372F">
        <w:rPr>
          <w:rFonts w:ascii="Tahoma" w:hAnsi="Tahoma" w:cs="Tahoma"/>
          <w:color w:val="auto"/>
          <w:szCs w:val="22"/>
        </w:rPr>
        <w:t>quinze</w:t>
      </w:r>
      <w:r w:rsidRPr="003C2DE2">
        <w:rPr>
          <w:rFonts w:ascii="Tahoma" w:hAnsi="Tahoma" w:cs="Tahoma"/>
          <w:color w:val="auto"/>
          <w:szCs w:val="22"/>
        </w:rPr>
        <w:t>) Dias Úteis, contados da data do respectivo arresto, sequestro ou penhora</w:t>
      </w:r>
      <w:r w:rsidR="00B64D05" w:rsidRPr="003C2DE2">
        <w:rPr>
          <w:rFonts w:ascii="Tahoma" w:hAnsi="Tahoma" w:cs="Tahoma"/>
          <w:color w:val="auto"/>
          <w:szCs w:val="22"/>
        </w:rPr>
        <w:t xml:space="preserve"> o referido evento tiver sido sanado</w:t>
      </w:r>
      <w:r w:rsidRPr="003C2DE2">
        <w:rPr>
          <w:rFonts w:ascii="Tahoma" w:hAnsi="Tahoma" w:cs="Tahoma"/>
          <w:color w:val="auto"/>
          <w:szCs w:val="22"/>
        </w:rPr>
        <w:t>;</w:t>
      </w:r>
      <w:r w:rsidR="0003664F" w:rsidRPr="003C2DE2">
        <w:rPr>
          <w:rFonts w:ascii="Tahoma" w:hAnsi="Tahoma" w:cs="Tahoma"/>
          <w:color w:val="auto"/>
          <w:szCs w:val="22"/>
        </w:rPr>
        <w:t xml:space="preserve"> </w:t>
      </w:r>
    </w:p>
    <w:p w:rsidR="00B24B01" w:rsidRPr="003C2DE2" w:rsidRDefault="00B24B01" w:rsidP="002A6CFE">
      <w:pPr>
        <w:ind w:left="2127" w:hanging="709"/>
        <w:jc w:val="both"/>
        <w:rPr>
          <w:rFonts w:ascii="Tahoma" w:hAnsi="Tahoma" w:cs="Tahoma"/>
          <w:sz w:val="22"/>
          <w:szCs w:val="22"/>
        </w:rPr>
      </w:pPr>
    </w:p>
    <w:p w:rsidR="00120B1A" w:rsidRPr="003C2DE2" w:rsidRDefault="00CE435B"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protesto de títulos contra a Emissora</w:t>
      </w:r>
      <w:r w:rsidR="00EB1008" w:rsidRPr="003C2DE2">
        <w:rPr>
          <w:rFonts w:ascii="Tahoma" w:hAnsi="Tahoma" w:cs="Tahoma"/>
          <w:color w:val="auto"/>
          <w:szCs w:val="22"/>
        </w:rPr>
        <w:t xml:space="preserve"> </w:t>
      </w:r>
      <w:r w:rsidRPr="003C2DE2">
        <w:rPr>
          <w:rFonts w:ascii="Tahoma" w:hAnsi="Tahoma" w:cs="Tahoma"/>
          <w:color w:val="auto"/>
          <w:szCs w:val="22"/>
        </w:rPr>
        <w:t xml:space="preserve">e/ou qualquer de suas </w:t>
      </w:r>
      <w:r w:rsidR="00567C2A" w:rsidRPr="003C2DE2">
        <w:rPr>
          <w:rFonts w:ascii="Tahoma" w:hAnsi="Tahoma" w:cs="Tahoma"/>
          <w:color w:val="auto"/>
          <w:szCs w:val="22"/>
        </w:rPr>
        <w:t>C</w:t>
      </w:r>
      <w:r w:rsidRPr="003C2DE2">
        <w:rPr>
          <w:rFonts w:ascii="Tahoma" w:hAnsi="Tahoma" w:cs="Tahoma"/>
          <w:color w:val="auto"/>
          <w:szCs w:val="22"/>
        </w:rPr>
        <w:t xml:space="preserve">ontroladas cujo valor não pago, individual ou agregado, </w:t>
      </w:r>
      <w:r w:rsidR="00AD2795" w:rsidRPr="003C2DE2">
        <w:rPr>
          <w:rFonts w:ascii="Tahoma" w:hAnsi="Tahoma" w:cs="Tahoma"/>
          <w:color w:val="auto"/>
          <w:szCs w:val="22"/>
        </w:rPr>
        <w:t xml:space="preserve">seja igual ou </w:t>
      </w:r>
      <w:r w:rsidRPr="003C2DE2">
        <w:rPr>
          <w:rFonts w:ascii="Tahoma" w:hAnsi="Tahoma" w:cs="Tahoma"/>
          <w:color w:val="auto"/>
          <w:szCs w:val="22"/>
        </w:rPr>
        <w:t>ultrapasse R</w:t>
      </w:r>
      <w:r w:rsidR="00011652" w:rsidRPr="003C2DE2">
        <w:rPr>
          <w:rFonts w:ascii="Tahoma" w:hAnsi="Tahoma" w:cs="Tahoma"/>
          <w:color w:val="auto"/>
          <w:szCs w:val="22"/>
        </w:rPr>
        <w:t>$</w:t>
      </w:r>
      <w:r w:rsidR="00A63161" w:rsidRPr="003C2DE2">
        <w:rPr>
          <w:rFonts w:ascii="Tahoma" w:hAnsi="Tahoma" w:cs="Tahoma"/>
          <w:color w:val="auto"/>
          <w:szCs w:val="22"/>
        </w:rPr>
        <w:t>10</w:t>
      </w:r>
      <w:r w:rsidR="00B35E31" w:rsidRPr="003C2DE2">
        <w:rPr>
          <w:rFonts w:ascii="Tahoma" w:hAnsi="Tahoma" w:cs="Tahoma"/>
          <w:color w:val="auto"/>
          <w:szCs w:val="22"/>
        </w:rPr>
        <w:t>0</w:t>
      </w:r>
      <w:r w:rsidR="00011652" w:rsidRPr="003C2DE2">
        <w:rPr>
          <w:rFonts w:ascii="Tahoma" w:hAnsi="Tahoma" w:cs="Tahoma"/>
          <w:color w:val="auto"/>
          <w:szCs w:val="22"/>
        </w:rPr>
        <w:t>.000.000,00 (</w:t>
      </w:r>
      <w:r w:rsidR="00A63161" w:rsidRPr="003C2DE2">
        <w:rPr>
          <w:rFonts w:ascii="Tahoma" w:hAnsi="Tahoma" w:cs="Tahoma"/>
          <w:color w:val="auto"/>
          <w:szCs w:val="22"/>
        </w:rPr>
        <w:t xml:space="preserve">cem </w:t>
      </w:r>
      <w:r w:rsidR="00011652" w:rsidRPr="003C2DE2">
        <w:rPr>
          <w:rFonts w:ascii="Tahoma" w:hAnsi="Tahoma" w:cs="Tahoma"/>
          <w:color w:val="auto"/>
          <w:szCs w:val="22"/>
        </w:rPr>
        <w:t xml:space="preserve">milhões de reais), </w:t>
      </w:r>
      <w:r w:rsidRPr="003C2DE2">
        <w:rPr>
          <w:rFonts w:ascii="Tahoma" w:hAnsi="Tahoma" w:cs="Tahoma"/>
          <w:color w:val="auto"/>
          <w:szCs w:val="22"/>
        </w:rPr>
        <w:t xml:space="preserve">ou seu equivalente em outras moedas, salvo se o protesto tiver sido efetuado por erro ou má-fé de terceiros, desde que validamente comprovado </w:t>
      </w:r>
      <w:r w:rsidR="006E6714" w:rsidRPr="003C2DE2">
        <w:rPr>
          <w:rFonts w:ascii="Tahoma" w:hAnsi="Tahoma" w:cs="Tahoma"/>
          <w:color w:val="auto"/>
          <w:szCs w:val="22"/>
        </w:rPr>
        <w:t xml:space="preserve">à </w:t>
      </w:r>
      <w:r w:rsidRPr="003C2DE2">
        <w:rPr>
          <w:rFonts w:ascii="Tahoma" w:hAnsi="Tahoma" w:cs="Tahoma"/>
          <w:color w:val="auto"/>
          <w:szCs w:val="22"/>
        </w:rPr>
        <w:t xml:space="preserve">Debenturista pela Emissora, ou se for cancelado, ou ainda se for validamente contestado em juízo, em qualquer hipótese, no prazo máximo de 10 (dez) Dias Úteis contados da data do respectivo protesto; </w:t>
      </w:r>
    </w:p>
    <w:p w:rsidR="00120B1A" w:rsidRPr="003C2DE2" w:rsidRDefault="00120B1A" w:rsidP="002A6CFE">
      <w:pPr>
        <w:ind w:left="2127" w:hanging="709"/>
        <w:jc w:val="both"/>
        <w:rPr>
          <w:rFonts w:ascii="Tahoma" w:eastAsia="Arial Unicode MS" w:hAnsi="Tahoma" w:cs="Tahoma"/>
          <w:w w:val="0"/>
          <w:sz w:val="22"/>
          <w:szCs w:val="22"/>
        </w:rPr>
      </w:pPr>
    </w:p>
    <w:p w:rsidR="00120B1A" w:rsidRPr="003C2DE2" w:rsidRDefault="00120B1A"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lang w:eastAsia="en-US"/>
        </w:rPr>
        <w:t xml:space="preserve">não </w:t>
      </w:r>
      <w:r w:rsidRPr="003C2DE2">
        <w:rPr>
          <w:rFonts w:ascii="Tahoma" w:hAnsi="Tahoma" w:cs="Tahoma"/>
          <w:color w:val="auto"/>
          <w:szCs w:val="22"/>
        </w:rPr>
        <w:t>renovação</w:t>
      </w:r>
      <w:r w:rsidRPr="003C2DE2">
        <w:rPr>
          <w:rFonts w:ascii="Tahoma" w:hAnsi="Tahoma" w:cs="Tahoma"/>
          <w:color w:val="auto"/>
          <w:szCs w:val="22"/>
          <w:lang w:eastAsia="en-US"/>
        </w:rPr>
        <w:t xml:space="preserve">, cancelamento, revogação ou suspensão das autorizações e licenças, inclusive as ambientais, relevantes para o regular exercício das atividades desenvolvidas pela Emissora </w:t>
      </w:r>
      <w:r w:rsidRPr="003C2DE2">
        <w:rPr>
          <w:rFonts w:ascii="Tahoma" w:hAnsi="Tahoma" w:cs="Tahoma"/>
          <w:color w:val="auto"/>
          <w:szCs w:val="22"/>
        </w:rPr>
        <w:t xml:space="preserve">e/ou por qualquer de suas </w:t>
      </w:r>
      <w:r w:rsidR="00567C2A" w:rsidRPr="003C2DE2">
        <w:rPr>
          <w:rFonts w:ascii="Tahoma" w:hAnsi="Tahoma" w:cs="Tahoma"/>
          <w:color w:val="auto"/>
          <w:szCs w:val="22"/>
        </w:rPr>
        <w:t>C</w:t>
      </w:r>
      <w:r w:rsidRPr="003C2DE2">
        <w:rPr>
          <w:rFonts w:ascii="Tahoma" w:hAnsi="Tahoma" w:cs="Tahoma"/>
          <w:color w:val="auto"/>
          <w:szCs w:val="22"/>
        </w:rPr>
        <w:t>ontroladas</w:t>
      </w:r>
      <w:r w:rsidRPr="003C2DE2">
        <w:rPr>
          <w:rFonts w:ascii="Tahoma" w:hAnsi="Tahoma" w:cs="Tahoma"/>
          <w:color w:val="auto"/>
          <w:szCs w:val="22"/>
          <w:lang w:eastAsia="en-US"/>
        </w:rPr>
        <w:t xml:space="preserve">, exceto se, </w:t>
      </w:r>
      <w:r w:rsidR="00EB1008" w:rsidRPr="003C2DE2">
        <w:rPr>
          <w:rFonts w:ascii="Tahoma" w:hAnsi="Tahoma" w:cs="Tahoma"/>
          <w:color w:val="auto"/>
          <w:szCs w:val="22"/>
          <w:lang w:eastAsia="en-US"/>
        </w:rPr>
        <w:t xml:space="preserve">referida autorização ou licença estiver </w:t>
      </w:r>
      <w:r w:rsidR="00BE0FFD" w:rsidRPr="003C2DE2">
        <w:rPr>
          <w:rFonts w:ascii="Tahoma" w:hAnsi="Tahoma" w:cs="Tahoma"/>
          <w:color w:val="auto"/>
          <w:szCs w:val="22"/>
          <w:lang w:eastAsia="en-US"/>
        </w:rPr>
        <w:t xml:space="preserve">comprovadamente </w:t>
      </w:r>
      <w:r w:rsidR="00EB1008" w:rsidRPr="003C2DE2">
        <w:rPr>
          <w:rFonts w:ascii="Tahoma" w:hAnsi="Tahoma" w:cs="Tahoma"/>
          <w:color w:val="auto"/>
          <w:szCs w:val="22"/>
          <w:lang w:eastAsia="en-US"/>
        </w:rPr>
        <w:t>em processo de renovação</w:t>
      </w:r>
      <w:r w:rsidR="008E7D6C" w:rsidRPr="003C2DE2">
        <w:rPr>
          <w:rFonts w:ascii="Tahoma" w:hAnsi="Tahoma" w:cs="Tahoma"/>
          <w:color w:val="auto"/>
          <w:szCs w:val="22"/>
          <w:lang w:eastAsia="en-US"/>
        </w:rPr>
        <w:t xml:space="preserve"> </w:t>
      </w:r>
      <w:r w:rsidR="00EB1008" w:rsidRPr="003C2DE2">
        <w:rPr>
          <w:rFonts w:ascii="Tahoma" w:hAnsi="Tahoma" w:cs="Tahoma"/>
          <w:color w:val="auto"/>
          <w:szCs w:val="22"/>
          <w:lang w:eastAsia="en-US"/>
        </w:rPr>
        <w:t xml:space="preserve">ou se </w:t>
      </w:r>
      <w:r w:rsidRPr="003C2DE2">
        <w:rPr>
          <w:rFonts w:ascii="Tahoma" w:hAnsi="Tahoma" w:cs="Tahoma"/>
          <w:color w:val="auto"/>
          <w:szCs w:val="22"/>
          <w:lang w:eastAsia="en-US"/>
        </w:rPr>
        <w:t xml:space="preserve">dentro do prazo de </w:t>
      </w:r>
      <w:r w:rsidR="00C56C75" w:rsidRPr="003C2DE2">
        <w:rPr>
          <w:rFonts w:ascii="Tahoma" w:hAnsi="Tahoma" w:cs="Tahoma"/>
          <w:color w:val="auto"/>
          <w:szCs w:val="22"/>
          <w:lang w:eastAsia="en-US"/>
        </w:rPr>
        <w:t xml:space="preserve">30 </w:t>
      </w:r>
      <w:r w:rsidRPr="003C2DE2">
        <w:rPr>
          <w:rFonts w:ascii="Tahoma" w:hAnsi="Tahoma" w:cs="Tahoma"/>
          <w:color w:val="auto"/>
          <w:szCs w:val="22"/>
          <w:lang w:eastAsia="en-US"/>
        </w:rPr>
        <w:t>(</w:t>
      </w:r>
      <w:r w:rsidR="00C56C75" w:rsidRPr="003C2DE2">
        <w:rPr>
          <w:rFonts w:ascii="Tahoma" w:hAnsi="Tahoma" w:cs="Tahoma"/>
          <w:color w:val="auto"/>
          <w:szCs w:val="22"/>
          <w:lang w:eastAsia="en-US"/>
        </w:rPr>
        <w:t>trinta</w:t>
      </w:r>
      <w:r w:rsidRPr="003C2DE2">
        <w:rPr>
          <w:rFonts w:ascii="Tahoma" w:hAnsi="Tahoma" w:cs="Tahoma"/>
          <w:color w:val="auto"/>
          <w:szCs w:val="22"/>
          <w:lang w:eastAsia="en-US"/>
        </w:rPr>
        <w:t>) dias a contar da data de tal não renovação, cancelamento, revogação ou suspensão a Emissora comprove a existência de provimento jurisdicional autorizando a regular continuidade das atividades até a renovação ou obtenção da refe</w:t>
      </w:r>
      <w:r w:rsidRPr="003C2DE2">
        <w:rPr>
          <w:rFonts w:ascii="Tahoma" w:hAnsi="Tahoma" w:cs="Tahoma"/>
          <w:color w:val="auto"/>
          <w:szCs w:val="22"/>
        </w:rPr>
        <w:t>r</w:t>
      </w:r>
      <w:r w:rsidRPr="003C2DE2">
        <w:rPr>
          <w:rFonts w:ascii="Tahoma" w:hAnsi="Tahoma" w:cs="Tahoma"/>
          <w:color w:val="auto"/>
          <w:szCs w:val="22"/>
          <w:lang w:eastAsia="en-US"/>
        </w:rPr>
        <w:t>ida licença ou autorização;</w:t>
      </w:r>
    </w:p>
    <w:p w:rsidR="00120B1A" w:rsidRPr="003C2DE2" w:rsidRDefault="00120B1A" w:rsidP="002A6CFE">
      <w:pPr>
        <w:ind w:left="2127" w:hanging="709"/>
        <w:jc w:val="both"/>
        <w:rPr>
          <w:rFonts w:ascii="Tahoma" w:hAnsi="Tahoma" w:cs="Tahoma"/>
          <w:sz w:val="22"/>
          <w:szCs w:val="22"/>
          <w:lang w:eastAsia="en-US"/>
        </w:rPr>
      </w:pPr>
    </w:p>
    <w:p w:rsidR="00231AAD" w:rsidRPr="003C2DE2" w:rsidRDefault="00231AAD"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lang w:eastAsia="en-US"/>
        </w:rPr>
      </w:pPr>
      <w:r w:rsidRPr="003C2DE2">
        <w:rPr>
          <w:rFonts w:ascii="Tahoma" w:hAnsi="Tahoma" w:cs="Tahoma"/>
          <w:color w:val="auto"/>
          <w:szCs w:val="22"/>
          <w:lang w:eastAsia="en-US"/>
        </w:rPr>
        <w:t>transferência ou qualquer forma de cessão ou promessa de cessão a terceiros, pela Emissora das obrigações assumidas nesta Escritura</w:t>
      </w:r>
      <w:r w:rsidRPr="003C2DE2">
        <w:rPr>
          <w:rFonts w:ascii="Tahoma" w:hAnsi="Tahoma" w:cs="Tahoma"/>
          <w:color w:val="auto"/>
          <w:szCs w:val="22"/>
        </w:rPr>
        <w:t xml:space="preserve"> ou em qualquer documento da operação</w:t>
      </w:r>
      <w:r w:rsidRPr="003C2DE2">
        <w:rPr>
          <w:rFonts w:ascii="Tahoma" w:hAnsi="Tahoma" w:cs="Tahoma"/>
          <w:color w:val="auto"/>
          <w:szCs w:val="22"/>
          <w:lang w:eastAsia="en-US"/>
        </w:rPr>
        <w:t xml:space="preserve">, sem a prévia anuência </w:t>
      </w:r>
      <w:r w:rsidRPr="003C2DE2">
        <w:rPr>
          <w:rFonts w:ascii="Tahoma" w:hAnsi="Tahoma" w:cs="Tahoma"/>
          <w:color w:val="auto"/>
          <w:szCs w:val="22"/>
        </w:rPr>
        <w:t xml:space="preserve">da </w:t>
      </w:r>
      <w:r w:rsidR="009D44BA" w:rsidRPr="003C2DE2">
        <w:rPr>
          <w:rFonts w:ascii="Tahoma" w:hAnsi="Tahoma" w:cs="Tahoma"/>
          <w:color w:val="auto"/>
          <w:szCs w:val="22"/>
        </w:rPr>
        <w:t>Securitizadora</w:t>
      </w:r>
      <w:r w:rsidRPr="003C2DE2">
        <w:rPr>
          <w:rFonts w:ascii="Tahoma" w:hAnsi="Tahoma" w:cs="Tahoma"/>
          <w:color w:val="auto"/>
          <w:szCs w:val="22"/>
        </w:rPr>
        <w:t>, a partir de consulta a</w:t>
      </w:r>
      <w:r w:rsidRPr="003C2DE2">
        <w:rPr>
          <w:rFonts w:ascii="Tahoma" w:hAnsi="Tahoma" w:cs="Tahoma"/>
          <w:color w:val="auto"/>
          <w:szCs w:val="22"/>
          <w:lang w:eastAsia="en-US"/>
        </w:rPr>
        <w:t xml:space="preserve">os </w:t>
      </w:r>
      <w:r w:rsidRPr="003C2DE2">
        <w:rPr>
          <w:rFonts w:ascii="Tahoma" w:hAnsi="Tahoma" w:cs="Tahoma"/>
          <w:color w:val="auto"/>
          <w:szCs w:val="22"/>
        </w:rPr>
        <w:t xml:space="preserve">Titulares de CRA reunidos em </w:t>
      </w:r>
      <w:r w:rsidR="00816932" w:rsidRPr="003C2DE2">
        <w:rPr>
          <w:rFonts w:ascii="Tahoma" w:hAnsi="Tahoma" w:cs="Tahoma"/>
          <w:color w:val="auto"/>
          <w:szCs w:val="22"/>
          <w:lang w:eastAsia="en-US"/>
        </w:rPr>
        <w:t>assembleia geral</w:t>
      </w:r>
      <w:r w:rsidR="00BE0FFD" w:rsidRPr="003C2DE2">
        <w:rPr>
          <w:rFonts w:ascii="Tahoma" w:hAnsi="Tahoma" w:cs="Tahoma"/>
          <w:color w:val="auto"/>
          <w:szCs w:val="22"/>
          <w:lang w:eastAsia="en-US"/>
        </w:rPr>
        <w:t>, nos termos do Termo de Securitização,</w:t>
      </w:r>
      <w:r w:rsidRPr="003C2DE2">
        <w:rPr>
          <w:rFonts w:ascii="Tahoma" w:hAnsi="Tahoma" w:cs="Tahoma"/>
          <w:color w:val="auto"/>
          <w:szCs w:val="22"/>
          <w:lang w:eastAsia="en-US"/>
        </w:rPr>
        <w:t xml:space="preserve"> especialmente convocada para este fim;</w:t>
      </w:r>
    </w:p>
    <w:p w:rsidR="00231AAD" w:rsidRPr="003C2DE2" w:rsidRDefault="00231AAD" w:rsidP="002A6CFE">
      <w:pPr>
        <w:ind w:left="2127" w:hanging="709"/>
        <w:jc w:val="both"/>
        <w:rPr>
          <w:rFonts w:ascii="Tahoma" w:hAnsi="Tahoma" w:cs="Tahoma"/>
          <w:sz w:val="22"/>
          <w:szCs w:val="22"/>
          <w:lang w:eastAsia="en-US"/>
        </w:rPr>
      </w:pPr>
    </w:p>
    <w:p w:rsidR="00135E26" w:rsidRPr="003C2DE2" w:rsidRDefault="00B07347"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lang w:eastAsia="en-US"/>
        </w:rPr>
      </w:pPr>
      <w:r w:rsidRPr="003C2DE2">
        <w:rPr>
          <w:rFonts w:ascii="Tahoma" w:hAnsi="Tahoma" w:cs="Tahoma"/>
          <w:color w:val="auto"/>
          <w:szCs w:val="22"/>
          <w:lang w:eastAsia="en-US"/>
        </w:rPr>
        <w:t xml:space="preserve">mudança ou alteração do objeto social da </w:t>
      </w:r>
      <w:r w:rsidR="006A55EE" w:rsidRPr="003C2DE2">
        <w:rPr>
          <w:rFonts w:ascii="Tahoma" w:hAnsi="Tahoma" w:cs="Tahoma"/>
          <w:color w:val="auto"/>
          <w:szCs w:val="22"/>
          <w:lang w:eastAsia="en-US"/>
        </w:rPr>
        <w:t xml:space="preserve">Emissora </w:t>
      </w:r>
      <w:r w:rsidR="00EB1008" w:rsidRPr="003C2DE2">
        <w:rPr>
          <w:rFonts w:ascii="Tahoma" w:hAnsi="Tahoma" w:cs="Tahoma"/>
          <w:color w:val="auto"/>
          <w:szCs w:val="22"/>
          <w:lang w:eastAsia="en-US"/>
        </w:rPr>
        <w:t xml:space="preserve">de forma a alterar suas atuais atividades principais </w:t>
      </w:r>
      <w:r w:rsidR="001F5CFD" w:rsidRPr="003C2DE2">
        <w:rPr>
          <w:rFonts w:ascii="Tahoma" w:hAnsi="Tahoma" w:cs="Tahoma"/>
          <w:color w:val="auto"/>
          <w:szCs w:val="22"/>
          <w:lang w:eastAsia="en-US"/>
        </w:rPr>
        <w:t xml:space="preserve">relacionadas ao agronegócio </w:t>
      </w:r>
      <w:r w:rsidR="00EB1008" w:rsidRPr="003C2DE2">
        <w:rPr>
          <w:rFonts w:ascii="Tahoma" w:hAnsi="Tahoma" w:cs="Tahoma"/>
          <w:color w:val="auto"/>
          <w:szCs w:val="22"/>
          <w:lang w:eastAsia="en-US"/>
        </w:rPr>
        <w:t xml:space="preserve">ou a agregar a essas atividades novos negócios que tenham prevalência ou possam representar desvios em relação às atividades atualmente desenvolvidas, salvo se aprovada previamente </w:t>
      </w:r>
      <w:r w:rsidR="00EB1008" w:rsidRPr="003C2DE2">
        <w:rPr>
          <w:rFonts w:ascii="Tahoma" w:hAnsi="Tahoma" w:cs="Tahoma"/>
          <w:color w:val="auto"/>
          <w:szCs w:val="22"/>
        </w:rPr>
        <w:t xml:space="preserve">pela </w:t>
      </w:r>
      <w:r w:rsidR="008A6908" w:rsidRPr="003C2DE2">
        <w:rPr>
          <w:rFonts w:ascii="Tahoma" w:hAnsi="Tahoma" w:cs="Tahoma"/>
          <w:color w:val="auto"/>
          <w:szCs w:val="22"/>
        </w:rPr>
        <w:t>Securitizadora</w:t>
      </w:r>
      <w:r w:rsidR="00AD2795" w:rsidRPr="003C2DE2">
        <w:rPr>
          <w:rFonts w:ascii="Tahoma" w:hAnsi="Tahoma" w:cs="Tahoma"/>
          <w:color w:val="auto"/>
          <w:szCs w:val="22"/>
        </w:rPr>
        <w:t>, a partir de consulta a</w:t>
      </w:r>
      <w:r w:rsidR="00AD2795" w:rsidRPr="003C2DE2">
        <w:rPr>
          <w:rFonts w:ascii="Tahoma" w:hAnsi="Tahoma" w:cs="Tahoma"/>
          <w:color w:val="auto"/>
          <w:szCs w:val="22"/>
          <w:lang w:eastAsia="en-US"/>
        </w:rPr>
        <w:t xml:space="preserve">os </w:t>
      </w:r>
      <w:r w:rsidR="00AD2795" w:rsidRPr="003C2DE2">
        <w:rPr>
          <w:rFonts w:ascii="Tahoma" w:hAnsi="Tahoma" w:cs="Tahoma"/>
          <w:color w:val="auto"/>
          <w:szCs w:val="22"/>
        </w:rPr>
        <w:t xml:space="preserve">Titulares de CRA reunidos em </w:t>
      </w:r>
      <w:r w:rsidR="00AD2795" w:rsidRPr="003C2DE2">
        <w:rPr>
          <w:rFonts w:ascii="Tahoma" w:hAnsi="Tahoma" w:cs="Tahoma"/>
          <w:color w:val="auto"/>
          <w:szCs w:val="22"/>
          <w:lang w:eastAsia="en-US"/>
        </w:rPr>
        <w:t>assembleia geral,</w:t>
      </w:r>
      <w:r w:rsidR="001F5CFD" w:rsidRPr="003C2DE2">
        <w:rPr>
          <w:rFonts w:ascii="Tahoma" w:hAnsi="Tahoma" w:cs="Tahoma"/>
          <w:color w:val="auto"/>
          <w:szCs w:val="22"/>
        </w:rPr>
        <w:t xml:space="preserve"> e mantida sua caracter</w:t>
      </w:r>
      <w:r w:rsidR="00B74760" w:rsidRPr="003C2DE2">
        <w:rPr>
          <w:rFonts w:ascii="Tahoma" w:hAnsi="Tahoma" w:cs="Tahoma"/>
          <w:color w:val="auto"/>
          <w:szCs w:val="22"/>
        </w:rPr>
        <w:t xml:space="preserve">ística de integrante da cadeia do agronegócio, para </w:t>
      </w:r>
      <w:r w:rsidR="00B35DA7" w:rsidRPr="003C2DE2">
        <w:rPr>
          <w:rFonts w:ascii="Tahoma" w:hAnsi="Tahoma" w:cs="Tahoma"/>
          <w:color w:val="auto"/>
          <w:szCs w:val="22"/>
        </w:rPr>
        <w:t xml:space="preserve">fins </w:t>
      </w:r>
      <w:r w:rsidR="00B74760" w:rsidRPr="003C2DE2">
        <w:rPr>
          <w:rFonts w:ascii="Tahoma" w:hAnsi="Tahoma" w:cs="Tahoma"/>
          <w:color w:val="auto"/>
          <w:szCs w:val="22"/>
        </w:rPr>
        <w:t>do artigo 23 da Lei 11.076</w:t>
      </w:r>
      <w:r w:rsidR="005C34B3" w:rsidRPr="003C2DE2">
        <w:rPr>
          <w:rFonts w:ascii="Tahoma" w:hAnsi="Tahoma" w:cs="Tahoma"/>
          <w:color w:val="auto"/>
          <w:szCs w:val="22"/>
        </w:rPr>
        <w:t>;</w:t>
      </w:r>
    </w:p>
    <w:p w:rsidR="00135E26" w:rsidRPr="003C2DE2" w:rsidRDefault="00135E26" w:rsidP="002A6CFE">
      <w:pPr>
        <w:ind w:left="2127" w:hanging="709"/>
        <w:jc w:val="both"/>
        <w:rPr>
          <w:rFonts w:ascii="Tahoma" w:hAnsi="Tahoma" w:cs="Tahoma"/>
          <w:sz w:val="22"/>
          <w:szCs w:val="22"/>
        </w:rPr>
      </w:pPr>
    </w:p>
    <w:p w:rsidR="00135E26" w:rsidRPr="003C2DE2" w:rsidRDefault="00135E26"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lang w:eastAsia="en-US"/>
        </w:rPr>
        <w:t>expropriação, nacionalização, desapropriação ou qualquer aquisiç</w:t>
      </w:r>
      <w:r w:rsidRPr="003C2DE2">
        <w:rPr>
          <w:rFonts w:ascii="Tahoma" w:hAnsi="Tahoma" w:cs="Tahoma"/>
          <w:color w:val="auto"/>
          <w:szCs w:val="22"/>
        </w:rPr>
        <w:t xml:space="preserve">ão compulsória, por qualquer autoridade governamental, </w:t>
      </w:r>
      <w:r w:rsidR="0038732C">
        <w:rPr>
          <w:rFonts w:ascii="Tahoma" w:hAnsi="Tahoma" w:cs="Tahoma"/>
          <w:color w:val="auto"/>
          <w:szCs w:val="22"/>
        </w:rPr>
        <w:t xml:space="preserve">da totalidade ou de parte substancial dos </w:t>
      </w:r>
      <w:r w:rsidRPr="003C2DE2">
        <w:rPr>
          <w:rFonts w:ascii="Tahoma" w:hAnsi="Tahoma" w:cs="Tahoma"/>
          <w:color w:val="auto"/>
          <w:szCs w:val="22"/>
        </w:rPr>
        <w:t xml:space="preserve">ativos, propriedades ou </w:t>
      </w:r>
      <w:r w:rsidR="0038732C">
        <w:rPr>
          <w:rFonts w:ascii="Tahoma" w:hAnsi="Tahoma" w:cs="Tahoma"/>
          <w:color w:val="auto"/>
          <w:szCs w:val="22"/>
        </w:rPr>
        <w:t xml:space="preserve">das </w:t>
      </w:r>
      <w:r w:rsidRPr="003C2DE2">
        <w:rPr>
          <w:rFonts w:ascii="Tahoma" w:hAnsi="Tahoma" w:cs="Tahoma"/>
          <w:color w:val="auto"/>
          <w:szCs w:val="22"/>
        </w:rPr>
        <w:t>ações do capital social da Emissora;</w:t>
      </w:r>
      <w:r w:rsidR="009F0D2A">
        <w:rPr>
          <w:rFonts w:ascii="Tahoma" w:hAnsi="Tahoma" w:cs="Tahoma"/>
          <w:color w:val="auto"/>
          <w:szCs w:val="22"/>
        </w:rPr>
        <w:t xml:space="preserve"> </w:t>
      </w:r>
    </w:p>
    <w:p w:rsidR="00135E26" w:rsidRPr="006E0030" w:rsidRDefault="00135E26" w:rsidP="002A6CFE">
      <w:pPr>
        <w:ind w:left="2127" w:hanging="709"/>
        <w:jc w:val="both"/>
        <w:rPr>
          <w:rFonts w:ascii="Tahoma" w:hAnsi="Tahoma" w:cs="Tahoma"/>
          <w:sz w:val="22"/>
          <w:szCs w:val="22"/>
        </w:rPr>
      </w:pPr>
    </w:p>
    <w:p w:rsidR="006D7130" w:rsidRPr="003C2DE2" w:rsidRDefault="00135E26"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violação</w:t>
      </w:r>
      <w:r w:rsidR="00E16786" w:rsidRPr="003C2DE2">
        <w:rPr>
          <w:rFonts w:ascii="Tahoma" w:hAnsi="Tahoma" w:cs="Tahoma"/>
          <w:color w:val="auto"/>
          <w:szCs w:val="22"/>
        </w:rPr>
        <w:t xml:space="preserve"> pela </w:t>
      </w:r>
      <w:r w:rsidR="00E16786" w:rsidRPr="003C2DE2">
        <w:rPr>
          <w:rFonts w:ascii="Tahoma" w:hAnsi="Tahoma" w:cs="Tahoma"/>
          <w:color w:val="auto"/>
          <w:szCs w:val="22"/>
          <w:lang w:eastAsia="en-US"/>
        </w:rPr>
        <w:t>Emissora</w:t>
      </w:r>
      <w:r w:rsidR="00EB1008" w:rsidRPr="003C2DE2">
        <w:rPr>
          <w:rFonts w:ascii="Tahoma" w:hAnsi="Tahoma" w:cs="Tahoma"/>
          <w:color w:val="auto"/>
          <w:szCs w:val="22"/>
          <w:lang w:eastAsia="en-US"/>
        </w:rPr>
        <w:t xml:space="preserve"> e</w:t>
      </w:r>
      <w:r w:rsidRPr="003C2DE2">
        <w:rPr>
          <w:rFonts w:ascii="Tahoma" w:hAnsi="Tahoma" w:cs="Tahoma"/>
          <w:color w:val="auto"/>
          <w:szCs w:val="22"/>
        </w:rPr>
        <w:t xml:space="preserve"> </w:t>
      </w:r>
      <w:r w:rsidR="001C4160" w:rsidRPr="003C2DE2">
        <w:rPr>
          <w:rFonts w:ascii="Tahoma" w:hAnsi="Tahoma" w:cs="Tahoma"/>
          <w:color w:val="auto"/>
          <w:szCs w:val="22"/>
        </w:rPr>
        <w:t xml:space="preserve">suas </w:t>
      </w:r>
      <w:r w:rsidR="00567C2A">
        <w:rPr>
          <w:rFonts w:ascii="Tahoma" w:hAnsi="Tahoma" w:cs="Tahoma"/>
          <w:color w:val="auto"/>
          <w:szCs w:val="22"/>
        </w:rPr>
        <w:t>C</w:t>
      </w:r>
      <w:r w:rsidR="00567C2A" w:rsidRPr="003C2DE2">
        <w:rPr>
          <w:rFonts w:ascii="Tahoma" w:hAnsi="Tahoma" w:cs="Tahoma"/>
          <w:color w:val="auto"/>
          <w:szCs w:val="22"/>
        </w:rPr>
        <w:t>ontroladas</w:t>
      </w:r>
      <w:r w:rsidR="00161013" w:rsidRPr="003C2DE2">
        <w:rPr>
          <w:rFonts w:ascii="Tahoma" w:hAnsi="Tahoma" w:cs="Tahoma"/>
          <w:color w:val="auto"/>
          <w:szCs w:val="22"/>
        </w:rPr>
        <w:t xml:space="preserve">, controladoras, </w:t>
      </w:r>
      <w:r w:rsidR="00A17AF3" w:rsidRPr="003C2DE2">
        <w:rPr>
          <w:rFonts w:ascii="Tahoma" w:hAnsi="Tahoma" w:cs="Tahoma"/>
          <w:color w:val="auto"/>
          <w:szCs w:val="22"/>
        </w:rPr>
        <w:t>coligadas</w:t>
      </w:r>
      <w:r w:rsidR="00161013" w:rsidRPr="003C2DE2">
        <w:rPr>
          <w:rFonts w:ascii="Tahoma" w:hAnsi="Tahoma" w:cs="Tahoma"/>
          <w:color w:val="auto"/>
          <w:szCs w:val="22"/>
        </w:rPr>
        <w:t>, sociedades sob controle comum</w:t>
      </w:r>
      <w:r w:rsidR="00421A26" w:rsidRPr="003C2DE2">
        <w:rPr>
          <w:rFonts w:ascii="Tahoma" w:hAnsi="Tahoma" w:cs="Tahoma"/>
          <w:color w:val="auto"/>
          <w:szCs w:val="22"/>
        </w:rPr>
        <w:t>, bem como seus respectivos dirigentes, administradores ou de qualquer pessoa natural, autora, coautora ou partícipe do ato ilícito em proveito de tais empresas</w:t>
      </w:r>
      <w:r w:rsidR="00A17AF3" w:rsidRPr="003C2DE2">
        <w:rPr>
          <w:rFonts w:ascii="Tahoma" w:hAnsi="Tahoma" w:cs="Tahoma"/>
          <w:color w:val="auto"/>
          <w:szCs w:val="22"/>
        </w:rPr>
        <w:t xml:space="preserve">, </w:t>
      </w:r>
      <w:r w:rsidRPr="003C2DE2">
        <w:rPr>
          <w:rFonts w:ascii="Tahoma" w:hAnsi="Tahoma" w:cs="Tahoma"/>
          <w:color w:val="auto"/>
          <w:szCs w:val="22"/>
        </w:rPr>
        <w:t>conforme reconhecido em decisão judicial, de qualquer dispositivo de qualquer lei ou regulamento aplicável contra prática de atos de corrupção ou atos lesivos à administração pública, incluindo, sem limitação, a Lei nº 9.613, de 3 de março de 1998, conforme alterada</w:t>
      </w:r>
      <w:r w:rsidR="00395A02" w:rsidRPr="003C2DE2">
        <w:rPr>
          <w:rFonts w:ascii="Tahoma" w:hAnsi="Tahoma" w:cs="Tahoma"/>
          <w:color w:val="auto"/>
          <w:szCs w:val="22"/>
        </w:rPr>
        <w:t xml:space="preserve"> (“</w:t>
      </w:r>
      <w:r w:rsidR="00395A02" w:rsidRPr="003C2DE2">
        <w:rPr>
          <w:rFonts w:ascii="Tahoma" w:hAnsi="Tahoma" w:cs="Tahoma"/>
          <w:color w:val="auto"/>
          <w:szCs w:val="22"/>
          <w:u w:val="single"/>
        </w:rPr>
        <w:t>Lei de Lavagem de Dinheiro</w:t>
      </w:r>
      <w:r w:rsidR="00395A02" w:rsidRPr="003C2DE2">
        <w:rPr>
          <w:rFonts w:ascii="Tahoma" w:hAnsi="Tahoma" w:cs="Tahoma"/>
          <w:color w:val="auto"/>
          <w:szCs w:val="22"/>
        </w:rPr>
        <w:t>”)</w:t>
      </w:r>
      <w:r w:rsidR="00E16786" w:rsidRPr="003C2DE2">
        <w:rPr>
          <w:rFonts w:ascii="Tahoma" w:hAnsi="Tahoma" w:cs="Tahoma"/>
          <w:color w:val="auto"/>
          <w:szCs w:val="22"/>
        </w:rPr>
        <w:t>,</w:t>
      </w:r>
      <w:r w:rsidRPr="003C2DE2">
        <w:rPr>
          <w:rFonts w:ascii="Tahoma" w:hAnsi="Tahoma" w:cs="Tahoma"/>
          <w:color w:val="auto"/>
          <w:szCs w:val="22"/>
        </w:rPr>
        <w:t xml:space="preserve"> e </w:t>
      </w:r>
      <w:r w:rsidR="00E16786" w:rsidRPr="003C2DE2">
        <w:rPr>
          <w:rFonts w:ascii="Tahoma" w:hAnsi="Tahoma" w:cs="Tahoma"/>
          <w:color w:val="auto"/>
          <w:szCs w:val="22"/>
        </w:rPr>
        <w:t>a</w:t>
      </w:r>
      <w:r w:rsidR="00B17700" w:rsidRPr="003C2DE2">
        <w:rPr>
          <w:rFonts w:ascii="Tahoma" w:hAnsi="Tahoma" w:cs="Tahoma"/>
          <w:color w:val="auto"/>
          <w:szCs w:val="22"/>
        </w:rPr>
        <w:t>s</w:t>
      </w:r>
      <w:r w:rsidR="00E16786" w:rsidRPr="003C2DE2">
        <w:rPr>
          <w:rFonts w:ascii="Tahoma" w:hAnsi="Tahoma" w:cs="Tahoma"/>
          <w:color w:val="auto"/>
          <w:szCs w:val="22"/>
        </w:rPr>
        <w:t xml:space="preserve"> </w:t>
      </w:r>
      <w:r w:rsidR="00B17700" w:rsidRPr="003C2DE2">
        <w:rPr>
          <w:rFonts w:ascii="Tahoma" w:hAnsi="Tahoma" w:cs="Tahoma"/>
          <w:color w:val="auto"/>
          <w:szCs w:val="22"/>
        </w:rPr>
        <w:t>Leis Anticorrupção (abaixo definidas)</w:t>
      </w:r>
      <w:r w:rsidR="006D7130" w:rsidRPr="003C2DE2">
        <w:rPr>
          <w:rFonts w:ascii="Tahoma" w:hAnsi="Tahoma" w:cs="Tahoma"/>
          <w:color w:val="auto"/>
          <w:szCs w:val="22"/>
        </w:rPr>
        <w:t>;</w:t>
      </w:r>
    </w:p>
    <w:p w:rsidR="00231AAD" w:rsidRPr="003C2DE2" w:rsidRDefault="00231AAD" w:rsidP="002A6CFE">
      <w:pPr>
        <w:ind w:left="2127" w:hanging="709"/>
        <w:jc w:val="both"/>
        <w:rPr>
          <w:rFonts w:ascii="Tahoma" w:eastAsia="Arial Unicode MS" w:hAnsi="Tahoma" w:cs="Tahoma"/>
          <w:w w:val="0"/>
          <w:sz w:val="22"/>
          <w:szCs w:val="22"/>
        </w:rPr>
      </w:pPr>
    </w:p>
    <w:p w:rsidR="00231AAD" w:rsidRPr="003C2DE2" w:rsidRDefault="00231AAD"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inobservância da </w:t>
      </w:r>
      <w:r w:rsidR="00AD2795" w:rsidRPr="003C2DE2">
        <w:rPr>
          <w:rFonts w:ascii="Tahoma" w:hAnsi="Tahoma" w:cs="Tahoma"/>
          <w:color w:val="auto"/>
          <w:szCs w:val="22"/>
        </w:rPr>
        <w:t>Legislação Socioambiental (conforme abaixo definid</w:t>
      </w:r>
      <w:r w:rsidR="009C1B37" w:rsidRPr="003C2DE2">
        <w:rPr>
          <w:rFonts w:ascii="Tahoma" w:hAnsi="Tahoma" w:cs="Tahoma"/>
          <w:color w:val="auto"/>
          <w:szCs w:val="22"/>
        </w:rPr>
        <w:t>a</w:t>
      </w:r>
      <w:r w:rsidR="00AD2795" w:rsidRPr="003C2DE2">
        <w:rPr>
          <w:rFonts w:ascii="Tahoma" w:hAnsi="Tahoma" w:cs="Tahoma"/>
          <w:color w:val="auto"/>
          <w:szCs w:val="22"/>
        </w:rPr>
        <w:t xml:space="preserve">) </w:t>
      </w:r>
      <w:r w:rsidR="00952D7D" w:rsidRPr="003C2DE2">
        <w:rPr>
          <w:rFonts w:ascii="Tahoma" w:hAnsi="Tahoma" w:cs="Tahoma"/>
          <w:color w:val="auto"/>
          <w:szCs w:val="22"/>
        </w:rPr>
        <w:t>em vigor</w:t>
      </w:r>
      <w:r w:rsidRPr="003C2DE2">
        <w:rPr>
          <w:rFonts w:ascii="Tahoma" w:hAnsi="Tahoma" w:cs="Tahoma"/>
          <w:color w:val="auto"/>
          <w:szCs w:val="22"/>
        </w:rPr>
        <w:t xml:space="preserve">, em especial, mas não se </w:t>
      </w:r>
      <w:r w:rsidRPr="003C2DE2">
        <w:rPr>
          <w:rFonts w:ascii="Tahoma" w:hAnsi="Tahoma" w:cs="Tahoma"/>
          <w:color w:val="auto"/>
          <w:szCs w:val="22"/>
          <w:lang w:eastAsia="en-US"/>
        </w:rPr>
        <w:t>limitando</w:t>
      </w:r>
      <w:r w:rsidRPr="003C2DE2">
        <w:rPr>
          <w:rFonts w:ascii="Tahoma" w:hAnsi="Tahoma" w:cs="Tahoma"/>
          <w:color w:val="auto"/>
          <w:szCs w:val="22"/>
        </w:rPr>
        <w:t>, (i) à legislação e regulamentação relacionadas à saúde e segurança ocupacional e ao meio ambiente, bem como (ii) ao incentivo, de qualquer forma, à prostituição ou utilização em suas atividades mão-de-obra infantil ou em condição análoga à de escravo;</w:t>
      </w:r>
      <w:r w:rsidR="000A1071" w:rsidRPr="003C2DE2">
        <w:rPr>
          <w:rFonts w:ascii="Tahoma" w:hAnsi="Tahoma" w:cs="Tahoma"/>
          <w:color w:val="auto"/>
          <w:szCs w:val="22"/>
        </w:rPr>
        <w:t xml:space="preserve"> </w:t>
      </w:r>
    </w:p>
    <w:p w:rsidR="00BA7864" w:rsidRPr="003C2DE2" w:rsidRDefault="00BA7864" w:rsidP="002A6CFE">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BA7864" w:rsidRPr="003C2DE2" w:rsidRDefault="0038732C"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Pr>
          <w:rFonts w:ascii="Tahoma" w:hAnsi="Tahoma" w:cs="Tahoma"/>
          <w:color w:val="auto"/>
          <w:szCs w:val="22"/>
        </w:rPr>
        <w:t xml:space="preserve">provarem-se falsas ou </w:t>
      </w:r>
      <w:r w:rsidR="00BA7864" w:rsidRPr="003C2DE2">
        <w:rPr>
          <w:rFonts w:ascii="Tahoma" w:hAnsi="Tahoma" w:cs="Tahoma"/>
          <w:color w:val="auto"/>
          <w:szCs w:val="22"/>
        </w:rPr>
        <w:t xml:space="preserve">revelarem-se incorretas, </w:t>
      </w:r>
      <w:r>
        <w:rPr>
          <w:rFonts w:ascii="Tahoma" w:hAnsi="Tahoma" w:cs="Tahoma"/>
          <w:color w:val="auto"/>
          <w:szCs w:val="22"/>
        </w:rPr>
        <w:t xml:space="preserve">enganosas, </w:t>
      </w:r>
      <w:r w:rsidR="00BA7864" w:rsidRPr="003C2DE2">
        <w:rPr>
          <w:rFonts w:ascii="Tahoma" w:hAnsi="Tahoma" w:cs="Tahoma"/>
          <w:color w:val="auto"/>
          <w:szCs w:val="22"/>
        </w:rPr>
        <w:t xml:space="preserve">inconsistentes, incompletas ou imprecisas, </w:t>
      </w:r>
      <w:r w:rsidR="00FC1E69" w:rsidRPr="003C2DE2">
        <w:rPr>
          <w:rFonts w:ascii="Tahoma" w:hAnsi="Tahoma" w:cs="Tahoma"/>
          <w:color w:val="auto"/>
          <w:szCs w:val="22"/>
        </w:rPr>
        <w:t xml:space="preserve">em qualquer aspecto relevante, </w:t>
      </w:r>
      <w:r w:rsidR="00BA7864" w:rsidRPr="003C2DE2">
        <w:rPr>
          <w:rFonts w:ascii="Tahoma" w:hAnsi="Tahoma" w:cs="Tahoma"/>
          <w:color w:val="auto"/>
          <w:szCs w:val="22"/>
        </w:rPr>
        <w:t>quaisquer das declarações ou garantias prestadas pela Emissora nesta Escritura;</w:t>
      </w:r>
      <w:r w:rsidR="00CB07BA" w:rsidRPr="003C2DE2">
        <w:rPr>
          <w:rFonts w:ascii="Tahoma" w:hAnsi="Tahoma" w:cs="Tahoma"/>
          <w:color w:val="auto"/>
          <w:szCs w:val="22"/>
        </w:rPr>
        <w:t xml:space="preserve"> </w:t>
      </w:r>
      <w:r w:rsidR="00BD39CE" w:rsidRPr="003C2DE2">
        <w:rPr>
          <w:rFonts w:ascii="Tahoma" w:hAnsi="Tahoma" w:cs="Tahoma"/>
          <w:color w:val="auto"/>
          <w:szCs w:val="22"/>
        </w:rPr>
        <w:t>e</w:t>
      </w:r>
      <w:r w:rsidR="003B2933" w:rsidRPr="003C2DE2">
        <w:rPr>
          <w:rFonts w:ascii="Tahoma" w:hAnsi="Tahoma" w:cs="Tahoma"/>
          <w:color w:val="auto"/>
          <w:szCs w:val="22"/>
        </w:rPr>
        <w:t xml:space="preserve"> </w:t>
      </w:r>
    </w:p>
    <w:p w:rsidR="00EE347B" w:rsidRPr="003C2DE2" w:rsidRDefault="00EE347B" w:rsidP="002A6CFE">
      <w:pPr>
        <w:ind w:left="2127" w:hanging="709"/>
        <w:jc w:val="both"/>
        <w:rPr>
          <w:rFonts w:ascii="Tahoma" w:hAnsi="Tahoma" w:cs="Tahoma"/>
          <w:w w:val="0"/>
          <w:sz w:val="22"/>
          <w:szCs w:val="22"/>
        </w:rPr>
      </w:pPr>
    </w:p>
    <w:p w:rsidR="00EE347B" w:rsidRPr="003C2DE2" w:rsidRDefault="00231AAD" w:rsidP="002A6CFE">
      <w:pPr>
        <w:pStyle w:val="Corpodetexto"/>
        <w:numPr>
          <w:ilvl w:val="0"/>
          <w:numId w:val="8"/>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venda, alienação e/ou transferência e/ou promessa de transferência de ativos da Emissora</w:t>
      </w:r>
      <w:r w:rsidR="00161013" w:rsidRPr="003C2DE2">
        <w:rPr>
          <w:rFonts w:ascii="Tahoma" w:hAnsi="Tahoma" w:cs="Tahoma"/>
          <w:color w:val="auto"/>
          <w:szCs w:val="22"/>
        </w:rPr>
        <w:t xml:space="preserve"> </w:t>
      </w:r>
      <w:r w:rsidR="005C1F1C" w:rsidRPr="003C2DE2">
        <w:rPr>
          <w:rFonts w:ascii="Tahoma" w:hAnsi="Tahoma" w:cs="Tahoma"/>
          <w:color w:val="auto"/>
          <w:szCs w:val="22"/>
        </w:rPr>
        <w:t>ou</w:t>
      </w:r>
      <w:r w:rsidRPr="003C2DE2">
        <w:rPr>
          <w:rFonts w:ascii="Tahoma" w:hAnsi="Tahoma" w:cs="Tahoma"/>
          <w:color w:val="auto"/>
          <w:szCs w:val="22"/>
        </w:rPr>
        <w:t xml:space="preserve"> suas </w:t>
      </w:r>
      <w:r w:rsidR="00867C3A">
        <w:rPr>
          <w:rFonts w:ascii="Tahoma" w:hAnsi="Tahoma" w:cs="Tahoma"/>
          <w:color w:val="auto"/>
          <w:szCs w:val="22"/>
        </w:rPr>
        <w:t>C</w:t>
      </w:r>
      <w:r w:rsidR="00867C3A" w:rsidRPr="003C2DE2">
        <w:rPr>
          <w:rFonts w:ascii="Tahoma" w:hAnsi="Tahoma" w:cs="Tahoma"/>
          <w:color w:val="auto"/>
          <w:szCs w:val="22"/>
        </w:rPr>
        <w:t xml:space="preserve">ontroladas </w:t>
      </w:r>
      <w:r w:rsidR="00063D2C" w:rsidRPr="003C2DE2">
        <w:rPr>
          <w:rFonts w:ascii="Tahoma" w:hAnsi="Tahoma" w:cs="Tahoma"/>
          <w:color w:val="auto"/>
          <w:szCs w:val="22"/>
        </w:rPr>
        <w:t>que ultrapasse valor</w:t>
      </w:r>
      <w:r w:rsidR="006B2F60" w:rsidRPr="003C2DE2">
        <w:rPr>
          <w:rFonts w:ascii="Tahoma" w:hAnsi="Tahoma" w:cs="Tahoma"/>
          <w:color w:val="auto"/>
          <w:szCs w:val="22"/>
        </w:rPr>
        <w:t>, individual ou agregado, igual ou superior</w:t>
      </w:r>
      <w:r w:rsidR="00063D2C" w:rsidRPr="003C2DE2">
        <w:rPr>
          <w:rFonts w:ascii="Tahoma" w:hAnsi="Tahoma" w:cs="Tahoma"/>
          <w:color w:val="auto"/>
          <w:szCs w:val="22"/>
        </w:rPr>
        <w:t xml:space="preserve"> </w:t>
      </w:r>
      <w:r w:rsidR="006B2F60" w:rsidRPr="003C2DE2">
        <w:rPr>
          <w:rFonts w:ascii="Tahoma" w:hAnsi="Tahoma" w:cs="Tahoma"/>
          <w:color w:val="auto"/>
          <w:szCs w:val="22"/>
        </w:rPr>
        <w:t>a</w:t>
      </w:r>
      <w:r w:rsidR="00B5729B" w:rsidRPr="003C2DE2">
        <w:rPr>
          <w:rFonts w:ascii="Tahoma" w:hAnsi="Tahoma" w:cs="Tahoma"/>
          <w:color w:val="auto"/>
          <w:szCs w:val="22"/>
        </w:rPr>
        <w:t xml:space="preserve"> </w:t>
      </w:r>
      <w:r w:rsidR="0038732C">
        <w:rPr>
          <w:rFonts w:ascii="Tahoma" w:hAnsi="Tahoma" w:cs="Tahoma"/>
          <w:color w:val="auto"/>
          <w:szCs w:val="22"/>
        </w:rPr>
        <w:t>2</w:t>
      </w:r>
      <w:r w:rsidR="00330E0B" w:rsidRPr="003C2DE2">
        <w:rPr>
          <w:rFonts w:ascii="Tahoma" w:hAnsi="Tahoma" w:cs="Tahoma"/>
          <w:color w:val="auto"/>
          <w:szCs w:val="22"/>
        </w:rPr>
        <w:t>0</w:t>
      </w:r>
      <w:r w:rsidR="00B5729B" w:rsidRPr="003C2DE2">
        <w:rPr>
          <w:rFonts w:ascii="Tahoma" w:hAnsi="Tahoma" w:cs="Tahoma"/>
          <w:color w:val="auto"/>
          <w:szCs w:val="22"/>
        </w:rPr>
        <w:t>% (</w:t>
      </w:r>
      <w:r w:rsidR="0038732C">
        <w:rPr>
          <w:rFonts w:ascii="Tahoma" w:hAnsi="Tahoma" w:cs="Tahoma"/>
          <w:color w:val="auto"/>
          <w:szCs w:val="22"/>
        </w:rPr>
        <w:t xml:space="preserve">vinte </w:t>
      </w:r>
      <w:r w:rsidR="00B5729B" w:rsidRPr="003C2DE2">
        <w:rPr>
          <w:rFonts w:ascii="Tahoma" w:hAnsi="Tahoma" w:cs="Tahoma"/>
          <w:color w:val="auto"/>
          <w:szCs w:val="22"/>
        </w:rPr>
        <w:t>por cento) do</w:t>
      </w:r>
      <w:r w:rsidR="006B2F60" w:rsidRPr="003C2DE2">
        <w:rPr>
          <w:rFonts w:ascii="Tahoma" w:hAnsi="Tahoma" w:cs="Tahoma"/>
          <w:color w:val="auto"/>
          <w:szCs w:val="22"/>
        </w:rPr>
        <w:t>s</w:t>
      </w:r>
      <w:r w:rsidR="00B5729B" w:rsidRPr="003C2DE2">
        <w:rPr>
          <w:rFonts w:ascii="Tahoma" w:hAnsi="Tahoma" w:cs="Tahoma"/>
          <w:color w:val="auto"/>
          <w:szCs w:val="22"/>
        </w:rPr>
        <w:t xml:space="preserve"> ativo</w:t>
      </w:r>
      <w:r w:rsidR="006B2F60" w:rsidRPr="003C2DE2">
        <w:rPr>
          <w:rFonts w:ascii="Tahoma" w:hAnsi="Tahoma" w:cs="Tahoma"/>
          <w:color w:val="auto"/>
          <w:szCs w:val="22"/>
        </w:rPr>
        <w:t>s</w:t>
      </w:r>
      <w:r w:rsidR="00B5729B" w:rsidRPr="003C2DE2">
        <w:rPr>
          <w:rFonts w:ascii="Tahoma" w:hAnsi="Tahoma" w:cs="Tahoma"/>
          <w:color w:val="auto"/>
          <w:szCs w:val="22"/>
        </w:rPr>
        <w:t xml:space="preserve"> da Emissora</w:t>
      </w:r>
      <w:r w:rsidR="006B2F60" w:rsidRPr="003C2DE2">
        <w:rPr>
          <w:rFonts w:ascii="Tahoma" w:hAnsi="Tahoma" w:cs="Tahoma"/>
          <w:color w:val="auto"/>
          <w:szCs w:val="22"/>
        </w:rPr>
        <w:t>, com base nas demonstrações financeiras consolidadas e auditadas de período imediatamente anterior</w:t>
      </w:r>
      <w:r w:rsidRPr="003C2DE2">
        <w:rPr>
          <w:rFonts w:ascii="Tahoma" w:hAnsi="Tahoma" w:cs="Tahoma"/>
          <w:color w:val="auto"/>
          <w:szCs w:val="22"/>
        </w:rPr>
        <w:t>.</w:t>
      </w:r>
    </w:p>
    <w:p w:rsidR="0002031D" w:rsidRPr="003C2DE2" w:rsidRDefault="0002031D" w:rsidP="008759F7">
      <w:pPr>
        <w:jc w:val="both"/>
        <w:rPr>
          <w:rFonts w:ascii="Tahoma" w:hAnsi="Tahoma" w:cs="Tahoma"/>
          <w:sz w:val="22"/>
          <w:szCs w:val="22"/>
        </w:rPr>
      </w:pPr>
    </w:p>
    <w:p w:rsidR="0082456C" w:rsidRDefault="00CC48E6"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Para fins </w:t>
      </w:r>
      <w:r w:rsidR="0082456C" w:rsidRPr="003C2DE2">
        <w:rPr>
          <w:rFonts w:ascii="Tahoma" w:hAnsi="Tahoma" w:cs="Tahoma"/>
          <w:sz w:val="22"/>
          <w:szCs w:val="22"/>
        </w:rPr>
        <w:t>de</w:t>
      </w:r>
      <w:r w:rsidR="00446F50">
        <w:rPr>
          <w:rFonts w:ascii="Tahoma" w:hAnsi="Tahoma" w:cs="Tahoma"/>
          <w:sz w:val="22"/>
          <w:szCs w:val="22"/>
        </w:rPr>
        <w:t xml:space="preserve"> não</w:t>
      </w:r>
      <w:r w:rsidR="0082456C" w:rsidRPr="003C2DE2">
        <w:rPr>
          <w:rFonts w:ascii="Tahoma" w:hAnsi="Tahoma" w:cs="Tahoma"/>
          <w:sz w:val="22"/>
          <w:szCs w:val="22"/>
        </w:rPr>
        <w:t xml:space="preserve"> </w:t>
      </w:r>
      <w:r w:rsidR="0082456C" w:rsidRPr="003C2DE2">
        <w:rPr>
          <w:rFonts w:ascii="Tahoma" w:eastAsia="Arial Unicode MS" w:hAnsi="Tahoma" w:cs="Tahoma"/>
          <w:sz w:val="22"/>
          <w:szCs w:val="22"/>
        </w:rPr>
        <w:t>declaração</w:t>
      </w:r>
      <w:r w:rsidR="0082456C" w:rsidRPr="003C2DE2">
        <w:rPr>
          <w:rFonts w:ascii="Tahoma" w:hAnsi="Tahoma" w:cs="Tahoma"/>
          <w:sz w:val="22"/>
          <w:szCs w:val="22"/>
        </w:rPr>
        <w:t xml:space="preserve"> do vencimento antecipado</w:t>
      </w:r>
      <w:r w:rsidR="00CF67A8" w:rsidRPr="003C2DE2">
        <w:rPr>
          <w:rFonts w:ascii="Tahoma" w:hAnsi="Tahoma" w:cs="Tahoma"/>
          <w:sz w:val="22"/>
          <w:szCs w:val="22"/>
        </w:rPr>
        <w:t xml:space="preserve"> </w:t>
      </w:r>
      <w:r w:rsidR="0082456C" w:rsidRPr="003C2DE2">
        <w:rPr>
          <w:rFonts w:ascii="Tahoma" w:hAnsi="Tahoma" w:cs="Tahoma"/>
          <w:sz w:val="22"/>
          <w:szCs w:val="22"/>
        </w:rPr>
        <w:t xml:space="preserve">prevista na </w:t>
      </w:r>
      <w:r w:rsidR="00111C25" w:rsidRPr="003C2DE2">
        <w:rPr>
          <w:rFonts w:ascii="Tahoma" w:hAnsi="Tahoma" w:cs="Tahoma"/>
          <w:sz w:val="22"/>
          <w:szCs w:val="22"/>
        </w:rPr>
        <w:t>C</w:t>
      </w:r>
      <w:r w:rsidRPr="003C2DE2">
        <w:rPr>
          <w:rFonts w:ascii="Tahoma" w:hAnsi="Tahoma" w:cs="Tahoma"/>
          <w:sz w:val="22"/>
          <w:szCs w:val="22"/>
        </w:rPr>
        <w:t>láusula 5.</w:t>
      </w:r>
      <w:r w:rsidR="0053414E" w:rsidRPr="003C2DE2">
        <w:rPr>
          <w:rFonts w:ascii="Tahoma" w:hAnsi="Tahoma" w:cs="Tahoma"/>
          <w:sz w:val="22"/>
          <w:szCs w:val="22"/>
        </w:rPr>
        <w:t>2.1</w:t>
      </w:r>
      <w:r w:rsidRPr="003C2DE2">
        <w:rPr>
          <w:rFonts w:ascii="Tahoma" w:hAnsi="Tahoma" w:cs="Tahoma"/>
          <w:sz w:val="22"/>
          <w:szCs w:val="22"/>
        </w:rPr>
        <w:t>,</w:t>
      </w:r>
      <w:r w:rsidR="00446F50">
        <w:rPr>
          <w:rFonts w:ascii="Tahoma" w:hAnsi="Tahoma" w:cs="Tahoma"/>
          <w:sz w:val="22"/>
          <w:szCs w:val="22"/>
        </w:rPr>
        <w:t xml:space="preserve"> as decisões da Securitizadora enquanto</w:t>
      </w:r>
      <w:r w:rsidR="005B70AD" w:rsidRPr="003C2DE2">
        <w:rPr>
          <w:rFonts w:ascii="Tahoma" w:hAnsi="Tahoma" w:cs="Tahoma"/>
          <w:sz w:val="22"/>
          <w:szCs w:val="22"/>
        </w:rPr>
        <w:t xml:space="preserve"> </w:t>
      </w:r>
      <w:r w:rsidR="00014647" w:rsidRPr="003C2DE2">
        <w:rPr>
          <w:rFonts w:ascii="Tahoma" w:hAnsi="Tahoma" w:cs="Tahoma"/>
          <w:sz w:val="22"/>
          <w:szCs w:val="22"/>
        </w:rPr>
        <w:t xml:space="preserve">titular de Debêntures </w:t>
      </w:r>
      <w:r w:rsidRPr="003C2DE2">
        <w:rPr>
          <w:rFonts w:ascii="Tahoma" w:hAnsi="Tahoma" w:cs="Tahoma"/>
          <w:sz w:val="22"/>
          <w:szCs w:val="22"/>
        </w:rPr>
        <w:t xml:space="preserve">deverá seguir o que vier a ser decidido pelos titulares dos </w:t>
      </w:r>
      <w:r w:rsidR="005E3F59" w:rsidRPr="003C2DE2">
        <w:rPr>
          <w:rFonts w:ascii="Tahoma" w:hAnsi="Tahoma" w:cs="Tahoma"/>
          <w:sz w:val="22"/>
          <w:szCs w:val="22"/>
        </w:rPr>
        <w:t>CRA</w:t>
      </w:r>
      <w:r w:rsidRPr="003C2DE2">
        <w:rPr>
          <w:rFonts w:ascii="Tahoma" w:hAnsi="Tahoma" w:cs="Tahoma"/>
          <w:sz w:val="22"/>
          <w:szCs w:val="22"/>
        </w:rPr>
        <w:t>, em assembleia geral.</w:t>
      </w:r>
    </w:p>
    <w:p w:rsidR="00446F50" w:rsidRDefault="00446F50" w:rsidP="00CB0EE6">
      <w:pPr>
        <w:ind w:left="1418"/>
        <w:jc w:val="both"/>
        <w:rPr>
          <w:rFonts w:ascii="Tahoma" w:hAnsi="Tahoma" w:cs="Tahoma"/>
          <w:sz w:val="22"/>
          <w:szCs w:val="22"/>
        </w:rPr>
      </w:pPr>
    </w:p>
    <w:p w:rsidR="00446F50" w:rsidRPr="003C2DE2" w:rsidRDefault="00446F50" w:rsidP="008759F7">
      <w:pPr>
        <w:numPr>
          <w:ilvl w:val="2"/>
          <w:numId w:val="1"/>
        </w:numPr>
        <w:ind w:left="0" w:firstLine="1418"/>
        <w:jc w:val="both"/>
        <w:rPr>
          <w:rFonts w:ascii="Tahoma" w:hAnsi="Tahoma" w:cs="Tahoma"/>
          <w:sz w:val="22"/>
          <w:szCs w:val="22"/>
        </w:rPr>
      </w:pPr>
      <w:r>
        <w:rPr>
          <w:rFonts w:ascii="Tahoma" w:hAnsi="Tahoma" w:cs="Tahoma"/>
          <w:sz w:val="22"/>
          <w:szCs w:val="22"/>
        </w:rPr>
        <w:t xml:space="preserve">Nos casos de </w:t>
      </w:r>
      <w:r w:rsidRPr="00855F65">
        <w:rPr>
          <w:rFonts w:ascii="Tahoma" w:hAnsi="Tahoma" w:cs="Tahoma"/>
          <w:sz w:val="22"/>
          <w:szCs w:val="22"/>
        </w:rPr>
        <w:t xml:space="preserve">transferência, a qualquer título, </w:t>
      </w:r>
      <w:r>
        <w:rPr>
          <w:rFonts w:ascii="Tahoma" w:hAnsi="Tahoma" w:cs="Tahoma"/>
          <w:sz w:val="22"/>
          <w:szCs w:val="22"/>
        </w:rPr>
        <w:t>parcial ou total</w:t>
      </w:r>
      <w:r w:rsidRPr="00855F65">
        <w:rPr>
          <w:rFonts w:ascii="Tahoma" w:hAnsi="Tahoma" w:cs="Tahoma"/>
          <w:sz w:val="22"/>
          <w:szCs w:val="22"/>
        </w:rPr>
        <w:t xml:space="preserve"> das Debêntures, nos termos da Cláusula 3.6.3</w:t>
      </w:r>
      <w:r>
        <w:rPr>
          <w:rFonts w:ascii="Tahoma" w:hAnsi="Tahoma" w:cs="Tahoma"/>
          <w:sz w:val="22"/>
          <w:szCs w:val="22"/>
        </w:rPr>
        <w:t>, (b)</w:t>
      </w:r>
      <w:r w:rsidRPr="00855F65">
        <w:rPr>
          <w:rFonts w:ascii="Tahoma" w:hAnsi="Tahoma" w:cs="Tahoma"/>
          <w:sz w:val="22"/>
          <w:szCs w:val="22"/>
        </w:rPr>
        <w:t xml:space="preserve"> desta Escritura</w:t>
      </w:r>
      <w:r>
        <w:rPr>
          <w:rFonts w:ascii="Tahoma" w:hAnsi="Tahoma" w:cs="Tahoma"/>
          <w:sz w:val="22"/>
          <w:szCs w:val="22"/>
        </w:rPr>
        <w:t>, a não declaração do vencimento antecipado prevista na Cláusula 5.2.1 acima deverá observar o quórum geral previsto no item 6.11 abaixo, considerando os quóruns de instalação descritos no item 6.6 abaixo.</w:t>
      </w:r>
    </w:p>
    <w:p w:rsidR="0082456C" w:rsidRPr="003C2DE2" w:rsidRDefault="0082456C" w:rsidP="008759F7">
      <w:pPr>
        <w:jc w:val="both"/>
        <w:rPr>
          <w:rFonts w:ascii="Tahoma" w:eastAsia="Arial Unicode MS" w:hAnsi="Tahoma" w:cs="Tahoma"/>
          <w:sz w:val="22"/>
          <w:szCs w:val="22"/>
          <w:u w:val="single"/>
        </w:rPr>
      </w:pPr>
    </w:p>
    <w:p w:rsidR="00522E55" w:rsidRDefault="00135E26"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A </w:t>
      </w:r>
      <w:r w:rsidR="009154C4" w:rsidRPr="003C2DE2">
        <w:rPr>
          <w:rFonts w:ascii="Tahoma" w:hAnsi="Tahoma" w:cs="Tahoma"/>
          <w:sz w:val="22"/>
          <w:szCs w:val="22"/>
        </w:rPr>
        <w:t>a</w:t>
      </w:r>
      <w:r w:rsidRPr="003C2DE2">
        <w:rPr>
          <w:rFonts w:ascii="Tahoma" w:hAnsi="Tahoma" w:cs="Tahoma"/>
          <w:sz w:val="22"/>
          <w:szCs w:val="22"/>
        </w:rPr>
        <w:t xml:space="preserve">ssembleia </w:t>
      </w:r>
      <w:r w:rsidR="009154C4" w:rsidRPr="003C2DE2">
        <w:rPr>
          <w:rFonts w:ascii="Tahoma" w:hAnsi="Tahoma" w:cs="Tahoma"/>
          <w:sz w:val="22"/>
          <w:szCs w:val="22"/>
        </w:rPr>
        <w:t>g</w:t>
      </w:r>
      <w:r w:rsidRPr="003C2DE2">
        <w:rPr>
          <w:rFonts w:ascii="Tahoma" w:hAnsi="Tahoma" w:cs="Tahoma"/>
          <w:sz w:val="22"/>
          <w:szCs w:val="22"/>
        </w:rPr>
        <w:t xml:space="preserve">eral de </w:t>
      </w:r>
      <w:r w:rsidR="00EF0EA4" w:rsidRPr="003C2DE2">
        <w:rPr>
          <w:rFonts w:ascii="Tahoma" w:hAnsi="Tahoma" w:cs="Tahoma"/>
          <w:sz w:val="22"/>
          <w:szCs w:val="22"/>
        </w:rPr>
        <w:t>T</w:t>
      </w:r>
      <w:r w:rsidR="009154C4" w:rsidRPr="003C2DE2">
        <w:rPr>
          <w:rFonts w:ascii="Tahoma" w:hAnsi="Tahoma" w:cs="Tahoma"/>
          <w:sz w:val="22"/>
          <w:szCs w:val="22"/>
        </w:rPr>
        <w:t xml:space="preserve">itulares de </w:t>
      </w:r>
      <w:r w:rsidR="005E3F59" w:rsidRPr="003C2DE2">
        <w:rPr>
          <w:rFonts w:ascii="Tahoma" w:hAnsi="Tahoma" w:cs="Tahoma"/>
          <w:sz w:val="22"/>
          <w:szCs w:val="22"/>
        </w:rPr>
        <w:t>CRA</w:t>
      </w:r>
      <w:r w:rsidR="0082456C" w:rsidRPr="003C2DE2">
        <w:rPr>
          <w:rFonts w:ascii="Tahoma" w:hAnsi="Tahoma" w:cs="Tahoma"/>
          <w:sz w:val="22"/>
          <w:szCs w:val="22"/>
        </w:rPr>
        <w:t>,</w:t>
      </w:r>
      <w:r w:rsidR="009154C4" w:rsidRPr="003C2DE2">
        <w:rPr>
          <w:rFonts w:ascii="Tahoma" w:hAnsi="Tahoma" w:cs="Tahoma"/>
          <w:sz w:val="22"/>
          <w:szCs w:val="22"/>
        </w:rPr>
        <w:t xml:space="preserve"> </w:t>
      </w:r>
      <w:r w:rsidR="00BE6F05" w:rsidRPr="003C2DE2">
        <w:rPr>
          <w:rFonts w:ascii="Tahoma" w:hAnsi="Tahoma" w:cs="Tahoma"/>
          <w:sz w:val="22"/>
          <w:szCs w:val="22"/>
        </w:rPr>
        <w:t>que determinará a decisão da Securitizador</w:t>
      </w:r>
      <w:r w:rsidR="001E7045" w:rsidRPr="003C2DE2">
        <w:rPr>
          <w:rFonts w:ascii="Tahoma" w:hAnsi="Tahoma" w:cs="Tahoma"/>
          <w:sz w:val="22"/>
          <w:szCs w:val="22"/>
        </w:rPr>
        <w:t xml:space="preserve">a sobre o </w:t>
      </w:r>
      <w:r w:rsidR="00063D2C" w:rsidRPr="003C2DE2">
        <w:rPr>
          <w:rFonts w:ascii="Tahoma" w:hAnsi="Tahoma" w:cs="Tahoma"/>
          <w:sz w:val="22"/>
          <w:szCs w:val="22"/>
        </w:rPr>
        <w:t xml:space="preserve">não </w:t>
      </w:r>
      <w:r w:rsidR="001E7045" w:rsidRPr="003C2DE2">
        <w:rPr>
          <w:rFonts w:ascii="Tahoma" w:hAnsi="Tahoma" w:cs="Tahoma"/>
          <w:sz w:val="22"/>
          <w:szCs w:val="22"/>
        </w:rPr>
        <w:t>vencimento antecipado</w:t>
      </w:r>
      <w:r w:rsidR="006F1E1D" w:rsidRPr="003C2DE2">
        <w:rPr>
          <w:rFonts w:ascii="Tahoma" w:hAnsi="Tahoma" w:cs="Tahoma"/>
          <w:sz w:val="22"/>
          <w:szCs w:val="22"/>
        </w:rPr>
        <w:t xml:space="preserve"> previsto na </w:t>
      </w:r>
      <w:r w:rsidR="00111C25" w:rsidRPr="003C2DE2">
        <w:rPr>
          <w:rFonts w:ascii="Tahoma" w:hAnsi="Tahoma" w:cs="Tahoma"/>
          <w:sz w:val="22"/>
          <w:szCs w:val="22"/>
        </w:rPr>
        <w:t>C</w:t>
      </w:r>
      <w:r w:rsidR="006F1E1D" w:rsidRPr="003C2DE2">
        <w:rPr>
          <w:rFonts w:ascii="Tahoma" w:hAnsi="Tahoma" w:cs="Tahoma"/>
          <w:sz w:val="22"/>
          <w:szCs w:val="22"/>
        </w:rPr>
        <w:t>láusula 5.2.1</w:t>
      </w:r>
      <w:r w:rsidR="0082456C" w:rsidRPr="003C2DE2">
        <w:rPr>
          <w:rFonts w:ascii="Tahoma" w:hAnsi="Tahoma" w:cs="Tahoma"/>
          <w:sz w:val="22"/>
          <w:szCs w:val="22"/>
        </w:rPr>
        <w:t>: (1)</w:t>
      </w:r>
      <w:r w:rsidR="00BE6F05" w:rsidRPr="003C2DE2">
        <w:rPr>
          <w:rFonts w:ascii="Tahoma" w:hAnsi="Tahoma" w:cs="Tahoma"/>
          <w:sz w:val="22"/>
          <w:szCs w:val="22"/>
        </w:rPr>
        <w:t xml:space="preserve"> </w:t>
      </w:r>
      <w:r w:rsidRPr="003C2DE2">
        <w:rPr>
          <w:rFonts w:ascii="Tahoma" w:hAnsi="Tahoma" w:cs="Tahoma"/>
          <w:sz w:val="22"/>
          <w:szCs w:val="22"/>
        </w:rPr>
        <w:t>ser</w:t>
      </w:r>
      <w:r w:rsidR="0082456C" w:rsidRPr="003C2DE2">
        <w:rPr>
          <w:rFonts w:ascii="Tahoma" w:hAnsi="Tahoma" w:cs="Tahoma"/>
          <w:sz w:val="22"/>
          <w:szCs w:val="22"/>
        </w:rPr>
        <w:t>á</w:t>
      </w:r>
      <w:r w:rsidRPr="003C2DE2">
        <w:rPr>
          <w:rFonts w:ascii="Tahoma" w:hAnsi="Tahoma" w:cs="Tahoma"/>
          <w:sz w:val="22"/>
          <w:szCs w:val="22"/>
        </w:rPr>
        <w:t xml:space="preserve"> realizada </w:t>
      </w:r>
      <w:r w:rsidR="00534BD2" w:rsidRPr="003C2DE2">
        <w:rPr>
          <w:rFonts w:ascii="Tahoma" w:hAnsi="Tahoma" w:cs="Tahoma"/>
          <w:sz w:val="22"/>
          <w:szCs w:val="22"/>
        </w:rPr>
        <w:t>em conformidade com o</w:t>
      </w:r>
      <w:r w:rsidRPr="003C2DE2">
        <w:rPr>
          <w:rFonts w:ascii="Tahoma" w:hAnsi="Tahoma" w:cs="Tahoma"/>
          <w:sz w:val="22"/>
          <w:szCs w:val="22"/>
        </w:rPr>
        <w:t xml:space="preserve"> </w:t>
      </w:r>
      <w:r w:rsidR="009154C4" w:rsidRPr="003C2DE2">
        <w:rPr>
          <w:rFonts w:ascii="Tahoma" w:hAnsi="Tahoma" w:cs="Tahoma"/>
          <w:sz w:val="22"/>
          <w:szCs w:val="22"/>
        </w:rPr>
        <w:t>previst</w:t>
      </w:r>
      <w:r w:rsidR="00534BD2" w:rsidRPr="003C2DE2">
        <w:rPr>
          <w:rFonts w:ascii="Tahoma" w:hAnsi="Tahoma" w:cs="Tahoma"/>
          <w:sz w:val="22"/>
          <w:szCs w:val="22"/>
        </w:rPr>
        <w:t>o</w:t>
      </w:r>
      <w:r w:rsidR="009154C4" w:rsidRPr="003C2DE2">
        <w:rPr>
          <w:rFonts w:ascii="Tahoma" w:hAnsi="Tahoma" w:cs="Tahoma"/>
          <w:sz w:val="22"/>
          <w:szCs w:val="22"/>
        </w:rPr>
        <w:t xml:space="preserve"> no Termo de Securitização</w:t>
      </w:r>
      <w:r w:rsidR="0082456C" w:rsidRPr="003C2DE2">
        <w:rPr>
          <w:rFonts w:ascii="Tahoma" w:hAnsi="Tahoma" w:cs="Tahoma"/>
          <w:sz w:val="22"/>
          <w:szCs w:val="22"/>
        </w:rPr>
        <w:t xml:space="preserve">, observados seus procedimentos e o respectivo quórum; </w:t>
      </w:r>
      <w:r w:rsidR="006F1E1D" w:rsidRPr="003C2DE2">
        <w:rPr>
          <w:rFonts w:ascii="Tahoma" w:hAnsi="Tahoma" w:cs="Tahoma"/>
          <w:sz w:val="22"/>
          <w:szCs w:val="22"/>
        </w:rPr>
        <w:t xml:space="preserve">e </w:t>
      </w:r>
      <w:r w:rsidR="0082456C" w:rsidRPr="003C2DE2">
        <w:rPr>
          <w:rFonts w:ascii="Tahoma" w:hAnsi="Tahoma" w:cs="Tahoma"/>
          <w:sz w:val="22"/>
          <w:szCs w:val="22"/>
        </w:rPr>
        <w:t>(</w:t>
      </w:r>
      <w:r w:rsidR="0082456C" w:rsidRPr="003C2DE2">
        <w:rPr>
          <w:rFonts w:ascii="Tahoma" w:hAnsi="Tahoma" w:cs="Tahoma"/>
          <w:i/>
          <w:sz w:val="22"/>
          <w:szCs w:val="22"/>
        </w:rPr>
        <w:t>2</w:t>
      </w:r>
      <w:r w:rsidR="0082456C" w:rsidRPr="003C2DE2">
        <w:rPr>
          <w:rFonts w:ascii="Tahoma" w:hAnsi="Tahoma" w:cs="Tahoma"/>
          <w:sz w:val="22"/>
          <w:szCs w:val="22"/>
        </w:rPr>
        <w:t xml:space="preserve">) deverá </w:t>
      </w:r>
      <w:r w:rsidR="00063D2C" w:rsidRPr="003C2DE2">
        <w:rPr>
          <w:rFonts w:ascii="Tahoma" w:hAnsi="Tahoma" w:cs="Tahoma"/>
          <w:sz w:val="22"/>
          <w:szCs w:val="22"/>
        </w:rPr>
        <w:t>deliberar por</w:t>
      </w:r>
      <w:r w:rsidR="00E16786" w:rsidRPr="003C2DE2">
        <w:rPr>
          <w:rFonts w:ascii="Tahoma" w:hAnsi="Tahoma" w:cs="Tahoma"/>
          <w:sz w:val="22"/>
          <w:szCs w:val="22"/>
        </w:rPr>
        <w:t xml:space="preserve"> não declara</w:t>
      </w:r>
      <w:r w:rsidR="00BE6F05" w:rsidRPr="003C2DE2">
        <w:rPr>
          <w:rFonts w:ascii="Tahoma" w:hAnsi="Tahoma" w:cs="Tahoma"/>
          <w:sz w:val="22"/>
          <w:szCs w:val="22"/>
        </w:rPr>
        <w:t xml:space="preserve">r </w:t>
      </w:r>
      <w:r w:rsidR="00E16786" w:rsidRPr="003C2DE2">
        <w:rPr>
          <w:rFonts w:ascii="Tahoma" w:hAnsi="Tahoma" w:cs="Tahoma"/>
          <w:sz w:val="22"/>
          <w:szCs w:val="22"/>
        </w:rPr>
        <w:t>o vencimento antecipado do</w:t>
      </w:r>
      <w:r w:rsidR="001E7045" w:rsidRPr="003C2DE2">
        <w:rPr>
          <w:rFonts w:ascii="Tahoma" w:hAnsi="Tahoma" w:cs="Tahoma"/>
          <w:sz w:val="22"/>
          <w:szCs w:val="22"/>
        </w:rPr>
        <w:t>s</w:t>
      </w:r>
      <w:r w:rsidR="00E16786" w:rsidRPr="003C2DE2">
        <w:rPr>
          <w:rFonts w:ascii="Tahoma" w:hAnsi="Tahoma" w:cs="Tahoma"/>
          <w:sz w:val="22"/>
          <w:szCs w:val="22"/>
        </w:rPr>
        <w:t xml:space="preserve"> </w:t>
      </w:r>
      <w:r w:rsidR="00EB4796" w:rsidRPr="003C2DE2">
        <w:rPr>
          <w:rFonts w:ascii="Tahoma" w:hAnsi="Tahoma" w:cs="Tahoma"/>
          <w:sz w:val="22"/>
          <w:szCs w:val="22"/>
        </w:rPr>
        <w:t xml:space="preserve">CRA </w:t>
      </w:r>
      <w:r w:rsidR="00423E66" w:rsidRPr="003C2DE2">
        <w:rPr>
          <w:rFonts w:ascii="Tahoma" w:hAnsi="Tahoma" w:cs="Tahoma"/>
          <w:sz w:val="22"/>
          <w:szCs w:val="22"/>
        </w:rPr>
        <w:t>e das Debêntures</w:t>
      </w:r>
      <w:r w:rsidR="006F1E1D" w:rsidRPr="003C2DE2">
        <w:rPr>
          <w:rFonts w:ascii="Tahoma" w:hAnsi="Tahoma" w:cs="Tahoma"/>
          <w:sz w:val="22"/>
          <w:szCs w:val="22"/>
        </w:rPr>
        <w:t>.</w:t>
      </w:r>
    </w:p>
    <w:p w:rsidR="00C263B2" w:rsidRDefault="00C263B2" w:rsidP="00036285">
      <w:pPr>
        <w:ind w:left="1418"/>
        <w:jc w:val="both"/>
        <w:rPr>
          <w:rFonts w:ascii="Tahoma" w:hAnsi="Tahoma" w:cs="Tahoma"/>
          <w:sz w:val="22"/>
          <w:szCs w:val="22"/>
        </w:rPr>
      </w:pPr>
    </w:p>
    <w:p w:rsidR="00B94217" w:rsidRPr="003C2DE2" w:rsidRDefault="00740EBF" w:rsidP="008759F7">
      <w:pPr>
        <w:jc w:val="both"/>
        <w:rPr>
          <w:rFonts w:ascii="Tahoma" w:hAnsi="Tahoma" w:cs="Tahoma"/>
          <w:sz w:val="22"/>
          <w:szCs w:val="22"/>
        </w:rPr>
      </w:pPr>
      <w:r w:rsidRPr="003C2DE2">
        <w:rPr>
          <w:rFonts w:ascii="Tahoma" w:hAnsi="Tahoma" w:cs="Tahoma"/>
          <w:sz w:val="22"/>
          <w:szCs w:val="22"/>
        </w:rPr>
        <w:t> </w:t>
      </w:r>
    </w:p>
    <w:p w:rsidR="0053414E" w:rsidRPr="003C2DE2" w:rsidRDefault="0053414E" w:rsidP="008759F7">
      <w:pPr>
        <w:numPr>
          <w:ilvl w:val="1"/>
          <w:numId w:val="1"/>
        </w:numPr>
        <w:ind w:left="0" w:firstLine="709"/>
        <w:jc w:val="both"/>
        <w:rPr>
          <w:rFonts w:ascii="Tahoma" w:eastAsia="Arial Unicode MS" w:hAnsi="Tahoma" w:cs="Tahoma"/>
          <w:sz w:val="22"/>
          <w:szCs w:val="22"/>
          <w:u w:val="single"/>
        </w:rPr>
      </w:pPr>
      <w:r w:rsidRPr="003C2DE2">
        <w:rPr>
          <w:rFonts w:ascii="Tahoma" w:eastAsia="Arial Unicode MS" w:hAnsi="Tahoma" w:cs="Tahoma"/>
          <w:sz w:val="22"/>
          <w:szCs w:val="22"/>
          <w:u w:val="single"/>
        </w:rPr>
        <w:t>Regras Comuns</w:t>
      </w:r>
    </w:p>
    <w:p w:rsidR="0053414E" w:rsidRPr="003C2DE2" w:rsidRDefault="0053414E" w:rsidP="008759F7">
      <w:pPr>
        <w:jc w:val="both"/>
        <w:rPr>
          <w:rFonts w:ascii="Tahoma" w:eastAsia="Arial Unicode MS" w:hAnsi="Tahoma" w:cs="Tahoma"/>
          <w:sz w:val="22"/>
          <w:szCs w:val="22"/>
          <w:u w:val="single"/>
        </w:rPr>
      </w:pPr>
    </w:p>
    <w:p w:rsidR="0053414E" w:rsidRPr="003C2DE2" w:rsidRDefault="0053414E"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 xml:space="preserve">A ocorrência de qualquer dos eventos descritos nas </w:t>
      </w:r>
      <w:r w:rsidR="00480C41" w:rsidRPr="003C2DE2">
        <w:rPr>
          <w:rFonts w:ascii="Tahoma" w:hAnsi="Tahoma" w:cs="Tahoma"/>
          <w:sz w:val="22"/>
          <w:szCs w:val="22"/>
        </w:rPr>
        <w:t>C</w:t>
      </w:r>
      <w:r w:rsidRPr="003C2DE2">
        <w:rPr>
          <w:rFonts w:ascii="Tahoma" w:hAnsi="Tahoma" w:cs="Tahoma"/>
          <w:sz w:val="22"/>
          <w:szCs w:val="22"/>
        </w:rPr>
        <w:t xml:space="preserve">láusulas 5.1 e 5.2 deverá ser prontamente comunicada pela </w:t>
      </w:r>
      <w:r w:rsidR="00EB4796" w:rsidRPr="003C2DE2">
        <w:rPr>
          <w:rFonts w:ascii="Tahoma" w:hAnsi="Tahoma" w:cs="Tahoma"/>
          <w:sz w:val="22"/>
          <w:szCs w:val="22"/>
        </w:rPr>
        <w:t xml:space="preserve">Emissora </w:t>
      </w:r>
      <w:r w:rsidR="00370FCA">
        <w:rPr>
          <w:rFonts w:ascii="Tahoma" w:hAnsi="Tahoma" w:cs="Tahoma"/>
          <w:sz w:val="22"/>
          <w:szCs w:val="22"/>
        </w:rPr>
        <w:t xml:space="preserve">ao Agente Fiduciário e </w:t>
      </w:r>
      <w:r w:rsidRPr="003C2DE2">
        <w:rPr>
          <w:rFonts w:ascii="Tahoma" w:hAnsi="Tahoma" w:cs="Tahoma"/>
          <w:sz w:val="22"/>
          <w:szCs w:val="22"/>
        </w:rPr>
        <w:t xml:space="preserve">à Debenturista, em prazo de até </w:t>
      </w:r>
      <w:r w:rsidR="00F14A5E" w:rsidRPr="003C2DE2">
        <w:rPr>
          <w:rFonts w:ascii="Tahoma" w:hAnsi="Tahoma" w:cs="Tahoma"/>
          <w:sz w:val="22"/>
          <w:szCs w:val="22"/>
        </w:rPr>
        <w:t>1</w:t>
      </w:r>
      <w:r w:rsidRPr="003C2DE2">
        <w:rPr>
          <w:rFonts w:ascii="Tahoma" w:hAnsi="Tahoma" w:cs="Tahoma"/>
          <w:sz w:val="22"/>
          <w:szCs w:val="22"/>
        </w:rPr>
        <w:t xml:space="preserve"> (</w:t>
      </w:r>
      <w:r w:rsidR="00F14A5E" w:rsidRPr="003C2DE2">
        <w:rPr>
          <w:rFonts w:ascii="Tahoma" w:hAnsi="Tahoma" w:cs="Tahoma"/>
          <w:sz w:val="22"/>
          <w:szCs w:val="22"/>
        </w:rPr>
        <w:t>um</w:t>
      </w:r>
      <w:r w:rsidRPr="003C2DE2">
        <w:rPr>
          <w:rFonts w:ascii="Tahoma" w:hAnsi="Tahoma" w:cs="Tahoma"/>
          <w:sz w:val="22"/>
          <w:szCs w:val="22"/>
        </w:rPr>
        <w:t>) Dia Út</w:t>
      </w:r>
      <w:r w:rsidR="00F14A5E" w:rsidRPr="003C2DE2">
        <w:rPr>
          <w:rFonts w:ascii="Tahoma" w:hAnsi="Tahoma" w:cs="Tahoma"/>
          <w:sz w:val="22"/>
          <w:szCs w:val="22"/>
        </w:rPr>
        <w:t>il</w:t>
      </w:r>
      <w:r w:rsidRPr="003C2DE2">
        <w:rPr>
          <w:rFonts w:ascii="Tahoma" w:hAnsi="Tahoma" w:cs="Tahoma"/>
          <w:sz w:val="22"/>
          <w:szCs w:val="22"/>
        </w:rPr>
        <w:t xml:space="preserve"> </w:t>
      </w:r>
      <w:r w:rsidR="008F2D65" w:rsidRPr="003C2DE2">
        <w:rPr>
          <w:rFonts w:ascii="Tahoma" w:hAnsi="Tahoma" w:cs="Tahoma"/>
          <w:sz w:val="22"/>
          <w:szCs w:val="22"/>
        </w:rPr>
        <w:t>da data em que tomar conhecimento</w:t>
      </w:r>
      <w:r w:rsidRPr="003C2DE2">
        <w:rPr>
          <w:rFonts w:ascii="Tahoma" w:hAnsi="Tahoma" w:cs="Tahoma"/>
          <w:sz w:val="22"/>
          <w:szCs w:val="22"/>
        </w:rPr>
        <w:t xml:space="preserve">. O descumprimento </w:t>
      </w:r>
      <w:r w:rsidR="00AD2795" w:rsidRPr="003C2DE2">
        <w:rPr>
          <w:rFonts w:ascii="Tahoma" w:hAnsi="Tahoma" w:cs="Tahoma"/>
          <w:sz w:val="22"/>
          <w:szCs w:val="22"/>
        </w:rPr>
        <w:t xml:space="preserve">do </w:t>
      </w:r>
      <w:r w:rsidRPr="003C2DE2">
        <w:rPr>
          <w:rFonts w:ascii="Tahoma" w:hAnsi="Tahoma" w:cs="Tahoma"/>
          <w:sz w:val="22"/>
          <w:szCs w:val="22"/>
        </w:rPr>
        <w:t>dever de informar</w:t>
      </w:r>
      <w:r w:rsidR="00AD2795" w:rsidRPr="003C2DE2">
        <w:rPr>
          <w:rFonts w:ascii="Tahoma" w:hAnsi="Tahoma" w:cs="Tahoma"/>
          <w:sz w:val="22"/>
          <w:szCs w:val="22"/>
        </w:rPr>
        <w:t>,</w:t>
      </w:r>
      <w:r w:rsidRPr="003C2DE2">
        <w:rPr>
          <w:rFonts w:ascii="Tahoma" w:hAnsi="Tahoma" w:cs="Tahoma"/>
          <w:sz w:val="22"/>
          <w:szCs w:val="22"/>
        </w:rPr>
        <w:t xml:space="preserve"> pela </w:t>
      </w:r>
      <w:r w:rsidR="00EB4796" w:rsidRPr="003C2DE2">
        <w:rPr>
          <w:rFonts w:ascii="Tahoma" w:hAnsi="Tahoma" w:cs="Tahoma"/>
          <w:sz w:val="22"/>
          <w:szCs w:val="22"/>
        </w:rPr>
        <w:t>Emissora</w:t>
      </w:r>
      <w:r w:rsidR="00AD2795" w:rsidRPr="003C2DE2">
        <w:rPr>
          <w:rFonts w:ascii="Tahoma" w:hAnsi="Tahoma" w:cs="Tahoma"/>
          <w:sz w:val="22"/>
          <w:szCs w:val="22"/>
        </w:rPr>
        <w:t>,</w:t>
      </w:r>
      <w:r w:rsidR="00EB4796" w:rsidRPr="003C2DE2">
        <w:rPr>
          <w:rFonts w:ascii="Tahoma" w:hAnsi="Tahoma" w:cs="Tahoma"/>
          <w:sz w:val="22"/>
          <w:szCs w:val="22"/>
        </w:rPr>
        <w:t xml:space="preserve"> </w:t>
      </w:r>
      <w:r w:rsidRPr="003C2DE2">
        <w:rPr>
          <w:rFonts w:ascii="Tahoma" w:hAnsi="Tahoma" w:cs="Tahoma"/>
          <w:sz w:val="22"/>
          <w:szCs w:val="22"/>
        </w:rPr>
        <w:t xml:space="preserve">não impedirá o exercício de poderes, faculdades e pretensões previstos nesta Escritura e nos demais Documentos da Operação, pela Securitizadora ou pelos </w:t>
      </w:r>
      <w:r w:rsidR="00EF0EA4" w:rsidRPr="003C2DE2">
        <w:rPr>
          <w:rFonts w:ascii="Tahoma" w:hAnsi="Tahoma" w:cs="Tahoma"/>
          <w:sz w:val="22"/>
          <w:szCs w:val="22"/>
        </w:rPr>
        <w:t>T</w:t>
      </w:r>
      <w:r w:rsidRPr="003C2DE2">
        <w:rPr>
          <w:rFonts w:ascii="Tahoma" w:hAnsi="Tahoma" w:cs="Tahoma"/>
          <w:sz w:val="22"/>
          <w:szCs w:val="22"/>
        </w:rPr>
        <w:t xml:space="preserve">itulares de </w:t>
      </w:r>
      <w:r w:rsidR="00EB4796" w:rsidRPr="003C2DE2">
        <w:rPr>
          <w:rFonts w:ascii="Tahoma" w:hAnsi="Tahoma" w:cs="Tahoma"/>
          <w:sz w:val="22"/>
          <w:szCs w:val="22"/>
        </w:rPr>
        <w:t>CRA</w:t>
      </w:r>
      <w:r w:rsidRPr="003C2DE2">
        <w:rPr>
          <w:rFonts w:ascii="Tahoma" w:hAnsi="Tahoma" w:cs="Tahoma"/>
          <w:sz w:val="22"/>
          <w:szCs w:val="22"/>
        </w:rPr>
        <w:t>, inclusive o de declarar o vencimento antecipado das Debêntures e</w:t>
      </w:r>
      <w:r w:rsidR="00B76C3A">
        <w:rPr>
          <w:rFonts w:ascii="Tahoma" w:hAnsi="Tahoma" w:cs="Tahoma"/>
          <w:sz w:val="22"/>
          <w:szCs w:val="22"/>
        </w:rPr>
        <w:t xml:space="preserve"> consequentemente o resgate</w:t>
      </w:r>
      <w:r w:rsidRPr="003C2DE2">
        <w:rPr>
          <w:rFonts w:ascii="Tahoma" w:hAnsi="Tahoma" w:cs="Tahoma"/>
          <w:sz w:val="22"/>
          <w:szCs w:val="22"/>
        </w:rPr>
        <w:t xml:space="preserve"> dos </w:t>
      </w:r>
      <w:r w:rsidR="00EB4796" w:rsidRPr="003C2DE2">
        <w:rPr>
          <w:rFonts w:ascii="Tahoma" w:hAnsi="Tahoma" w:cs="Tahoma"/>
          <w:sz w:val="22"/>
          <w:szCs w:val="22"/>
        </w:rPr>
        <w:t>CRA</w:t>
      </w:r>
      <w:r w:rsidRPr="003C2DE2">
        <w:rPr>
          <w:rFonts w:ascii="Tahoma" w:hAnsi="Tahoma" w:cs="Tahoma"/>
          <w:sz w:val="22"/>
          <w:szCs w:val="22"/>
        </w:rPr>
        <w:t>.</w:t>
      </w:r>
      <w:r w:rsidR="00975948" w:rsidRPr="003C2DE2">
        <w:rPr>
          <w:rFonts w:ascii="Tahoma" w:hAnsi="Tahoma" w:cs="Tahoma"/>
          <w:sz w:val="22"/>
          <w:szCs w:val="22"/>
        </w:rPr>
        <w:t xml:space="preserve"> </w:t>
      </w:r>
    </w:p>
    <w:p w:rsidR="0053414E" w:rsidRPr="003C2DE2" w:rsidRDefault="0053414E" w:rsidP="008759F7">
      <w:pPr>
        <w:jc w:val="both"/>
        <w:rPr>
          <w:rFonts w:ascii="Tahoma" w:eastAsia="Arial Unicode MS" w:hAnsi="Tahoma" w:cs="Tahoma"/>
          <w:sz w:val="22"/>
          <w:szCs w:val="22"/>
          <w:u w:val="single"/>
        </w:rPr>
      </w:pPr>
    </w:p>
    <w:p w:rsidR="0053414E" w:rsidRPr="003C2DE2" w:rsidRDefault="0031682A"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Na ocorrência do vencimento antecipado das Debêntures</w:t>
      </w:r>
      <w:r w:rsidR="0053414E" w:rsidRPr="003C2DE2">
        <w:rPr>
          <w:rFonts w:ascii="Tahoma" w:hAnsi="Tahoma" w:cs="Tahoma"/>
          <w:sz w:val="22"/>
          <w:szCs w:val="22"/>
        </w:rPr>
        <w:t xml:space="preserve"> (tanto o automático, quanto o não automático)</w:t>
      </w:r>
      <w:r w:rsidRPr="003C2DE2">
        <w:rPr>
          <w:rFonts w:ascii="Tahoma" w:hAnsi="Tahoma" w:cs="Tahoma"/>
          <w:sz w:val="22"/>
          <w:szCs w:val="22"/>
        </w:rPr>
        <w:t xml:space="preserve">, </w:t>
      </w:r>
      <w:r w:rsidR="00522E55" w:rsidRPr="003C2DE2">
        <w:rPr>
          <w:rFonts w:ascii="Tahoma" w:hAnsi="Tahoma" w:cs="Tahoma"/>
          <w:sz w:val="22"/>
          <w:szCs w:val="22"/>
        </w:rPr>
        <w:t xml:space="preserve">independentemente da comunicação referida na </w:t>
      </w:r>
      <w:r w:rsidR="00111C25" w:rsidRPr="003C2DE2">
        <w:rPr>
          <w:rFonts w:ascii="Tahoma" w:hAnsi="Tahoma" w:cs="Tahoma"/>
          <w:sz w:val="22"/>
          <w:szCs w:val="22"/>
        </w:rPr>
        <w:t>C</w:t>
      </w:r>
      <w:r w:rsidR="00D42300" w:rsidRPr="003C2DE2">
        <w:rPr>
          <w:rFonts w:ascii="Tahoma" w:hAnsi="Tahoma" w:cs="Tahoma"/>
          <w:sz w:val="22"/>
          <w:szCs w:val="22"/>
        </w:rPr>
        <w:t>láusula</w:t>
      </w:r>
      <w:r w:rsidR="00522E55" w:rsidRPr="003C2DE2">
        <w:rPr>
          <w:rFonts w:ascii="Tahoma" w:hAnsi="Tahoma" w:cs="Tahoma"/>
          <w:sz w:val="22"/>
          <w:szCs w:val="22"/>
        </w:rPr>
        <w:t xml:space="preserve"> 5.</w:t>
      </w:r>
      <w:r w:rsidR="0053414E" w:rsidRPr="003C2DE2">
        <w:rPr>
          <w:rFonts w:ascii="Tahoma" w:hAnsi="Tahoma" w:cs="Tahoma"/>
          <w:sz w:val="22"/>
          <w:szCs w:val="22"/>
        </w:rPr>
        <w:t>3</w:t>
      </w:r>
      <w:r w:rsidR="00522E55" w:rsidRPr="003C2DE2">
        <w:rPr>
          <w:rFonts w:ascii="Tahoma" w:hAnsi="Tahoma" w:cs="Tahoma"/>
          <w:sz w:val="22"/>
          <w:szCs w:val="22"/>
        </w:rPr>
        <w:t>.</w:t>
      </w:r>
      <w:r w:rsidR="0053414E" w:rsidRPr="003C2DE2">
        <w:rPr>
          <w:rFonts w:ascii="Tahoma" w:hAnsi="Tahoma" w:cs="Tahoma"/>
          <w:sz w:val="22"/>
          <w:szCs w:val="22"/>
        </w:rPr>
        <w:t>1</w:t>
      </w:r>
      <w:r w:rsidR="00522E55" w:rsidRPr="003C2DE2">
        <w:rPr>
          <w:rFonts w:ascii="Tahoma" w:hAnsi="Tahoma" w:cs="Tahoma"/>
          <w:sz w:val="22"/>
          <w:szCs w:val="22"/>
        </w:rPr>
        <w:t xml:space="preserve"> acima, </w:t>
      </w:r>
      <w:r w:rsidRPr="003C2DE2">
        <w:rPr>
          <w:rFonts w:ascii="Tahoma" w:hAnsi="Tahoma" w:cs="Tahoma"/>
          <w:sz w:val="22"/>
          <w:szCs w:val="22"/>
        </w:rPr>
        <w:t xml:space="preserve">a Emissora obriga-se a efetuar o pagamento do Valor Nominal Unitário, ou do saldo do Valor Nominal Unitário, se for o caso, acrescido da </w:t>
      </w:r>
      <w:r w:rsidRPr="003C2DE2">
        <w:rPr>
          <w:rFonts w:ascii="Tahoma" w:eastAsia="Arial Unicode MS" w:hAnsi="Tahoma" w:cs="Tahoma"/>
          <w:iCs/>
          <w:sz w:val="22"/>
          <w:szCs w:val="22"/>
        </w:rPr>
        <w:t>Remuneração</w:t>
      </w:r>
      <w:r w:rsidRPr="003C2DE2">
        <w:rPr>
          <w:rFonts w:ascii="Tahoma" w:hAnsi="Tahoma" w:cs="Tahoma"/>
          <w:sz w:val="22"/>
          <w:szCs w:val="22"/>
        </w:rPr>
        <w:t xml:space="preserve">, calculada </w:t>
      </w:r>
      <w:r w:rsidRPr="003C2DE2">
        <w:rPr>
          <w:rFonts w:ascii="Tahoma" w:hAnsi="Tahoma" w:cs="Tahoma"/>
          <w:i/>
          <w:sz w:val="22"/>
          <w:szCs w:val="22"/>
        </w:rPr>
        <w:t>pro rata temporis</w:t>
      </w:r>
      <w:r w:rsidRPr="003C2DE2">
        <w:rPr>
          <w:rFonts w:ascii="Tahoma" w:hAnsi="Tahoma" w:cs="Tahoma"/>
          <w:sz w:val="22"/>
          <w:szCs w:val="22"/>
        </w:rPr>
        <w:t xml:space="preserve"> desde a </w:t>
      </w:r>
      <w:r w:rsidR="002C7075" w:rsidRPr="003C2DE2">
        <w:rPr>
          <w:rFonts w:ascii="Tahoma" w:hAnsi="Tahoma" w:cs="Tahoma"/>
          <w:sz w:val="22"/>
          <w:szCs w:val="22"/>
        </w:rPr>
        <w:t xml:space="preserve">primeira </w:t>
      </w:r>
      <w:r w:rsidR="005F178B" w:rsidRPr="003C2DE2">
        <w:rPr>
          <w:rFonts w:ascii="Tahoma" w:hAnsi="Tahoma" w:cs="Tahoma"/>
          <w:sz w:val="22"/>
          <w:szCs w:val="22"/>
        </w:rPr>
        <w:t xml:space="preserve">Data </w:t>
      </w:r>
      <w:r w:rsidR="00534BD2" w:rsidRPr="003C2DE2">
        <w:rPr>
          <w:rFonts w:ascii="Tahoma" w:hAnsi="Tahoma" w:cs="Tahoma"/>
          <w:sz w:val="22"/>
          <w:szCs w:val="22"/>
        </w:rPr>
        <w:t xml:space="preserve">de </w:t>
      </w:r>
      <w:r w:rsidR="005F178B" w:rsidRPr="003C2DE2">
        <w:rPr>
          <w:rFonts w:ascii="Tahoma" w:hAnsi="Tahoma" w:cs="Tahoma"/>
          <w:sz w:val="22"/>
          <w:szCs w:val="22"/>
        </w:rPr>
        <w:t>Integralização</w:t>
      </w:r>
      <w:r w:rsidR="00B60A65" w:rsidRPr="003C2DE2">
        <w:rPr>
          <w:rFonts w:ascii="Tahoma" w:eastAsia="Arial Unicode MS" w:hAnsi="Tahoma" w:cs="Tahoma"/>
          <w:sz w:val="22"/>
          <w:szCs w:val="22"/>
        </w:rPr>
        <w:t>, ou a data de pagamento de Remuneração</w:t>
      </w:r>
      <w:r w:rsidR="001D5BCA" w:rsidRPr="003C2DE2">
        <w:rPr>
          <w:rFonts w:ascii="Tahoma" w:hAnsi="Tahoma" w:cs="Tahoma"/>
          <w:sz w:val="22"/>
          <w:szCs w:val="22"/>
        </w:rPr>
        <w:t xml:space="preserve"> imediatamente anterior, conforme aplicável</w:t>
      </w:r>
      <w:r w:rsidR="00B60A65" w:rsidRPr="003C2DE2">
        <w:rPr>
          <w:rFonts w:ascii="Tahoma" w:eastAsia="Arial Unicode MS" w:hAnsi="Tahoma" w:cs="Tahoma"/>
          <w:sz w:val="22"/>
          <w:szCs w:val="22"/>
        </w:rPr>
        <w:t>,</w:t>
      </w:r>
      <w:r w:rsidR="005F178B" w:rsidRPr="003C2DE2">
        <w:rPr>
          <w:rFonts w:ascii="Tahoma" w:hAnsi="Tahoma" w:cs="Tahoma"/>
          <w:sz w:val="22"/>
          <w:szCs w:val="22"/>
        </w:rPr>
        <w:t xml:space="preserve"> </w:t>
      </w:r>
      <w:r w:rsidRPr="003C2DE2">
        <w:rPr>
          <w:rFonts w:ascii="Tahoma" w:hAnsi="Tahoma" w:cs="Tahoma"/>
          <w:sz w:val="22"/>
          <w:szCs w:val="22"/>
        </w:rPr>
        <w:t>até a data do seu efetivo pagamento e de quaisquer outros valores eventualmente devidos pela Emissora nos termos desta Escritura</w:t>
      </w:r>
      <w:r w:rsidR="00522E55" w:rsidRPr="003C2DE2">
        <w:rPr>
          <w:rFonts w:ascii="Tahoma" w:hAnsi="Tahoma" w:cs="Tahoma"/>
          <w:sz w:val="22"/>
          <w:szCs w:val="22"/>
        </w:rPr>
        <w:t>,</w:t>
      </w:r>
      <w:r w:rsidRPr="003C2DE2">
        <w:rPr>
          <w:rFonts w:ascii="Tahoma" w:hAnsi="Tahoma" w:cs="Tahoma"/>
          <w:sz w:val="22"/>
          <w:szCs w:val="22"/>
        </w:rPr>
        <w:t xml:space="preserve"> em até </w:t>
      </w:r>
      <w:r w:rsidR="00567B22" w:rsidRPr="003C2DE2">
        <w:rPr>
          <w:rFonts w:ascii="Tahoma" w:hAnsi="Tahoma" w:cs="Tahoma"/>
          <w:sz w:val="22"/>
          <w:szCs w:val="22"/>
        </w:rPr>
        <w:t>2</w:t>
      </w:r>
      <w:r w:rsidRPr="003C2DE2">
        <w:rPr>
          <w:rFonts w:ascii="Tahoma" w:hAnsi="Tahoma" w:cs="Tahoma"/>
          <w:sz w:val="22"/>
          <w:szCs w:val="22"/>
        </w:rPr>
        <w:t xml:space="preserve"> (</w:t>
      </w:r>
      <w:r w:rsidR="00567B22" w:rsidRPr="003C2DE2">
        <w:rPr>
          <w:rFonts w:ascii="Tahoma" w:hAnsi="Tahoma" w:cs="Tahoma"/>
          <w:sz w:val="22"/>
          <w:szCs w:val="22"/>
        </w:rPr>
        <w:t>dois</w:t>
      </w:r>
      <w:r w:rsidRPr="003C2DE2">
        <w:rPr>
          <w:rFonts w:ascii="Tahoma" w:hAnsi="Tahoma" w:cs="Tahoma"/>
          <w:sz w:val="22"/>
          <w:szCs w:val="22"/>
        </w:rPr>
        <w:t>) Dia</w:t>
      </w:r>
      <w:r w:rsidR="00567B22" w:rsidRPr="003C2DE2">
        <w:rPr>
          <w:rFonts w:ascii="Tahoma" w:hAnsi="Tahoma" w:cs="Tahoma"/>
          <w:sz w:val="22"/>
          <w:szCs w:val="22"/>
        </w:rPr>
        <w:t>s</w:t>
      </w:r>
      <w:r w:rsidRPr="003C2DE2">
        <w:rPr>
          <w:rFonts w:ascii="Tahoma" w:hAnsi="Tahoma" w:cs="Tahoma"/>
          <w:sz w:val="22"/>
          <w:szCs w:val="22"/>
        </w:rPr>
        <w:t xml:space="preserve"> Út</w:t>
      </w:r>
      <w:r w:rsidR="00567B22" w:rsidRPr="003C2DE2">
        <w:rPr>
          <w:rFonts w:ascii="Tahoma" w:hAnsi="Tahoma" w:cs="Tahoma"/>
          <w:sz w:val="22"/>
          <w:szCs w:val="22"/>
        </w:rPr>
        <w:t>eis</w:t>
      </w:r>
      <w:r w:rsidR="00694529" w:rsidRPr="003C2DE2">
        <w:rPr>
          <w:rFonts w:ascii="Tahoma" w:hAnsi="Tahoma" w:cs="Tahoma"/>
          <w:sz w:val="22"/>
          <w:szCs w:val="22"/>
        </w:rPr>
        <w:t xml:space="preserve"> </w:t>
      </w:r>
      <w:r w:rsidRPr="003C2DE2">
        <w:rPr>
          <w:rFonts w:ascii="Tahoma" w:hAnsi="Tahoma" w:cs="Tahoma"/>
          <w:sz w:val="22"/>
          <w:szCs w:val="22"/>
        </w:rPr>
        <w:t>contados</w:t>
      </w:r>
      <w:r w:rsidR="0053414E" w:rsidRPr="003C2DE2">
        <w:rPr>
          <w:rFonts w:ascii="Tahoma" w:hAnsi="Tahoma" w:cs="Tahoma"/>
          <w:sz w:val="22"/>
          <w:szCs w:val="22"/>
        </w:rPr>
        <w:t xml:space="preserve">: (i) com relação aos eventos da </w:t>
      </w:r>
      <w:r w:rsidR="00111C25" w:rsidRPr="003C2DE2">
        <w:rPr>
          <w:rFonts w:ascii="Tahoma" w:hAnsi="Tahoma" w:cs="Tahoma"/>
          <w:sz w:val="22"/>
          <w:szCs w:val="22"/>
        </w:rPr>
        <w:t>C</w:t>
      </w:r>
      <w:r w:rsidR="0053414E" w:rsidRPr="003C2DE2">
        <w:rPr>
          <w:rFonts w:ascii="Tahoma" w:hAnsi="Tahoma" w:cs="Tahoma"/>
          <w:sz w:val="22"/>
          <w:szCs w:val="22"/>
        </w:rPr>
        <w:t>láusula 5.1</w:t>
      </w:r>
      <w:r w:rsidR="00F558AA" w:rsidRPr="003C2DE2">
        <w:rPr>
          <w:rFonts w:ascii="Tahoma" w:hAnsi="Tahoma" w:cs="Tahoma"/>
          <w:sz w:val="22"/>
          <w:szCs w:val="22"/>
        </w:rPr>
        <w:t xml:space="preserve"> desta Escritura</w:t>
      </w:r>
      <w:r w:rsidR="0053414E" w:rsidRPr="003C2DE2">
        <w:rPr>
          <w:rFonts w:ascii="Tahoma" w:hAnsi="Tahoma" w:cs="Tahoma"/>
          <w:sz w:val="22"/>
          <w:szCs w:val="22"/>
        </w:rPr>
        <w:t xml:space="preserve">, da data em que ocorrer o evento ali listado; e (ii) com relação aos eventos da </w:t>
      </w:r>
      <w:r w:rsidR="00111C25" w:rsidRPr="003C2DE2">
        <w:rPr>
          <w:rFonts w:ascii="Tahoma" w:hAnsi="Tahoma" w:cs="Tahoma"/>
          <w:sz w:val="22"/>
          <w:szCs w:val="22"/>
        </w:rPr>
        <w:t>C</w:t>
      </w:r>
      <w:r w:rsidR="0053414E" w:rsidRPr="003C2DE2">
        <w:rPr>
          <w:rFonts w:ascii="Tahoma" w:hAnsi="Tahoma" w:cs="Tahoma"/>
          <w:sz w:val="22"/>
          <w:szCs w:val="22"/>
        </w:rPr>
        <w:t>láusula 5.2</w:t>
      </w:r>
      <w:r w:rsidR="00F558AA" w:rsidRPr="003C2DE2">
        <w:rPr>
          <w:rFonts w:ascii="Tahoma" w:hAnsi="Tahoma" w:cs="Tahoma"/>
          <w:sz w:val="22"/>
          <w:szCs w:val="22"/>
        </w:rPr>
        <w:t xml:space="preserve"> desta Escritura</w:t>
      </w:r>
      <w:r w:rsidR="0053414E" w:rsidRPr="003C2DE2">
        <w:rPr>
          <w:rFonts w:ascii="Tahoma" w:hAnsi="Tahoma" w:cs="Tahoma"/>
          <w:sz w:val="22"/>
          <w:szCs w:val="22"/>
        </w:rPr>
        <w:t xml:space="preserve">, da data em que for aprovado pela Debenturista o vencimento antecipado, se assim deliberado for por </w:t>
      </w:r>
      <w:r w:rsidR="001A4E3C" w:rsidRPr="003C2DE2">
        <w:rPr>
          <w:rFonts w:ascii="Tahoma" w:hAnsi="Tahoma" w:cs="Tahoma"/>
          <w:sz w:val="22"/>
          <w:szCs w:val="22"/>
        </w:rPr>
        <w:t>T</w:t>
      </w:r>
      <w:r w:rsidR="0053414E" w:rsidRPr="003C2DE2">
        <w:rPr>
          <w:rFonts w:ascii="Tahoma" w:hAnsi="Tahoma" w:cs="Tahoma"/>
          <w:sz w:val="22"/>
          <w:szCs w:val="22"/>
        </w:rPr>
        <w:t xml:space="preserve">itulares de </w:t>
      </w:r>
      <w:r w:rsidR="00EB4796" w:rsidRPr="003C2DE2">
        <w:rPr>
          <w:rFonts w:ascii="Tahoma" w:hAnsi="Tahoma" w:cs="Tahoma"/>
          <w:sz w:val="22"/>
          <w:szCs w:val="22"/>
        </w:rPr>
        <w:t>CRA</w:t>
      </w:r>
      <w:r w:rsidR="0053414E" w:rsidRPr="003C2DE2">
        <w:rPr>
          <w:rFonts w:ascii="Tahoma" w:hAnsi="Tahoma" w:cs="Tahoma"/>
          <w:sz w:val="22"/>
          <w:szCs w:val="22"/>
        </w:rPr>
        <w:t>.</w:t>
      </w:r>
      <w:r w:rsidR="000C6123" w:rsidRPr="003C2DE2">
        <w:rPr>
          <w:rFonts w:ascii="Tahoma" w:hAnsi="Tahoma" w:cs="Tahoma"/>
          <w:sz w:val="22"/>
          <w:szCs w:val="22"/>
        </w:rPr>
        <w:t xml:space="preserve"> </w:t>
      </w:r>
    </w:p>
    <w:p w:rsidR="0088575D" w:rsidRDefault="0088575D" w:rsidP="008759F7">
      <w:pPr>
        <w:tabs>
          <w:tab w:val="left" w:pos="879"/>
        </w:tabs>
        <w:jc w:val="both"/>
        <w:rPr>
          <w:rFonts w:ascii="Tahoma" w:hAnsi="Tahoma" w:cs="Tahoma"/>
          <w:sz w:val="22"/>
          <w:szCs w:val="22"/>
        </w:rPr>
      </w:pPr>
    </w:p>
    <w:p w:rsidR="00240BDE" w:rsidRPr="003C2DE2" w:rsidRDefault="00240BDE" w:rsidP="008759F7">
      <w:pPr>
        <w:tabs>
          <w:tab w:val="left" w:pos="879"/>
        </w:tabs>
        <w:jc w:val="both"/>
        <w:rPr>
          <w:rFonts w:ascii="Tahoma" w:hAnsi="Tahoma" w:cs="Tahoma"/>
          <w:sz w:val="22"/>
          <w:szCs w:val="22"/>
        </w:rPr>
      </w:pPr>
    </w:p>
    <w:p w:rsidR="00135E26" w:rsidRPr="003C2DE2" w:rsidRDefault="00370FCA" w:rsidP="008759F7">
      <w:pPr>
        <w:numPr>
          <w:ilvl w:val="0"/>
          <w:numId w:val="1"/>
        </w:numPr>
        <w:ind w:left="851" w:hanging="851"/>
        <w:jc w:val="both"/>
        <w:outlineLvl w:val="0"/>
        <w:rPr>
          <w:rFonts w:ascii="Tahoma" w:hAnsi="Tahoma" w:cs="Tahoma"/>
          <w:b/>
          <w:smallCaps/>
          <w:sz w:val="22"/>
          <w:szCs w:val="22"/>
        </w:rPr>
      </w:pPr>
      <w:bookmarkStart w:id="70" w:name="_Toc496646687"/>
      <w:r w:rsidRPr="003C2DE2">
        <w:rPr>
          <w:rFonts w:ascii="Tahoma" w:hAnsi="Tahoma" w:cs="Tahoma"/>
          <w:b/>
          <w:smallCaps/>
          <w:sz w:val="22"/>
          <w:szCs w:val="22"/>
        </w:rPr>
        <w:t>ASSEMBLEIA GERAL</w:t>
      </w:r>
      <w:bookmarkEnd w:id="70"/>
      <w:r w:rsidRPr="003C2DE2">
        <w:rPr>
          <w:rFonts w:ascii="Tahoma" w:hAnsi="Tahoma" w:cs="Tahoma"/>
          <w:b/>
          <w:smallCaps/>
          <w:sz w:val="22"/>
          <w:szCs w:val="22"/>
        </w:rPr>
        <w:t xml:space="preserve"> </w:t>
      </w:r>
    </w:p>
    <w:p w:rsidR="00E71318" w:rsidRPr="003C2DE2" w:rsidRDefault="00E71318" w:rsidP="008759F7">
      <w:pPr>
        <w:jc w:val="both"/>
        <w:rPr>
          <w:rFonts w:ascii="Tahoma" w:eastAsia="Arial Unicode MS" w:hAnsi="Tahoma" w:cs="Tahoma"/>
          <w:sz w:val="22"/>
          <w:szCs w:val="22"/>
          <w:u w:val="single"/>
        </w:rPr>
      </w:pPr>
    </w:p>
    <w:p w:rsidR="00997F84" w:rsidRPr="003C2DE2" w:rsidRDefault="00C27B81" w:rsidP="008759F7">
      <w:pPr>
        <w:numPr>
          <w:ilvl w:val="1"/>
          <w:numId w:val="1"/>
        </w:numPr>
        <w:ind w:left="0" w:firstLine="709"/>
        <w:jc w:val="both"/>
        <w:rPr>
          <w:rFonts w:ascii="Tahoma" w:hAnsi="Tahoma" w:cs="Tahoma"/>
          <w:sz w:val="22"/>
          <w:szCs w:val="22"/>
        </w:rPr>
      </w:pPr>
      <w:r w:rsidRPr="003C2DE2">
        <w:rPr>
          <w:rFonts w:ascii="Tahoma" w:eastAsia="Arial Unicode MS" w:hAnsi="Tahoma" w:cs="Tahoma"/>
          <w:sz w:val="22"/>
          <w:szCs w:val="22"/>
        </w:rPr>
        <w:t xml:space="preserve">Nos termos do artigo 71 da Lei das Sociedades por Ações, </w:t>
      </w:r>
      <w:r w:rsidR="00D53EFF" w:rsidRPr="003C2DE2">
        <w:rPr>
          <w:rFonts w:ascii="Tahoma" w:eastAsia="Arial Unicode MS" w:hAnsi="Tahoma" w:cs="Tahoma"/>
          <w:sz w:val="22"/>
          <w:szCs w:val="22"/>
        </w:rPr>
        <w:t xml:space="preserve">os </w:t>
      </w:r>
      <w:r w:rsidRPr="003C2DE2">
        <w:rPr>
          <w:rFonts w:ascii="Tahoma" w:eastAsia="Arial Unicode MS" w:hAnsi="Tahoma" w:cs="Tahoma"/>
          <w:sz w:val="22"/>
          <w:szCs w:val="22"/>
        </w:rPr>
        <w:t xml:space="preserve">titulares das Debêntures </w:t>
      </w:r>
      <w:r w:rsidR="00135E26" w:rsidRPr="003C2DE2">
        <w:rPr>
          <w:rFonts w:ascii="Tahoma" w:eastAsia="Arial Unicode MS" w:hAnsi="Tahoma" w:cs="Tahoma"/>
          <w:sz w:val="22"/>
          <w:szCs w:val="22"/>
        </w:rPr>
        <w:t>poder</w:t>
      </w:r>
      <w:r w:rsidR="00997F84" w:rsidRPr="003C2DE2">
        <w:rPr>
          <w:rFonts w:ascii="Tahoma" w:eastAsia="Arial Unicode MS" w:hAnsi="Tahoma" w:cs="Tahoma"/>
          <w:sz w:val="22"/>
          <w:szCs w:val="22"/>
        </w:rPr>
        <w:t>ão</w:t>
      </w:r>
      <w:r w:rsidR="00135E26" w:rsidRPr="003C2DE2">
        <w:rPr>
          <w:rFonts w:ascii="Tahoma" w:eastAsia="Arial Unicode MS" w:hAnsi="Tahoma" w:cs="Tahoma"/>
          <w:sz w:val="22"/>
          <w:szCs w:val="22"/>
        </w:rPr>
        <w:t xml:space="preserve">, a qualquer tempo, reunir-se em assembleia </w:t>
      </w:r>
      <w:r w:rsidR="00997F84" w:rsidRPr="003C2DE2">
        <w:rPr>
          <w:rFonts w:ascii="Tahoma" w:eastAsia="Arial Unicode MS" w:hAnsi="Tahoma" w:cs="Tahoma"/>
          <w:sz w:val="22"/>
          <w:szCs w:val="22"/>
        </w:rPr>
        <w:t xml:space="preserve">geral </w:t>
      </w:r>
      <w:r w:rsidR="00135E26" w:rsidRPr="003C2DE2">
        <w:rPr>
          <w:rFonts w:ascii="Tahoma" w:eastAsia="Arial Unicode MS" w:hAnsi="Tahoma" w:cs="Tahoma"/>
          <w:sz w:val="22"/>
          <w:szCs w:val="22"/>
        </w:rPr>
        <w:t>a fim de deliberar sobre matéria de</w:t>
      </w:r>
      <w:r w:rsidR="008C739D" w:rsidRPr="003C2DE2">
        <w:rPr>
          <w:rFonts w:ascii="Tahoma" w:eastAsia="Arial Unicode MS" w:hAnsi="Tahoma" w:cs="Tahoma"/>
          <w:sz w:val="22"/>
          <w:szCs w:val="22"/>
        </w:rPr>
        <w:t xml:space="preserve"> seu</w:t>
      </w:r>
      <w:r w:rsidR="00135E26" w:rsidRPr="003C2DE2">
        <w:rPr>
          <w:rFonts w:ascii="Tahoma" w:eastAsia="Arial Unicode MS" w:hAnsi="Tahoma" w:cs="Tahoma"/>
          <w:sz w:val="22"/>
          <w:szCs w:val="22"/>
        </w:rPr>
        <w:t xml:space="preserve"> interesse</w:t>
      </w:r>
      <w:r w:rsidR="00E33679" w:rsidRPr="003C2DE2">
        <w:rPr>
          <w:rFonts w:ascii="Tahoma" w:eastAsia="Arial Unicode MS" w:hAnsi="Tahoma" w:cs="Tahoma"/>
          <w:sz w:val="22"/>
          <w:szCs w:val="22"/>
        </w:rPr>
        <w:t>, aplicando-se, no que couber, o disposto na Lei das Sociedades por Ações</w:t>
      </w:r>
      <w:r w:rsidR="00B26DA3" w:rsidRPr="003C2DE2">
        <w:rPr>
          <w:rFonts w:ascii="Tahoma" w:eastAsia="Arial Unicode MS" w:hAnsi="Tahoma" w:cs="Tahoma"/>
          <w:sz w:val="22"/>
          <w:szCs w:val="22"/>
        </w:rPr>
        <w:t xml:space="preserve"> (“</w:t>
      </w:r>
      <w:r w:rsidR="00B26DA3" w:rsidRPr="00DE7826">
        <w:rPr>
          <w:rFonts w:ascii="Tahoma" w:eastAsia="Arial Unicode MS" w:hAnsi="Tahoma" w:cs="Tahoma"/>
          <w:sz w:val="22"/>
          <w:szCs w:val="22"/>
          <w:u w:val="single"/>
        </w:rPr>
        <w:t>Assembleia Geral</w:t>
      </w:r>
      <w:r w:rsidR="00443F19" w:rsidRPr="00DE7826">
        <w:rPr>
          <w:rFonts w:ascii="Tahoma" w:eastAsia="Arial Unicode MS" w:hAnsi="Tahoma" w:cs="Tahoma"/>
          <w:sz w:val="22"/>
          <w:szCs w:val="22"/>
          <w:u w:val="single"/>
        </w:rPr>
        <w:t xml:space="preserve"> de Debenturistas</w:t>
      </w:r>
      <w:r w:rsidR="00B26DA3" w:rsidRPr="003C2DE2">
        <w:rPr>
          <w:rFonts w:ascii="Tahoma" w:eastAsia="Arial Unicode MS" w:hAnsi="Tahoma" w:cs="Tahoma"/>
          <w:sz w:val="22"/>
          <w:szCs w:val="22"/>
        </w:rPr>
        <w:t>”)</w:t>
      </w:r>
      <w:r w:rsidR="00E33679" w:rsidRPr="003C2DE2">
        <w:rPr>
          <w:rFonts w:ascii="Tahoma" w:eastAsia="Arial Unicode MS" w:hAnsi="Tahoma" w:cs="Tahoma"/>
          <w:sz w:val="22"/>
          <w:szCs w:val="22"/>
        </w:rPr>
        <w:t>.</w:t>
      </w:r>
    </w:p>
    <w:p w:rsidR="00997F84" w:rsidRPr="003C2DE2" w:rsidRDefault="00997F84" w:rsidP="008759F7">
      <w:pPr>
        <w:jc w:val="both"/>
        <w:rPr>
          <w:rFonts w:ascii="Tahoma" w:hAnsi="Tahoma" w:cs="Tahoma"/>
          <w:sz w:val="22"/>
          <w:szCs w:val="22"/>
        </w:rPr>
      </w:pPr>
    </w:p>
    <w:p w:rsidR="00135E26" w:rsidRPr="003C2DE2" w:rsidRDefault="00135E26" w:rsidP="008759F7">
      <w:pPr>
        <w:numPr>
          <w:ilvl w:val="1"/>
          <w:numId w:val="1"/>
        </w:numPr>
        <w:ind w:left="0" w:firstLine="709"/>
        <w:jc w:val="both"/>
        <w:rPr>
          <w:rFonts w:ascii="Tahoma" w:hAnsi="Tahoma" w:cs="Tahoma"/>
          <w:sz w:val="22"/>
          <w:szCs w:val="22"/>
        </w:rPr>
      </w:pPr>
      <w:r w:rsidRPr="003C2DE2">
        <w:rPr>
          <w:rFonts w:ascii="Tahoma" w:eastAsia="Arial Unicode MS" w:hAnsi="Tahoma" w:cs="Tahoma"/>
          <w:sz w:val="22"/>
          <w:szCs w:val="22"/>
        </w:rPr>
        <w:t>A</w:t>
      </w:r>
      <w:r w:rsidRPr="003C2DE2">
        <w:rPr>
          <w:rFonts w:ascii="Tahoma" w:hAnsi="Tahoma" w:cs="Tahoma"/>
          <w:sz w:val="22"/>
          <w:szCs w:val="22"/>
        </w:rPr>
        <w:t xml:space="preserve"> </w:t>
      </w:r>
      <w:r w:rsidR="00B26DA3" w:rsidRPr="003C2DE2">
        <w:rPr>
          <w:rFonts w:ascii="Tahoma" w:hAnsi="Tahoma" w:cs="Tahoma"/>
          <w:sz w:val="22"/>
          <w:szCs w:val="22"/>
        </w:rPr>
        <w:t xml:space="preserve">Assembleia Geral </w:t>
      </w:r>
      <w:r w:rsidR="00443F19" w:rsidRPr="003C2DE2">
        <w:rPr>
          <w:rFonts w:ascii="Tahoma" w:hAnsi="Tahoma" w:cs="Tahoma"/>
          <w:sz w:val="22"/>
          <w:szCs w:val="22"/>
        </w:rPr>
        <w:t xml:space="preserve">de Debenturistas </w:t>
      </w:r>
      <w:r w:rsidRPr="003C2DE2">
        <w:rPr>
          <w:rFonts w:ascii="Tahoma" w:hAnsi="Tahoma" w:cs="Tahoma"/>
          <w:sz w:val="22"/>
          <w:szCs w:val="22"/>
        </w:rPr>
        <w:t xml:space="preserve">será realizada, obrigatoriamente, </w:t>
      </w:r>
      <w:r w:rsidR="00B84924" w:rsidRPr="003C2DE2">
        <w:rPr>
          <w:rFonts w:ascii="Tahoma" w:hAnsi="Tahoma" w:cs="Tahoma"/>
          <w:sz w:val="22"/>
          <w:szCs w:val="22"/>
        </w:rPr>
        <w:t>em</w:t>
      </w:r>
      <w:r w:rsidRPr="003C2DE2">
        <w:rPr>
          <w:rFonts w:ascii="Tahoma" w:hAnsi="Tahoma" w:cs="Tahoma"/>
          <w:sz w:val="22"/>
          <w:szCs w:val="22"/>
        </w:rPr>
        <w:t xml:space="preserve"> São Paulo</w:t>
      </w:r>
      <w:r w:rsidR="00B84924" w:rsidRPr="003C2DE2">
        <w:rPr>
          <w:rFonts w:ascii="Tahoma" w:hAnsi="Tahoma" w:cs="Tahoma"/>
          <w:sz w:val="22"/>
          <w:szCs w:val="22"/>
        </w:rPr>
        <w:t>,</w:t>
      </w:r>
      <w:bookmarkStart w:id="71" w:name="_DV_M259"/>
      <w:bookmarkEnd w:id="71"/>
      <w:r w:rsidR="00B84924" w:rsidRPr="003C2DE2">
        <w:rPr>
          <w:rFonts w:ascii="Tahoma" w:hAnsi="Tahoma" w:cs="Tahoma"/>
          <w:sz w:val="22"/>
          <w:szCs w:val="22"/>
        </w:rPr>
        <w:t xml:space="preserve"> Estado de São Paulo.</w:t>
      </w:r>
    </w:p>
    <w:p w:rsidR="00135E26" w:rsidRPr="003C2DE2" w:rsidRDefault="00135E26" w:rsidP="008759F7">
      <w:pPr>
        <w:jc w:val="both"/>
        <w:rPr>
          <w:rFonts w:ascii="Tahoma" w:eastAsia="Arial Unicode MS" w:hAnsi="Tahoma" w:cs="Tahoma"/>
          <w:sz w:val="22"/>
          <w:szCs w:val="22"/>
          <w:u w:val="single"/>
        </w:rPr>
      </w:pPr>
    </w:p>
    <w:p w:rsidR="00135E26" w:rsidRPr="003C2DE2" w:rsidRDefault="00135E26" w:rsidP="008759F7">
      <w:pPr>
        <w:numPr>
          <w:ilvl w:val="1"/>
          <w:numId w:val="1"/>
        </w:numPr>
        <w:ind w:left="0" w:firstLine="709"/>
        <w:jc w:val="both"/>
        <w:rPr>
          <w:rFonts w:ascii="Tahoma" w:hAnsi="Tahoma" w:cs="Tahoma"/>
          <w:sz w:val="22"/>
          <w:szCs w:val="22"/>
        </w:rPr>
      </w:pPr>
      <w:bookmarkStart w:id="72" w:name="_DV_M260"/>
      <w:bookmarkEnd w:id="72"/>
      <w:r w:rsidRPr="003C2DE2">
        <w:rPr>
          <w:rFonts w:ascii="Tahoma" w:hAnsi="Tahoma" w:cs="Tahoma"/>
          <w:sz w:val="22"/>
          <w:szCs w:val="22"/>
        </w:rPr>
        <w:t xml:space="preserve">A </w:t>
      </w:r>
      <w:r w:rsidR="00B26DA3" w:rsidRPr="003C2DE2">
        <w:rPr>
          <w:rFonts w:ascii="Tahoma" w:hAnsi="Tahoma" w:cs="Tahoma"/>
          <w:sz w:val="22"/>
          <w:szCs w:val="22"/>
        </w:rPr>
        <w:t xml:space="preserve">Assembleia Geral </w:t>
      </w:r>
      <w:r w:rsidR="00443F19" w:rsidRPr="003C2DE2">
        <w:rPr>
          <w:rFonts w:ascii="Tahoma" w:hAnsi="Tahoma" w:cs="Tahoma"/>
          <w:sz w:val="22"/>
          <w:szCs w:val="22"/>
        </w:rPr>
        <w:t xml:space="preserve">de Debenturistas </w:t>
      </w:r>
      <w:r w:rsidR="008C739D" w:rsidRPr="003C2DE2">
        <w:rPr>
          <w:rFonts w:ascii="Tahoma" w:hAnsi="Tahoma" w:cs="Tahoma"/>
          <w:sz w:val="22"/>
          <w:szCs w:val="22"/>
        </w:rPr>
        <w:t>poderá ser convocada: (i) pela Emissora;</w:t>
      </w:r>
      <w:r w:rsidR="00370FCA">
        <w:rPr>
          <w:rFonts w:ascii="Tahoma" w:hAnsi="Tahoma" w:cs="Tahoma"/>
          <w:sz w:val="22"/>
          <w:szCs w:val="22"/>
        </w:rPr>
        <w:t xml:space="preserve"> (ii) pelo Agente Fiduciário;</w:t>
      </w:r>
      <w:r w:rsidR="008C739D" w:rsidRPr="003C2DE2">
        <w:rPr>
          <w:rFonts w:ascii="Tahoma" w:hAnsi="Tahoma" w:cs="Tahoma"/>
          <w:sz w:val="22"/>
          <w:szCs w:val="22"/>
        </w:rPr>
        <w:t xml:space="preserve"> ou (i</w:t>
      </w:r>
      <w:r w:rsidR="00370FCA">
        <w:rPr>
          <w:rFonts w:ascii="Tahoma" w:hAnsi="Tahoma" w:cs="Tahoma"/>
          <w:sz w:val="22"/>
          <w:szCs w:val="22"/>
        </w:rPr>
        <w:t>i</w:t>
      </w:r>
      <w:r w:rsidR="008C739D" w:rsidRPr="003C2DE2">
        <w:rPr>
          <w:rFonts w:ascii="Tahoma" w:hAnsi="Tahoma" w:cs="Tahoma"/>
          <w:sz w:val="22"/>
          <w:szCs w:val="22"/>
        </w:rPr>
        <w:t xml:space="preserve">i) pelos titulares das </w:t>
      </w:r>
      <w:r w:rsidR="008C739D" w:rsidRPr="003C2DE2">
        <w:rPr>
          <w:rFonts w:ascii="Tahoma" w:eastAsia="Arial Unicode MS" w:hAnsi="Tahoma" w:cs="Tahoma"/>
          <w:sz w:val="22"/>
          <w:szCs w:val="22"/>
        </w:rPr>
        <w:t>Debêntures</w:t>
      </w:r>
      <w:r w:rsidR="008C739D" w:rsidRPr="003C2DE2">
        <w:rPr>
          <w:rFonts w:ascii="Tahoma" w:hAnsi="Tahoma" w:cs="Tahoma"/>
          <w:sz w:val="22"/>
          <w:szCs w:val="22"/>
        </w:rPr>
        <w:t xml:space="preserve"> que representem 10% (dez por cento), no mínimo, das Debêntures</w:t>
      </w:r>
      <w:r w:rsidRPr="003C2DE2">
        <w:rPr>
          <w:rFonts w:ascii="Tahoma" w:hAnsi="Tahoma" w:cs="Tahoma"/>
          <w:sz w:val="22"/>
          <w:szCs w:val="22"/>
        </w:rPr>
        <w:t>.</w:t>
      </w:r>
    </w:p>
    <w:p w:rsidR="004E6053" w:rsidRPr="003C2DE2" w:rsidRDefault="004E6053" w:rsidP="008759F7">
      <w:pPr>
        <w:jc w:val="both"/>
        <w:rPr>
          <w:rFonts w:ascii="Tahoma" w:eastAsia="Arial Unicode MS" w:hAnsi="Tahoma" w:cs="Tahoma"/>
          <w:sz w:val="22"/>
          <w:szCs w:val="22"/>
          <w:u w:val="single"/>
        </w:rPr>
      </w:pPr>
    </w:p>
    <w:p w:rsidR="00B02EB9" w:rsidRPr="003C2DE2" w:rsidRDefault="00B02EB9" w:rsidP="008759F7">
      <w:pPr>
        <w:numPr>
          <w:ilvl w:val="1"/>
          <w:numId w:val="1"/>
        </w:numPr>
        <w:ind w:left="0" w:firstLine="709"/>
        <w:jc w:val="both"/>
        <w:rPr>
          <w:rFonts w:ascii="Tahoma" w:hAnsi="Tahoma" w:cs="Tahoma"/>
          <w:sz w:val="22"/>
          <w:szCs w:val="22"/>
        </w:rPr>
      </w:pPr>
      <w:r w:rsidRPr="003C2DE2">
        <w:rPr>
          <w:rFonts w:ascii="Tahoma" w:hAnsi="Tahoma" w:cs="Tahoma"/>
          <w:sz w:val="22"/>
          <w:szCs w:val="22"/>
        </w:rPr>
        <w:t xml:space="preserve">A convocação da Assembleia Geral de Debenturistas dar-se-á mediante anúncio publicado pelo menos 3 (três) vezes nos órgãos de imprensa nos quais a Emissora costuma efetuar suas publicações, respeitadas outras regras relacionadas à publicação de anúncio de convocação de assembleias gerais constantes da Lei das Sociedades por Ações, da regulamentação aplicável e desta Escritura. </w:t>
      </w:r>
    </w:p>
    <w:p w:rsidR="00B02EB9" w:rsidRPr="003C2DE2" w:rsidRDefault="00B02EB9" w:rsidP="008759F7">
      <w:pPr>
        <w:pStyle w:val="PargrafodaLista"/>
        <w:ind w:left="0"/>
        <w:rPr>
          <w:rFonts w:ascii="Tahoma" w:hAnsi="Tahoma" w:cs="Tahoma"/>
          <w:sz w:val="22"/>
          <w:szCs w:val="22"/>
        </w:rPr>
      </w:pPr>
    </w:p>
    <w:p w:rsidR="00B02EB9" w:rsidRPr="003C2DE2" w:rsidRDefault="00B02EB9" w:rsidP="008759F7">
      <w:pPr>
        <w:numPr>
          <w:ilvl w:val="1"/>
          <w:numId w:val="1"/>
        </w:numPr>
        <w:ind w:left="0" w:firstLine="709"/>
        <w:jc w:val="both"/>
        <w:rPr>
          <w:rFonts w:ascii="Tahoma" w:hAnsi="Tahoma" w:cs="Tahoma"/>
          <w:b/>
          <w:sz w:val="22"/>
          <w:szCs w:val="22"/>
        </w:rPr>
      </w:pPr>
      <w:r w:rsidRPr="003C2DE2">
        <w:rPr>
          <w:rFonts w:ascii="Tahoma" w:hAnsi="Tahoma" w:cs="Tahoma"/>
          <w:sz w:val="22"/>
          <w:szCs w:val="22"/>
        </w:rPr>
        <w:t xml:space="preserve">A Assembleia Geral de Debenturistas deverá ser realizada em prazo mínimo de 15 (quinze) dias, contados da data da primeira publicação da convocação, sendo que a segunda convocação somente poderá ser realizada em, no mínimo, 8 (oito) dias após a data marcada para a instalação em primeira convocação. </w:t>
      </w:r>
    </w:p>
    <w:p w:rsidR="00194602" w:rsidRPr="003C2DE2" w:rsidRDefault="00194602" w:rsidP="008759F7">
      <w:pPr>
        <w:jc w:val="both"/>
        <w:rPr>
          <w:rFonts w:ascii="Tahoma" w:eastAsia="Arial Unicode MS" w:hAnsi="Tahoma" w:cs="Tahoma"/>
          <w:sz w:val="22"/>
          <w:szCs w:val="22"/>
          <w:u w:val="single"/>
        </w:rPr>
      </w:pPr>
    </w:p>
    <w:p w:rsidR="004E6053" w:rsidRPr="003C2DE2" w:rsidRDefault="00446F50" w:rsidP="008759F7">
      <w:pPr>
        <w:numPr>
          <w:ilvl w:val="1"/>
          <w:numId w:val="1"/>
        </w:numPr>
        <w:ind w:left="0" w:firstLine="709"/>
        <w:jc w:val="both"/>
        <w:rPr>
          <w:rFonts w:ascii="Tahoma" w:hAnsi="Tahoma" w:cs="Tahoma"/>
          <w:sz w:val="22"/>
          <w:szCs w:val="22"/>
        </w:rPr>
      </w:pPr>
      <w:r w:rsidRPr="00917F3F">
        <w:rPr>
          <w:rFonts w:ascii="Tahoma" w:hAnsi="Tahoma" w:cs="Tahoma"/>
          <w:sz w:val="22"/>
          <w:szCs w:val="22"/>
        </w:rPr>
        <w:t xml:space="preserve">A Assembleia Geral </w:t>
      </w:r>
      <w:r>
        <w:rPr>
          <w:rFonts w:ascii="Tahoma" w:hAnsi="Tahoma" w:cs="Tahoma"/>
          <w:sz w:val="22"/>
          <w:szCs w:val="22"/>
        </w:rPr>
        <w:t xml:space="preserve">de Debenturistas </w:t>
      </w:r>
      <w:r w:rsidRPr="00917F3F">
        <w:rPr>
          <w:rFonts w:ascii="Tahoma" w:hAnsi="Tahoma" w:cs="Tahoma"/>
          <w:sz w:val="22"/>
          <w:szCs w:val="22"/>
        </w:rPr>
        <w:t xml:space="preserve">instalar-se-á, em primeira convocação, com a presença de </w:t>
      </w:r>
      <w:r>
        <w:rPr>
          <w:rFonts w:ascii="Tahoma" w:hAnsi="Tahoma" w:cs="Tahoma"/>
          <w:sz w:val="22"/>
          <w:szCs w:val="22"/>
        </w:rPr>
        <w:t xml:space="preserve">Debenturistas </w:t>
      </w:r>
      <w:r w:rsidRPr="00917F3F">
        <w:rPr>
          <w:rFonts w:ascii="Tahoma" w:hAnsi="Tahoma" w:cs="Tahoma"/>
          <w:sz w:val="22"/>
          <w:szCs w:val="22"/>
        </w:rPr>
        <w:t>que representem, no mínimo, 50% (cinquenta por cento) mais 1 (um) d</w:t>
      </w:r>
      <w:r>
        <w:rPr>
          <w:rFonts w:ascii="Tahoma" w:hAnsi="Tahoma" w:cs="Tahoma"/>
          <w:sz w:val="22"/>
          <w:szCs w:val="22"/>
        </w:rPr>
        <w:t xml:space="preserve">as debêntures </w:t>
      </w:r>
      <w:r w:rsidRPr="00917F3F">
        <w:rPr>
          <w:rFonts w:ascii="Tahoma" w:hAnsi="Tahoma" w:cs="Tahoma"/>
          <w:sz w:val="22"/>
          <w:szCs w:val="22"/>
        </w:rPr>
        <w:t xml:space="preserve">em </w:t>
      </w:r>
      <w:r>
        <w:rPr>
          <w:rFonts w:ascii="Tahoma" w:hAnsi="Tahoma" w:cs="Tahoma"/>
          <w:sz w:val="22"/>
          <w:szCs w:val="22"/>
        </w:rPr>
        <w:t>c</w:t>
      </w:r>
      <w:r w:rsidRPr="00917F3F">
        <w:rPr>
          <w:rFonts w:ascii="Tahoma" w:hAnsi="Tahoma" w:cs="Tahoma"/>
          <w:sz w:val="22"/>
          <w:szCs w:val="22"/>
        </w:rPr>
        <w:t>irculação e, em segunda convocação, com qualquer número, observado que o quórum mínimo para deliberação não poderá ser inferior a 30% (trinta por cento) d</w:t>
      </w:r>
      <w:r>
        <w:rPr>
          <w:rFonts w:ascii="Tahoma" w:hAnsi="Tahoma" w:cs="Tahoma"/>
          <w:sz w:val="22"/>
          <w:szCs w:val="22"/>
        </w:rPr>
        <w:t>a</w:t>
      </w:r>
      <w:r w:rsidRPr="00917F3F">
        <w:rPr>
          <w:rFonts w:ascii="Tahoma" w:hAnsi="Tahoma" w:cs="Tahoma"/>
          <w:sz w:val="22"/>
          <w:szCs w:val="22"/>
        </w:rPr>
        <w:t xml:space="preserve">s </w:t>
      </w:r>
      <w:r>
        <w:rPr>
          <w:rFonts w:ascii="Tahoma" w:hAnsi="Tahoma" w:cs="Tahoma"/>
          <w:sz w:val="22"/>
          <w:szCs w:val="22"/>
        </w:rPr>
        <w:t>debêntures</w:t>
      </w:r>
      <w:r w:rsidRPr="00917F3F">
        <w:rPr>
          <w:rFonts w:ascii="Tahoma" w:hAnsi="Tahoma" w:cs="Tahoma"/>
          <w:sz w:val="22"/>
          <w:szCs w:val="22"/>
        </w:rPr>
        <w:t xml:space="preserve"> em </w:t>
      </w:r>
      <w:r>
        <w:rPr>
          <w:rFonts w:ascii="Tahoma" w:hAnsi="Tahoma" w:cs="Tahoma"/>
          <w:sz w:val="22"/>
          <w:szCs w:val="22"/>
        </w:rPr>
        <w:t>c</w:t>
      </w:r>
      <w:r w:rsidRPr="00917F3F">
        <w:rPr>
          <w:rFonts w:ascii="Tahoma" w:hAnsi="Tahoma" w:cs="Tahoma"/>
          <w:sz w:val="22"/>
          <w:szCs w:val="22"/>
        </w:rPr>
        <w:t>irculação.</w:t>
      </w:r>
    </w:p>
    <w:p w:rsidR="00E7396D" w:rsidRPr="003C2DE2" w:rsidRDefault="00E7396D" w:rsidP="008759F7">
      <w:pPr>
        <w:jc w:val="both"/>
        <w:rPr>
          <w:rFonts w:ascii="Tahoma" w:eastAsia="Arial Unicode MS" w:hAnsi="Tahoma" w:cs="Tahoma"/>
          <w:sz w:val="22"/>
          <w:szCs w:val="22"/>
          <w:u w:val="single"/>
        </w:rPr>
      </w:pPr>
    </w:p>
    <w:p w:rsidR="000459D8" w:rsidRPr="003C2DE2" w:rsidRDefault="000459D8" w:rsidP="008759F7">
      <w:pPr>
        <w:numPr>
          <w:ilvl w:val="1"/>
          <w:numId w:val="1"/>
        </w:numPr>
        <w:ind w:left="0" w:firstLine="709"/>
        <w:jc w:val="both"/>
        <w:rPr>
          <w:rFonts w:ascii="Tahoma" w:eastAsia="Arial Unicode MS" w:hAnsi="Tahoma" w:cs="Tahoma"/>
          <w:sz w:val="22"/>
          <w:szCs w:val="22"/>
          <w:u w:val="single"/>
        </w:rPr>
      </w:pPr>
      <w:r w:rsidRPr="003C2DE2">
        <w:rPr>
          <w:rFonts w:ascii="Tahoma" w:hAnsi="Tahoma" w:cs="Tahoma"/>
          <w:sz w:val="22"/>
          <w:szCs w:val="22"/>
        </w:rPr>
        <w:t xml:space="preserve">Independentemente das formalidades legais previstas, será considerada regular a Assembleia Geral de Debenturistas a que comparecerem todos os titulares das Debêntures em </w:t>
      </w:r>
      <w:r w:rsidR="00443F19" w:rsidRPr="003C2DE2">
        <w:rPr>
          <w:rFonts w:ascii="Tahoma" w:hAnsi="Tahoma" w:cs="Tahoma"/>
          <w:sz w:val="22"/>
          <w:szCs w:val="22"/>
        </w:rPr>
        <w:t>circulação</w:t>
      </w:r>
      <w:r w:rsidRPr="003C2DE2">
        <w:rPr>
          <w:rFonts w:ascii="Tahoma" w:hAnsi="Tahoma" w:cs="Tahoma"/>
          <w:sz w:val="22"/>
          <w:szCs w:val="22"/>
        </w:rPr>
        <w:t>.</w:t>
      </w:r>
    </w:p>
    <w:p w:rsidR="000459D8" w:rsidRPr="003C2DE2" w:rsidRDefault="000459D8" w:rsidP="008759F7">
      <w:pPr>
        <w:jc w:val="both"/>
        <w:rPr>
          <w:rFonts w:ascii="Tahoma" w:eastAsia="Arial Unicode MS" w:hAnsi="Tahoma" w:cs="Tahoma"/>
          <w:sz w:val="22"/>
          <w:szCs w:val="22"/>
          <w:u w:val="single"/>
        </w:rPr>
      </w:pPr>
    </w:p>
    <w:p w:rsidR="008C74E4" w:rsidRPr="003C2DE2" w:rsidRDefault="00D752BB" w:rsidP="008759F7">
      <w:pPr>
        <w:numPr>
          <w:ilvl w:val="1"/>
          <w:numId w:val="1"/>
        </w:numPr>
        <w:ind w:left="0" w:firstLine="709"/>
        <w:jc w:val="both"/>
        <w:rPr>
          <w:rFonts w:ascii="Tahoma" w:hAnsi="Tahoma" w:cs="Tahoma"/>
          <w:sz w:val="22"/>
          <w:szCs w:val="22"/>
        </w:rPr>
      </w:pPr>
      <w:bookmarkStart w:id="73" w:name="_DV_M261"/>
      <w:bookmarkStart w:id="74" w:name="_DV_M262"/>
      <w:bookmarkEnd w:id="73"/>
      <w:bookmarkEnd w:id="74"/>
      <w:r w:rsidRPr="003C2DE2">
        <w:rPr>
          <w:rFonts w:ascii="Tahoma" w:hAnsi="Tahoma" w:cs="Tahoma"/>
          <w:sz w:val="22"/>
          <w:szCs w:val="22"/>
        </w:rPr>
        <w:t xml:space="preserve">Será facultada a presença dos representantes legais da Emissora na Assembleia Geral de Debenturistas exceto </w:t>
      </w:r>
      <w:r w:rsidR="00E767A7" w:rsidRPr="003C2DE2">
        <w:rPr>
          <w:rFonts w:ascii="Tahoma" w:hAnsi="Tahoma" w:cs="Tahoma"/>
          <w:sz w:val="22"/>
          <w:szCs w:val="22"/>
        </w:rPr>
        <w:t xml:space="preserve">(i) </w:t>
      </w:r>
      <w:r w:rsidRPr="003C2DE2">
        <w:rPr>
          <w:rFonts w:ascii="Tahoma" w:hAnsi="Tahoma" w:cs="Tahoma"/>
          <w:sz w:val="22"/>
          <w:szCs w:val="22"/>
        </w:rPr>
        <w:t xml:space="preserve">quando a Emissora convocar a referida Assembleia Geral de Debenturistas ou </w:t>
      </w:r>
      <w:r w:rsidR="00E767A7" w:rsidRPr="003C2DE2">
        <w:rPr>
          <w:rFonts w:ascii="Tahoma" w:hAnsi="Tahoma" w:cs="Tahoma"/>
          <w:sz w:val="22"/>
          <w:szCs w:val="22"/>
        </w:rPr>
        <w:t xml:space="preserve">(ii) </w:t>
      </w:r>
      <w:r w:rsidRPr="003C2DE2">
        <w:rPr>
          <w:rFonts w:ascii="Tahoma" w:hAnsi="Tahoma" w:cs="Tahoma"/>
          <w:sz w:val="22"/>
          <w:szCs w:val="22"/>
        </w:rPr>
        <w:t xml:space="preserve">quando formalmente solicitado </w:t>
      </w:r>
      <w:r w:rsidR="00965E92" w:rsidRPr="003C2DE2">
        <w:rPr>
          <w:rFonts w:ascii="Tahoma" w:hAnsi="Tahoma" w:cs="Tahoma"/>
          <w:sz w:val="22"/>
          <w:szCs w:val="22"/>
        </w:rPr>
        <w:t>pel</w:t>
      </w:r>
      <w:r w:rsidR="00370FCA">
        <w:rPr>
          <w:rFonts w:ascii="Tahoma" w:hAnsi="Tahoma" w:cs="Tahoma"/>
          <w:sz w:val="22"/>
          <w:szCs w:val="22"/>
        </w:rPr>
        <w:t xml:space="preserve">o Agente Fiduciário ou pela </w:t>
      </w:r>
      <w:r w:rsidR="00370FCA" w:rsidRPr="003C2DE2">
        <w:rPr>
          <w:rFonts w:ascii="Tahoma" w:hAnsi="Tahoma" w:cs="Tahoma"/>
          <w:sz w:val="22"/>
          <w:szCs w:val="22"/>
        </w:rPr>
        <w:t>Debenturista</w:t>
      </w:r>
      <w:r w:rsidRPr="003C2DE2">
        <w:rPr>
          <w:rFonts w:ascii="Tahoma" w:hAnsi="Tahoma" w:cs="Tahoma"/>
          <w:sz w:val="22"/>
          <w:szCs w:val="22"/>
        </w:rPr>
        <w:t>, hipóteses em que a presença da Emissora será obrigatória</w:t>
      </w:r>
      <w:r w:rsidR="008C74E4" w:rsidRPr="003C2DE2">
        <w:rPr>
          <w:rFonts w:ascii="Tahoma" w:hAnsi="Tahoma" w:cs="Tahoma"/>
          <w:sz w:val="22"/>
          <w:szCs w:val="22"/>
        </w:rPr>
        <w:t>.</w:t>
      </w:r>
      <w:r w:rsidR="00E767A7" w:rsidRPr="003C2DE2">
        <w:rPr>
          <w:rFonts w:ascii="Tahoma" w:hAnsi="Tahoma" w:cs="Tahoma"/>
          <w:sz w:val="22"/>
          <w:szCs w:val="22"/>
        </w:rPr>
        <w:t xml:space="preserve"> Em ambos os casos citados anteriormente, caso a Emissora ainda assim não compareça à referida Assembleia Geral de Debenturistas, </w:t>
      </w:r>
      <w:r w:rsidR="000831AD" w:rsidRPr="003C2DE2">
        <w:rPr>
          <w:rFonts w:ascii="Tahoma" w:hAnsi="Tahoma" w:cs="Tahoma"/>
          <w:sz w:val="22"/>
          <w:szCs w:val="22"/>
        </w:rPr>
        <w:t>o procedimento deverá seguir normalmente, sendo válidas as deliberações nele tomadas.</w:t>
      </w:r>
    </w:p>
    <w:p w:rsidR="008C74E4" w:rsidRPr="003C2DE2" w:rsidRDefault="008C74E4" w:rsidP="008759F7">
      <w:pPr>
        <w:jc w:val="both"/>
        <w:rPr>
          <w:rFonts w:ascii="Tahoma" w:eastAsia="Arial Unicode MS" w:hAnsi="Tahoma" w:cs="Tahoma"/>
          <w:sz w:val="22"/>
          <w:szCs w:val="22"/>
          <w:u w:val="single"/>
        </w:rPr>
      </w:pPr>
    </w:p>
    <w:p w:rsidR="00135E26" w:rsidRPr="003C2DE2" w:rsidRDefault="008C74E4" w:rsidP="008759F7">
      <w:pPr>
        <w:numPr>
          <w:ilvl w:val="1"/>
          <w:numId w:val="1"/>
        </w:numPr>
        <w:ind w:left="0" w:firstLine="709"/>
        <w:jc w:val="both"/>
        <w:rPr>
          <w:rFonts w:ascii="Tahoma" w:hAnsi="Tahoma" w:cs="Tahoma"/>
          <w:sz w:val="22"/>
          <w:szCs w:val="22"/>
        </w:rPr>
      </w:pPr>
      <w:r w:rsidRPr="003C2DE2">
        <w:rPr>
          <w:rFonts w:ascii="Tahoma" w:hAnsi="Tahoma" w:cs="Tahoma"/>
          <w:sz w:val="22"/>
          <w:szCs w:val="22"/>
        </w:rPr>
        <w:t>A</w:t>
      </w:r>
      <w:r w:rsidR="00FA0332" w:rsidRPr="003C2DE2">
        <w:rPr>
          <w:rFonts w:ascii="Tahoma" w:hAnsi="Tahoma" w:cs="Tahoma"/>
          <w:sz w:val="22"/>
          <w:szCs w:val="22"/>
        </w:rPr>
        <w:t xml:space="preserve"> </w:t>
      </w:r>
      <w:r w:rsidR="00135E26" w:rsidRPr="003C2DE2">
        <w:rPr>
          <w:rFonts w:ascii="Tahoma" w:eastAsia="Arial Unicode MS" w:hAnsi="Tahoma" w:cs="Tahoma"/>
          <w:sz w:val="22"/>
          <w:szCs w:val="22"/>
        </w:rPr>
        <w:t>presidência</w:t>
      </w:r>
      <w:r w:rsidR="00135E26" w:rsidRPr="003C2DE2">
        <w:rPr>
          <w:rFonts w:ascii="Tahoma" w:hAnsi="Tahoma" w:cs="Tahoma"/>
          <w:sz w:val="22"/>
          <w:szCs w:val="22"/>
        </w:rPr>
        <w:t xml:space="preserve"> da </w:t>
      </w:r>
      <w:r w:rsidR="00072D2F" w:rsidRPr="003C2DE2">
        <w:rPr>
          <w:rFonts w:ascii="Tahoma" w:hAnsi="Tahoma" w:cs="Tahoma"/>
          <w:sz w:val="22"/>
          <w:szCs w:val="22"/>
        </w:rPr>
        <w:t xml:space="preserve">Assembleia Geral </w:t>
      </w:r>
      <w:r w:rsidR="00443F19" w:rsidRPr="003C2DE2">
        <w:rPr>
          <w:rFonts w:ascii="Tahoma" w:hAnsi="Tahoma" w:cs="Tahoma"/>
          <w:sz w:val="22"/>
          <w:szCs w:val="22"/>
        </w:rPr>
        <w:t xml:space="preserve">de Debenturistas </w:t>
      </w:r>
      <w:r w:rsidR="00135E26" w:rsidRPr="003C2DE2">
        <w:rPr>
          <w:rFonts w:ascii="Tahoma" w:hAnsi="Tahoma" w:cs="Tahoma"/>
          <w:sz w:val="22"/>
          <w:szCs w:val="22"/>
        </w:rPr>
        <w:t xml:space="preserve">caberá ao </w:t>
      </w:r>
      <w:r w:rsidR="00FA0332" w:rsidRPr="003C2DE2">
        <w:rPr>
          <w:rFonts w:ascii="Tahoma" w:hAnsi="Tahoma" w:cs="Tahoma"/>
          <w:sz w:val="22"/>
          <w:szCs w:val="22"/>
        </w:rPr>
        <w:t xml:space="preserve">titular de Debêntures </w:t>
      </w:r>
      <w:r w:rsidR="00135E26" w:rsidRPr="003C2DE2">
        <w:rPr>
          <w:rFonts w:ascii="Tahoma" w:hAnsi="Tahoma" w:cs="Tahoma"/>
          <w:sz w:val="22"/>
          <w:szCs w:val="22"/>
        </w:rPr>
        <w:t xml:space="preserve">eleito </w:t>
      </w:r>
      <w:r w:rsidR="00FA0332" w:rsidRPr="003C2DE2">
        <w:rPr>
          <w:rFonts w:ascii="Tahoma" w:hAnsi="Tahoma" w:cs="Tahoma"/>
          <w:sz w:val="22"/>
          <w:szCs w:val="22"/>
        </w:rPr>
        <w:t xml:space="preserve">na própria </w:t>
      </w:r>
      <w:r w:rsidR="00072D2F" w:rsidRPr="003C2DE2">
        <w:rPr>
          <w:rFonts w:ascii="Tahoma" w:hAnsi="Tahoma" w:cs="Tahoma"/>
          <w:sz w:val="22"/>
          <w:szCs w:val="22"/>
        </w:rPr>
        <w:t>Assembleia Geral</w:t>
      </w:r>
      <w:r w:rsidR="00443F19" w:rsidRPr="003C2DE2">
        <w:rPr>
          <w:rFonts w:ascii="Tahoma" w:hAnsi="Tahoma" w:cs="Tahoma"/>
          <w:sz w:val="22"/>
          <w:szCs w:val="22"/>
        </w:rPr>
        <w:t xml:space="preserve"> de Debenturistas</w:t>
      </w:r>
      <w:r w:rsidRPr="003C2DE2">
        <w:rPr>
          <w:rFonts w:ascii="Tahoma" w:hAnsi="Tahoma" w:cs="Tahoma"/>
          <w:sz w:val="22"/>
          <w:szCs w:val="22"/>
        </w:rPr>
        <w:t>, por maioria de votos dos presentes.</w:t>
      </w:r>
    </w:p>
    <w:p w:rsidR="00135E26" w:rsidRPr="003C2DE2" w:rsidRDefault="00135E26" w:rsidP="008759F7">
      <w:pPr>
        <w:jc w:val="both"/>
        <w:rPr>
          <w:rFonts w:ascii="Tahoma" w:eastAsia="Arial Unicode MS" w:hAnsi="Tahoma" w:cs="Tahoma"/>
          <w:sz w:val="22"/>
          <w:szCs w:val="22"/>
          <w:u w:val="single"/>
        </w:rPr>
      </w:pPr>
    </w:p>
    <w:p w:rsidR="00B84924" w:rsidRPr="003C2DE2" w:rsidRDefault="00B84924" w:rsidP="008759F7">
      <w:pPr>
        <w:numPr>
          <w:ilvl w:val="1"/>
          <w:numId w:val="1"/>
        </w:numPr>
        <w:ind w:left="0" w:firstLine="709"/>
        <w:jc w:val="both"/>
        <w:rPr>
          <w:rFonts w:ascii="Tahoma" w:hAnsi="Tahoma" w:cs="Tahoma"/>
          <w:sz w:val="22"/>
          <w:szCs w:val="22"/>
        </w:rPr>
      </w:pPr>
      <w:r w:rsidRPr="003C2DE2">
        <w:rPr>
          <w:rFonts w:ascii="Tahoma" w:hAnsi="Tahoma" w:cs="Tahoma"/>
          <w:sz w:val="22"/>
          <w:szCs w:val="22"/>
        </w:rPr>
        <w:t xml:space="preserve">Nas deliberações da </w:t>
      </w:r>
      <w:r w:rsidR="00443F19" w:rsidRPr="003C2DE2">
        <w:rPr>
          <w:rFonts w:ascii="Tahoma" w:hAnsi="Tahoma" w:cs="Tahoma"/>
          <w:sz w:val="22"/>
          <w:szCs w:val="22"/>
        </w:rPr>
        <w:t>Assembleia Geral de Debenturistas</w:t>
      </w:r>
      <w:r w:rsidR="008C74E4" w:rsidRPr="003C2DE2">
        <w:rPr>
          <w:rFonts w:ascii="Tahoma" w:hAnsi="Tahoma" w:cs="Tahoma"/>
          <w:sz w:val="22"/>
          <w:szCs w:val="22"/>
        </w:rPr>
        <w:t xml:space="preserve">, </w:t>
      </w:r>
      <w:r w:rsidRPr="003C2DE2">
        <w:rPr>
          <w:rFonts w:ascii="Tahoma" w:hAnsi="Tahoma" w:cs="Tahoma"/>
          <w:sz w:val="22"/>
          <w:szCs w:val="22"/>
        </w:rPr>
        <w:t>as decisões da Securitizadora</w:t>
      </w:r>
      <w:r w:rsidR="008C74E4" w:rsidRPr="003C2DE2">
        <w:rPr>
          <w:rFonts w:ascii="Tahoma" w:hAnsi="Tahoma" w:cs="Tahoma"/>
          <w:sz w:val="22"/>
          <w:szCs w:val="22"/>
        </w:rPr>
        <w:t>,</w:t>
      </w:r>
      <w:r w:rsidRPr="003C2DE2">
        <w:rPr>
          <w:rFonts w:ascii="Tahoma" w:hAnsi="Tahoma" w:cs="Tahoma"/>
          <w:sz w:val="22"/>
          <w:szCs w:val="22"/>
        </w:rPr>
        <w:t xml:space="preserve"> no âmbito desta Escritura, </w:t>
      </w:r>
      <w:r w:rsidRPr="003C2DE2">
        <w:rPr>
          <w:rFonts w:ascii="Tahoma" w:eastAsia="Arial Unicode MS" w:hAnsi="Tahoma" w:cs="Tahoma"/>
          <w:sz w:val="22"/>
          <w:szCs w:val="22"/>
        </w:rPr>
        <w:t>enquanto</w:t>
      </w:r>
      <w:r w:rsidRPr="003C2DE2">
        <w:rPr>
          <w:rFonts w:ascii="Tahoma" w:hAnsi="Tahoma" w:cs="Tahoma"/>
          <w:sz w:val="22"/>
          <w:szCs w:val="22"/>
        </w:rPr>
        <w:t xml:space="preserve"> titular de Debêntures, dever</w:t>
      </w:r>
      <w:r w:rsidR="008C74E4" w:rsidRPr="003C2DE2">
        <w:rPr>
          <w:rFonts w:ascii="Tahoma" w:hAnsi="Tahoma" w:cs="Tahoma"/>
          <w:sz w:val="22"/>
          <w:szCs w:val="22"/>
        </w:rPr>
        <w:t>ão</w:t>
      </w:r>
      <w:r w:rsidRPr="003C2DE2">
        <w:rPr>
          <w:rFonts w:ascii="Tahoma" w:hAnsi="Tahoma" w:cs="Tahoma"/>
          <w:sz w:val="22"/>
          <w:szCs w:val="22"/>
        </w:rPr>
        <w:t xml:space="preserve"> observar o disposto no Termo de Securitização e o que vier a ser deliberado pelos </w:t>
      </w:r>
      <w:r w:rsidR="00EF0EA4" w:rsidRPr="003C2DE2">
        <w:rPr>
          <w:rFonts w:ascii="Tahoma" w:hAnsi="Tahoma" w:cs="Tahoma"/>
          <w:sz w:val="22"/>
          <w:szCs w:val="22"/>
        </w:rPr>
        <w:t>T</w:t>
      </w:r>
      <w:r w:rsidRPr="003C2DE2">
        <w:rPr>
          <w:rFonts w:ascii="Tahoma" w:hAnsi="Tahoma" w:cs="Tahoma"/>
          <w:sz w:val="22"/>
          <w:szCs w:val="22"/>
        </w:rPr>
        <w:t xml:space="preserve">itulares de </w:t>
      </w:r>
      <w:r w:rsidR="00EB4796" w:rsidRPr="003C2DE2">
        <w:rPr>
          <w:rFonts w:ascii="Tahoma" w:hAnsi="Tahoma" w:cs="Tahoma"/>
          <w:sz w:val="22"/>
          <w:szCs w:val="22"/>
        </w:rPr>
        <w:t>CRA</w:t>
      </w:r>
      <w:r w:rsidRPr="003C2DE2">
        <w:rPr>
          <w:rFonts w:ascii="Tahoma" w:hAnsi="Tahoma" w:cs="Tahoma"/>
          <w:sz w:val="22"/>
          <w:szCs w:val="22"/>
        </w:rPr>
        <w:t>.</w:t>
      </w:r>
    </w:p>
    <w:p w:rsidR="00B02EB9" w:rsidRPr="003C2DE2" w:rsidRDefault="00B02EB9" w:rsidP="008759F7">
      <w:pPr>
        <w:jc w:val="both"/>
        <w:rPr>
          <w:rFonts w:ascii="Tahoma" w:eastAsia="Arial Unicode MS" w:hAnsi="Tahoma" w:cs="Tahoma"/>
          <w:sz w:val="22"/>
          <w:szCs w:val="22"/>
          <w:u w:val="single"/>
        </w:rPr>
      </w:pPr>
      <w:bookmarkStart w:id="75" w:name="_DV_M264"/>
      <w:bookmarkEnd w:id="75"/>
    </w:p>
    <w:p w:rsidR="00B02EB9" w:rsidRPr="003C2DE2" w:rsidRDefault="00B02EB9" w:rsidP="008759F7">
      <w:pPr>
        <w:numPr>
          <w:ilvl w:val="1"/>
          <w:numId w:val="1"/>
        </w:numPr>
        <w:ind w:left="0" w:firstLine="709"/>
        <w:jc w:val="both"/>
        <w:rPr>
          <w:rFonts w:ascii="Tahoma" w:hAnsi="Tahoma" w:cs="Tahoma"/>
          <w:b/>
          <w:sz w:val="22"/>
          <w:szCs w:val="22"/>
        </w:rPr>
      </w:pPr>
      <w:bookmarkStart w:id="76" w:name="_Ref453116118"/>
      <w:r w:rsidRPr="003C2DE2">
        <w:rPr>
          <w:rFonts w:ascii="Tahoma" w:hAnsi="Tahoma" w:cs="Tahoma"/>
          <w:sz w:val="22"/>
          <w:szCs w:val="22"/>
        </w:rPr>
        <w:t>Exceto se de outra forma disposto nesta Escritura, as deliberações em Assembleia Geral de Debenturistas, conforme disposto n</w:t>
      </w:r>
      <w:r w:rsidR="00480C41" w:rsidRPr="003C2DE2">
        <w:rPr>
          <w:rFonts w:ascii="Tahoma" w:hAnsi="Tahoma" w:cs="Tahoma"/>
          <w:sz w:val="22"/>
          <w:szCs w:val="22"/>
        </w:rPr>
        <w:t>a</w:t>
      </w:r>
      <w:r w:rsidRPr="003C2DE2">
        <w:rPr>
          <w:rFonts w:ascii="Tahoma" w:hAnsi="Tahoma" w:cs="Tahoma"/>
          <w:sz w:val="22"/>
          <w:szCs w:val="22"/>
        </w:rPr>
        <w:t xml:space="preserve"> </w:t>
      </w:r>
      <w:r w:rsidR="00480C41" w:rsidRPr="003C2DE2">
        <w:rPr>
          <w:rFonts w:ascii="Tahoma" w:hAnsi="Tahoma" w:cs="Tahoma"/>
          <w:sz w:val="22"/>
          <w:szCs w:val="22"/>
        </w:rPr>
        <w:t xml:space="preserve">Cláusula </w:t>
      </w:r>
      <w:r w:rsidRPr="003C2DE2">
        <w:rPr>
          <w:rFonts w:ascii="Tahoma" w:hAnsi="Tahoma" w:cs="Tahoma"/>
          <w:sz w:val="22"/>
          <w:szCs w:val="22"/>
        </w:rPr>
        <w:t>6.1 acima, deverão ser aprovadas por titulares de Debêntures que representem</w:t>
      </w:r>
      <w:r w:rsidR="00446F50">
        <w:rPr>
          <w:rFonts w:ascii="Tahoma" w:hAnsi="Tahoma" w:cs="Tahoma"/>
          <w:sz w:val="22"/>
          <w:szCs w:val="22"/>
        </w:rPr>
        <w:t xml:space="preserve"> </w:t>
      </w:r>
      <w:r w:rsidR="00446F50" w:rsidRPr="00917F3F">
        <w:rPr>
          <w:rFonts w:ascii="Tahoma" w:hAnsi="Tahoma" w:cs="Tahoma"/>
          <w:sz w:val="22"/>
          <w:szCs w:val="22"/>
        </w:rPr>
        <w:t xml:space="preserve">a maioria dos </w:t>
      </w:r>
      <w:r w:rsidR="00446F50">
        <w:rPr>
          <w:rFonts w:ascii="Tahoma" w:hAnsi="Tahoma" w:cs="Tahoma"/>
          <w:sz w:val="22"/>
          <w:szCs w:val="22"/>
        </w:rPr>
        <w:t xml:space="preserve">debenturistas </w:t>
      </w:r>
      <w:r w:rsidR="00446F50" w:rsidRPr="00917F3F">
        <w:rPr>
          <w:rFonts w:ascii="Tahoma" w:hAnsi="Tahoma" w:cs="Tahoma"/>
          <w:sz w:val="22"/>
          <w:szCs w:val="22"/>
        </w:rPr>
        <w:t xml:space="preserve">presentes na </w:t>
      </w:r>
      <w:r w:rsidR="00446F50" w:rsidRPr="00DF6BD3">
        <w:rPr>
          <w:rFonts w:ascii="Tahoma" w:eastAsia="Arial Unicode MS" w:hAnsi="Tahoma" w:cs="Tahoma"/>
          <w:sz w:val="22"/>
          <w:szCs w:val="22"/>
        </w:rPr>
        <w:t>Assembleia Geral de Debenturistas</w:t>
      </w:r>
      <w:r w:rsidR="00446F50">
        <w:rPr>
          <w:rFonts w:ascii="Tahoma" w:hAnsi="Tahoma" w:cs="Tahoma"/>
          <w:sz w:val="22"/>
          <w:szCs w:val="22"/>
        </w:rPr>
        <w:t xml:space="preserve"> seja em primeira ou segunda convocação</w:t>
      </w:r>
      <w:r w:rsidR="00446F50" w:rsidRPr="003C2DE2">
        <w:rPr>
          <w:rFonts w:ascii="Tahoma" w:hAnsi="Tahoma" w:cs="Tahoma"/>
          <w:sz w:val="22"/>
          <w:szCs w:val="22"/>
        </w:rPr>
        <w:t xml:space="preserve">, </w:t>
      </w:r>
      <w:r w:rsidR="00446F50">
        <w:rPr>
          <w:rFonts w:ascii="Tahoma" w:hAnsi="Tahoma" w:cs="Tahoma"/>
          <w:sz w:val="22"/>
          <w:szCs w:val="22"/>
        </w:rPr>
        <w:t xml:space="preserve">observada a regra prevista no item 6.6 acima, </w:t>
      </w:r>
      <w:r w:rsidR="00446F50" w:rsidRPr="00917F3F">
        <w:rPr>
          <w:rFonts w:ascii="Tahoma" w:hAnsi="Tahoma" w:cs="Tahoma"/>
          <w:sz w:val="22"/>
          <w:szCs w:val="22"/>
        </w:rPr>
        <w:t xml:space="preserve">exceto nas deliberações em Assembleias Gerais </w:t>
      </w:r>
      <w:r w:rsidR="00446F50" w:rsidRPr="003C2DE2">
        <w:rPr>
          <w:rFonts w:ascii="Tahoma" w:hAnsi="Tahoma" w:cs="Tahoma"/>
          <w:sz w:val="22"/>
          <w:szCs w:val="22"/>
        </w:rPr>
        <w:t>de Debenturistas</w:t>
      </w:r>
      <w:r w:rsidR="00446F50" w:rsidRPr="00917F3F">
        <w:rPr>
          <w:rFonts w:ascii="Tahoma" w:hAnsi="Tahoma" w:cs="Tahoma"/>
          <w:sz w:val="22"/>
          <w:szCs w:val="22"/>
        </w:rPr>
        <w:t xml:space="preserve"> que (a) impliquem (i) a alteração da Remuneração ou </w:t>
      </w:r>
      <w:r w:rsidR="00DE7826">
        <w:rPr>
          <w:rFonts w:ascii="Tahoma" w:hAnsi="Tahoma" w:cs="Tahoma"/>
          <w:sz w:val="22"/>
          <w:szCs w:val="22"/>
        </w:rPr>
        <w:t>a</w:t>
      </w:r>
      <w:r w:rsidR="00446F50" w:rsidRPr="00917F3F">
        <w:rPr>
          <w:rFonts w:ascii="Tahoma" w:hAnsi="Tahoma" w:cs="Tahoma"/>
          <w:sz w:val="22"/>
          <w:szCs w:val="22"/>
        </w:rPr>
        <w:t>mortização</w:t>
      </w:r>
      <w:r w:rsidR="00446F50">
        <w:rPr>
          <w:rFonts w:ascii="Tahoma" w:hAnsi="Tahoma" w:cs="Tahoma"/>
          <w:sz w:val="22"/>
          <w:szCs w:val="22"/>
        </w:rPr>
        <w:t xml:space="preserve"> das Debêntures</w:t>
      </w:r>
      <w:r w:rsidR="00446F50" w:rsidRPr="00917F3F">
        <w:rPr>
          <w:rFonts w:ascii="Tahoma" w:hAnsi="Tahoma" w:cs="Tahoma"/>
          <w:sz w:val="22"/>
          <w:szCs w:val="22"/>
        </w:rPr>
        <w:t>, ou de suas datas de pagamento, bem como dos Encargos Moratórios; (ii) a alteração da Data de Vencimento; (iii) as alterações nas características d</w:t>
      </w:r>
      <w:r w:rsidR="00446F50">
        <w:rPr>
          <w:rFonts w:ascii="Tahoma" w:hAnsi="Tahoma" w:cs="Tahoma"/>
          <w:sz w:val="22"/>
          <w:szCs w:val="22"/>
        </w:rPr>
        <w:t>a Debêntures</w:t>
      </w:r>
      <w:r w:rsidR="00485C14">
        <w:rPr>
          <w:rFonts w:ascii="Tahoma" w:hAnsi="Tahoma" w:cs="Tahoma"/>
          <w:sz w:val="22"/>
          <w:szCs w:val="22"/>
        </w:rPr>
        <w:t>,</w:t>
      </w:r>
      <w:r w:rsidR="00446F50">
        <w:rPr>
          <w:rFonts w:ascii="Tahoma" w:hAnsi="Tahoma" w:cs="Tahoma"/>
          <w:sz w:val="22"/>
          <w:szCs w:val="22"/>
        </w:rPr>
        <w:t xml:space="preserve"> </w:t>
      </w:r>
      <w:r w:rsidR="00446F50" w:rsidRPr="00917F3F">
        <w:rPr>
          <w:rFonts w:ascii="Tahoma" w:hAnsi="Tahoma" w:cs="Tahoma"/>
          <w:sz w:val="22"/>
          <w:szCs w:val="22"/>
        </w:rPr>
        <w:t>do Resgate Antecipado</w:t>
      </w:r>
      <w:r w:rsidR="00446F50">
        <w:rPr>
          <w:rFonts w:ascii="Tahoma" w:hAnsi="Tahoma" w:cs="Tahoma"/>
          <w:sz w:val="22"/>
          <w:szCs w:val="22"/>
        </w:rPr>
        <w:t xml:space="preserve"> Facultativo Total</w:t>
      </w:r>
      <w:r w:rsidR="00446F50" w:rsidRPr="00917F3F">
        <w:rPr>
          <w:rFonts w:ascii="Tahoma" w:hAnsi="Tahoma" w:cs="Tahoma"/>
          <w:sz w:val="22"/>
          <w:szCs w:val="22"/>
        </w:rPr>
        <w:t xml:space="preserve"> e/ou da Amortização Extraordinária </w:t>
      </w:r>
      <w:r w:rsidR="00446F50">
        <w:rPr>
          <w:rFonts w:ascii="Tahoma" w:hAnsi="Tahoma" w:cs="Tahoma"/>
          <w:sz w:val="22"/>
          <w:szCs w:val="22"/>
        </w:rPr>
        <w:t>Facultativa</w:t>
      </w:r>
      <w:r w:rsidR="00485C14">
        <w:rPr>
          <w:rFonts w:ascii="Tahoma" w:hAnsi="Tahoma" w:cs="Tahoma"/>
          <w:sz w:val="22"/>
          <w:szCs w:val="22"/>
        </w:rPr>
        <w:t>; (iv) </w:t>
      </w:r>
      <w:r w:rsidR="00446F50" w:rsidRPr="00917F3F">
        <w:rPr>
          <w:rFonts w:ascii="Tahoma" w:hAnsi="Tahoma" w:cs="Tahoma"/>
          <w:sz w:val="22"/>
          <w:szCs w:val="22"/>
        </w:rPr>
        <w:t xml:space="preserve">transferência, a qualquer título, da parcial ou totalidade das Debêntures, nos termos da Cláusula 3.6.3 </w:t>
      </w:r>
      <w:r w:rsidR="00446F50">
        <w:rPr>
          <w:rFonts w:ascii="Tahoma" w:hAnsi="Tahoma" w:cs="Tahoma"/>
          <w:sz w:val="22"/>
          <w:szCs w:val="22"/>
        </w:rPr>
        <w:t>desta</w:t>
      </w:r>
      <w:r w:rsidR="00446F50" w:rsidRPr="00917F3F">
        <w:rPr>
          <w:rFonts w:ascii="Tahoma" w:hAnsi="Tahoma" w:cs="Tahoma"/>
          <w:sz w:val="22"/>
          <w:szCs w:val="22"/>
        </w:rPr>
        <w:t xml:space="preserve"> Escritura; (vi) as alterações na presente cláusula. Essas deliberações dependerão de aprovação de, no mínimo, 50% (cinquenta por cento) mais 1 (um) dos votos favoráveis de titulares de </w:t>
      </w:r>
      <w:r w:rsidR="00446F50">
        <w:rPr>
          <w:rFonts w:ascii="Tahoma" w:hAnsi="Tahoma" w:cs="Tahoma"/>
          <w:sz w:val="22"/>
          <w:szCs w:val="22"/>
        </w:rPr>
        <w:t>Debêntures</w:t>
      </w:r>
      <w:r w:rsidR="00446F50" w:rsidRPr="00917F3F">
        <w:rPr>
          <w:rFonts w:ascii="Tahoma" w:hAnsi="Tahoma" w:cs="Tahoma"/>
          <w:sz w:val="22"/>
          <w:szCs w:val="22"/>
        </w:rPr>
        <w:t xml:space="preserve"> em </w:t>
      </w:r>
      <w:r w:rsidR="00446F50">
        <w:rPr>
          <w:rFonts w:ascii="Tahoma" w:hAnsi="Tahoma" w:cs="Tahoma"/>
          <w:sz w:val="22"/>
          <w:szCs w:val="22"/>
        </w:rPr>
        <w:t>c</w:t>
      </w:r>
      <w:r w:rsidR="00446F50" w:rsidRPr="00917F3F">
        <w:rPr>
          <w:rFonts w:ascii="Tahoma" w:hAnsi="Tahoma" w:cs="Tahoma"/>
          <w:sz w:val="22"/>
          <w:szCs w:val="22"/>
        </w:rPr>
        <w:t>irculação</w:t>
      </w:r>
    </w:p>
    <w:bookmarkEnd w:id="76"/>
    <w:p w:rsidR="00B02EB9" w:rsidRPr="003C2DE2" w:rsidRDefault="00B02EB9" w:rsidP="008759F7">
      <w:pPr>
        <w:jc w:val="both"/>
        <w:rPr>
          <w:rFonts w:ascii="Tahoma" w:hAnsi="Tahoma" w:cs="Tahoma"/>
          <w:b/>
          <w:sz w:val="22"/>
          <w:szCs w:val="22"/>
        </w:rPr>
      </w:pPr>
    </w:p>
    <w:p w:rsidR="00B02EB9" w:rsidRPr="003C2DE2" w:rsidRDefault="00B02EB9" w:rsidP="008759F7">
      <w:pPr>
        <w:numPr>
          <w:ilvl w:val="1"/>
          <w:numId w:val="1"/>
        </w:numPr>
        <w:ind w:left="0" w:firstLine="709"/>
        <w:jc w:val="both"/>
        <w:rPr>
          <w:rFonts w:ascii="Tahoma" w:hAnsi="Tahoma" w:cs="Tahoma"/>
          <w:b/>
          <w:sz w:val="22"/>
          <w:szCs w:val="22"/>
        </w:rPr>
      </w:pPr>
      <w:r w:rsidRPr="003C2DE2">
        <w:rPr>
          <w:rFonts w:ascii="Tahoma" w:hAnsi="Tahoma" w:cs="Tahoma"/>
          <w:sz w:val="22"/>
          <w:szCs w:val="22"/>
        </w:rPr>
        <w:t>Cada Debênture conferirá a seu titular o direito a um voto na Assembleia Geral de Debenturistas, sendo admitida a constituição de mandatários, titulares de Debêntures ou não.</w:t>
      </w:r>
    </w:p>
    <w:p w:rsidR="00B02EB9" w:rsidRPr="003C2DE2" w:rsidRDefault="00B02EB9" w:rsidP="008759F7">
      <w:pPr>
        <w:jc w:val="both"/>
        <w:rPr>
          <w:rFonts w:ascii="Tahoma" w:hAnsi="Tahoma" w:cs="Tahoma"/>
          <w:sz w:val="22"/>
          <w:szCs w:val="22"/>
        </w:rPr>
      </w:pPr>
    </w:p>
    <w:p w:rsidR="00B02EB9" w:rsidRPr="003C2DE2" w:rsidRDefault="00B02EB9" w:rsidP="008759F7">
      <w:pPr>
        <w:numPr>
          <w:ilvl w:val="1"/>
          <w:numId w:val="1"/>
        </w:numPr>
        <w:ind w:left="0" w:firstLine="709"/>
        <w:jc w:val="both"/>
        <w:rPr>
          <w:rFonts w:ascii="Tahoma" w:hAnsi="Tahoma" w:cs="Tahoma"/>
          <w:b/>
          <w:sz w:val="22"/>
          <w:szCs w:val="22"/>
        </w:rPr>
      </w:pPr>
      <w:r w:rsidRPr="003C2DE2">
        <w:rPr>
          <w:rFonts w:ascii="Tahoma" w:hAnsi="Tahoma" w:cs="Tahoma"/>
          <w:sz w:val="22"/>
          <w:szCs w:val="22"/>
        </w:rPr>
        <w:t>As deliberações tomadas pelos titulares de Debêntures em Assembleia Geral de Debenturistas no âmbito de sua competência legal, observados os quóruns estabelecidos nesta Escritura, serão existentes, válidas e eficazes perante a Emissora e obrigarão a todos os titulares das Debêntures em Circulação independentemente de terem comparecido à Assembleia Geral de Debenturistas ou do voto proferido na respectiva Assembleia Geral de Debenturistas.</w:t>
      </w:r>
    </w:p>
    <w:p w:rsidR="00B02EB9" w:rsidRPr="003C2DE2" w:rsidRDefault="00B02EB9" w:rsidP="008759F7">
      <w:pPr>
        <w:jc w:val="both"/>
        <w:rPr>
          <w:rFonts w:ascii="Tahoma" w:hAnsi="Tahoma" w:cs="Tahoma"/>
          <w:sz w:val="22"/>
          <w:szCs w:val="22"/>
        </w:rPr>
      </w:pPr>
    </w:p>
    <w:p w:rsidR="00B02EB9" w:rsidRPr="003C2DE2" w:rsidRDefault="00B02EB9" w:rsidP="002A6CFE">
      <w:pPr>
        <w:numPr>
          <w:ilvl w:val="1"/>
          <w:numId w:val="1"/>
        </w:numPr>
        <w:ind w:left="0" w:firstLine="709"/>
        <w:jc w:val="both"/>
        <w:rPr>
          <w:rFonts w:ascii="Tahoma" w:eastAsia="Arial Unicode MS" w:hAnsi="Tahoma" w:cs="Tahoma"/>
          <w:sz w:val="22"/>
          <w:szCs w:val="22"/>
          <w:u w:val="single"/>
        </w:rPr>
      </w:pPr>
      <w:r w:rsidRPr="003C2DE2">
        <w:rPr>
          <w:rFonts w:ascii="Tahoma" w:hAnsi="Tahoma" w:cs="Tahoma"/>
          <w:sz w:val="22"/>
          <w:szCs w:val="22"/>
        </w:rPr>
        <w:t xml:space="preserve">Fica desde já certo e ajustado que os titulares das Debêntures somente poderão se manifestar em Assembleia Geral de Debenturistas conforme instruído pela Securitizadora ou </w:t>
      </w:r>
      <w:r w:rsidR="0078179C" w:rsidRPr="003C2DE2">
        <w:rPr>
          <w:rFonts w:ascii="Tahoma" w:hAnsi="Tahoma" w:cs="Tahoma"/>
          <w:sz w:val="22"/>
          <w:szCs w:val="22"/>
        </w:rPr>
        <w:t>pelo A</w:t>
      </w:r>
      <w:r w:rsidRPr="003C2DE2">
        <w:rPr>
          <w:rFonts w:ascii="Tahoma" w:hAnsi="Tahoma" w:cs="Tahoma"/>
          <w:sz w:val="22"/>
          <w:szCs w:val="22"/>
        </w:rPr>
        <w:t xml:space="preserve">gente </w:t>
      </w:r>
      <w:r w:rsidR="0078179C" w:rsidRPr="003C2DE2">
        <w:rPr>
          <w:rFonts w:ascii="Tahoma" w:hAnsi="Tahoma" w:cs="Tahoma"/>
          <w:sz w:val="22"/>
          <w:szCs w:val="22"/>
        </w:rPr>
        <w:t>F</w:t>
      </w:r>
      <w:r w:rsidRPr="003C2DE2">
        <w:rPr>
          <w:rFonts w:ascii="Tahoma" w:hAnsi="Tahoma" w:cs="Tahoma"/>
          <w:sz w:val="22"/>
          <w:szCs w:val="22"/>
        </w:rPr>
        <w:t>iduciário ou qualquer representante legal dos titulares dos CRA após ter sido realizada uma assembleia geral dos titulares dos CRA de acordo com o Termo de Securitização.</w:t>
      </w:r>
    </w:p>
    <w:p w:rsidR="007D569E" w:rsidRPr="003C2DE2" w:rsidRDefault="007D569E" w:rsidP="008759F7">
      <w:pPr>
        <w:jc w:val="both"/>
        <w:rPr>
          <w:rFonts w:ascii="Tahoma" w:eastAsia="Arial Unicode MS" w:hAnsi="Tahoma" w:cs="Tahoma"/>
          <w:sz w:val="22"/>
          <w:szCs w:val="22"/>
          <w:u w:val="single"/>
        </w:rPr>
      </w:pPr>
    </w:p>
    <w:p w:rsidR="00EB63F4" w:rsidRPr="003C2DE2" w:rsidRDefault="00EB63F4" w:rsidP="008759F7">
      <w:pPr>
        <w:jc w:val="both"/>
        <w:rPr>
          <w:rFonts w:ascii="Tahoma" w:eastAsia="Arial Unicode MS" w:hAnsi="Tahoma" w:cs="Tahoma"/>
          <w:sz w:val="22"/>
          <w:szCs w:val="22"/>
          <w:u w:val="single"/>
        </w:rPr>
      </w:pPr>
    </w:p>
    <w:p w:rsidR="00DC3202" w:rsidRPr="003C2DE2" w:rsidRDefault="00370FCA" w:rsidP="00CB0EE6">
      <w:pPr>
        <w:keepNext/>
        <w:numPr>
          <w:ilvl w:val="0"/>
          <w:numId w:val="1"/>
        </w:numPr>
        <w:ind w:left="709" w:hanging="709"/>
        <w:jc w:val="both"/>
        <w:outlineLvl w:val="0"/>
        <w:rPr>
          <w:rFonts w:ascii="Tahoma" w:hAnsi="Tahoma" w:cs="Tahoma"/>
          <w:b/>
          <w:smallCaps/>
          <w:sz w:val="22"/>
          <w:szCs w:val="22"/>
        </w:rPr>
      </w:pPr>
      <w:bookmarkStart w:id="77" w:name="_Toc496646688"/>
      <w:r w:rsidRPr="003C2DE2">
        <w:rPr>
          <w:rFonts w:ascii="Tahoma" w:hAnsi="Tahoma" w:cs="Tahoma"/>
          <w:b/>
          <w:smallCaps/>
          <w:sz w:val="22"/>
          <w:szCs w:val="22"/>
        </w:rPr>
        <w:t>OBRIGAÇÕES ADICIONAIS DA EMISSORA</w:t>
      </w:r>
      <w:bookmarkEnd w:id="77"/>
      <w:r w:rsidRPr="003C2DE2">
        <w:rPr>
          <w:rFonts w:ascii="Tahoma" w:hAnsi="Tahoma" w:cs="Tahoma"/>
          <w:b/>
          <w:smallCaps/>
          <w:sz w:val="22"/>
          <w:szCs w:val="22"/>
        </w:rPr>
        <w:t xml:space="preserve"> </w:t>
      </w:r>
    </w:p>
    <w:p w:rsidR="008B62C2" w:rsidRPr="003C2DE2" w:rsidRDefault="008B62C2" w:rsidP="00CB0EE6">
      <w:pPr>
        <w:keepNext/>
        <w:jc w:val="both"/>
        <w:rPr>
          <w:rFonts w:ascii="Tahoma" w:eastAsia="Arial Unicode MS" w:hAnsi="Tahoma" w:cs="Tahoma"/>
          <w:sz w:val="22"/>
          <w:szCs w:val="22"/>
          <w:u w:val="single"/>
        </w:rPr>
      </w:pPr>
    </w:p>
    <w:p w:rsidR="00DC3202" w:rsidRPr="003C2DE2" w:rsidRDefault="00DC3202" w:rsidP="00CB0EE6">
      <w:pPr>
        <w:keepNext/>
        <w:numPr>
          <w:ilvl w:val="1"/>
          <w:numId w:val="1"/>
        </w:numPr>
        <w:ind w:left="0" w:firstLine="709"/>
        <w:jc w:val="both"/>
        <w:rPr>
          <w:rFonts w:ascii="Tahoma" w:hAnsi="Tahoma" w:cs="Tahoma"/>
          <w:sz w:val="22"/>
          <w:szCs w:val="22"/>
        </w:rPr>
      </w:pPr>
      <w:bookmarkStart w:id="78" w:name="_DV_M188"/>
      <w:bookmarkEnd w:id="78"/>
      <w:r w:rsidRPr="003C2DE2">
        <w:rPr>
          <w:rFonts w:ascii="Tahoma" w:hAnsi="Tahoma" w:cs="Tahoma"/>
          <w:sz w:val="22"/>
          <w:szCs w:val="22"/>
        </w:rPr>
        <w:t xml:space="preserve">A Emissora </w:t>
      </w:r>
      <w:r w:rsidRPr="003C2DE2">
        <w:rPr>
          <w:rFonts w:ascii="Tahoma" w:eastAsia="Arial Unicode MS" w:hAnsi="Tahoma" w:cs="Tahoma"/>
          <w:sz w:val="22"/>
          <w:szCs w:val="22"/>
        </w:rPr>
        <w:t>adicionalmente</w:t>
      </w:r>
      <w:r w:rsidRPr="003C2DE2">
        <w:rPr>
          <w:rFonts w:ascii="Tahoma" w:hAnsi="Tahoma" w:cs="Tahoma"/>
          <w:sz w:val="22"/>
          <w:szCs w:val="22"/>
        </w:rPr>
        <w:t xml:space="preserve"> se obriga a:</w:t>
      </w:r>
      <w:r w:rsidR="00B87110" w:rsidRPr="003C2DE2">
        <w:rPr>
          <w:rFonts w:ascii="Tahoma" w:hAnsi="Tahoma" w:cs="Tahoma"/>
          <w:sz w:val="22"/>
          <w:szCs w:val="22"/>
        </w:rPr>
        <w:t xml:space="preserve"> </w:t>
      </w:r>
    </w:p>
    <w:p w:rsidR="008B62C2" w:rsidRPr="003C2DE2" w:rsidRDefault="008B62C2" w:rsidP="008759F7">
      <w:pPr>
        <w:jc w:val="both"/>
        <w:rPr>
          <w:rFonts w:ascii="Tahoma" w:eastAsia="Arial Unicode MS" w:hAnsi="Tahoma" w:cs="Tahoma"/>
          <w:sz w:val="22"/>
          <w:szCs w:val="22"/>
          <w:u w:val="single"/>
        </w:rPr>
      </w:pPr>
      <w:bookmarkStart w:id="79" w:name="_DV_M189"/>
      <w:bookmarkEnd w:id="79"/>
    </w:p>
    <w:p w:rsidR="00DC3202" w:rsidRPr="003C2DE2" w:rsidRDefault="00DC3202"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fornecer </w:t>
      </w:r>
      <w:r w:rsidR="00370FCA">
        <w:rPr>
          <w:rFonts w:ascii="Tahoma" w:hAnsi="Tahoma" w:cs="Tahoma"/>
          <w:color w:val="auto"/>
          <w:szCs w:val="22"/>
        </w:rPr>
        <w:t>ao</w:t>
      </w:r>
      <w:r w:rsidR="006E6714" w:rsidRPr="003C2DE2">
        <w:rPr>
          <w:rFonts w:ascii="Tahoma" w:hAnsi="Tahoma" w:cs="Tahoma"/>
          <w:color w:val="auto"/>
          <w:szCs w:val="22"/>
        </w:rPr>
        <w:t xml:space="preserve"> </w:t>
      </w:r>
      <w:r w:rsidR="00370FCA">
        <w:rPr>
          <w:rFonts w:ascii="Tahoma" w:hAnsi="Tahoma" w:cs="Tahoma"/>
          <w:color w:val="auto"/>
          <w:szCs w:val="22"/>
        </w:rPr>
        <w:t xml:space="preserve">Agente Fiduciário e/ou à Debenturista </w:t>
      </w:r>
      <w:r w:rsidR="001430C2" w:rsidRPr="003C2DE2">
        <w:rPr>
          <w:rFonts w:ascii="Tahoma" w:hAnsi="Tahoma" w:cs="Tahoma"/>
          <w:color w:val="auto"/>
          <w:szCs w:val="22"/>
        </w:rPr>
        <w:t>ou</w:t>
      </w:r>
      <w:r w:rsidR="0071519F" w:rsidRPr="003C2DE2">
        <w:rPr>
          <w:rFonts w:ascii="Tahoma" w:hAnsi="Tahoma" w:cs="Tahoma"/>
          <w:color w:val="auto"/>
          <w:szCs w:val="22"/>
        </w:rPr>
        <w:t xml:space="preserve"> </w:t>
      </w:r>
      <w:r w:rsidR="001430C2" w:rsidRPr="003C2DE2">
        <w:rPr>
          <w:rFonts w:ascii="Tahoma" w:hAnsi="Tahoma" w:cs="Tahoma"/>
          <w:color w:val="auto"/>
          <w:szCs w:val="22"/>
        </w:rPr>
        <w:t xml:space="preserve">disponibilizar em seu </w:t>
      </w:r>
      <w:r w:rsidR="001430C2" w:rsidRPr="003C2DE2">
        <w:rPr>
          <w:rFonts w:ascii="Tahoma" w:hAnsi="Tahoma" w:cs="Tahoma"/>
          <w:i/>
          <w:color w:val="auto"/>
          <w:szCs w:val="22"/>
        </w:rPr>
        <w:t>website</w:t>
      </w:r>
      <w:r w:rsidR="001430C2" w:rsidRPr="003C2DE2">
        <w:rPr>
          <w:rFonts w:ascii="Tahoma" w:hAnsi="Tahoma" w:cs="Tahoma"/>
          <w:color w:val="auto"/>
          <w:szCs w:val="22"/>
        </w:rPr>
        <w:t xml:space="preserve"> ou no </w:t>
      </w:r>
      <w:r w:rsidR="001430C2" w:rsidRPr="003C2DE2">
        <w:rPr>
          <w:rFonts w:ascii="Tahoma" w:hAnsi="Tahoma" w:cs="Tahoma"/>
          <w:i/>
          <w:color w:val="auto"/>
          <w:szCs w:val="22"/>
        </w:rPr>
        <w:t>website</w:t>
      </w:r>
      <w:r w:rsidR="001430C2" w:rsidRPr="003C2DE2">
        <w:rPr>
          <w:rFonts w:ascii="Tahoma" w:hAnsi="Tahoma" w:cs="Tahoma"/>
          <w:color w:val="auto"/>
          <w:szCs w:val="22"/>
        </w:rPr>
        <w:t xml:space="preserve"> da CVM</w:t>
      </w:r>
      <w:r w:rsidR="0071519F" w:rsidRPr="003C2DE2">
        <w:rPr>
          <w:rFonts w:ascii="Tahoma" w:hAnsi="Tahoma" w:cs="Tahoma"/>
          <w:color w:val="auto"/>
          <w:szCs w:val="22"/>
        </w:rPr>
        <w:t>, conforme o caso</w:t>
      </w:r>
      <w:r w:rsidRPr="003C2DE2">
        <w:rPr>
          <w:rFonts w:ascii="Tahoma" w:hAnsi="Tahoma" w:cs="Tahoma"/>
          <w:color w:val="auto"/>
          <w:szCs w:val="22"/>
        </w:rPr>
        <w:t>:</w:t>
      </w:r>
    </w:p>
    <w:p w:rsidR="008B62C2" w:rsidRPr="003C2DE2" w:rsidRDefault="008B62C2" w:rsidP="008759F7">
      <w:pPr>
        <w:tabs>
          <w:tab w:val="left" w:pos="1440"/>
        </w:tabs>
        <w:jc w:val="both"/>
        <w:rPr>
          <w:rFonts w:ascii="Tahoma" w:eastAsia="Arial Unicode MS" w:hAnsi="Tahoma" w:cs="Tahoma"/>
          <w:w w:val="0"/>
          <w:sz w:val="22"/>
          <w:szCs w:val="22"/>
        </w:rPr>
      </w:pPr>
      <w:bookmarkStart w:id="80" w:name="_DV_M190"/>
      <w:bookmarkStart w:id="81" w:name="_DV_M191"/>
      <w:bookmarkEnd w:id="80"/>
      <w:bookmarkEnd w:id="81"/>
    </w:p>
    <w:p w:rsidR="00507F84" w:rsidRPr="003C2DE2" w:rsidRDefault="00941C6F" w:rsidP="008759F7">
      <w:pPr>
        <w:ind w:left="2694" w:hanging="567"/>
        <w:jc w:val="both"/>
        <w:rPr>
          <w:rFonts w:ascii="Tahoma" w:eastAsia="Arial Unicode MS" w:hAnsi="Tahoma" w:cs="Tahoma"/>
          <w:w w:val="0"/>
          <w:sz w:val="22"/>
          <w:szCs w:val="22"/>
        </w:rPr>
      </w:pPr>
      <w:r w:rsidRPr="003C2DE2">
        <w:rPr>
          <w:rFonts w:ascii="Tahoma" w:eastAsia="Arial Unicode MS" w:hAnsi="Tahoma" w:cs="Tahoma"/>
          <w:b/>
          <w:w w:val="0"/>
          <w:sz w:val="22"/>
          <w:szCs w:val="22"/>
        </w:rPr>
        <w:t>(</w:t>
      </w:r>
      <w:r w:rsidR="00DC3202" w:rsidRPr="003C2DE2">
        <w:rPr>
          <w:rFonts w:ascii="Tahoma" w:eastAsia="Arial Unicode MS" w:hAnsi="Tahoma" w:cs="Tahoma"/>
          <w:b/>
          <w:w w:val="0"/>
          <w:sz w:val="22"/>
          <w:szCs w:val="22"/>
        </w:rPr>
        <w:t>a)</w:t>
      </w:r>
      <w:r w:rsidR="00087FE4" w:rsidRPr="003C2DE2">
        <w:rPr>
          <w:rFonts w:ascii="Tahoma" w:eastAsia="Arial Unicode MS" w:hAnsi="Tahoma" w:cs="Tahoma"/>
          <w:w w:val="0"/>
          <w:sz w:val="22"/>
          <w:szCs w:val="22"/>
        </w:rPr>
        <w:tab/>
      </w:r>
      <w:r w:rsidR="005316D4" w:rsidRPr="003C2DE2">
        <w:rPr>
          <w:rFonts w:ascii="Tahoma" w:eastAsia="Arial Unicode MS" w:hAnsi="Tahoma" w:cs="Tahoma"/>
          <w:w w:val="0"/>
          <w:sz w:val="22"/>
          <w:szCs w:val="22"/>
        </w:rPr>
        <w:t xml:space="preserve">dentro de, no máximo, </w:t>
      </w:r>
      <w:r w:rsidR="008F2D65" w:rsidRPr="003C2DE2">
        <w:rPr>
          <w:rFonts w:ascii="Tahoma" w:hAnsi="Tahoma" w:cs="Tahoma"/>
          <w:sz w:val="22"/>
          <w:szCs w:val="22"/>
        </w:rPr>
        <w:t>4</w:t>
      </w:r>
      <w:r w:rsidR="00982F60" w:rsidRPr="003C2DE2">
        <w:rPr>
          <w:rFonts w:ascii="Tahoma" w:hAnsi="Tahoma" w:cs="Tahoma"/>
          <w:sz w:val="22"/>
          <w:szCs w:val="22"/>
        </w:rPr>
        <w:t>5</w:t>
      </w:r>
      <w:r w:rsidR="008F2D65" w:rsidRPr="003C2DE2">
        <w:rPr>
          <w:rFonts w:ascii="Tahoma" w:eastAsia="Arial Unicode MS" w:hAnsi="Tahoma" w:cs="Tahoma"/>
          <w:w w:val="0"/>
          <w:sz w:val="22"/>
          <w:szCs w:val="22"/>
        </w:rPr>
        <w:t xml:space="preserve"> </w:t>
      </w:r>
      <w:r w:rsidR="005316D4" w:rsidRPr="003C2DE2">
        <w:rPr>
          <w:rFonts w:ascii="Tahoma" w:eastAsia="Arial Unicode MS" w:hAnsi="Tahoma" w:cs="Tahoma"/>
          <w:w w:val="0"/>
          <w:sz w:val="22"/>
          <w:szCs w:val="22"/>
        </w:rPr>
        <w:t xml:space="preserve">(quarenta e </w:t>
      </w:r>
      <w:r w:rsidR="00982F60" w:rsidRPr="003C2DE2">
        <w:rPr>
          <w:rFonts w:ascii="Tahoma" w:eastAsia="Arial Unicode MS" w:hAnsi="Tahoma" w:cs="Tahoma"/>
          <w:w w:val="0"/>
          <w:sz w:val="22"/>
          <w:szCs w:val="22"/>
        </w:rPr>
        <w:t>cinco</w:t>
      </w:r>
      <w:r w:rsidR="005316D4" w:rsidRPr="003C2DE2">
        <w:rPr>
          <w:rFonts w:ascii="Tahoma" w:eastAsia="Arial Unicode MS" w:hAnsi="Tahoma" w:cs="Tahoma"/>
          <w:w w:val="0"/>
          <w:sz w:val="22"/>
          <w:szCs w:val="22"/>
        </w:rPr>
        <w:t xml:space="preserve">) dias após o término dos 3 (três) primeiros trimestres de cada exercício social ou em até 5 (cinco) </w:t>
      </w:r>
      <w:r w:rsidR="00FF129D" w:rsidRPr="003C2DE2">
        <w:rPr>
          <w:rFonts w:ascii="Tahoma" w:eastAsia="Arial Unicode MS" w:hAnsi="Tahoma" w:cs="Tahoma"/>
          <w:w w:val="0"/>
          <w:sz w:val="22"/>
          <w:szCs w:val="22"/>
        </w:rPr>
        <w:t>D</w:t>
      </w:r>
      <w:r w:rsidR="000D3F46" w:rsidRPr="003C2DE2">
        <w:rPr>
          <w:rFonts w:ascii="Tahoma" w:eastAsia="Arial Unicode MS" w:hAnsi="Tahoma" w:cs="Tahoma"/>
          <w:w w:val="0"/>
          <w:sz w:val="22"/>
          <w:szCs w:val="22"/>
        </w:rPr>
        <w:t xml:space="preserve">ias </w:t>
      </w:r>
      <w:r w:rsidR="00FF129D" w:rsidRPr="003C2DE2">
        <w:rPr>
          <w:rFonts w:ascii="Tahoma" w:eastAsia="Arial Unicode MS" w:hAnsi="Tahoma" w:cs="Tahoma"/>
          <w:w w:val="0"/>
          <w:sz w:val="22"/>
          <w:szCs w:val="22"/>
        </w:rPr>
        <w:t>Ú</w:t>
      </w:r>
      <w:r w:rsidR="005316D4" w:rsidRPr="003C2DE2">
        <w:rPr>
          <w:rFonts w:ascii="Tahoma" w:eastAsia="Arial Unicode MS" w:hAnsi="Tahoma" w:cs="Tahoma"/>
          <w:w w:val="0"/>
          <w:sz w:val="22"/>
          <w:szCs w:val="22"/>
        </w:rPr>
        <w:t>teis após a data de sua divulgação, o que ocorrer primeiro, cópia de suas informações trimestrais (ITR) completas relativas ao respectivo trimestre, acompanhadas do relatório</w:t>
      </w:r>
      <w:r w:rsidR="00CF3203" w:rsidRPr="003C2DE2">
        <w:rPr>
          <w:rFonts w:ascii="Tahoma" w:eastAsia="Arial Unicode MS" w:hAnsi="Tahoma" w:cs="Tahoma"/>
          <w:w w:val="0"/>
          <w:sz w:val="22"/>
          <w:szCs w:val="22"/>
        </w:rPr>
        <w:t xml:space="preserve"> de revisão</w:t>
      </w:r>
      <w:r w:rsidR="005316D4" w:rsidRPr="003C2DE2">
        <w:rPr>
          <w:rFonts w:ascii="Tahoma" w:eastAsia="Arial Unicode MS" w:hAnsi="Tahoma" w:cs="Tahoma"/>
          <w:w w:val="0"/>
          <w:sz w:val="22"/>
          <w:szCs w:val="22"/>
        </w:rPr>
        <w:t xml:space="preserve"> dos auditores independentes;</w:t>
      </w:r>
    </w:p>
    <w:p w:rsidR="008B62C2" w:rsidRPr="003C2DE2" w:rsidRDefault="008B62C2" w:rsidP="008759F7">
      <w:pPr>
        <w:tabs>
          <w:tab w:val="left" w:pos="1440"/>
        </w:tabs>
        <w:ind w:left="2694" w:hanging="567"/>
        <w:jc w:val="both"/>
        <w:rPr>
          <w:rFonts w:ascii="Tahoma" w:eastAsia="Arial Unicode MS" w:hAnsi="Tahoma" w:cs="Tahoma"/>
          <w:w w:val="0"/>
          <w:sz w:val="22"/>
          <w:szCs w:val="22"/>
        </w:rPr>
      </w:pPr>
    </w:p>
    <w:p w:rsidR="00C25736" w:rsidRPr="003C2DE2" w:rsidRDefault="00941C6F" w:rsidP="008759F7">
      <w:pPr>
        <w:ind w:left="2694" w:hanging="567"/>
        <w:jc w:val="both"/>
        <w:rPr>
          <w:rFonts w:ascii="Tahoma" w:eastAsia="Arial Unicode MS" w:hAnsi="Tahoma" w:cs="Tahoma"/>
          <w:w w:val="0"/>
          <w:sz w:val="22"/>
          <w:szCs w:val="22"/>
        </w:rPr>
      </w:pPr>
      <w:r w:rsidRPr="003C2DE2">
        <w:rPr>
          <w:rFonts w:ascii="Tahoma" w:eastAsia="Arial Unicode MS" w:hAnsi="Tahoma" w:cs="Tahoma"/>
          <w:b/>
          <w:w w:val="0"/>
          <w:sz w:val="22"/>
          <w:szCs w:val="22"/>
        </w:rPr>
        <w:t>(</w:t>
      </w:r>
      <w:r w:rsidR="00DC3202" w:rsidRPr="003C2DE2">
        <w:rPr>
          <w:rFonts w:ascii="Tahoma" w:eastAsia="Arial Unicode MS" w:hAnsi="Tahoma" w:cs="Tahoma"/>
          <w:b/>
          <w:w w:val="0"/>
          <w:sz w:val="22"/>
          <w:szCs w:val="22"/>
        </w:rPr>
        <w:t>b)</w:t>
      </w:r>
      <w:r w:rsidR="00087FE4" w:rsidRPr="003C2DE2">
        <w:rPr>
          <w:rFonts w:ascii="Tahoma" w:eastAsia="Arial Unicode MS" w:hAnsi="Tahoma" w:cs="Tahoma"/>
          <w:w w:val="0"/>
          <w:sz w:val="22"/>
          <w:szCs w:val="22"/>
        </w:rPr>
        <w:tab/>
      </w:r>
      <w:r w:rsidR="00A40AF9" w:rsidRPr="003C2DE2">
        <w:rPr>
          <w:rFonts w:ascii="Tahoma" w:eastAsia="Arial Unicode MS" w:hAnsi="Tahoma" w:cs="Tahoma"/>
          <w:w w:val="0"/>
          <w:sz w:val="22"/>
          <w:szCs w:val="22"/>
        </w:rPr>
        <w:t xml:space="preserve">dentro de, no máximo, </w:t>
      </w:r>
      <w:r w:rsidR="00A40AF9" w:rsidRPr="003C2DE2">
        <w:rPr>
          <w:rFonts w:ascii="Tahoma" w:hAnsi="Tahoma" w:cs="Tahoma"/>
          <w:sz w:val="22"/>
          <w:szCs w:val="22"/>
        </w:rPr>
        <w:t>9</w:t>
      </w:r>
      <w:r w:rsidR="00982F60" w:rsidRPr="003C2DE2">
        <w:rPr>
          <w:rFonts w:ascii="Tahoma" w:hAnsi="Tahoma" w:cs="Tahoma"/>
          <w:sz w:val="22"/>
          <w:szCs w:val="22"/>
        </w:rPr>
        <w:t>0</w:t>
      </w:r>
      <w:r w:rsidR="00A40AF9" w:rsidRPr="003C2DE2">
        <w:rPr>
          <w:rFonts w:ascii="Tahoma" w:eastAsia="Arial Unicode MS" w:hAnsi="Tahoma" w:cs="Tahoma"/>
          <w:w w:val="0"/>
          <w:sz w:val="22"/>
          <w:szCs w:val="22"/>
        </w:rPr>
        <w:t xml:space="preserve"> (</w:t>
      </w:r>
      <w:r w:rsidR="00A40AF9" w:rsidRPr="003C2DE2">
        <w:rPr>
          <w:rFonts w:ascii="Tahoma" w:hAnsi="Tahoma" w:cs="Tahoma"/>
          <w:sz w:val="22"/>
          <w:szCs w:val="22"/>
        </w:rPr>
        <w:t>noventa</w:t>
      </w:r>
      <w:r w:rsidR="00A40AF9" w:rsidRPr="003C2DE2">
        <w:rPr>
          <w:rFonts w:ascii="Tahoma" w:eastAsia="Arial Unicode MS" w:hAnsi="Tahoma" w:cs="Tahoma"/>
          <w:w w:val="0"/>
          <w:sz w:val="22"/>
          <w:szCs w:val="22"/>
        </w:rPr>
        <w:t xml:space="preserve">) dias após o término de cada exercício social ou em até 5 (cinco) </w:t>
      </w:r>
      <w:r w:rsidR="00FF129D" w:rsidRPr="003C2DE2">
        <w:rPr>
          <w:rFonts w:ascii="Tahoma" w:eastAsia="Arial Unicode MS" w:hAnsi="Tahoma" w:cs="Tahoma"/>
          <w:w w:val="0"/>
          <w:sz w:val="22"/>
          <w:szCs w:val="22"/>
        </w:rPr>
        <w:t>D</w:t>
      </w:r>
      <w:r w:rsidR="00A40AF9" w:rsidRPr="003C2DE2">
        <w:rPr>
          <w:rFonts w:ascii="Tahoma" w:eastAsia="Arial Unicode MS" w:hAnsi="Tahoma" w:cs="Tahoma"/>
          <w:w w:val="0"/>
          <w:sz w:val="22"/>
          <w:szCs w:val="22"/>
        </w:rPr>
        <w:t xml:space="preserve">ias </w:t>
      </w:r>
      <w:r w:rsidR="00FF129D" w:rsidRPr="003C2DE2">
        <w:rPr>
          <w:rFonts w:ascii="Tahoma" w:eastAsia="Arial Unicode MS" w:hAnsi="Tahoma" w:cs="Tahoma"/>
          <w:w w:val="0"/>
          <w:sz w:val="22"/>
          <w:szCs w:val="22"/>
        </w:rPr>
        <w:t>Ú</w:t>
      </w:r>
      <w:r w:rsidR="00A40AF9" w:rsidRPr="003C2DE2">
        <w:rPr>
          <w:rFonts w:ascii="Tahoma" w:eastAsia="Arial Unicode MS" w:hAnsi="Tahoma" w:cs="Tahoma"/>
          <w:w w:val="0"/>
          <w:sz w:val="22"/>
          <w:szCs w:val="22"/>
        </w:rPr>
        <w:t>teis após a sua divulgação, o que ocorrer primeiro, cópia de suas demonstrações financeiras</w:t>
      </w:r>
      <w:bookmarkStart w:id="82" w:name="_DV_M192"/>
      <w:bookmarkStart w:id="83" w:name="_DV_M193"/>
      <w:bookmarkEnd w:id="82"/>
      <w:bookmarkEnd w:id="83"/>
      <w:r w:rsidR="00A40AF9" w:rsidRPr="003C2DE2">
        <w:rPr>
          <w:rFonts w:ascii="Tahoma" w:eastAsia="Arial Unicode MS" w:hAnsi="Tahoma" w:cs="Tahoma"/>
          <w:w w:val="0"/>
          <w:sz w:val="22"/>
          <w:szCs w:val="22"/>
        </w:rPr>
        <w:t xml:space="preserve"> completas relativas ao respectivo exercício social encerrado preparadas de acordo com os princípios contábeis determinados pela legislação e regulamentação em vigor relativas ao respectivo exercício social acompanhadas do relatório da administração e do relatório dos auditores independentes; </w:t>
      </w:r>
    </w:p>
    <w:p w:rsidR="008B62C2" w:rsidRPr="003C2DE2" w:rsidRDefault="008B62C2" w:rsidP="008759F7">
      <w:pPr>
        <w:tabs>
          <w:tab w:val="left" w:pos="1440"/>
        </w:tabs>
        <w:ind w:left="2694" w:hanging="567"/>
        <w:jc w:val="both"/>
        <w:rPr>
          <w:rFonts w:ascii="Tahoma" w:eastAsia="Arial Unicode MS" w:hAnsi="Tahoma" w:cs="Tahoma"/>
          <w:w w:val="0"/>
          <w:sz w:val="22"/>
          <w:szCs w:val="22"/>
        </w:rPr>
      </w:pPr>
    </w:p>
    <w:p w:rsidR="00DC3202" w:rsidRPr="003C2DE2" w:rsidRDefault="00941C6F" w:rsidP="008759F7">
      <w:pPr>
        <w:ind w:left="2694" w:hanging="567"/>
        <w:jc w:val="both"/>
        <w:rPr>
          <w:rFonts w:ascii="Tahoma" w:eastAsia="Arial Unicode MS" w:hAnsi="Tahoma" w:cs="Tahoma"/>
          <w:w w:val="0"/>
          <w:sz w:val="22"/>
          <w:szCs w:val="22"/>
        </w:rPr>
      </w:pPr>
      <w:r w:rsidRPr="003C2DE2">
        <w:rPr>
          <w:rFonts w:ascii="Tahoma" w:eastAsia="Arial Unicode MS" w:hAnsi="Tahoma" w:cs="Tahoma"/>
          <w:b/>
          <w:w w:val="0"/>
          <w:sz w:val="22"/>
          <w:szCs w:val="22"/>
        </w:rPr>
        <w:t>(</w:t>
      </w:r>
      <w:r w:rsidR="00DC3202" w:rsidRPr="003C2DE2">
        <w:rPr>
          <w:rFonts w:ascii="Tahoma" w:eastAsia="Arial Unicode MS" w:hAnsi="Tahoma" w:cs="Tahoma"/>
          <w:b/>
          <w:w w:val="0"/>
          <w:sz w:val="22"/>
          <w:szCs w:val="22"/>
        </w:rPr>
        <w:t>c)</w:t>
      </w:r>
      <w:r w:rsidR="00087FE4" w:rsidRPr="003C2DE2">
        <w:rPr>
          <w:rFonts w:ascii="Tahoma" w:eastAsia="Arial Unicode MS" w:hAnsi="Tahoma" w:cs="Tahoma"/>
          <w:w w:val="0"/>
          <w:sz w:val="22"/>
          <w:szCs w:val="22"/>
        </w:rPr>
        <w:tab/>
      </w:r>
      <w:r w:rsidR="00DC3202" w:rsidRPr="003C2DE2">
        <w:rPr>
          <w:rFonts w:ascii="Tahoma" w:eastAsia="Arial Unicode MS" w:hAnsi="Tahoma" w:cs="Tahoma"/>
          <w:w w:val="0"/>
          <w:sz w:val="22"/>
          <w:szCs w:val="22"/>
        </w:rPr>
        <w:t>as informações</w:t>
      </w:r>
      <w:r w:rsidR="001134B8" w:rsidRPr="003C2DE2">
        <w:rPr>
          <w:rFonts w:ascii="Tahoma" w:eastAsia="Arial Unicode MS" w:hAnsi="Tahoma" w:cs="Tahoma"/>
          <w:w w:val="0"/>
          <w:sz w:val="22"/>
          <w:szCs w:val="22"/>
        </w:rPr>
        <w:t xml:space="preserve"> periódicas e eventuais previstas nos artigos 21 a 30 da </w:t>
      </w:r>
      <w:r w:rsidR="00DC3202" w:rsidRPr="003C2DE2">
        <w:rPr>
          <w:rFonts w:ascii="Tahoma" w:eastAsia="Arial Unicode MS" w:hAnsi="Tahoma" w:cs="Tahoma"/>
          <w:w w:val="0"/>
          <w:sz w:val="22"/>
          <w:szCs w:val="22"/>
        </w:rPr>
        <w:t xml:space="preserve">Instrução </w:t>
      </w:r>
      <w:r w:rsidR="006A39DA" w:rsidRPr="003C2DE2">
        <w:rPr>
          <w:rFonts w:ascii="Tahoma" w:eastAsia="Arial Unicode MS" w:hAnsi="Tahoma" w:cs="Tahoma"/>
          <w:w w:val="0"/>
          <w:sz w:val="22"/>
          <w:szCs w:val="22"/>
        </w:rPr>
        <w:t>CVM 480</w:t>
      </w:r>
      <w:r w:rsidR="00DC3202" w:rsidRPr="003C2DE2">
        <w:rPr>
          <w:rFonts w:ascii="Tahoma" w:eastAsia="Arial Unicode MS" w:hAnsi="Tahoma" w:cs="Tahoma"/>
          <w:w w:val="0"/>
          <w:sz w:val="22"/>
          <w:szCs w:val="22"/>
        </w:rPr>
        <w:t xml:space="preserve">, </w:t>
      </w:r>
      <w:r w:rsidR="0062682F" w:rsidRPr="003C2DE2">
        <w:rPr>
          <w:rFonts w:ascii="Tahoma" w:eastAsia="Arial Unicode MS" w:hAnsi="Tahoma" w:cs="Tahoma"/>
          <w:w w:val="0"/>
          <w:sz w:val="22"/>
          <w:szCs w:val="22"/>
        </w:rPr>
        <w:t xml:space="preserve">nos prazos ali previstos ou, se não houver, prazo determinado neste normativo, em até </w:t>
      </w:r>
      <w:r w:rsidR="000A16FD" w:rsidRPr="003C2DE2">
        <w:rPr>
          <w:rFonts w:ascii="Tahoma" w:eastAsia="Arial Unicode MS" w:hAnsi="Tahoma" w:cs="Tahoma"/>
          <w:w w:val="0"/>
          <w:sz w:val="22"/>
          <w:szCs w:val="22"/>
        </w:rPr>
        <w:t>5</w:t>
      </w:r>
      <w:r w:rsidR="0062682F" w:rsidRPr="003C2DE2">
        <w:rPr>
          <w:rFonts w:ascii="Tahoma" w:eastAsia="Arial Unicode MS" w:hAnsi="Tahoma" w:cs="Tahoma"/>
          <w:w w:val="0"/>
          <w:sz w:val="22"/>
          <w:szCs w:val="22"/>
        </w:rPr>
        <w:t xml:space="preserve"> (</w:t>
      </w:r>
      <w:r w:rsidR="000A16FD" w:rsidRPr="003C2DE2">
        <w:rPr>
          <w:rFonts w:ascii="Tahoma" w:eastAsia="Arial Unicode MS" w:hAnsi="Tahoma" w:cs="Tahoma"/>
          <w:w w:val="0"/>
          <w:sz w:val="22"/>
          <w:szCs w:val="22"/>
        </w:rPr>
        <w:t>cinco</w:t>
      </w:r>
      <w:r w:rsidR="0062682F" w:rsidRPr="003C2DE2">
        <w:rPr>
          <w:rFonts w:ascii="Tahoma" w:eastAsia="Arial Unicode MS" w:hAnsi="Tahoma" w:cs="Tahoma"/>
          <w:w w:val="0"/>
          <w:sz w:val="22"/>
          <w:szCs w:val="22"/>
        </w:rPr>
        <w:t xml:space="preserve">) </w:t>
      </w:r>
      <w:r w:rsidR="000574C8" w:rsidRPr="003C2DE2">
        <w:rPr>
          <w:rFonts w:ascii="Tahoma" w:eastAsia="Arial Unicode MS" w:hAnsi="Tahoma" w:cs="Tahoma"/>
          <w:w w:val="0"/>
          <w:sz w:val="22"/>
          <w:szCs w:val="22"/>
        </w:rPr>
        <w:t xml:space="preserve">Dias Úteis </w:t>
      </w:r>
      <w:r w:rsidR="0062682F" w:rsidRPr="003C2DE2">
        <w:rPr>
          <w:rFonts w:ascii="Tahoma" w:eastAsia="Arial Unicode MS" w:hAnsi="Tahoma" w:cs="Tahoma"/>
          <w:w w:val="0"/>
          <w:sz w:val="22"/>
          <w:szCs w:val="22"/>
        </w:rPr>
        <w:t xml:space="preserve">da data em que forem realizados, </w:t>
      </w:r>
      <w:r w:rsidR="00DC3202" w:rsidRPr="003C2DE2">
        <w:rPr>
          <w:rFonts w:ascii="Tahoma" w:eastAsia="Arial Unicode MS" w:hAnsi="Tahoma" w:cs="Tahoma"/>
          <w:w w:val="0"/>
          <w:sz w:val="22"/>
          <w:szCs w:val="22"/>
        </w:rPr>
        <w:t xml:space="preserve">sendo que a Emissora ficará dispensada de entregar </w:t>
      </w:r>
      <w:r w:rsidR="00CE5B19" w:rsidRPr="003C2DE2">
        <w:rPr>
          <w:rFonts w:ascii="Tahoma" w:eastAsia="Arial Unicode MS" w:hAnsi="Tahoma" w:cs="Tahoma"/>
          <w:w w:val="0"/>
          <w:sz w:val="22"/>
          <w:szCs w:val="22"/>
        </w:rPr>
        <w:t xml:space="preserve">as cópias das respectivas informações </w:t>
      </w:r>
      <w:r w:rsidR="006E6714" w:rsidRPr="003C2DE2">
        <w:rPr>
          <w:rFonts w:ascii="Tahoma" w:eastAsia="Arial Unicode MS" w:hAnsi="Tahoma" w:cs="Tahoma"/>
          <w:w w:val="0"/>
          <w:sz w:val="22"/>
          <w:szCs w:val="22"/>
        </w:rPr>
        <w:t xml:space="preserve">à </w:t>
      </w:r>
      <w:r w:rsidR="00E63C84" w:rsidRPr="003C2DE2">
        <w:rPr>
          <w:rFonts w:ascii="Tahoma" w:eastAsia="Arial Unicode MS" w:hAnsi="Tahoma" w:cs="Tahoma"/>
          <w:w w:val="0"/>
          <w:sz w:val="22"/>
          <w:szCs w:val="22"/>
        </w:rPr>
        <w:t>Debenturista</w:t>
      </w:r>
      <w:r w:rsidR="00DC3202" w:rsidRPr="003C2DE2">
        <w:rPr>
          <w:rFonts w:ascii="Tahoma" w:eastAsia="Arial Unicode MS" w:hAnsi="Tahoma" w:cs="Tahoma"/>
          <w:w w:val="0"/>
          <w:sz w:val="22"/>
          <w:szCs w:val="22"/>
        </w:rPr>
        <w:t xml:space="preserve"> quando a</w:t>
      </w:r>
      <w:r w:rsidR="00CE5B19" w:rsidRPr="003C2DE2">
        <w:rPr>
          <w:rFonts w:ascii="Tahoma" w:eastAsia="Arial Unicode MS" w:hAnsi="Tahoma" w:cs="Tahoma"/>
          <w:w w:val="0"/>
          <w:sz w:val="22"/>
          <w:szCs w:val="22"/>
        </w:rPr>
        <w:t>s</w:t>
      </w:r>
      <w:r w:rsidR="00DC3202" w:rsidRPr="003C2DE2">
        <w:rPr>
          <w:rFonts w:ascii="Tahoma" w:eastAsia="Arial Unicode MS" w:hAnsi="Tahoma" w:cs="Tahoma"/>
          <w:w w:val="0"/>
          <w:sz w:val="22"/>
          <w:szCs w:val="22"/>
        </w:rPr>
        <w:t xml:space="preserve"> disponibilizar à CVM;</w:t>
      </w:r>
    </w:p>
    <w:p w:rsidR="008B62C2" w:rsidRPr="003C2DE2" w:rsidRDefault="008B62C2" w:rsidP="008759F7">
      <w:pPr>
        <w:tabs>
          <w:tab w:val="left" w:pos="1440"/>
        </w:tabs>
        <w:ind w:left="2694" w:hanging="567"/>
        <w:jc w:val="both"/>
        <w:rPr>
          <w:rFonts w:ascii="Tahoma" w:eastAsia="Arial Unicode MS" w:hAnsi="Tahoma" w:cs="Tahoma"/>
          <w:w w:val="0"/>
          <w:sz w:val="22"/>
          <w:szCs w:val="22"/>
        </w:rPr>
      </w:pPr>
    </w:p>
    <w:p w:rsidR="00DC3202" w:rsidRPr="003C2DE2" w:rsidRDefault="00941C6F" w:rsidP="008759F7">
      <w:pPr>
        <w:ind w:left="2694" w:hanging="567"/>
        <w:jc w:val="both"/>
        <w:rPr>
          <w:rFonts w:ascii="Tahoma" w:eastAsia="Arial Unicode MS" w:hAnsi="Tahoma" w:cs="Tahoma"/>
          <w:w w:val="0"/>
          <w:sz w:val="22"/>
          <w:szCs w:val="22"/>
        </w:rPr>
      </w:pPr>
      <w:r w:rsidRPr="003C2DE2">
        <w:rPr>
          <w:rFonts w:ascii="Tahoma" w:eastAsia="Arial Unicode MS" w:hAnsi="Tahoma" w:cs="Tahoma"/>
          <w:b/>
          <w:w w:val="0"/>
          <w:sz w:val="22"/>
          <w:szCs w:val="22"/>
        </w:rPr>
        <w:t>(</w:t>
      </w:r>
      <w:r w:rsidR="00FA4528" w:rsidRPr="003C2DE2">
        <w:rPr>
          <w:rFonts w:ascii="Tahoma" w:eastAsia="Arial Unicode MS" w:hAnsi="Tahoma" w:cs="Tahoma"/>
          <w:b/>
          <w:w w:val="0"/>
          <w:sz w:val="22"/>
          <w:szCs w:val="22"/>
        </w:rPr>
        <w:t>d</w:t>
      </w:r>
      <w:r w:rsidR="00DC3202" w:rsidRPr="003C2DE2">
        <w:rPr>
          <w:rFonts w:ascii="Tahoma" w:eastAsia="Arial Unicode MS" w:hAnsi="Tahoma" w:cs="Tahoma"/>
          <w:b/>
          <w:w w:val="0"/>
          <w:sz w:val="22"/>
          <w:szCs w:val="22"/>
        </w:rPr>
        <w:t>)</w:t>
      </w:r>
      <w:r w:rsidR="00087FE4" w:rsidRPr="003C2DE2">
        <w:rPr>
          <w:rFonts w:ascii="Tahoma" w:eastAsia="Arial Unicode MS" w:hAnsi="Tahoma" w:cs="Tahoma"/>
          <w:w w:val="0"/>
          <w:sz w:val="22"/>
          <w:szCs w:val="22"/>
        </w:rPr>
        <w:tab/>
      </w:r>
      <w:r w:rsidR="00DC3202" w:rsidRPr="003C2DE2">
        <w:rPr>
          <w:rFonts w:ascii="Tahoma" w:eastAsia="Arial Unicode MS" w:hAnsi="Tahoma" w:cs="Tahoma"/>
          <w:w w:val="0"/>
          <w:sz w:val="22"/>
          <w:szCs w:val="22"/>
        </w:rPr>
        <w:t>na mesma data de suas publicações</w:t>
      </w:r>
      <w:bookmarkStart w:id="84" w:name="_DV_M199"/>
      <w:bookmarkStart w:id="85" w:name="_DV_M200"/>
      <w:bookmarkEnd w:id="84"/>
      <w:bookmarkEnd w:id="85"/>
      <w:r w:rsidR="00DC3202" w:rsidRPr="003C2DE2">
        <w:rPr>
          <w:rFonts w:ascii="Tahoma" w:eastAsia="Arial Unicode MS" w:hAnsi="Tahoma" w:cs="Tahoma"/>
          <w:w w:val="0"/>
          <w:sz w:val="22"/>
          <w:szCs w:val="22"/>
        </w:rPr>
        <w:t xml:space="preserve">, os atos e decisões referidos </w:t>
      </w:r>
      <w:r w:rsidR="006E0B3D" w:rsidRPr="003C2DE2">
        <w:rPr>
          <w:rFonts w:ascii="Tahoma" w:eastAsia="Arial Unicode MS" w:hAnsi="Tahoma" w:cs="Tahoma"/>
          <w:w w:val="0"/>
          <w:sz w:val="22"/>
          <w:szCs w:val="22"/>
        </w:rPr>
        <w:t xml:space="preserve">na </w:t>
      </w:r>
      <w:r w:rsidR="00111C25" w:rsidRPr="003C2DE2">
        <w:rPr>
          <w:rFonts w:ascii="Tahoma" w:eastAsia="Arial Unicode MS" w:hAnsi="Tahoma" w:cs="Tahoma"/>
          <w:w w:val="0"/>
          <w:sz w:val="22"/>
          <w:szCs w:val="22"/>
        </w:rPr>
        <w:t>C</w:t>
      </w:r>
      <w:r w:rsidR="00D42300" w:rsidRPr="003C2DE2">
        <w:rPr>
          <w:rFonts w:ascii="Tahoma" w:eastAsia="Arial Unicode MS" w:hAnsi="Tahoma" w:cs="Tahoma"/>
          <w:w w:val="0"/>
          <w:sz w:val="22"/>
          <w:szCs w:val="22"/>
        </w:rPr>
        <w:t>láusula</w:t>
      </w:r>
      <w:r w:rsidR="00FE402C" w:rsidRPr="003C2DE2">
        <w:rPr>
          <w:rFonts w:ascii="Tahoma" w:hAnsi="Tahoma" w:cs="Tahoma"/>
          <w:sz w:val="22"/>
          <w:szCs w:val="22"/>
        </w:rPr>
        <w:t xml:space="preserve"> </w:t>
      </w:r>
      <w:r w:rsidR="00370FCA">
        <w:rPr>
          <w:rFonts w:ascii="Tahoma" w:eastAsia="Arial Unicode MS" w:hAnsi="Tahoma" w:cs="Tahoma"/>
          <w:w w:val="0"/>
          <w:sz w:val="22"/>
          <w:szCs w:val="22"/>
        </w:rPr>
        <w:t>4</w:t>
      </w:r>
      <w:r w:rsidR="00F74EDB">
        <w:rPr>
          <w:rFonts w:ascii="Tahoma" w:eastAsia="Arial Unicode MS" w:hAnsi="Tahoma" w:cs="Tahoma"/>
          <w:w w:val="0"/>
          <w:sz w:val="22"/>
          <w:szCs w:val="22"/>
        </w:rPr>
        <w:t>.</w:t>
      </w:r>
      <w:r w:rsidR="00FC1E69" w:rsidRPr="003C2DE2">
        <w:rPr>
          <w:rFonts w:ascii="Tahoma" w:eastAsia="Arial Unicode MS" w:hAnsi="Tahoma" w:cs="Tahoma"/>
          <w:w w:val="0"/>
          <w:sz w:val="22"/>
          <w:szCs w:val="22"/>
        </w:rPr>
        <w:t>9</w:t>
      </w:r>
      <w:r w:rsidR="00DC3202" w:rsidRPr="003C2DE2">
        <w:rPr>
          <w:rFonts w:ascii="Tahoma" w:eastAsia="Arial Unicode MS" w:hAnsi="Tahoma" w:cs="Tahoma"/>
          <w:w w:val="0"/>
          <w:sz w:val="22"/>
          <w:szCs w:val="22"/>
        </w:rPr>
        <w:t>.1 acima;</w:t>
      </w:r>
      <w:r w:rsidR="00C77F50" w:rsidRPr="003C2DE2">
        <w:rPr>
          <w:rFonts w:ascii="Tahoma" w:eastAsia="Arial Unicode MS" w:hAnsi="Tahoma" w:cs="Tahoma"/>
          <w:w w:val="0"/>
          <w:sz w:val="22"/>
          <w:szCs w:val="22"/>
        </w:rPr>
        <w:t xml:space="preserve"> </w:t>
      </w:r>
      <w:r w:rsidR="008F2D65" w:rsidRPr="003C2DE2">
        <w:rPr>
          <w:rFonts w:ascii="Tahoma" w:eastAsia="Arial Unicode MS" w:hAnsi="Tahoma" w:cs="Tahoma"/>
          <w:w w:val="0"/>
          <w:sz w:val="22"/>
          <w:szCs w:val="22"/>
        </w:rPr>
        <w:t>e</w:t>
      </w:r>
    </w:p>
    <w:p w:rsidR="008B62C2" w:rsidRPr="003C2DE2" w:rsidRDefault="008B62C2" w:rsidP="008759F7">
      <w:pPr>
        <w:tabs>
          <w:tab w:val="left" w:pos="1440"/>
        </w:tabs>
        <w:ind w:left="2694" w:hanging="567"/>
        <w:jc w:val="both"/>
        <w:rPr>
          <w:rFonts w:ascii="Tahoma" w:eastAsia="Arial Unicode MS" w:hAnsi="Tahoma" w:cs="Tahoma"/>
          <w:w w:val="0"/>
          <w:sz w:val="22"/>
          <w:szCs w:val="22"/>
        </w:rPr>
      </w:pPr>
    </w:p>
    <w:p w:rsidR="00DC3202" w:rsidRPr="003C2DE2" w:rsidRDefault="00941C6F" w:rsidP="008759F7">
      <w:pPr>
        <w:ind w:left="2694" w:hanging="567"/>
        <w:jc w:val="both"/>
        <w:rPr>
          <w:rFonts w:ascii="Tahoma" w:eastAsia="Arial Unicode MS" w:hAnsi="Tahoma" w:cs="Tahoma"/>
          <w:i/>
          <w:w w:val="0"/>
          <w:sz w:val="22"/>
          <w:szCs w:val="22"/>
        </w:rPr>
      </w:pPr>
      <w:r w:rsidRPr="003C2DE2">
        <w:rPr>
          <w:rFonts w:ascii="Tahoma" w:eastAsia="Arial Unicode MS" w:hAnsi="Tahoma" w:cs="Tahoma"/>
          <w:b/>
          <w:w w:val="0"/>
          <w:sz w:val="22"/>
          <w:szCs w:val="22"/>
        </w:rPr>
        <w:t>(</w:t>
      </w:r>
      <w:r w:rsidR="00FA4528" w:rsidRPr="003C2DE2">
        <w:rPr>
          <w:rFonts w:ascii="Tahoma" w:eastAsia="Arial Unicode MS" w:hAnsi="Tahoma" w:cs="Tahoma"/>
          <w:b/>
          <w:w w:val="0"/>
          <w:sz w:val="22"/>
          <w:szCs w:val="22"/>
        </w:rPr>
        <w:t>e</w:t>
      </w:r>
      <w:r w:rsidR="00DC3202" w:rsidRPr="003C2DE2">
        <w:rPr>
          <w:rFonts w:ascii="Tahoma" w:eastAsia="Arial Unicode MS" w:hAnsi="Tahoma" w:cs="Tahoma"/>
          <w:b/>
          <w:w w:val="0"/>
          <w:sz w:val="22"/>
          <w:szCs w:val="22"/>
        </w:rPr>
        <w:t>)</w:t>
      </w:r>
      <w:r w:rsidR="00087FE4" w:rsidRPr="003C2DE2">
        <w:rPr>
          <w:rFonts w:ascii="Tahoma" w:eastAsia="Arial Unicode MS" w:hAnsi="Tahoma" w:cs="Tahoma"/>
          <w:w w:val="0"/>
          <w:sz w:val="22"/>
          <w:szCs w:val="22"/>
        </w:rPr>
        <w:tab/>
      </w:r>
      <w:r w:rsidR="00ED4D47" w:rsidRPr="003C2DE2">
        <w:rPr>
          <w:rFonts w:ascii="Tahoma" w:eastAsia="Arial Unicode MS" w:hAnsi="Tahoma" w:cs="Tahoma"/>
          <w:w w:val="0"/>
          <w:sz w:val="22"/>
          <w:szCs w:val="22"/>
        </w:rPr>
        <w:t xml:space="preserve">em até </w:t>
      </w:r>
      <w:r w:rsidR="00982F60" w:rsidRPr="003C2DE2">
        <w:rPr>
          <w:rFonts w:ascii="Tahoma" w:eastAsia="Arial Unicode MS" w:hAnsi="Tahoma" w:cs="Tahoma"/>
          <w:sz w:val="22"/>
          <w:szCs w:val="22"/>
        </w:rPr>
        <w:t>10</w:t>
      </w:r>
      <w:r w:rsidR="00ED4D47" w:rsidRPr="003C2DE2">
        <w:rPr>
          <w:rFonts w:ascii="Tahoma" w:eastAsia="Arial Unicode MS" w:hAnsi="Tahoma" w:cs="Tahoma"/>
          <w:w w:val="0"/>
          <w:sz w:val="22"/>
          <w:szCs w:val="22"/>
        </w:rPr>
        <w:t xml:space="preserve"> (</w:t>
      </w:r>
      <w:r w:rsidR="00982F60" w:rsidRPr="003C2DE2">
        <w:rPr>
          <w:rFonts w:ascii="Tahoma" w:eastAsia="Arial Unicode MS" w:hAnsi="Tahoma" w:cs="Tahoma"/>
          <w:w w:val="0"/>
          <w:sz w:val="22"/>
          <w:szCs w:val="22"/>
        </w:rPr>
        <w:t>dez</w:t>
      </w:r>
      <w:r w:rsidR="00ED4D47" w:rsidRPr="003C2DE2">
        <w:rPr>
          <w:rFonts w:ascii="Tahoma" w:eastAsia="Arial Unicode MS" w:hAnsi="Tahoma" w:cs="Tahoma"/>
          <w:w w:val="0"/>
          <w:sz w:val="22"/>
          <w:szCs w:val="22"/>
        </w:rPr>
        <w:t xml:space="preserve">) </w:t>
      </w:r>
      <w:r w:rsidR="000574C8" w:rsidRPr="003C2DE2">
        <w:rPr>
          <w:rFonts w:ascii="Tahoma" w:eastAsia="Arial Unicode MS" w:hAnsi="Tahoma" w:cs="Tahoma"/>
          <w:w w:val="0"/>
          <w:sz w:val="22"/>
          <w:szCs w:val="22"/>
        </w:rPr>
        <w:t>Dias Úteis</w:t>
      </w:r>
      <w:r w:rsidR="00DC3202" w:rsidRPr="003C2DE2">
        <w:rPr>
          <w:rFonts w:ascii="Tahoma" w:eastAsia="Arial Unicode MS" w:hAnsi="Tahoma" w:cs="Tahoma"/>
          <w:w w:val="0"/>
          <w:sz w:val="22"/>
          <w:szCs w:val="22"/>
        </w:rPr>
        <w:t>,</w:t>
      </w:r>
      <w:bookmarkStart w:id="86" w:name="_DV_M201"/>
      <w:bookmarkStart w:id="87" w:name="_DV_M202"/>
      <w:bookmarkEnd w:id="86"/>
      <w:bookmarkEnd w:id="87"/>
      <w:r w:rsidR="00DC3202" w:rsidRPr="003C2DE2">
        <w:rPr>
          <w:rFonts w:ascii="Tahoma" w:eastAsia="Arial Unicode MS" w:hAnsi="Tahoma" w:cs="Tahoma"/>
          <w:w w:val="0"/>
          <w:sz w:val="22"/>
          <w:szCs w:val="22"/>
        </w:rPr>
        <w:t xml:space="preserve"> qualquer informação relevante para a presente Emissão que lhe venha a ser </w:t>
      </w:r>
      <w:r w:rsidR="00C5627B" w:rsidRPr="003C2DE2">
        <w:rPr>
          <w:rFonts w:ascii="Tahoma" w:eastAsia="Arial Unicode MS" w:hAnsi="Tahoma" w:cs="Tahoma"/>
          <w:w w:val="0"/>
          <w:sz w:val="22"/>
          <w:szCs w:val="22"/>
        </w:rPr>
        <w:t xml:space="preserve">razoavelmente </w:t>
      </w:r>
      <w:r w:rsidR="00DC3202" w:rsidRPr="003C2DE2">
        <w:rPr>
          <w:rFonts w:ascii="Tahoma" w:eastAsia="Arial Unicode MS" w:hAnsi="Tahoma" w:cs="Tahoma"/>
          <w:w w:val="0"/>
          <w:sz w:val="22"/>
          <w:szCs w:val="22"/>
        </w:rPr>
        <w:t>solicitada</w:t>
      </w:r>
      <w:r w:rsidR="005213F2" w:rsidRPr="003C2DE2">
        <w:rPr>
          <w:rFonts w:ascii="Tahoma" w:eastAsia="Arial Unicode MS" w:hAnsi="Tahoma" w:cs="Tahoma"/>
          <w:w w:val="0"/>
          <w:sz w:val="22"/>
          <w:szCs w:val="22"/>
        </w:rPr>
        <w:t xml:space="preserve"> pel</w:t>
      </w:r>
      <w:r w:rsidR="006E6714" w:rsidRPr="003C2DE2">
        <w:rPr>
          <w:rFonts w:ascii="Tahoma" w:eastAsia="Arial Unicode MS" w:hAnsi="Tahoma" w:cs="Tahoma"/>
          <w:w w:val="0"/>
          <w:sz w:val="22"/>
          <w:szCs w:val="22"/>
        </w:rPr>
        <w:t>a</w:t>
      </w:r>
      <w:r w:rsidR="005213F2" w:rsidRPr="003C2DE2">
        <w:rPr>
          <w:rFonts w:ascii="Tahoma" w:eastAsia="Arial Unicode MS" w:hAnsi="Tahoma" w:cs="Tahoma"/>
          <w:w w:val="0"/>
          <w:sz w:val="22"/>
          <w:szCs w:val="22"/>
        </w:rPr>
        <w:t xml:space="preserve"> </w:t>
      </w:r>
      <w:r w:rsidR="00F04EB1" w:rsidRPr="003C2DE2">
        <w:rPr>
          <w:rFonts w:ascii="Tahoma" w:hAnsi="Tahoma" w:cs="Tahoma"/>
          <w:sz w:val="22"/>
          <w:szCs w:val="22"/>
        </w:rPr>
        <w:t>Debenturista</w:t>
      </w:r>
      <w:r w:rsidR="00982F60" w:rsidRPr="003C2DE2">
        <w:rPr>
          <w:rFonts w:ascii="Tahoma" w:hAnsi="Tahoma" w:cs="Tahoma"/>
          <w:sz w:val="22"/>
          <w:szCs w:val="22"/>
        </w:rPr>
        <w:t>, exceto se solicitado por um prazo menor em razão de solicitação por Autoridade</w:t>
      </w:r>
      <w:r w:rsidR="00E14A7C" w:rsidRPr="003C2DE2">
        <w:rPr>
          <w:rFonts w:ascii="Tahoma" w:hAnsi="Tahoma" w:cs="Tahoma"/>
          <w:sz w:val="22"/>
          <w:szCs w:val="22"/>
        </w:rPr>
        <w:t xml:space="preserve"> ou atendimento à Norma</w:t>
      </w:r>
      <w:r w:rsidR="008F2D65" w:rsidRPr="003C2DE2">
        <w:rPr>
          <w:rFonts w:ascii="Tahoma" w:eastAsia="Arial Unicode MS" w:hAnsi="Tahoma" w:cs="Tahoma"/>
          <w:w w:val="0"/>
          <w:sz w:val="22"/>
          <w:szCs w:val="22"/>
        </w:rPr>
        <w:t>.</w:t>
      </w:r>
      <w:r w:rsidR="00823FC6" w:rsidRPr="003C2DE2">
        <w:rPr>
          <w:rFonts w:ascii="Tahoma" w:eastAsia="Arial Unicode MS" w:hAnsi="Tahoma" w:cs="Tahoma"/>
          <w:w w:val="0"/>
          <w:sz w:val="22"/>
          <w:szCs w:val="22"/>
        </w:rPr>
        <w:t xml:space="preserve"> </w:t>
      </w:r>
    </w:p>
    <w:p w:rsidR="008B62C2" w:rsidRPr="003C2DE2" w:rsidRDefault="008B62C2" w:rsidP="008759F7">
      <w:pPr>
        <w:tabs>
          <w:tab w:val="left" w:pos="1440"/>
        </w:tabs>
        <w:ind w:hanging="993"/>
        <w:jc w:val="both"/>
        <w:rPr>
          <w:rFonts w:ascii="Tahoma" w:eastAsia="Arial Unicode MS" w:hAnsi="Tahoma" w:cs="Tahoma"/>
          <w:w w:val="0"/>
          <w:sz w:val="22"/>
          <w:szCs w:val="22"/>
        </w:rPr>
      </w:pPr>
    </w:p>
    <w:p w:rsidR="00DC3202" w:rsidRPr="003C2DE2" w:rsidRDefault="00DC3202"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proceder à adequada publicidade dos dados econômico-financeiros, nos termos exigidos pela Lei das Sociedades por Ações</w:t>
      </w:r>
      <w:bookmarkStart w:id="88" w:name="_DV_M203"/>
      <w:bookmarkStart w:id="89" w:name="_DV_M205"/>
      <w:bookmarkStart w:id="90" w:name="_DV_M210"/>
      <w:bookmarkEnd w:id="88"/>
      <w:bookmarkEnd w:id="89"/>
      <w:bookmarkEnd w:id="90"/>
      <w:r w:rsidRPr="003C2DE2">
        <w:rPr>
          <w:rFonts w:ascii="Tahoma" w:hAnsi="Tahoma" w:cs="Tahoma"/>
          <w:color w:val="auto"/>
          <w:szCs w:val="22"/>
        </w:rPr>
        <w:t xml:space="preserve">, promovendo a publicação das suas demonstrações financeiras, nos termos exigidos pela legislação </w:t>
      </w:r>
      <w:r w:rsidR="00D016E0" w:rsidRPr="003C2DE2">
        <w:rPr>
          <w:rFonts w:ascii="Tahoma" w:hAnsi="Tahoma" w:cs="Tahoma"/>
          <w:color w:val="auto"/>
          <w:szCs w:val="22"/>
        </w:rPr>
        <w:t xml:space="preserve">e regulação </w:t>
      </w:r>
      <w:r w:rsidRPr="003C2DE2">
        <w:rPr>
          <w:rFonts w:ascii="Tahoma" w:hAnsi="Tahoma" w:cs="Tahoma"/>
          <w:color w:val="auto"/>
          <w:szCs w:val="22"/>
        </w:rPr>
        <w:t>em vigor;</w:t>
      </w:r>
    </w:p>
    <w:p w:rsidR="008B62C2" w:rsidRPr="003C2DE2" w:rsidRDefault="008B62C2" w:rsidP="008759F7">
      <w:pPr>
        <w:tabs>
          <w:tab w:val="left" w:pos="1440"/>
        </w:tabs>
        <w:ind w:left="2127" w:hanging="709"/>
        <w:jc w:val="both"/>
        <w:rPr>
          <w:rFonts w:ascii="Tahoma" w:eastAsia="Arial Unicode MS" w:hAnsi="Tahoma" w:cs="Tahoma"/>
          <w:w w:val="0"/>
          <w:sz w:val="22"/>
          <w:szCs w:val="22"/>
        </w:rPr>
      </w:pPr>
    </w:p>
    <w:p w:rsidR="00831039" w:rsidRPr="003C2DE2" w:rsidRDefault="005213F2"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manter </w:t>
      </w:r>
      <w:r w:rsidR="007C364F" w:rsidRPr="003C2DE2">
        <w:rPr>
          <w:rFonts w:ascii="Tahoma" w:hAnsi="Tahoma" w:cs="Tahoma"/>
          <w:color w:val="auto"/>
          <w:szCs w:val="22"/>
        </w:rPr>
        <w:t xml:space="preserve">as demonstrações financeiras mencionadas </w:t>
      </w:r>
      <w:r w:rsidRPr="003C2DE2">
        <w:rPr>
          <w:rFonts w:ascii="Tahoma" w:hAnsi="Tahoma" w:cs="Tahoma"/>
          <w:color w:val="auto"/>
          <w:szCs w:val="22"/>
        </w:rPr>
        <w:t>na alínea (b) acima em sua página na rede mundial de computadores, por um prazo de 3 (três) anos;</w:t>
      </w:r>
      <w:r w:rsidR="00831039" w:rsidRPr="003C2DE2">
        <w:rPr>
          <w:rFonts w:ascii="Tahoma" w:hAnsi="Tahoma" w:cs="Tahoma"/>
          <w:color w:val="auto"/>
          <w:szCs w:val="22"/>
        </w:rPr>
        <w:t xml:space="preserve"> </w:t>
      </w:r>
    </w:p>
    <w:p w:rsidR="00831039" w:rsidRPr="003C2DE2" w:rsidRDefault="00831039" w:rsidP="008759F7">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DC3202" w:rsidRPr="003C2DE2" w:rsidRDefault="00DC3202"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manter a sua contabilidade atualizada e efetuar</w:t>
      </w:r>
      <w:bookmarkStart w:id="91" w:name="_DV_M211"/>
      <w:bookmarkEnd w:id="91"/>
      <w:r w:rsidRPr="003C2DE2">
        <w:rPr>
          <w:rFonts w:ascii="Tahoma" w:hAnsi="Tahoma" w:cs="Tahoma"/>
          <w:color w:val="auto"/>
          <w:szCs w:val="22"/>
        </w:rPr>
        <w:t xml:space="preserve"> os respectivos registros de acordo com os princípios contábeis geralmente aceitos no Brasil</w:t>
      </w:r>
      <w:r w:rsidR="0062682F" w:rsidRPr="003C2DE2">
        <w:rPr>
          <w:rFonts w:ascii="Tahoma" w:hAnsi="Tahoma" w:cs="Tahoma"/>
          <w:color w:val="auto"/>
          <w:szCs w:val="22"/>
        </w:rPr>
        <w:t>, com a Lei das Sociedades por Ações e com as regras da CVM;</w:t>
      </w:r>
    </w:p>
    <w:p w:rsidR="002537B2" w:rsidRPr="003C2DE2" w:rsidRDefault="002537B2" w:rsidP="008759F7">
      <w:pPr>
        <w:pStyle w:val="PargrafodaLista"/>
        <w:ind w:left="2127" w:hanging="709"/>
        <w:rPr>
          <w:rFonts w:ascii="Tahoma" w:hAnsi="Tahoma" w:cs="Tahoma"/>
          <w:sz w:val="22"/>
          <w:szCs w:val="22"/>
        </w:rPr>
      </w:pPr>
      <w:bookmarkStart w:id="92" w:name="_DV_M213"/>
      <w:bookmarkStart w:id="93" w:name="_DV_M214"/>
      <w:bookmarkStart w:id="94" w:name="_DV_M215"/>
      <w:bookmarkStart w:id="95" w:name="_DV_M216"/>
      <w:bookmarkStart w:id="96" w:name="_DV_M217"/>
      <w:bookmarkEnd w:id="92"/>
      <w:bookmarkEnd w:id="93"/>
      <w:bookmarkEnd w:id="94"/>
      <w:bookmarkEnd w:id="95"/>
      <w:bookmarkEnd w:id="96"/>
    </w:p>
    <w:p w:rsidR="00DC3202" w:rsidRPr="003C2DE2" w:rsidRDefault="00DC3202"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não realizar operações fora de seu objeto social, observadas as disposições estatutárias, legais e regulamentares em vigor;</w:t>
      </w:r>
    </w:p>
    <w:p w:rsidR="008B62C2" w:rsidRPr="003C2DE2" w:rsidRDefault="008B62C2" w:rsidP="008759F7">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 w:val="left" w:pos="1701"/>
        </w:tabs>
        <w:spacing w:after="0" w:line="240" w:lineRule="auto"/>
        <w:ind w:left="2127" w:hanging="709"/>
        <w:rPr>
          <w:rFonts w:ascii="Tahoma" w:hAnsi="Tahoma" w:cs="Tahoma"/>
          <w:color w:val="auto"/>
          <w:szCs w:val="22"/>
        </w:rPr>
      </w:pPr>
      <w:bookmarkStart w:id="97" w:name="_DV_M218"/>
      <w:bookmarkEnd w:id="97"/>
    </w:p>
    <w:p w:rsidR="005934F7" w:rsidRPr="003C2DE2" w:rsidRDefault="005934F7"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bookmarkStart w:id="98" w:name="_DV_M219"/>
      <w:bookmarkEnd w:id="98"/>
      <w:r w:rsidRPr="003C2DE2">
        <w:rPr>
          <w:rFonts w:ascii="Tahoma" w:hAnsi="Tahoma" w:cs="Tahoma"/>
          <w:color w:val="auto"/>
          <w:szCs w:val="22"/>
        </w:rPr>
        <w:t>manter válidas e regulares as licenças, concessões ou aprovações necessárias, inclusive ambientais, ao seu regular funcionamento;</w:t>
      </w:r>
      <w:r w:rsidR="002E2793" w:rsidRPr="003C2DE2">
        <w:rPr>
          <w:rFonts w:ascii="Tahoma" w:hAnsi="Tahoma" w:cs="Tahoma"/>
          <w:color w:val="auto"/>
          <w:szCs w:val="22"/>
        </w:rPr>
        <w:t xml:space="preserve"> </w:t>
      </w:r>
    </w:p>
    <w:p w:rsidR="005934F7" w:rsidRPr="003C2DE2" w:rsidRDefault="005934F7" w:rsidP="008759F7">
      <w:pPr>
        <w:tabs>
          <w:tab w:val="left" w:pos="284"/>
          <w:tab w:val="left" w:pos="851"/>
        </w:tabs>
        <w:ind w:left="2127" w:hanging="709"/>
        <w:jc w:val="both"/>
        <w:rPr>
          <w:rFonts w:ascii="Tahoma" w:eastAsia="Arial Unicode MS" w:hAnsi="Tahoma" w:cs="Tahoma"/>
          <w:w w:val="0"/>
          <w:sz w:val="22"/>
          <w:szCs w:val="22"/>
        </w:rPr>
      </w:pPr>
    </w:p>
    <w:p w:rsidR="00633E25" w:rsidRPr="003C2DE2" w:rsidRDefault="005934F7"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aplicar os recursos obtidos por meio da presente Emissão estritamente conforme descrito </w:t>
      </w:r>
      <w:r w:rsidR="00832D9C" w:rsidRPr="003C2DE2">
        <w:rPr>
          <w:rFonts w:ascii="Tahoma" w:hAnsi="Tahoma" w:cs="Tahoma"/>
          <w:color w:val="auto"/>
          <w:szCs w:val="22"/>
        </w:rPr>
        <w:t xml:space="preserve">na </w:t>
      </w:r>
      <w:r w:rsidR="00111C25" w:rsidRPr="003C2DE2">
        <w:rPr>
          <w:rFonts w:ascii="Tahoma" w:hAnsi="Tahoma" w:cs="Tahoma"/>
          <w:color w:val="auto"/>
          <w:szCs w:val="22"/>
        </w:rPr>
        <w:t>C</w:t>
      </w:r>
      <w:r w:rsidR="00D42300" w:rsidRPr="003C2DE2">
        <w:rPr>
          <w:rFonts w:ascii="Tahoma" w:hAnsi="Tahoma" w:cs="Tahoma"/>
          <w:color w:val="auto"/>
          <w:szCs w:val="22"/>
        </w:rPr>
        <w:t>láusula</w:t>
      </w:r>
      <w:r w:rsidR="00832D9C" w:rsidRPr="003C2DE2">
        <w:rPr>
          <w:rFonts w:ascii="Tahoma" w:hAnsi="Tahoma" w:cs="Tahoma"/>
          <w:color w:val="auto"/>
          <w:szCs w:val="22"/>
        </w:rPr>
        <w:t xml:space="preserve"> 3.5 desta </w:t>
      </w:r>
      <w:r w:rsidRPr="003C2DE2">
        <w:rPr>
          <w:rFonts w:ascii="Tahoma" w:hAnsi="Tahoma" w:cs="Tahoma"/>
          <w:color w:val="auto"/>
          <w:szCs w:val="22"/>
        </w:rPr>
        <w:t>Escritura</w:t>
      </w:r>
      <w:r w:rsidR="00633E25" w:rsidRPr="003C2DE2">
        <w:rPr>
          <w:rFonts w:ascii="Tahoma" w:hAnsi="Tahoma" w:cs="Tahoma"/>
          <w:color w:val="auto"/>
          <w:szCs w:val="22"/>
        </w:rPr>
        <w:t>;</w:t>
      </w:r>
    </w:p>
    <w:p w:rsidR="00633E25" w:rsidRPr="003C2DE2" w:rsidRDefault="00633E25" w:rsidP="008759F7">
      <w:pPr>
        <w:tabs>
          <w:tab w:val="left" w:pos="284"/>
          <w:tab w:val="left" w:pos="851"/>
        </w:tabs>
        <w:ind w:left="2127" w:hanging="709"/>
        <w:jc w:val="both"/>
        <w:rPr>
          <w:rFonts w:ascii="Tahoma" w:eastAsia="Arial Unicode MS" w:hAnsi="Tahoma" w:cs="Tahoma"/>
          <w:w w:val="0"/>
          <w:sz w:val="22"/>
          <w:szCs w:val="22"/>
        </w:rPr>
      </w:pPr>
    </w:p>
    <w:p w:rsidR="00633E25" w:rsidRPr="003C2DE2" w:rsidRDefault="008F2D65"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cumprir com as </w:t>
      </w:r>
      <w:r w:rsidR="00633E25" w:rsidRPr="003C2DE2">
        <w:rPr>
          <w:rFonts w:ascii="Tahoma" w:hAnsi="Tahoma" w:cs="Tahoma"/>
          <w:color w:val="auto"/>
          <w:szCs w:val="22"/>
        </w:rPr>
        <w:t>disposições da Instrução CVM nº 358, de 3 de janeiro de 2002</w:t>
      </w:r>
      <w:r w:rsidR="00AA48A1" w:rsidRPr="003C2DE2">
        <w:rPr>
          <w:rFonts w:ascii="Tahoma" w:hAnsi="Tahoma" w:cs="Tahoma"/>
          <w:color w:val="auto"/>
          <w:szCs w:val="22"/>
        </w:rPr>
        <w:t>,</w:t>
      </w:r>
      <w:r w:rsidR="00633E25" w:rsidRPr="003C2DE2">
        <w:rPr>
          <w:rFonts w:ascii="Tahoma" w:hAnsi="Tahoma" w:cs="Tahoma"/>
          <w:color w:val="auto"/>
          <w:szCs w:val="22"/>
        </w:rPr>
        <w:t xml:space="preserve"> conforme alterada (“</w:t>
      </w:r>
      <w:r w:rsidR="00633E25" w:rsidRPr="003C2DE2">
        <w:rPr>
          <w:rFonts w:ascii="Tahoma" w:hAnsi="Tahoma" w:cs="Tahoma"/>
          <w:color w:val="auto"/>
          <w:szCs w:val="22"/>
          <w:u w:val="single"/>
        </w:rPr>
        <w:t>Instrução CVM 358</w:t>
      </w:r>
      <w:r w:rsidR="00633E25" w:rsidRPr="003C2DE2">
        <w:rPr>
          <w:rFonts w:ascii="Tahoma" w:hAnsi="Tahoma" w:cs="Tahoma"/>
          <w:color w:val="auto"/>
          <w:szCs w:val="22"/>
        </w:rPr>
        <w:t>”);</w:t>
      </w:r>
      <w:r w:rsidR="00E6217B" w:rsidRPr="003C2DE2">
        <w:rPr>
          <w:rFonts w:ascii="Tahoma" w:hAnsi="Tahoma" w:cs="Tahoma"/>
          <w:color w:val="auto"/>
          <w:szCs w:val="22"/>
        </w:rPr>
        <w:t xml:space="preserve"> </w:t>
      </w:r>
    </w:p>
    <w:p w:rsidR="00633E25" w:rsidRPr="003C2DE2" w:rsidRDefault="00633E25" w:rsidP="008759F7">
      <w:pPr>
        <w:tabs>
          <w:tab w:val="left" w:pos="284"/>
          <w:tab w:val="left" w:pos="851"/>
        </w:tabs>
        <w:ind w:left="2127" w:hanging="709"/>
        <w:jc w:val="both"/>
        <w:rPr>
          <w:rFonts w:ascii="Tahoma" w:eastAsia="Arial Unicode MS" w:hAnsi="Tahoma" w:cs="Tahoma"/>
          <w:w w:val="0"/>
          <w:sz w:val="22"/>
          <w:szCs w:val="22"/>
        </w:rPr>
      </w:pPr>
    </w:p>
    <w:p w:rsidR="00DF1AFB" w:rsidRPr="003C2DE2" w:rsidRDefault="00DF1AFB"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cumprir todas as normas editadas pela CVM necessárias para que a </w:t>
      </w:r>
      <w:r w:rsidR="00B44283" w:rsidRPr="003C2DE2">
        <w:rPr>
          <w:rFonts w:ascii="Tahoma" w:hAnsi="Tahoma" w:cs="Tahoma"/>
          <w:szCs w:val="22"/>
        </w:rPr>
        <w:t>Oferta</w:t>
      </w:r>
      <w:r w:rsidR="00B44283">
        <w:rPr>
          <w:rFonts w:ascii="Tahoma" w:hAnsi="Tahoma" w:cs="Tahoma"/>
          <w:szCs w:val="22"/>
        </w:rPr>
        <w:t xml:space="preserve"> Restrita</w:t>
      </w:r>
      <w:r w:rsidR="00B44283" w:rsidRPr="003C2DE2">
        <w:rPr>
          <w:rFonts w:ascii="Tahoma" w:hAnsi="Tahoma" w:cs="Tahoma"/>
          <w:color w:val="auto"/>
          <w:szCs w:val="22"/>
        </w:rPr>
        <w:t xml:space="preserve"> </w:t>
      </w:r>
      <w:r w:rsidRPr="003C2DE2">
        <w:rPr>
          <w:rFonts w:ascii="Tahoma" w:hAnsi="Tahoma" w:cs="Tahoma"/>
          <w:color w:val="auto"/>
          <w:szCs w:val="22"/>
        </w:rPr>
        <w:t xml:space="preserve">e a </w:t>
      </w:r>
      <w:r w:rsidR="00443F19" w:rsidRPr="003C2DE2">
        <w:rPr>
          <w:rFonts w:ascii="Tahoma" w:hAnsi="Tahoma" w:cs="Tahoma"/>
          <w:color w:val="auto"/>
          <w:szCs w:val="22"/>
        </w:rPr>
        <w:t xml:space="preserve">Operação </w:t>
      </w:r>
      <w:r w:rsidRPr="003C2DE2">
        <w:rPr>
          <w:rFonts w:ascii="Tahoma" w:hAnsi="Tahoma" w:cs="Tahoma"/>
          <w:color w:val="auto"/>
          <w:szCs w:val="22"/>
        </w:rPr>
        <w:t xml:space="preserve">de </w:t>
      </w:r>
      <w:r w:rsidR="00FC1E69" w:rsidRPr="003C2DE2">
        <w:rPr>
          <w:rFonts w:ascii="Tahoma" w:hAnsi="Tahoma" w:cs="Tahoma"/>
          <w:color w:val="auto"/>
          <w:szCs w:val="22"/>
        </w:rPr>
        <w:t xml:space="preserve">Securitização </w:t>
      </w:r>
      <w:r w:rsidR="00832D9C" w:rsidRPr="003C2DE2">
        <w:rPr>
          <w:rFonts w:ascii="Tahoma" w:hAnsi="Tahoma" w:cs="Tahoma"/>
          <w:color w:val="auto"/>
          <w:szCs w:val="22"/>
        </w:rPr>
        <w:t xml:space="preserve">para emissão dos CRA </w:t>
      </w:r>
      <w:r w:rsidRPr="003C2DE2">
        <w:rPr>
          <w:rFonts w:ascii="Tahoma" w:hAnsi="Tahoma" w:cs="Tahoma"/>
          <w:color w:val="auto"/>
          <w:szCs w:val="22"/>
        </w:rPr>
        <w:t>possam se concretizar</w:t>
      </w:r>
      <w:r w:rsidR="00443F19" w:rsidRPr="003C2DE2">
        <w:rPr>
          <w:rFonts w:ascii="Tahoma" w:hAnsi="Tahoma" w:cs="Tahoma"/>
          <w:color w:val="auto"/>
          <w:szCs w:val="22"/>
        </w:rPr>
        <w:t xml:space="preserve"> de forma válida</w:t>
      </w:r>
      <w:r w:rsidR="00AF35E9" w:rsidRPr="003C2DE2">
        <w:rPr>
          <w:rFonts w:ascii="Tahoma" w:hAnsi="Tahoma" w:cs="Tahoma"/>
          <w:color w:val="auto"/>
          <w:szCs w:val="22"/>
        </w:rPr>
        <w:t>;</w:t>
      </w:r>
    </w:p>
    <w:p w:rsidR="00AF35E9" w:rsidRPr="003C2DE2" w:rsidRDefault="00AF35E9" w:rsidP="008759F7">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bookmarkStart w:id="99" w:name="_DV_M104"/>
      <w:bookmarkEnd w:id="99"/>
    </w:p>
    <w:p w:rsidR="00AF35E9" w:rsidRPr="003C2DE2" w:rsidRDefault="00AF35E9"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cumprir, bem como fazer com que suas controladas</w:t>
      </w:r>
      <w:r w:rsidR="001C4160" w:rsidRPr="003C2DE2">
        <w:rPr>
          <w:rFonts w:ascii="Tahoma" w:hAnsi="Tahoma" w:cs="Tahoma"/>
          <w:color w:val="auto"/>
          <w:szCs w:val="22"/>
        </w:rPr>
        <w:t>,</w:t>
      </w:r>
      <w:r w:rsidR="00161013" w:rsidRPr="003C2DE2">
        <w:rPr>
          <w:rFonts w:ascii="Tahoma" w:hAnsi="Tahoma" w:cs="Tahoma"/>
          <w:color w:val="auto"/>
          <w:szCs w:val="22"/>
        </w:rPr>
        <w:t xml:space="preserve"> controladoras, </w:t>
      </w:r>
      <w:r w:rsidRPr="003C2DE2">
        <w:rPr>
          <w:rFonts w:ascii="Tahoma" w:hAnsi="Tahoma" w:cs="Tahoma"/>
          <w:color w:val="auto"/>
          <w:szCs w:val="22"/>
        </w:rPr>
        <w:t>coligadas</w:t>
      </w:r>
      <w:r w:rsidR="00161013" w:rsidRPr="003C2DE2">
        <w:rPr>
          <w:rFonts w:ascii="Tahoma" w:hAnsi="Tahoma" w:cs="Tahoma"/>
          <w:color w:val="auto"/>
          <w:szCs w:val="22"/>
        </w:rPr>
        <w:t>, sociedades sob controle comum, bem como</w:t>
      </w:r>
      <w:r w:rsidRPr="003C2DE2">
        <w:rPr>
          <w:rFonts w:ascii="Tahoma" w:hAnsi="Tahoma" w:cs="Tahoma"/>
          <w:color w:val="auto"/>
          <w:szCs w:val="22"/>
        </w:rPr>
        <w:t xml:space="preserve"> seus respectivos </w:t>
      </w:r>
      <w:r w:rsidR="005C1F1C" w:rsidRPr="003C2DE2">
        <w:rPr>
          <w:rFonts w:ascii="Tahoma" w:hAnsi="Tahoma" w:cs="Tahoma"/>
          <w:color w:val="auto"/>
          <w:szCs w:val="22"/>
        </w:rPr>
        <w:t>dirigentes, administradores ou de qualquer pessoa natural, autora, coautora ou partícipe do ato ilícito em proveito de tais empresas</w:t>
      </w:r>
      <w:r w:rsidR="008E7B78" w:rsidRPr="003C2DE2">
        <w:rPr>
          <w:rFonts w:ascii="Tahoma" w:hAnsi="Tahoma" w:cs="Tahoma"/>
          <w:color w:val="auto"/>
          <w:szCs w:val="22"/>
        </w:rPr>
        <w:t>, cumpram</w:t>
      </w:r>
      <w:r w:rsidRPr="003C2DE2">
        <w:rPr>
          <w:rFonts w:ascii="Tahoma" w:hAnsi="Tahoma" w:cs="Tahoma"/>
          <w:color w:val="auto"/>
          <w:szCs w:val="22"/>
        </w:rPr>
        <w:t xml:space="preserve"> as normas aplicáveis que versam sobre atos de corrupção e atos lesivos contra a administração pública, na forma da Lei nº 12.846, de 1º de agosto de 2013, conforme alterada, </w:t>
      </w:r>
      <w:r w:rsidR="0034158E" w:rsidRPr="003C2DE2">
        <w:rPr>
          <w:rFonts w:ascii="Tahoma" w:hAnsi="Tahoma" w:cs="Tahoma"/>
          <w:color w:val="auto"/>
          <w:szCs w:val="22"/>
        </w:rPr>
        <w:t>a</w:t>
      </w:r>
      <w:r w:rsidRPr="003C2DE2">
        <w:rPr>
          <w:rFonts w:ascii="Tahoma" w:hAnsi="Tahoma" w:cs="Tahoma"/>
          <w:color w:val="auto"/>
          <w:szCs w:val="22"/>
        </w:rPr>
        <w:t xml:space="preserve"> </w:t>
      </w:r>
      <w:r w:rsidRPr="003C2DE2">
        <w:rPr>
          <w:rFonts w:ascii="Tahoma" w:hAnsi="Tahoma" w:cs="Tahoma"/>
          <w:i/>
          <w:color w:val="auto"/>
          <w:szCs w:val="22"/>
        </w:rPr>
        <w:t>UK Bribery Act</w:t>
      </w:r>
      <w:r w:rsidRPr="003C2DE2">
        <w:rPr>
          <w:rFonts w:ascii="Tahoma" w:hAnsi="Tahoma" w:cs="Tahoma"/>
          <w:color w:val="auto"/>
          <w:szCs w:val="22"/>
        </w:rPr>
        <w:t xml:space="preserve"> de 2010 e a </w:t>
      </w:r>
      <w:r w:rsidRPr="003C2DE2">
        <w:rPr>
          <w:rFonts w:ascii="Tahoma" w:hAnsi="Tahoma" w:cs="Tahoma"/>
          <w:i/>
          <w:color w:val="auto"/>
          <w:szCs w:val="22"/>
        </w:rPr>
        <w:t>U.S. Foreign Corrupt Practices Act of 1977</w:t>
      </w:r>
      <w:r w:rsidRPr="003C2DE2">
        <w:rPr>
          <w:rFonts w:ascii="Tahoma" w:hAnsi="Tahoma" w:cs="Tahoma"/>
          <w:color w:val="auto"/>
          <w:szCs w:val="22"/>
        </w:rPr>
        <w:t xml:space="preserve"> (“</w:t>
      </w:r>
      <w:r w:rsidRPr="003C2DE2">
        <w:rPr>
          <w:rFonts w:ascii="Tahoma" w:hAnsi="Tahoma" w:cs="Tahoma"/>
          <w:color w:val="auto"/>
          <w:szCs w:val="22"/>
          <w:u w:val="single"/>
        </w:rPr>
        <w:t>Leis Anticorrupção</w:t>
      </w:r>
      <w:r w:rsidRPr="003C2DE2">
        <w:rPr>
          <w:rFonts w:ascii="Tahoma" w:hAnsi="Tahoma" w:cs="Tahoma"/>
          <w:color w:val="auto"/>
          <w:szCs w:val="22"/>
        </w:rPr>
        <w:t>”)</w:t>
      </w:r>
      <w:r w:rsidR="00B02EB9" w:rsidRPr="003C2DE2">
        <w:rPr>
          <w:rFonts w:ascii="Tahoma" w:hAnsi="Tahoma" w:cs="Tahoma"/>
          <w:color w:val="auto"/>
          <w:szCs w:val="22"/>
        </w:rPr>
        <w:t>, conforme aplicáveis,</w:t>
      </w:r>
      <w:r w:rsidRPr="003C2DE2">
        <w:rPr>
          <w:rFonts w:ascii="Tahoma" w:hAnsi="Tahoma" w:cs="Tahoma"/>
          <w:color w:val="auto"/>
          <w:szCs w:val="22"/>
        </w:rPr>
        <w:t xml:space="preserve"> e</w:t>
      </w:r>
      <w:r w:rsidR="0034158E" w:rsidRPr="003C2DE2">
        <w:rPr>
          <w:rFonts w:ascii="Tahoma" w:hAnsi="Tahoma" w:cs="Tahoma"/>
          <w:color w:val="auto"/>
          <w:szCs w:val="22"/>
        </w:rPr>
        <w:t>, caso tenha conhecimento de qualquer ato ou fato que viole aludidas normas:</w:t>
      </w:r>
      <w:r w:rsidRPr="003C2DE2">
        <w:rPr>
          <w:rFonts w:ascii="Tahoma" w:hAnsi="Tahoma" w:cs="Tahoma"/>
          <w:color w:val="auto"/>
          <w:szCs w:val="22"/>
        </w:rPr>
        <w:t xml:space="preserve"> (</w:t>
      </w:r>
      <w:r w:rsidR="00A046D2" w:rsidRPr="003C2DE2">
        <w:rPr>
          <w:rFonts w:ascii="Tahoma" w:hAnsi="Tahoma" w:cs="Tahoma"/>
          <w:color w:val="auto"/>
          <w:szCs w:val="22"/>
        </w:rPr>
        <w:t>a</w:t>
      </w:r>
      <w:r w:rsidRPr="003C2DE2">
        <w:rPr>
          <w:rFonts w:ascii="Tahoma" w:hAnsi="Tahoma" w:cs="Tahoma"/>
          <w:color w:val="auto"/>
          <w:szCs w:val="22"/>
        </w:rPr>
        <w:t>) comunicará imediatamente a Securitizadora; e (</w:t>
      </w:r>
      <w:r w:rsidR="00A046D2" w:rsidRPr="003C2DE2">
        <w:rPr>
          <w:rFonts w:ascii="Tahoma" w:hAnsi="Tahoma" w:cs="Tahoma"/>
          <w:color w:val="auto"/>
          <w:szCs w:val="22"/>
        </w:rPr>
        <w:t>b</w:t>
      </w:r>
      <w:r w:rsidRPr="003C2DE2">
        <w:rPr>
          <w:rFonts w:ascii="Tahoma" w:hAnsi="Tahoma" w:cs="Tahoma"/>
          <w:color w:val="auto"/>
          <w:szCs w:val="22"/>
        </w:rPr>
        <w:t>) realizará eventuais pagamentos devidos aos titulares das Debêntures exclusivamente pelos meios previstos nesta Escritura;</w:t>
      </w:r>
      <w:r w:rsidR="008F2D65" w:rsidRPr="003C2DE2">
        <w:rPr>
          <w:rFonts w:ascii="Tahoma" w:hAnsi="Tahoma" w:cs="Tahoma"/>
          <w:color w:val="auto"/>
          <w:szCs w:val="22"/>
        </w:rPr>
        <w:t xml:space="preserve"> </w:t>
      </w:r>
    </w:p>
    <w:p w:rsidR="00AF35E9" w:rsidRPr="003C2DE2" w:rsidRDefault="00AF35E9" w:rsidP="008759F7">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AF35E9" w:rsidRPr="003C2DE2" w:rsidRDefault="00AF35E9"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observar a legislação em vigor, em especial a legislação trabalhista, previdenciária e ambiental</w:t>
      </w:r>
      <w:r w:rsidR="00443F19" w:rsidRPr="003C2DE2">
        <w:rPr>
          <w:rFonts w:ascii="Tahoma" w:hAnsi="Tahoma" w:cs="Tahoma"/>
          <w:color w:val="auto"/>
          <w:szCs w:val="22"/>
        </w:rPr>
        <w:t xml:space="preserve"> (“</w:t>
      </w:r>
      <w:r w:rsidR="00443F19" w:rsidRPr="003C2DE2">
        <w:rPr>
          <w:rFonts w:ascii="Tahoma" w:hAnsi="Tahoma" w:cs="Tahoma"/>
          <w:color w:val="auto"/>
          <w:szCs w:val="22"/>
          <w:u w:val="single"/>
        </w:rPr>
        <w:t>Legislação Socioambiental</w:t>
      </w:r>
      <w:r w:rsidR="00443F19" w:rsidRPr="003C2DE2">
        <w:rPr>
          <w:rFonts w:ascii="Tahoma" w:hAnsi="Tahoma" w:cs="Tahoma"/>
          <w:color w:val="auto"/>
          <w:szCs w:val="22"/>
        </w:rPr>
        <w:t>”)</w:t>
      </w:r>
      <w:r w:rsidRPr="003C2DE2">
        <w:rPr>
          <w:rFonts w:ascii="Tahoma" w:hAnsi="Tahoma" w:cs="Tahoma"/>
          <w:color w:val="auto"/>
          <w:szCs w:val="22"/>
        </w:rPr>
        <w:t>, zelando sempre para que</w:t>
      </w:r>
      <w:r w:rsidR="0034158E" w:rsidRPr="003C2DE2">
        <w:rPr>
          <w:rFonts w:ascii="Tahoma" w:hAnsi="Tahoma" w:cs="Tahoma"/>
          <w:color w:val="auto"/>
          <w:szCs w:val="22"/>
        </w:rPr>
        <w:t>:</w:t>
      </w:r>
      <w:r w:rsidRPr="003C2DE2">
        <w:rPr>
          <w:rFonts w:ascii="Tahoma" w:hAnsi="Tahoma" w:cs="Tahoma"/>
          <w:color w:val="auto"/>
          <w:szCs w:val="22"/>
        </w:rPr>
        <w:t xml:space="preserve"> (</w:t>
      </w:r>
      <w:r w:rsidR="00A046D2" w:rsidRPr="003C2DE2">
        <w:rPr>
          <w:rFonts w:ascii="Tahoma" w:hAnsi="Tahoma" w:cs="Tahoma"/>
          <w:color w:val="auto"/>
          <w:szCs w:val="22"/>
        </w:rPr>
        <w:t>a</w:t>
      </w:r>
      <w:r w:rsidRPr="003C2DE2">
        <w:rPr>
          <w:rFonts w:ascii="Tahoma" w:hAnsi="Tahoma" w:cs="Tahoma"/>
          <w:color w:val="auto"/>
          <w:szCs w:val="22"/>
        </w:rPr>
        <w:t>) a Emissora não utilize, direta ou indiretamente, trabalho em condições análogas às de escravo ou trabalho infantil; (</w:t>
      </w:r>
      <w:r w:rsidR="00A046D2" w:rsidRPr="003C2DE2">
        <w:rPr>
          <w:rFonts w:ascii="Tahoma" w:hAnsi="Tahoma" w:cs="Tahoma"/>
          <w:color w:val="auto"/>
          <w:szCs w:val="22"/>
        </w:rPr>
        <w:t>b</w:t>
      </w:r>
      <w:r w:rsidRPr="003C2DE2">
        <w:rPr>
          <w:rFonts w:ascii="Tahoma" w:hAnsi="Tahoma" w:cs="Tahoma"/>
          <w:color w:val="auto"/>
          <w:szCs w:val="22"/>
        </w:rPr>
        <w:t>) os trabalhadores da Emissora estejam devidamente registrados nos termos da legislação em vigor; (</w:t>
      </w:r>
      <w:r w:rsidR="00A046D2" w:rsidRPr="003C2DE2">
        <w:rPr>
          <w:rFonts w:ascii="Tahoma" w:hAnsi="Tahoma" w:cs="Tahoma"/>
          <w:color w:val="auto"/>
          <w:szCs w:val="22"/>
        </w:rPr>
        <w:t>c</w:t>
      </w:r>
      <w:r w:rsidRPr="003C2DE2">
        <w:rPr>
          <w:rFonts w:ascii="Tahoma" w:hAnsi="Tahoma" w:cs="Tahoma"/>
          <w:color w:val="auto"/>
          <w:szCs w:val="22"/>
        </w:rPr>
        <w:t>) a Emissora cumpra as obrigações decorrentes dos respectivos contratos de trabalho e da legislação trabalhista e previdenciária em vigor; (</w:t>
      </w:r>
      <w:r w:rsidR="00A046D2" w:rsidRPr="003C2DE2">
        <w:rPr>
          <w:rFonts w:ascii="Tahoma" w:hAnsi="Tahoma" w:cs="Tahoma"/>
          <w:color w:val="auto"/>
          <w:szCs w:val="22"/>
        </w:rPr>
        <w:t>d</w:t>
      </w:r>
      <w:r w:rsidRPr="003C2DE2">
        <w:rPr>
          <w:rFonts w:ascii="Tahoma" w:hAnsi="Tahoma" w:cs="Tahoma"/>
          <w:color w:val="auto"/>
          <w:szCs w:val="22"/>
        </w:rPr>
        <w:t>) a Emissora cumpra a legislação aplicável à proteção do meio ambiente, bem como à saúde e segurança públicas; (</w:t>
      </w:r>
      <w:r w:rsidR="00A046D2" w:rsidRPr="003C2DE2">
        <w:rPr>
          <w:rFonts w:ascii="Tahoma" w:hAnsi="Tahoma" w:cs="Tahoma"/>
          <w:color w:val="auto"/>
          <w:szCs w:val="22"/>
        </w:rPr>
        <w:t>e</w:t>
      </w:r>
      <w:r w:rsidRPr="003C2DE2">
        <w:rPr>
          <w:rFonts w:ascii="Tahoma" w:hAnsi="Tahoma" w:cs="Tahoma"/>
          <w:color w:val="auto"/>
          <w:szCs w:val="22"/>
        </w:rPr>
        <w:t>) a Emissora detenha todas as permissões, licenças, autorizações e aprovações necessárias para o exercício de suas atividades, em conformidade com a legislação ambiental aplicável; e (</w:t>
      </w:r>
      <w:r w:rsidR="00A046D2" w:rsidRPr="003C2DE2">
        <w:rPr>
          <w:rFonts w:ascii="Tahoma" w:hAnsi="Tahoma" w:cs="Tahoma"/>
          <w:color w:val="auto"/>
          <w:szCs w:val="22"/>
        </w:rPr>
        <w:t>f</w:t>
      </w:r>
      <w:r w:rsidRPr="003C2DE2">
        <w:rPr>
          <w:rFonts w:ascii="Tahoma" w:hAnsi="Tahoma" w:cs="Tahoma"/>
          <w:color w:val="auto"/>
          <w:szCs w:val="22"/>
        </w:rPr>
        <w:t xml:space="preserve">) a Emissora tenha todos os registros necessários, em conformidade com a legislação civil e ambiental aplicável; </w:t>
      </w:r>
    </w:p>
    <w:p w:rsidR="00AF35E9" w:rsidRPr="003C2DE2" w:rsidRDefault="00AF35E9" w:rsidP="008759F7">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p>
    <w:p w:rsidR="009477D8" w:rsidRPr="003C2DE2" w:rsidRDefault="00AF35E9"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cumprir, 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w:t>
      </w:r>
    </w:p>
    <w:p w:rsidR="00213421" w:rsidRPr="003C2DE2" w:rsidRDefault="00E71AF9" w:rsidP="008759F7">
      <w:pPr>
        <w:pStyle w:val="Corpodetexto"/>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 </w:t>
      </w:r>
    </w:p>
    <w:p w:rsidR="009477D8" w:rsidRPr="003C2DE2" w:rsidRDefault="009477D8"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bookmarkStart w:id="100" w:name="_Ref168844102"/>
      <w:r w:rsidRPr="003C2DE2">
        <w:rPr>
          <w:rFonts w:ascii="Tahoma" w:hAnsi="Tahoma" w:cs="Tahoma"/>
          <w:color w:val="auto"/>
          <w:szCs w:val="22"/>
        </w:rPr>
        <w:t xml:space="preserve">manter contratado durante o prazo de vigência das Debêntures, às suas expensas, o </w:t>
      </w:r>
      <w:r w:rsidR="00370FCA">
        <w:rPr>
          <w:rFonts w:ascii="Tahoma" w:hAnsi="Tahoma" w:cs="Tahoma"/>
          <w:color w:val="auto"/>
          <w:szCs w:val="22"/>
        </w:rPr>
        <w:t>Agente Fiduciário</w:t>
      </w:r>
      <w:r w:rsidRPr="003C2DE2">
        <w:rPr>
          <w:rFonts w:ascii="Tahoma" w:hAnsi="Tahoma" w:cs="Tahoma"/>
          <w:color w:val="auto"/>
          <w:szCs w:val="22"/>
        </w:rPr>
        <w:t>;</w:t>
      </w:r>
      <w:bookmarkEnd w:id="100"/>
      <w:r w:rsidR="00C0601F" w:rsidRPr="003C2DE2">
        <w:rPr>
          <w:rFonts w:ascii="Tahoma" w:hAnsi="Tahoma" w:cs="Tahoma"/>
          <w:color w:val="auto"/>
          <w:szCs w:val="22"/>
        </w:rPr>
        <w:t xml:space="preserve"> </w:t>
      </w:r>
    </w:p>
    <w:p w:rsidR="009477D8" w:rsidRPr="003C2DE2" w:rsidRDefault="009477D8" w:rsidP="008759F7">
      <w:pPr>
        <w:tabs>
          <w:tab w:val="left" w:pos="709"/>
        </w:tabs>
        <w:ind w:left="2127" w:hanging="709"/>
        <w:rPr>
          <w:rFonts w:ascii="Tahoma" w:hAnsi="Tahoma" w:cs="Tahoma"/>
          <w:sz w:val="22"/>
          <w:szCs w:val="22"/>
        </w:rPr>
      </w:pPr>
    </w:p>
    <w:p w:rsidR="00E20233" w:rsidRPr="003C2DE2" w:rsidRDefault="00E71AF9"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efetuar o pagamento de todas as despesas, honorários, encargos, custas</w:t>
      </w:r>
      <w:r w:rsidR="00CB07BA" w:rsidRPr="003C2DE2">
        <w:rPr>
          <w:rFonts w:ascii="Tahoma" w:hAnsi="Tahoma" w:cs="Tahoma"/>
          <w:color w:val="auto"/>
          <w:szCs w:val="22"/>
        </w:rPr>
        <w:t>, taxas</w:t>
      </w:r>
      <w:r w:rsidRPr="003C2DE2">
        <w:rPr>
          <w:rFonts w:ascii="Tahoma" w:hAnsi="Tahoma" w:cs="Tahoma"/>
          <w:color w:val="auto"/>
          <w:szCs w:val="22"/>
        </w:rPr>
        <w:t xml:space="preserve"> e emolumentos decorrentes da securitização e viabilização da emissão de CRA e da Operação de Securitização</w:t>
      </w:r>
      <w:r w:rsidR="00CB07BA" w:rsidRPr="003C2DE2">
        <w:rPr>
          <w:rFonts w:ascii="Tahoma" w:hAnsi="Tahoma" w:cs="Tahoma"/>
          <w:color w:val="auto"/>
          <w:szCs w:val="22"/>
        </w:rPr>
        <w:t xml:space="preserve"> diretamente ou por meio de reembolso à Securitizadora e/ou demais prestadores de serviços relacionados à Operação de Securitização</w:t>
      </w:r>
      <w:r w:rsidR="00BA482C" w:rsidRPr="003C2DE2">
        <w:rPr>
          <w:rFonts w:ascii="Tahoma" w:hAnsi="Tahoma" w:cs="Tahoma"/>
          <w:color w:val="auto"/>
          <w:szCs w:val="22"/>
        </w:rPr>
        <w:t xml:space="preserve">, </w:t>
      </w:r>
      <w:r w:rsidR="003717A1" w:rsidRPr="003C2DE2">
        <w:rPr>
          <w:rFonts w:ascii="Tahoma" w:hAnsi="Tahoma" w:cs="Tahoma"/>
          <w:color w:val="auto"/>
          <w:szCs w:val="22"/>
        </w:rPr>
        <w:t xml:space="preserve">mediante apresentação do respectivo comprovante de despesa, observado o disposto </w:t>
      </w:r>
      <w:r w:rsidR="00507F3E" w:rsidRPr="003C2DE2">
        <w:rPr>
          <w:rFonts w:ascii="Tahoma" w:hAnsi="Tahoma" w:cs="Tahoma"/>
          <w:color w:val="auto"/>
          <w:szCs w:val="22"/>
        </w:rPr>
        <w:t>na Cláusula 1</w:t>
      </w:r>
      <w:r w:rsidR="00BE005A">
        <w:rPr>
          <w:rFonts w:ascii="Tahoma" w:hAnsi="Tahoma" w:cs="Tahoma"/>
          <w:color w:val="auto"/>
          <w:szCs w:val="22"/>
        </w:rPr>
        <w:t>2</w:t>
      </w:r>
      <w:r w:rsidR="00507F3E" w:rsidRPr="003C2DE2">
        <w:rPr>
          <w:rFonts w:ascii="Tahoma" w:hAnsi="Tahoma" w:cs="Tahoma"/>
          <w:color w:val="auto"/>
          <w:szCs w:val="22"/>
        </w:rPr>
        <w:t>.10 abaixo</w:t>
      </w:r>
      <w:r w:rsidR="00E20233" w:rsidRPr="003C2DE2">
        <w:rPr>
          <w:rFonts w:ascii="Tahoma" w:hAnsi="Tahoma" w:cs="Tahoma"/>
          <w:color w:val="auto"/>
          <w:szCs w:val="22"/>
        </w:rPr>
        <w:t>;</w:t>
      </w:r>
      <w:r w:rsidR="005D1909" w:rsidRPr="003C2DE2">
        <w:rPr>
          <w:rFonts w:ascii="Tahoma" w:hAnsi="Tahoma" w:cs="Tahoma"/>
          <w:color w:val="auto"/>
          <w:szCs w:val="22"/>
        </w:rPr>
        <w:t xml:space="preserve"> e</w:t>
      </w:r>
    </w:p>
    <w:p w:rsidR="00E20233" w:rsidRPr="003C2DE2" w:rsidRDefault="00E20233" w:rsidP="008759F7">
      <w:pPr>
        <w:pStyle w:val="PargrafodaLista"/>
        <w:rPr>
          <w:rFonts w:ascii="Tahoma" w:hAnsi="Tahoma" w:cs="Tahoma"/>
          <w:sz w:val="22"/>
          <w:szCs w:val="22"/>
        </w:rPr>
      </w:pPr>
    </w:p>
    <w:p w:rsidR="001A4FD8" w:rsidRPr="003C2DE2" w:rsidRDefault="00E20233" w:rsidP="008759F7">
      <w:pPr>
        <w:pStyle w:val="Corpodetexto"/>
        <w:numPr>
          <w:ilvl w:val="0"/>
          <w:numId w:val="1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240" w:lineRule="auto"/>
        <w:ind w:left="2127" w:hanging="709"/>
        <w:rPr>
          <w:rFonts w:ascii="Tahoma" w:hAnsi="Tahoma" w:cs="Tahoma"/>
          <w:color w:val="auto"/>
          <w:szCs w:val="22"/>
        </w:rPr>
      </w:pPr>
      <w:r w:rsidRPr="003C2DE2">
        <w:rPr>
          <w:rFonts w:ascii="Tahoma" w:hAnsi="Tahoma" w:cs="Tahoma"/>
          <w:color w:val="auto"/>
          <w:szCs w:val="22"/>
        </w:rPr>
        <w:t xml:space="preserve">assegurar que os recursos líquidos obtidos com a </w:t>
      </w:r>
      <w:r w:rsidR="00B44283">
        <w:rPr>
          <w:rFonts w:ascii="Tahoma" w:hAnsi="Tahoma" w:cs="Tahoma"/>
          <w:szCs w:val="22"/>
        </w:rPr>
        <w:t>presente Emissão</w:t>
      </w:r>
      <w:r w:rsidR="00B44283" w:rsidRPr="003C2DE2">
        <w:rPr>
          <w:rFonts w:ascii="Tahoma" w:hAnsi="Tahoma" w:cs="Tahoma"/>
          <w:color w:val="auto"/>
          <w:szCs w:val="22"/>
        </w:rPr>
        <w:t xml:space="preserve"> </w:t>
      </w:r>
      <w:r w:rsidRPr="003C2DE2">
        <w:rPr>
          <w:rFonts w:ascii="Tahoma" w:hAnsi="Tahoma" w:cs="Tahoma"/>
          <w:color w:val="auto"/>
          <w:szCs w:val="22"/>
        </w:rPr>
        <w:t xml:space="preserve">não serão empregados em: (a) </w:t>
      </w:r>
      <w:r w:rsidR="00114031" w:rsidRPr="003C2DE2">
        <w:rPr>
          <w:rFonts w:ascii="Tahoma" w:hAnsi="Tahoma" w:cs="Tahoma"/>
          <w:color w:val="auto"/>
          <w:szCs w:val="22"/>
        </w:rPr>
        <w:t>qualquer ato tipificado como uma infração às</w:t>
      </w:r>
      <w:r w:rsidRPr="003C2DE2">
        <w:rPr>
          <w:rFonts w:ascii="Tahoma" w:hAnsi="Tahoma" w:cs="Tahoma"/>
          <w:color w:val="auto"/>
          <w:szCs w:val="22"/>
        </w:rPr>
        <w:t xml:space="preserve"> Leis Anticorrupção, e/ou (</w:t>
      </w:r>
      <w:r w:rsidR="00114031" w:rsidRPr="003C2DE2">
        <w:rPr>
          <w:rFonts w:ascii="Tahoma" w:hAnsi="Tahoma" w:cs="Tahoma"/>
          <w:color w:val="auto"/>
          <w:szCs w:val="22"/>
        </w:rPr>
        <w:t>b</w:t>
      </w:r>
      <w:r w:rsidRPr="003C2DE2">
        <w:rPr>
          <w:rFonts w:ascii="Tahoma" w:hAnsi="Tahoma" w:cs="Tahoma"/>
          <w:color w:val="auto"/>
          <w:szCs w:val="22"/>
        </w:rPr>
        <w:t>) quaisquer atos que violem a Legislação Socioambiental.</w:t>
      </w:r>
      <w:bookmarkStart w:id="101" w:name="_DV_M231"/>
      <w:bookmarkStart w:id="102" w:name="_DV_M232"/>
      <w:bookmarkStart w:id="103" w:name="_DV_M241"/>
      <w:bookmarkStart w:id="104" w:name="_DV_M242"/>
      <w:bookmarkStart w:id="105" w:name="_DV_M246"/>
      <w:bookmarkStart w:id="106" w:name="_DV_M247"/>
      <w:bookmarkStart w:id="107" w:name="_DV_M250"/>
      <w:bookmarkStart w:id="108" w:name="_DV_M254"/>
      <w:bookmarkStart w:id="109" w:name="_DV_M256"/>
      <w:bookmarkStart w:id="110" w:name="_DV_M257"/>
      <w:bookmarkStart w:id="111" w:name="_DV_M258"/>
      <w:bookmarkStart w:id="112" w:name="_DV_M263"/>
      <w:bookmarkStart w:id="113" w:name="_DV_M265"/>
      <w:bookmarkStart w:id="114" w:name="_DV_M266"/>
      <w:bookmarkStart w:id="115" w:name="_DV_M267"/>
      <w:bookmarkStart w:id="116" w:name="_DV_M269"/>
      <w:bookmarkStart w:id="117" w:name="_DV_M270"/>
      <w:bookmarkStart w:id="118" w:name="_DV_M271"/>
      <w:bookmarkStart w:id="119" w:name="_DV_M289"/>
      <w:bookmarkStart w:id="120" w:name="_DV_M290"/>
      <w:bookmarkStart w:id="121" w:name="_DV_M310"/>
      <w:bookmarkStart w:id="122" w:name="_DV_M313"/>
      <w:bookmarkStart w:id="123" w:name="_DV_M314"/>
      <w:bookmarkStart w:id="124" w:name="_DV_M315"/>
      <w:bookmarkStart w:id="125" w:name="_DV_M319"/>
      <w:bookmarkStart w:id="126" w:name="_DV_M320"/>
      <w:bookmarkStart w:id="127" w:name="_DV_M321"/>
      <w:bookmarkStart w:id="128" w:name="_DV_M322"/>
      <w:bookmarkStart w:id="129" w:name="_DV_M323"/>
      <w:bookmarkStart w:id="130" w:name="_DV_M324"/>
      <w:bookmarkStart w:id="131" w:name="_DV_M325"/>
      <w:bookmarkStart w:id="132" w:name="_DV_M326"/>
      <w:bookmarkStart w:id="133" w:name="_DV_M329"/>
      <w:bookmarkStart w:id="134" w:name="_DV_M330"/>
      <w:bookmarkStart w:id="135" w:name="_DV_M338"/>
      <w:bookmarkStart w:id="136" w:name="_DV_M349"/>
      <w:bookmarkStart w:id="137" w:name="_DV_M339"/>
      <w:bookmarkStart w:id="138" w:name="_DV_M340"/>
      <w:bookmarkStart w:id="139" w:name="_DV_M343"/>
      <w:bookmarkStart w:id="140" w:name="_DV_M344"/>
      <w:bookmarkStart w:id="141" w:name="_DV_M345"/>
      <w:bookmarkStart w:id="142" w:name="_DV_M346"/>
      <w:bookmarkStart w:id="143" w:name="_DV_M347"/>
      <w:bookmarkStart w:id="144" w:name="_DV_M348"/>
      <w:bookmarkStart w:id="145" w:name="_DV_M380"/>
      <w:bookmarkStart w:id="146" w:name="_DV_M381"/>
      <w:bookmarkStart w:id="147" w:name="_DV_M382"/>
      <w:bookmarkStart w:id="148" w:name="_DV_M383"/>
      <w:bookmarkStart w:id="149" w:name="_DV_M384"/>
      <w:bookmarkStart w:id="150" w:name="_DV_M385"/>
      <w:bookmarkStart w:id="151" w:name="_DV_M386"/>
      <w:bookmarkStart w:id="152" w:name="_DV_M388"/>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rsidR="0088575D" w:rsidRPr="003C2DE2" w:rsidRDefault="0088575D" w:rsidP="008759F7">
      <w:pPr>
        <w:pStyle w:val="Corpodetexto"/>
        <w:shd w:val="clear" w:color="auto" w:fill="auto"/>
        <w:tabs>
          <w:tab w:val="clear" w:pos="284"/>
          <w:tab w:val="clear" w:pos="900"/>
          <w:tab w:val="clear" w:pos="1418"/>
          <w:tab w:val="left" w:pos="540"/>
          <w:tab w:val="left" w:pos="1800"/>
        </w:tabs>
        <w:spacing w:after="0" w:line="240" w:lineRule="auto"/>
        <w:rPr>
          <w:rFonts w:ascii="Tahoma" w:hAnsi="Tahoma" w:cs="Tahoma"/>
          <w:color w:val="auto"/>
          <w:szCs w:val="22"/>
        </w:rPr>
      </w:pPr>
    </w:p>
    <w:p w:rsidR="00DC3202" w:rsidRPr="003C2DE2" w:rsidRDefault="00370FCA" w:rsidP="008759F7">
      <w:pPr>
        <w:numPr>
          <w:ilvl w:val="0"/>
          <w:numId w:val="1"/>
        </w:numPr>
        <w:ind w:left="709" w:hanging="709"/>
        <w:jc w:val="both"/>
        <w:outlineLvl w:val="0"/>
        <w:rPr>
          <w:rFonts w:ascii="Tahoma" w:hAnsi="Tahoma" w:cs="Tahoma"/>
          <w:b/>
          <w:smallCaps/>
          <w:sz w:val="22"/>
          <w:szCs w:val="22"/>
        </w:rPr>
      </w:pPr>
      <w:bookmarkStart w:id="153" w:name="_DV_M387"/>
      <w:bookmarkStart w:id="154" w:name="_DV_M389"/>
      <w:bookmarkStart w:id="155" w:name="_DV_M390"/>
      <w:bookmarkStart w:id="156" w:name="_DV_M393"/>
      <w:bookmarkStart w:id="157" w:name="_Toc496646689"/>
      <w:bookmarkEnd w:id="153"/>
      <w:bookmarkEnd w:id="154"/>
      <w:bookmarkEnd w:id="155"/>
      <w:bookmarkEnd w:id="156"/>
      <w:r w:rsidRPr="003C2DE2">
        <w:rPr>
          <w:rFonts w:ascii="Tahoma" w:hAnsi="Tahoma" w:cs="Tahoma"/>
          <w:b/>
          <w:smallCaps/>
          <w:sz w:val="22"/>
          <w:szCs w:val="22"/>
        </w:rPr>
        <w:t>DECLARAÇÕES DA EMISSORA</w:t>
      </w:r>
      <w:bookmarkEnd w:id="157"/>
    </w:p>
    <w:p w:rsidR="00DF1B56" w:rsidRPr="003C2DE2" w:rsidRDefault="00DF1B56" w:rsidP="008759F7">
      <w:pPr>
        <w:jc w:val="both"/>
        <w:rPr>
          <w:rFonts w:ascii="Tahoma" w:eastAsia="Arial Unicode MS" w:hAnsi="Tahoma" w:cs="Tahoma"/>
          <w:sz w:val="22"/>
          <w:szCs w:val="22"/>
          <w:u w:val="single"/>
        </w:rPr>
      </w:pPr>
      <w:bookmarkStart w:id="158" w:name="_DV_M394"/>
      <w:bookmarkEnd w:id="158"/>
    </w:p>
    <w:p w:rsidR="00DC3202" w:rsidRPr="003C2DE2" w:rsidRDefault="00DC3202"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 xml:space="preserve">A Emissora declara </w:t>
      </w:r>
      <w:r w:rsidR="00370FCA">
        <w:rPr>
          <w:rFonts w:ascii="Tahoma" w:eastAsia="Arial Unicode MS" w:hAnsi="Tahoma" w:cs="Tahoma"/>
          <w:sz w:val="22"/>
          <w:szCs w:val="22"/>
        </w:rPr>
        <w:t>ao Agente Fiduciário e à</w:t>
      </w:r>
      <w:r w:rsidR="006E6714" w:rsidRPr="003C2DE2">
        <w:rPr>
          <w:rFonts w:ascii="Tahoma" w:eastAsia="Arial Unicode MS" w:hAnsi="Tahoma" w:cs="Tahoma"/>
          <w:sz w:val="22"/>
          <w:szCs w:val="22"/>
        </w:rPr>
        <w:t xml:space="preserve"> </w:t>
      </w:r>
      <w:r w:rsidR="00F04EB1" w:rsidRPr="003C2DE2">
        <w:rPr>
          <w:rFonts w:ascii="Tahoma" w:eastAsia="Arial Unicode MS" w:hAnsi="Tahoma" w:cs="Tahoma"/>
          <w:sz w:val="22"/>
          <w:szCs w:val="22"/>
        </w:rPr>
        <w:t>Debenturista</w:t>
      </w:r>
      <w:r w:rsidRPr="003C2DE2">
        <w:rPr>
          <w:rFonts w:ascii="Tahoma" w:eastAsia="Arial Unicode MS" w:hAnsi="Tahoma" w:cs="Tahoma"/>
          <w:sz w:val="22"/>
          <w:szCs w:val="22"/>
        </w:rPr>
        <w:t xml:space="preserve"> que:</w:t>
      </w:r>
    </w:p>
    <w:p w:rsidR="00DF1B56" w:rsidRPr="003C2DE2" w:rsidRDefault="00DF1B56" w:rsidP="008759F7">
      <w:pPr>
        <w:jc w:val="both"/>
        <w:rPr>
          <w:rFonts w:ascii="Tahoma" w:eastAsia="Arial Unicode MS" w:hAnsi="Tahoma" w:cs="Tahoma"/>
          <w:sz w:val="22"/>
          <w:szCs w:val="22"/>
        </w:rPr>
      </w:pPr>
    </w:p>
    <w:p w:rsidR="00DC3202"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está devidamente autorizada a celebrar esta Escritura e a cumprir com todas as obrigações previstas, tendo sido satisfeitos todos os requisitos legais e estatutários necessários para tanto;</w:t>
      </w:r>
    </w:p>
    <w:p w:rsidR="00DF1B56" w:rsidRPr="003C2DE2" w:rsidRDefault="00DF1B56"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DC3202"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a celebração desta Escritura e o cumprimento das obrigações aqui previstas não infringem qualquer obrigação anteriormente assumida pela Emissora;</w:t>
      </w:r>
    </w:p>
    <w:p w:rsidR="00DF1B56" w:rsidRPr="003C2DE2" w:rsidRDefault="00DF1B56"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DC3202"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 xml:space="preserve">é uma sociedade devidamente organizada, constituída e existente sob a forma de sociedade </w:t>
      </w:r>
      <w:r w:rsidR="00CE78D2" w:rsidRPr="003C2DE2">
        <w:rPr>
          <w:rFonts w:ascii="Tahoma" w:eastAsia="Arial Unicode MS" w:hAnsi="Tahoma" w:cs="Tahoma"/>
          <w:w w:val="0"/>
        </w:rPr>
        <w:t>por ações</w:t>
      </w:r>
      <w:r w:rsidRPr="003C2DE2">
        <w:rPr>
          <w:rFonts w:ascii="Tahoma" w:eastAsia="Arial Unicode MS" w:hAnsi="Tahoma" w:cs="Tahoma"/>
          <w:w w:val="0"/>
        </w:rPr>
        <w:t xml:space="preserve"> de capital aberto de acordo com as leis brasileiras, bem como está devidamente autorizada a desempenhar a atividade descrita em seu objeto social;</w:t>
      </w:r>
    </w:p>
    <w:p w:rsidR="00DF1B56" w:rsidRPr="003C2DE2" w:rsidRDefault="00DF1B56"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DC3202"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 xml:space="preserve">as pessoas que a </w:t>
      </w:r>
      <w:r w:rsidR="007C0B09" w:rsidRPr="003C2DE2">
        <w:rPr>
          <w:rFonts w:ascii="Tahoma" w:eastAsia="Arial Unicode MS" w:hAnsi="Tahoma" w:cs="Tahoma"/>
          <w:w w:val="0"/>
        </w:rPr>
        <w:t>re</w:t>
      </w:r>
      <w:r w:rsidRPr="003C2DE2">
        <w:rPr>
          <w:rFonts w:ascii="Tahoma" w:eastAsia="Arial Unicode MS" w:hAnsi="Tahoma" w:cs="Tahoma"/>
          <w:w w:val="0"/>
        </w:rPr>
        <w:t>presentam na assinatura desta Escritura têm poderes bastantes para tanto;</w:t>
      </w:r>
    </w:p>
    <w:p w:rsidR="00DF1B56" w:rsidRPr="003C2DE2" w:rsidRDefault="00DF1B56"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DC3202"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os termos desta Escritura n</w:t>
      </w:r>
      <w:bookmarkStart w:id="159" w:name="_DV_C650"/>
      <w:r w:rsidRPr="003C2DE2">
        <w:rPr>
          <w:rFonts w:ascii="Tahoma" w:eastAsia="Arial Unicode MS" w:hAnsi="Tahoma" w:cs="Tahoma"/>
          <w:w w:val="0"/>
        </w:rPr>
        <w:t>ão contrariam qualquer ordem, decisão ou sentença administrativa</w:t>
      </w:r>
      <w:r w:rsidR="008E7B78" w:rsidRPr="003C2DE2">
        <w:rPr>
          <w:rFonts w:ascii="Tahoma" w:eastAsia="Arial Unicode MS" w:hAnsi="Tahoma" w:cs="Tahoma"/>
          <w:w w:val="0"/>
        </w:rPr>
        <w:t>, arbitral</w:t>
      </w:r>
      <w:r w:rsidRPr="003C2DE2">
        <w:rPr>
          <w:rFonts w:ascii="Tahoma" w:eastAsia="Arial Unicode MS" w:hAnsi="Tahoma" w:cs="Tahoma"/>
          <w:w w:val="0"/>
        </w:rPr>
        <w:t xml:space="preserve"> ou judicial que afete a Emissora</w:t>
      </w:r>
      <w:r w:rsidR="008F2D65" w:rsidRPr="003C2DE2">
        <w:rPr>
          <w:rFonts w:ascii="Tahoma" w:eastAsia="Arial Unicode MS" w:hAnsi="Tahoma" w:cs="Tahoma"/>
          <w:w w:val="0"/>
        </w:rPr>
        <w:t xml:space="preserve"> e</w:t>
      </w:r>
      <w:r w:rsidRPr="003C2DE2">
        <w:rPr>
          <w:rFonts w:ascii="Tahoma" w:eastAsia="Arial Unicode MS" w:hAnsi="Tahoma" w:cs="Tahoma"/>
          <w:w w:val="0"/>
        </w:rPr>
        <w:t xml:space="preserve"> suas controladas ou coligadas, diretas ou indiretas, ou quaisquer </w:t>
      </w:r>
      <w:bookmarkEnd w:id="159"/>
      <w:r w:rsidRPr="003C2DE2">
        <w:rPr>
          <w:rFonts w:ascii="Tahoma" w:eastAsia="Arial Unicode MS" w:hAnsi="Tahoma" w:cs="Tahoma"/>
          <w:w w:val="0"/>
        </w:rPr>
        <w:t>de seus bens e propriedades;</w:t>
      </w:r>
    </w:p>
    <w:p w:rsidR="00C43394" w:rsidRPr="003C2DE2" w:rsidRDefault="00C43394"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DC3202"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esta Escritur</w:t>
      </w:r>
      <w:bookmarkStart w:id="160" w:name="_DV_M395"/>
      <w:bookmarkEnd w:id="160"/>
      <w:r w:rsidRPr="003C2DE2">
        <w:rPr>
          <w:rFonts w:ascii="Tahoma" w:eastAsia="Arial Unicode MS" w:hAnsi="Tahoma" w:cs="Tahoma"/>
          <w:w w:val="0"/>
        </w:rPr>
        <w:t>a constitui uma obrigação legal, válida e vinculante da Emissora, exeq</w:t>
      </w:r>
      <w:r w:rsidR="001245CB" w:rsidRPr="003C2DE2">
        <w:rPr>
          <w:rFonts w:ascii="Tahoma" w:eastAsia="Arial Unicode MS" w:hAnsi="Tahoma" w:cs="Tahoma"/>
          <w:w w:val="0"/>
        </w:rPr>
        <w:t>u</w:t>
      </w:r>
      <w:r w:rsidRPr="003C2DE2">
        <w:rPr>
          <w:rFonts w:ascii="Tahoma" w:eastAsia="Arial Unicode MS" w:hAnsi="Tahoma" w:cs="Tahoma"/>
          <w:w w:val="0"/>
        </w:rPr>
        <w:t>ível de acordo com os seus termos e condições;</w:t>
      </w:r>
    </w:p>
    <w:p w:rsidR="00634CB7" w:rsidRPr="003C2DE2" w:rsidRDefault="00634CB7"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DC3202"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a celebração</w:t>
      </w:r>
      <w:bookmarkStart w:id="161" w:name="_DV_M406"/>
      <w:bookmarkEnd w:id="161"/>
      <w:r w:rsidRPr="003C2DE2">
        <w:rPr>
          <w:rFonts w:ascii="Tahoma" w:eastAsia="Arial Unicode MS" w:hAnsi="Tahoma" w:cs="Tahoma"/>
          <w:w w:val="0"/>
        </w:rPr>
        <w:t xml:space="preserve"> da Escritura e a colocação </w:t>
      </w:r>
      <w:r w:rsidR="00832D9C" w:rsidRPr="003C2DE2">
        <w:rPr>
          <w:rFonts w:ascii="Tahoma" w:eastAsia="Arial Unicode MS" w:hAnsi="Tahoma" w:cs="Tahoma"/>
          <w:w w:val="0"/>
        </w:rPr>
        <w:t xml:space="preserve">privada </w:t>
      </w:r>
      <w:r w:rsidRPr="003C2DE2">
        <w:rPr>
          <w:rFonts w:ascii="Tahoma" w:eastAsia="Arial Unicode MS" w:hAnsi="Tahoma" w:cs="Tahoma"/>
          <w:w w:val="0"/>
        </w:rPr>
        <w:t>da</w:t>
      </w:r>
      <w:r w:rsidR="001E1219" w:rsidRPr="003C2DE2">
        <w:rPr>
          <w:rFonts w:ascii="Tahoma" w:eastAsia="Arial Unicode MS" w:hAnsi="Tahoma" w:cs="Tahoma"/>
          <w:w w:val="0"/>
        </w:rPr>
        <w:t>s</w:t>
      </w:r>
      <w:r w:rsidRPr="003C2DE2">
        <w:rPr>
          <w:rFonts w:ascii="Tahoma" w:eastAsia="Arial Unicode MS" w:hAnsi="Tahoma" w:cs="Tahoma"/>
          <w:w w:val="0"/>
        </w:rPr>
        <w:t xml:space="preserve"> Debênture</w:t>
      </w:r>
      <w:r w:rsidR="001E1219" w:rsidRPr="003C2DE2">
        <w:rPr>
          <w:rFonts w:ascii="Tahoma" w:eastAsia="Arial Unicode MS" w:hAnsi="Tahoma" w:cs="Tahoma"/>
          <w:w w:val="0"/>
        </w:rPr>
        <w:t>s</w:t>
      </w:r>
      <w:r w:rsidRPr="003C2DE2">
        <w:rPr>
          <w:rFonts w:ascii="Tahoma" w:eastAsia="Arial Unicode MS" w:hAnsi="Tahoma" w:cs="Tahoma"/>
          <w:w w:val="0"/>
        </w:rPr>
        <w:t xml:space="preserve"> não infringe</w:t>
      </w:r>
      <w:r w:rsidR="00F74EDB">
        <w:rPr>
          <w:rFonts w:ascii="Tahoma" w:eastAsia="Arial Unicode MS" w:hAnsi="Tahoma" w:cs="Tahoma"/>
          <w:w w:val="0"/>
        </w:rPr>
        <w:t>m</w:t>
      </w:r>
      <w:r w:rsidRPr="003C2DE2">
        <w:rPr>
          <w:rFonts w:ascii="Tahoma" w:eastAsia="Arial Unicode MS" w:hAnsi="Tahoma" w:cs="Tahoma"/>
          <w:w w:val="0"/>
        </w:rPr>
        <w:t xml:space="preserve"> qualquer disposição legal, contrato ou instrumento do qual a Emissora,</w:t>
      </w:r>
      <w:r w:rsidR="008F2D65" w:rsidRPr="003C2DE2">
        <w:rPr>
          <w:rFonts w:ascii="Tahoma" w:eastAsia="Arial Unicode MS" w:hAnsi="Tahoma" w:cs="Tahoma"/>
          <w:w w:val="0"/>
        </w:rPr>
        <w:t xml:space="preserve"> </w:t>
      </w:r>
      <w:r w:rsidRPr="003C2DE2">
        <w:rPr>
          <w:rFonts w:ascii="Tahoma" w:eastAsia="Arial Unicode MS" w:hAnsi="Tahoma" w:cs="Tahoma"/>
          <w:w w:val="0"/>
        </w:rPr>
        <w:t>suas controladas e/ou coligadas sejam partes ou no qual seus bens e propriedades estejam vinculados, nem resultará em: (</w:t>
      </w:r>
      <w:r w:rsidR="00FA42BA" w:rsidRPr="003C2DE2">
        <w:rPr>
          <w:rFonts w:ascii="Tahoma" w:eastAsia="Arial Unicode MS" w:hAnsi="Tahoma" w:cs="Tahoma"/>
          <w:w w:val="0"/>
        </w:rPr>
        <w:t>a</w:t>
      </w:r>
      <w:r w:rsidRPr="003C2DE2">
        <w:rPr>
          <w:rFonts w:ascii="Tahoma" w:eastAsia="Arial Unicode MS" w:hAnsi="Tahoma" w:cs="Tahoma"/>
          <w:w w:val="0"/>
        </w:rPr>
        <w:t>) vencimento antecipado de qualquer obrigação estabelecida em qualquer desses contratos ou instrumentos</w:t>
      </w:r>
      <w:r w:rsidR="003C5BCF" w:rsidRPr="003C2DE2">
        <w:rPr>
          <w:rFonts w:ascii="Tahoma" w:eastAsia="Arial Unicode MS" w:hAnsi="Tahoma" w:cs="Tahoma"/>
          <w:w w:val="0"/>
        </w:rPr>
        <w:t xml:space="preserve">; </w:t>
      </w:r>
      <w:r w:rsidRPr="003C2DE2">
        <w:rPr>
          <w:rFonts w:ascii="Tahoma" w:eastAsia="Arial Unicode MS" w:hAnsi="Tahoma" w:cs="Tahoma"/>
          <w:w w:val="0"/>
        </w:rPr>
        <w:t>(</w:t>
      </w:r>
      <w:r w:rsidR="00FA42BA" w:rsidRPr="003C2DE2">
        <w:rPr>
          <w:rFonts w:ascii="Tahoma" w:eastAsia="Arial Unicode MS" w:hAnsi="Tahoma" w:cs="Tahoma"/>
          <w:w w:val="0"/>
        </w:rPr>
        <w:t>b</w:t>
      </w:r>
      <w:r w:rsidRPr="003C2DE2">
        <w:rPr>
          <w:rFonts w:ascii="Tahoma" w:eastAsia="Arial Unicode MS" w:hAnsi="Tahoma" w:cs="Tahoma"/>
          <w:w w:val="0"/>
        </w:rPr>
        <w:t>) criação de qualquer ônus sobre qualquer ativo ou bem da Emissora,</w:t>
      </w:r>
      <w:r w:rsidR="005A59E8" w:rsidRPr="003C2DE2">
        <w:rPr>
          <w:rFonts w:ascii="Tahoma" w:eastAsia="Arial Unicode MS" w:hAnsi="Tahoma" w:cs="Tahoma"/>
          <w:w w:val="0"/>
        </w:rPr>
        <w:t xml:space="preserve"> </w:t>
      </w:r>
      <w:r w:rsidR="00161013" w:rsidRPr="003C2DE2">
        <w:rPr>
          <w:rFonts w:ascii="Tahoma" w:eastAsia="Arial Unicode MS" w:hAnsi="Tahoma" w:cs="Tahoma"/>
          <w:w w:val="0"/>
        </w:rPr>
        <w:t>suas</w:t>
      </w:r>
      <w:r w:rsidR="008E7B78" w:rsidRPr="003C2DE2">
        <w:rPr>
          <w:rFonts w:ascii="Tahoma" w:eastAsia="Arial Unicode MS" w:hAnsi="Tahoma" w:cs="Tahoma"/>
          <w:w w:val="0"/>
        </w:rPr>
        <w:t xml:space="preserve"> </w:t>
      </w:r>
      <w:r w:rsidR="005A59E8" w:rsidRPr="003C2DE2">
        <w:rPr>
          <w:rFonts w:ascii="Tahoma" w:eastAsia="Arial Unicode MS" w:hAnsi="Tahoma" w:cs="Tahoma"/>
          <w:w w:val="0"/>
        </w:rPr>
        <w:t>controladas</w:t>
      </w:r>
      <w:r w:rsidRPr="003C2DE2">
        <w:rPr>
          <w:rFonts w:ascii="Tahoma" w:eastAsia="Arial Unicode MS" w:hAnsi="Tahoma" w:cs="Tahoma"/>
          <w:w w:val="0"/>
        </w:rPr>
        <w:t xml:space="preserve"> e/ou coligadas</w:t>
      </w:r>
      <w:r w:rsidR="003C5BCF" w:rsidRPr="003C2DE2">
        <w:rPr>
          <w:rFonts w:ascii="Tahoma" w:eastAsia="Arial Unicode MS" w:hAnsi="Tahoma" w:cs="Tahoma"/>
          <w:w w:val="0"/>
        </w:rPr>
        <w:t>;</w:t>
      </w:r>
      <w:r w:rsidRPr="003C2DE2">
        <w:rPr>
          <w:rFonts w:ascii="Tahoma" w:eastAsia="Arial Unicode MS" w:hAnsi="Tahoma" w:cs="Tahoma"/>
          <w:w w:val="0"/>
        </w:rPr>
        <w:t xml:space="preserve"> ou (</w:t>
      </w:r>
      <w:r w:rsidR="00FA42BA" w:rsidRPr="003C2DE2">
        <w:rPr>
          <w:rFonts w:ascii="Tahoma" w:eastAsia="Arial Unicode MS" w:hAnsi="Tahoma" w:cs="Tahoma"/>
          <w:w w:val="0"/>
        </w:rPr>
        <w:t>c</w:t>
      </w:r>
      <w:r w:rsidRPr="003C2DE2">
        <w:rPr>
          <w:rFonts w:ascii="Tahoma" w:eastAsia="Arial Unicode MS" w:hAnsi="Tahoma" w:cs="Tahoma"/>
          <w:w w:val="0"/>
        </w:rPr>
        <w:t>) rescisão de qualquer desses contratos ou instrumentos;</w:t>
      </w:r>
    </w:p>
    <w:p w:rsidR="00814951" w:rsidRPr="003C2DE2" w:rsidRDefault="00814951"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814951" w:rsidRPr="003C2DE2" w:rsidRDefault="00F57F2C"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nenhum registro, consentimento, autorização, aprovação, licença, ordem ou qualificação perante qualquer autoridade governamental ou órgão regulatório, é exigido para o cumprimento de suas obrigações nos termos desta Escritura e da</w:t>
      </w:r>
      <w:r w:rsidR="001E1219" w:rsidRPr="003C2DE2">
        <w:rPr>
          <w:rFonts w:ascii="Tahoma" w:eastAsia="Arial Unicode MS" w:hAnsi="Tahoma" w:cs="Tahoma"/>
          <w:w w:val="0"/>
        </w:rPr>
        <w:t>s</w:t>
      </w:r>
      <w:r w:rsidRPr="003C2DE2">
        <w:rPr>
          <w:rFonts w:ascii="Tahoma" w:eastAsia="Arial Unicode MS" w:hAnsi="Tahoma" w:cs="Tahoma"/>
          <w:w w:val="0"/>
        </w:rPr>
        <w:t xml:space="preserve"> Debênture</w:t>
      </w:r>
      <w:r w:rsidR="001E1219" w:rsidRPr="003C2DE2">
        <w:rPr>
          <w:rFonts w:ascii="Tahoma" w:eastAsia="Arial Unicode MS" w:hAnsi="Tahoma" w:cs="Tahoma"/>
          <w:w w:val="0"/>
        </w:rPr>
        <w:t>s</w:t>
      </w:r>
      <w:r w:rsidRPr="003C2DE2">
        <w:rPr>
          <w:rFonts w:ascii="Tahoma" w:eastAsia="Arial Unicode MS" w:hAnsi="Tahoma" w:cs="Tahoma"/>
          <w:w w:val="0"/>
        </w:rPr>
        <w:t>, ou para a realização da Emissão, exceto o</w:t>
      </w:r>
      <w:r w:rsidR="003C5BCF" w:rsidRPr="003C2DE2">
        <w:rPr>
          <w:rFonts w:ascii="Tahoma" w:eastAsia="Arial Unicode MS" w:hAnsi="Tahoma" w:cs="Tahoma"/>
          <w:w w:val="0"/>
        </w:rPr>
        <w:t xml:space="preserve"> arquivamento</w:t>
      </w:r>
      <w:r w:rsidRPr="003C2DE2">
        <w:rPr>
          <w:rFonts w:ascii="Tahoma" w:eastAsia="Arial Unicode MS" w:hAnsi="Tahoma" w:cs="Tahoma"/>
          <w:w w:val="0"/>
        </w:rPr>
        <w:t xml:space="preserve"> desta Escritura e da ata</w:t>
      </w:r>
      <w:r w:rsidR="00FF0872" w:rsidRPr="003C2DE2">
        <w:rPr>
          <w:rFonts w:ascii="Tahoma" w:eastAsia="Arial Unicode MS" w:hAnsi="Tahoma" w:cs="Tahoma"/>
          <w:w w:val="0"/>
        </w:rPr>
        <w:t xml:space="preserve"> de RCA</w:t>
      </w:r>
      <w:r w:rsidR="003C5BCF" w:rsidRPr="003C2DE2">
        <w:rPr>
          <w:rFonts w:ascii="Tahoma" w:eastAsia="Arial Unicode MS" w:hAnsi="Tahoma" w:cs="Tahoma"/>
          <w:w w:val="0"/>
        </w:rPr>
        <w:t xml:space="preserve"> perante a </w:t>
      </w:r>
      <w:r w:rsidR="00832D9C" w:rsidRPr="003C2DE2">
        <w:rPr>
          <w:rFonts w:ascii="Tahoma" w:eastAsia="Arial Unicode MS" w:hAnsi="Tahoma" w:cs="Tahoma"/>
          <w:w w:val="0"/>
        </w:rPr>
        <w:t>JUCESP</w:t>
      </w:r>
      <w:r w:rsidRPr="003C2DE2">
        <w:rPr>
          <w:rFonts w:ascii="Tahoma" w:eastAsia="Arial Unicode MS" w:hAnsi="Tahoma" w:cs="Tahoma"/>
          <w:w w:val="0"/>
        </w:rPr>
        <w:t xml:space="preserve">; </w:t>
      </w:r>
    </w:p>
    <w:p w:rsidR="00C43394" w:rsidRPr="003C2DE2" w:rsidRDefault="00C43394"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b/>
          <w:w w:val="0"/>
        </w:rPr>
      </w:pPr>
    </w:p>
    <w:p w:rsidR="00C43394"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as demonstrações</w:t>
      </w:r>
      <w:bookmarkStart w:id="162" w:name="_DV_M407"/>
      <w:bookmarkEnd w:id="162"/>
      <w:r w:rsidRPr="003C2DE2">
        <w:rPr>
          <w:rFonts w:ascii="Tahoma" w:eastAsia="Arial Unicode MS" w:hAnsi="Tahoma" w:cs="Tahoma"/>
          <w:w w:val="0"/>
        </w:rPr>
        <w:t xml:space="preserve"> financeiras da Emissora de 31 de dezembro de </w:t>
      </w:r>
      <w:r w:rsidR="00832D9C" w:rsidRPr="003C2DE2">
        <w:rPr>
          <w:rFonts w:ascii="Tahoma" w:eastAsia="Arial Unicode MS" w:hAnsi="Tahoma" w:cs="Tahoma"/>
          <w:w w:val="0"/>
        </w:rPr>
        <w:t>201</w:t>
      </w:r>
      <w:r w:rsidR="00F74EDB">
        <w:rPr>
          <w:rFonts w:ascii="Tahoma" w:eastAsia="Arial Unicode MS" w:hAnsi="Tahoma" w:cs="Tahoma"/>
          <w:w w:val="0"/>
        </w:rPr>
        <w:t>7</w:t>
      </w:r>
      <w:r w:rsidRPr="003C2DE2">
        <w:rPr>
          <w:rFonts w:ascii="Tahoma" w:eastAsia="Arial Unicode MS" w:hAnsi="Tahoma" w:cs="Tahoma"/>
          <w:w w:val="0"/>
        </w:rPr>
        <w:t xml:space="preserve">, </w:t>
      </w:r>
      <w:r w:rsidR="00832D9C" w:rsidRPr="003C2DE2">
        <w:rPr>
          <w:rFonts w:ascii="Tahoma" w:eastAsia="Arial Unicode MS" w:hAnsi="Tahoma" w:cs="Tahoma"/>
          <w:w w:val="0"/>
        </w:rPr>
        <w:t>201</w:t>
      </w:r>
      <w:r w:rsidR="00F74EDB">
        <w:rPr>
          <w:rFonts w:ascii="Tahoma" w:eastAsia="Arial Unicode MS" w:hAnsi="Tahoma" w:cs="Tahoma"/>
          <w:w w:val="0"/>
        </w:rPr>
        <w:t>6</w:t>
      </w:r>
      <w:r w:rsidR="00832D9C" w:rsidRPr="003C2DE2">
        <w:rPr>
          <w:rFonts w:ascii="Tahoma" w:eastAsia="Arial Unicode MS" w:hAnsi="Tahoma" w:cs="Tahoma"/>
          <w:w w:val="0"/>
        </w:rPr>
        <w:t xml:space="preserve"> </w:t>
      </w:r>
      <w:r w:rsidR="00453772" w:rsidRPr="003C2DE2">
        <w:rPr>
          <w:rFonts w:ascii="Tahoma" w:eastAsia="Arial Unicode MS" w:hAnsi="Tahoma" w:cs="Tahoma"/>
          <w:w w:val="0"/>
        </w:rPr>
        <w:t xml:space="preserve">e </w:t>
      </w:r>
      <w:r w:rsidR="00832D9C" w:rsidRPr="003C2DE2">
        <w:rPr>
          <w:rFonts w:ascii="Tahoma" w:eastAsia="Arial Unicode MS" w:hAnsi="Tahoma" w:cs="Tahoma"/>
          <w:w w:val="0"/>
        </w:rPr>
        <w:t>201</w:t>
      </w:r>
      <w:r w:rsidR="00F74EDB">
        <w:rPr>
          <w:rFonts w:ascii="Tahoma" w:eastAsia="Arial Unicode MS" w:hAnsi="Tahoma" w:cs="Tahoma"/>
          <w:w w:val="0"/>
        </w:rPr>
        <w:t>5</w:t>
      </w:r>
      <w:r w:rsidR="00CF3367" w:rsidRPr="003C2DE2">
        <w:rPr>
          <w:rFonts w:ascii="Tahoma" w:eastAsia="Arial Unicode MS" w:hAnsi="Tahoma" w:cs="Tahoma"/>
          <w:w w:val="0"/>
        </w:rPr>
        <w:t>, em conjunto com as respectivas notas explicativas, relatório do auditor independente,</w:t>
      </w:r>
      <w:r w:rsidRPr="003C2DE2">
        <w:rPr>
          <w:rFonts w:ascii="Tahoma" w:eastAsia="Arial Unicode MS" w:hAnsi="Tahoma" w:cs="Tahoma"/>
          <w:w w:val="0"/>
        </w:rPr>
        <w:t xml:space="preserve"> representam corretamente a posição financeira da Emissora, suas controladas e/ou coligadas em tais datas</w:t>
      </w:r>
      <w:r w:rsidR="00505DD1" w:rsidRPr="003C2DE2">
        <w:rPr>
          <w:rFonts w:ascii="Tahoma" w:eastAsia="Arial Unicode MS" w:hAnsi="Tahoma" w:cs="Tahoma"/>
          <w:w w:val="0"/>
        </w:rPr>
        <w:t>,</w:t>
      </w:r>
      <w:r w:rsidRPr="003C2DE2">
        <w:rPr>
          <w:rFonts w:ascii="Tahoma" w:eastAsia="Arial Unicode MS" w:hAnsi="Tahoma" w:cs="Tahoma"/>
          <w:w w:val="0"/>
        </w:rPr>
        <w:t xml:space="preserve"> e foram devidamente </w:t>
      </w:r>
      <w:r w:rsidR="00CF3203" w:rsidRPr="003C2DE2">
        <w:rPr>
          <w:rFonts w:ascii="Tahoma" w:eastAsia="Arial Unicode MS" w:hAnsi="Tahoma" w:cs="Tahoma"/>
          <w:w w:val="0"/>
        </w:rPr>
        <w:t>elaboradas de acordo com as práticas contábeis adotadas no Brasil e com as normas internaci</w:t>
      </w:r>
      <w:r w:rsidR="00EC40BD" w:rsidRPr="003C2DE2">
        <w:rPr>
          <w:rFonts w:ascii="Tahoma" w:eastAsia="Arial Unicode MS" w:hAnsi="Tahoma" w:cs="Tahoma"/>
          <w:w w:val="0"/>
        </w:rPr>
        <w:t>onais de relatório financeiro (</w:t>
      </w:r>
      <w:r w:rsidR="00CF3203" w:rsidRPr="003C2DE2">
        <w:rPr>
          <w:rFonts w:ascii="Tahoma" w:eastAsia="Arial Unicode MS" w:hAnsi="Tahoma" w:cs="Tahoma"/>
          <w:w w:val="0"/>
        </w:rPr>
        <w:t>“</w:t>
      </w:r>
      <w:r w:rsidR="00CF3203" w:rsidRPr="003C2DE2">
        <w:rPr>
          <w:rFonts w:ascii="Tahoma" w:eastAsia="Arial Unicode MS" w:hAnsi="Tahoma" w:cs="Tahoma"/>
          <w:w w:val="0"/>
          <w:u w:val="single"/>
        </w:rPr>
        <w:t>IFRS</w:t>
      </w:r>
      <w:r w:rsidR="00CF3203" w:rsidRPr="003C2DE2">
        <w:rPr>
          <w:rFonts w:ascii="Tahoma" w:eastAsia="Arial Unicode MS" w:hAnsi="Tahoma" w:cs="Tahoma"/>
          <w:w w:val="0"/>
        </w:rPr>
        <w:t>”)</w:t>
      </w:r>
      <w:r w:rsidRPr="003C2DE2">
        <w:rPr>
          <w:rFonts w:ascii="Tahoma" w:eastAsia="Arial Unicode MS" w:hAnsi="Tahoma" w:cs="Tahoma"/>
          <w:w w:val="0"/>
        </w:rPr>
        <w:t>;</w:t>
      </w:r>
      <w:r w:rsidR="001A4FD8" w:rsidRPr="003C2DE2">
        <w:rPr>
          <w:rFonts w:ascii="Tahoma" w:eastAsia="Arial Unicode MS" w:hAnsi="Tahoma" w:cs="Tahoma"/>
          <w:w w:val="0"/>
        </w:rPr>
        <w:t xml:space="preserve"> </w:t>
      </w:r>
    </w:p>
    <w:p w:rsidR="000573EB" w:rsidRPr="003C2DE2" w:rsidRDefault="000573EB"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DC3202" w:rsidRPr="003C2DE2" w:rsidRDefault="00DC3202"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não há qualquer ação judicial, procedimento administrativo ou arbitral</w:t>
      </w:r>
      <w:r w:rsidR="00BA482C" w:rsidRPr="003C2DE2">
        <w:rPr>
          <w:rFonts w:ascii="Tahoma" w:eastAsia="Arial Unicode MS" w:hAnsi="Tahoma" w:cs="Tahoma"/>
          <w:w w:val="0"/>
        </w:rPr>
        <w:t xml:space="preserve"> em relação aos quais a Emissora tenha sido formalmente cientificada</w:t>
      </w:r>
      <w:r w:rsidR="00965E92" w:rsidRPr="003C2DE2">
        <w:rPr>
          <w:rFonts w:ascii="Tahoma" w:eastAsia="Arial Unicode MS" w:hAnsi="Tahoma" w:cs="Tahoma"/>
          <w:w w:val="0"/>
        </w:rPr>
        <w:t xml:space="preserve"> ou, no seu melhor conhecimento</w:t>
      </w:r>
      <w:r w:rsidRPr="003C2DE2">
        <w:rPr>
          <w:rFonts w:ascii="Tahoma" w:eastAsia="Arial Unicode MS" w:hAnsi="Tahoma" w:cs="Tahoma"/>
          <w:w w:val="0"/>
        </w:rPr>
        <w:t>, inquérito ou outro tipo de investigação governamental</w:t>
      </w:r>
      <w:r w:rsidR="00965E92" w:rsidRPr="003C2DE2">
        <w:rPr>
          <w:rFonts w:ascii="Tahoma" w:eastAsia="Arial Unicode MS" w:hAnsi="Tahoma" w:cs="Tahoma"/>
          <w:w w:val="0"/>
        </w:rPr>
        <w:t>,</w:t>
      </w:r>
      <w:r w:rsidRPr="003C2DE2">
        <w:rPr>
          <w:rFonts w:ascii="Tahoma" w:eastAsia="Arial Unicode MS" w:hAnsi="Tahoma" w:cs="Tahoma"/>
          <w:w w:val="0"/>
        </w:rPr>
        <w:t xml:space="preserve"> que possa vir a causar impacto adverso relevante na Emissora, controladas ou coligadas, em suas condições financeiras ou em suas atividades, </w:t>
      </w:r>
      <w:r w:rsidR="0009753F" w:rsidRPr="003C2DE2">
        <w:rPr>
          <w:rFonts w:ascii="Tahoma" w:eastAsia="Arial Unicode MS" w:hAnsi="Tahoma" w:cs="Tahoma"/>
          <w:w w:val="0"/>
        </w:rPr>
        <w:t xml:space="preserve">ou </w:t>
      </w:r>
      <w:r w:rsidRPr="003C2DE2">
        <w:rPr>
          <w:rFonts w:ascii="Tahoma" w:eastAsia="Arial Unicode MS" w:hAnsi="Tahoma" w:cs="Tahoma"/>
          <w:w w:val="0"/>
        </w:rPr>
        <w:t xml:space="preserve">que possam afetar a capacidade da Emissora de cumprir com suas obrigações </w:t>
      </w:r>
      <w:r w:rsidR="006A5692" w:rsidRPr="003C2DE2">
        <w:rPr>
          <w:rFonts w:ascii="Tahoma" w:eastAsia="Arial Unicode MS" w:hAnsi="Tahoma" w:cs="Tahoma"/>
          <w:w w:val="0"/>
        </w:rPr>
        <w:t xml:space="preserve">pecuniárias </w:t>
      </w:r>
      <w:r w:rsidRPr="003C2DE2">
        <w:rPr>
          <w:rFonts w:ascii="Tahoma" w:eastAsia="Arial Unicode MS" w:hAnsi="Tahoma" w:cs="Tahoma"/>
          <w:w w:val="0"/>
        </w:rPr>
        <w:t>previstas nesta Escritura</w:t>
      </w:r>
      <w:r w:rsidR="005D1E16" w:rsidRPr="003C2DE2">
        <w:rPr>
          <w:rFonts w:ascii="Tahoma" w:eastAsia="Arial Unicode MS" w:hAnsi="Tahoma" w:cs="Tahoma"/>
          <w:w w:val="0"/>
        </w:rPr>
        <w:t>, além daqueles mencionados nas demonstrações financeiras e/ou formulário de referência da Emissora, conforme disponibilizados à CVM e ao mercado</w:t>
      </w:r>
      <w:r w:rsidR="0009753F" w:rsidRPr="003C2DE2">
        <w:rPr>
          <w:rFonts w:ascii="Tahoma" w:eastAsia="Arial Unicode MS" w:hAnsi="Tahoma" w:cs="Tahoma"/>
          <w:w w:val="0"/>
        </w:rPr>
        <w:t>;</w:t>
      </w:r>
      <w:bookmarkStart w:id="163" w:name="_DV_M283"/>
      <w:bookmarkEnd w:id="163"/>
    </w:p>
    <w:p w:rsidR="00C77F50" w:rsidRPr="003C2DE2" w:rsidRDefault="00C77F50"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C77F50" w:rsidRPr="003C2DE2" w:rsidRDefault="00C77F50"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a Emissora está em cumprimento das leis e regulamentos ambientais a ela aplicáveis,</w:t>
      </w:r>
      <w:r w:rsidR="00AD1A17" w:rsidRPr="003C2DE2">
        <w:rPr>
          <w:rFonts w:ascii="Tahoma" w:eastAsia="Arial Unicode MS" w:hAnsi="Tahoma" w:cs="Tahoma"/>
          <w:w w:val="0"/>
        </w:rPr>
        <w:t xml:space="preserve"> inclusive, mas não limitado à, legislação em vigor pertinente à Política Nacional do Meio Ambiente, às Resoluções do CONAMA - Conselho Nacional do Meio Ambiente e às demais legislações e regulamentações ambientais supletivas,</w:t>
      </w:r>
      <w:r w:rsidRPr="003C2DE2">
        <w:rPr>
          <w:rFonts w:ascii="Tahoma" w:eastAsia="Arial Unicode MS" w:hAnsi="Tahoma" w:cs="Tahoma"/>
          <w:w w:val="0"/>
        </w:rPr>
        <w:t xml:space="preserve"> exceto com relação àquelas </w:t>
      </w:r>
      <w:r w:rsidR="00301F41" w:rsidRPr="003C2DE2">
        <w:rPr>
          <w:rFonts w:ascii="Tahoma" w:eastAsia="Arial Unicode MS" w:hAnsi="Tahoma" w:cs="Tahoma"/>
          <w:w w:val="0"/>
        </w:rPr>
        <w:t xml:space="preserve">normas, </w:t>
      </w:r>
      <w:r w:rsidRPr="003C2DE2">
        <w:rPr>
          <w:rFonts w:ascii="Tahoma" w:eastAsia="Arial Unicode MS" w:hAnsi="Tahoma" w:cs="Tahoma"/>
          <w:w w:val="0"/>
        </w:rPr>
        <w:t>leis e regulamentos que estejam sendo contestad</w:t>
      </w:r>
      <w:r w:rsidR="00301F41" w:rsidRPr="003C2DE2">
        <w:rPr>
          <w:rFonts w:ascii="Tahoma" w:eastAsia="Arial Unicode MS" w:hAnsi="Tahoma" w:cs="Tahoma"/>
          <w:w w:val="0"/>
        </w:rPr>
        <w:t>a</w:t>
      </w:r>
      <w:r w:rsidRPr="003C2DE2">
        <w:rPr>
          <w:rFonts w:ascii="Tahoma" w:eastAsia="Arial Unicode MS" w:hAnsi="Tahoma" w:cs="Tahoma"/>
          <w:w w:val="0"/>
        </w:rPr>
        <w:t>s de boa-fé pela Emissora ou para as quais a Emissora possua provimento jurisdicional vigente autorizando sua não observância</w:t>
      </w:r>
      <w:r w:rsidR="00AD1A17" w:rsidRPr="003C2DE2">
        <w:rPr>
          <w:rFonts w:ascii="Tahoma" w:eastAsia="Arial Unicode MS" w:hAnsi="Tahoma" w:cs="Tahoma"/>
          <w:w w:val="0"/>
        </w:rPr>
        <w:t>, adotando as medidas e ações preventivas ou reparatórias, destinadas a evitar e corrigir eventuais danos ambientais apurados, decorrentes da atividade descrita em seu objeto social e zela sempre para que: (</w:t>
      </w:r>
      <w:r w:rsidR="00BF76C7" w:rsidRPr="003C2DE2">
        <w:rPr>
          <w:rFonts w:ascii="Tahoma" w:eastAsia="Arial Unicode MS" w:hAnsi="Tahoma" w:cs="Tahoma"/>
          <w:w w:val="0"/>
        </w:rPr>
        <w:t>a</w:t>
      </w:r>
      <w:r w:rsidR="00AD1A17" w:rsidRPr="003C2DE2">
        <w:rPr>
          <w:rFonts w:ascii="Tahoma" w:eastAsia="Arial Unicode MS" w:hAnsi="Tahoma" w:cs="Tahoma"/>
          <w:w w:val="0"/>
        </w:rPr>
        <w:t>) sejam detidas todas as permissões, licenças, autorizações e aprovações necessárias para o exercício de suas atividades, em conformidade com a legislação ambiental aplicável; e (</w:t>
      </w:r>
      <w:r w:rsidR="00BF76C7" w:rsidRPr="003C2DE2">
        <w:rPr>
          <w:rFonts w:ascii="Tahoma" w:eastAsia="Arial Unicode MS" w:hAnsi="Tahoma" w:cs="Tahoma"/>
          <w:w w:val="0"/>
        </w:rPr>
        <w:t>b</w:t>
      </w:r>
      <w:r w:rsidR="00AD1A17" w:rsidRPr="003C2DE2">
        <w:rPr>
          <w:rFonts w:ascii="Tahoma" w:eastAsia="Arial Unicode MS" w:hAnsi="Tahoma" w:cs="Tahoma"/>
          <w:w w:val="0"/>
        </w:rPr>
        <w:t>) sejam obtidos todos os registros necessários, em conformidade com a legislação civil e ambiental aplicável, em qualquer caso</w:t>
      </w:r>
      <w:r w:rsidR="00AD1A17" w:rsidRPr="003C2DE2">
        <w:rPr>
          <w:rFonts w:ascii="Tahoma" w:hAnsi="Tahoma" w:cs="Tahoma"/>
        </w:rPr>
        <w:t>;</w:t>
      </w:r>
    </w:p>
    <w:p w:rsidR="00682CBC" w:rsidRPr="003C2DE2" w:rsidRDefault="00682CBC"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682CBC" w:rsidRPr="003C2DE2" w:rsidRDefault="00682CBC"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observa a legislação em vigor, em especial a legislação trabalhista, previdenciária e ambiental, para que (</w:t>
      </w:r>
      <w:r w:rsidR="003C5BCF" w:rsidRPr="003C2DE2">
        <w:rPr>
          <w:rFonts w:ascii="Tahoma" w:eastAsia="Arial Unicode MS" w:hAnsi="Tahoma" w:cs="Tahoma"/>
          <w:w w:val="0"/>
        </w:rPr>
        <w:t>a</w:t>
      </w:r>
      <w:r w:rsidRPr="003C2DE2">
        <w:rPr>
          <w:rFonts w:ascii="Tahoma" w:eastAsia="Arial Unicode MS" w:hAnsi="Tahoma" w:cs="Tahoma"/>
          <w:w w:val="0"/>
        </w:rPr>
        <w:t>) não utilize, direta ou indiretamente, trabalho em condições análogas às de escravo ou trabalho infantil; (</w:t>
      </w:r>
      <w:r w:rsidR="003C5BCF" w:rsidRPr="003C2DE2">
        <w:rPr>
          <w:rFonts w:ascii="Tahoma" w:eastAsia="Arial Unicode MS" w:hAnsi="Tahoma" w:cs="Tahoma"/>
          <w:w w:val="0"/>
        </w:rPr>
        <w:t>b</w:t>
      </w:r>
      <w:r w:rsidRPr="003C2DE2">
        <w:rPr>
          <w:rFonts w:ascii="Tahoma" w:eastAsia="Arial Unicode MS" w:hAnsi="Tahoma" w:cs="Tahoma"/>
          <w:w w:val="0"/>
        </w:rPr>
        <w:t>) os trabalhadores da Emissora estejam devidamente registrados nos termos da legislação em vigor; (</w:t>
      </w:r>
      <w:r w:rsidR="003C5BCF" w:rsidRPr="003C2DE2">
        <w:rPr>
          <w:rFonts w:ascii="Tahoma" w:eastAsia="Arial Unicode MS" w:hAnsi="Tahoma" w:cs="Tahoma"/>
          <w:w w:val="0"/>
        </w:rPr>
        <w:t>c</w:t>
      </w:r>
      <w:r w:rsidRPr="003C2DE2">
        <w:rPr>
          <w:rFonts w:ascii="Tahoma" w:eastAsia="Arial Unicode MS" w:hAnsi="Tahoma" w:cs="Tahoma"/>
          <w:w w:val="0"/>
        </w:rPr>
        <w:t>) cumpra as obrigações decorrentes dos respectivos contratos de trabalho e da legislação trabalhista e previdenciária em vigor; (</w:t>
      </w:r>
      <w:r w:rsidR="003C5BCF" w:rsidRPr="003C2DE2">
        <w:rPr>
          <w:rFonts w:ascii="Tahoma" w:eastAsia="Arial Unicode MS" w:hAnsi="Tahoma" w:cs="Tahoma"/>
          <w:w w:val="0"/>
        </w:rPr>
        <w:t>d</w:t>
      </w:r>
      <w:r w:rsidRPr="003C2DE2">
        <w:rPr>
          <w:rFonts w:ascii="Tahoma" w:eastAsia="Arial Unicode MS" w:hAnsi="Tahoma" w:cs="Tahoma"/>
          <w:w w:val="0"/>
        </w:rPr>
        <w:t>) cumpra a legislação aplicável à proteção do meio ambiente, bem como à saúde e segurança públicas; (</w:t>
      </w:r>
      <w:r w:rsidR="003C5BCF" w:rsidRPr="003C2DE2">
        <w:rPr>
          <w:rFonts w:ascii="Tahoma" w:eastAsia="Arial Unicode MS" w:hAnsi="Tahoma" w:cs="Tahoma"/>
          <w:w w:val="0"/>
        </w:rPr>
        <w:t>e</w:t>
      </w:r>
      <w:r w:rsidRPr="003C2DE2">
        <w:rPr>
          <w:rFonts w:ascii="Tahoma" w:eastAsia="Arial Unicode MS" w:hAnsi="Tahoma" w:cs="Tahoma"/>
          <w:w w:val="0"/>
        </w:rPr>
        <w:t xml:space="preserve">) detenha todas as permissões, licenças, autorizações e aprovações necessárias para o exercício de suas atividades, em conformidade com a legislação ambiental aplicável; </w:t>
      </w:r>
      <w:r w:rsidR="0009753F" w:rsidRPr="003C2DE2">
        <w:rPr>
          <w:rFonts w:ascii="Tahoma" w:eastAsia="Arial Unicode MS" w:hAnsi="Tahoma" w:cs="Tahoma"/>
          <w:w w:val="0"/>
        </w:rPr>
        <w:t xml:space="preserve">e </w:t>
      </w:r>
      <w:r w:rsidRPr="003C2DE2">
        <w:rPr>
          <w:rFonts w:ascii="Tahoma" w:eastAsia="Arial Unicode MS" w:hAnsi="Tahoma" w:cs="Tahoma"/>
          <w:w w:val="0"/>
        </w:rPr>
        <w:t>(</w:t>
      </w:r>
      <w:r w:rsidR="003C5BCF" w:rsidRPr="003C2DE2">
        <w:rPr>
          <w:rFonts w:ascii="Tahoma" w:eastAsia="Arial Unicode MS" w:hAnsi="Tahoma" w:cs="Tahoma"/>
          <w:w w:val="0"/>
        </w:rPr>
        <w:t>f</w:t>
      </w:r>
      <w:r w:rsidRPr="003C2DE2">
        <w:rPr>
          <w:rFonts w:ascii="Tahoma" w:eastAsia="Arial Unicode MS" w:hAnsi="Tahoma" w:cs="Tahoma"/>
          <w:w w:val="0"/>
        </w:rPr>
        <w:t>) tenha todos os registros necessários, em conformidade com a legislação civil e ambiental aplicável</w:t>
      </w:r>
      <w:r w:rsidR="00EA7AEF" w:rsidRPr="003C2DE2">
        <w:rPr>
          <w:rFonts w:ascii="Tahoma" w:eastAsia="Arial Unicode MS" w:hAnsi="Tahoma" w:cs="Tahoma"/>
          <w:w w:val="0"/>
        </w:rPr>
        <w:t xml:space="preserve">, </w:t>
      </w:r>
      <w:r w:rsidR="00CB0EE6">
        <w:rPr>
          <w:rFonts w:ascii="Tahoma" w:eastAsia="Arial Unicode MS" w:hAnsi="Tahoma" w:cs="Tahoma"/>
          <w:w w:val="0"/>
        </w:rPr>
        <w:t>observado que a Emissora discute de boa-fé em sede administrativa e judicial o cumprimento de leis trabalhista, previdenciária e ambiental</w:t>
      </w:r>
      <w:r w:rsidR="00EA7AEF" w:rsidRPr="003C2DE2">
        <w:rPr>
          <w:rFonts w:ascii="Tahoma" w:eastAsia="Arial Unicode MS" w:hAnsi="Tahoma" w:cs="Tahoma"/>
          <w:w w:val="0"/>
        </w:rPr>
        <w:t xml:space="preserve"> para as quais a Emissora possu</w:t>
      </w:r>
      <w:r w:rsidR="00CB0EE6">
        <w:rPr>
          <w:rFonts w:ascii="Tahoma" w:eastAsia="Arial Unicode MS" w:hAnsi="Tahoma" w:cs="Tahoma"/>
          <w:w w:val="0"/>
        </w:rPr>
        <w:t>i</w:t>
      </w:r>
      <w:r w:rsidR="00EA7AEF" w:rsidRPr="003C2DE2">
        <w:rPr>
          <w:rFonts w:ascii="Tahoma" w:eastAsia="Arial Unicode MS" w:hAnsi="Tahoma" w:cs="Tahoma"/>
          <w:w w:val="0"/>
        </w:rPr>
        <w:t xml:space="preserve"> provimento jurisdicional vigente autorizando sua não observância</w:t>
      </w:r>
      <w:r w:rsidRPr="003C2DE2">
        <w:rPr>
          <w:rFonts w:ascii="Tahoma" w:eastAsia="Arial Unicode MS" w:hAnsi="Tahoma" w:cs="Tahoma"/>
          <w:w w:val="0"/>
        </w:rPr>
        <w:t>;</w:t>
      </w:r>
      <w:r w:rsidR="005A6BEB">
        <w:rPr>
          <w:rFonts w:ascii="Tahoma" w:eastAsia="Arial Unicode MS" w:hAnsi="Tahoma" w:cs="Tahoma"/>
          <w:w w:val="0"/>
        </w:rPr>
        <w:t xml:space="preserve"> </w:t>
      </w:r>
    </w:p>
    <w:p w:rsidR="00682CBC" w:rsidRPr="003C2DE2" w:rsidRDefault="00682CBC"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AD1A17" w:rsidRPr="003C2DE2" w:rsidRDefault="006B7891"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não omitiu nenhum fato, de qualquer natureza, que seja de seu conhecimento e que possa resultar em alteração substancial na situação econômico-financeira ou jurídica da Emissora em prejuízo da Debenturista</w:t>
      </w:r>
      <w:r w:rsidR="00AD1A17" w:rsidRPr="003C2DE2">
        <w:rPr>
          <w:rFonts w:ascii="Tahoma" w:eastAsia="Arial Unicode MS" w:hAnsi="Tahoma" w:cs="Tahoma"/>
          <w:w w:val="0"/>
        </w:rPr>
        <w:t>;</w:t>
      </w:r>
    </w:p>
    <w:p w:rsidR="00AD1A17" w:rsidRPr="003C2DE2" w:rsidRDefault="00AD1A17"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eastAsia="Arial Unicode MS" w:hAnsi="Tahoma" w:cs="Tahoma"/>
          <w:w w:val="0"/>
        </w:rPr>
      </w:pPr>
    </w:p>
    <w:p w:rsidR="00AD1A17" w:rsidRPr="003C2DE2" w:rsidRDefault="003B13C7"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a Emissora, suas controladas</w:t>
      </w:r>
      <w:r w:rsidR="001C4160" w:rsidRPr="003C2DE2">
        <w:rPr>
          <w:rFonts w:ascii="Tahoma" w:eastAsia="Arial Unicode MS" w:hAnsi="Tahoma" w:cs="Tahoma"/>
          <w:w w:val="0"/>
        </w:rPr>
        <w:t xml:space="preserve"> e</w:t>
      </w:r>
      <w:r w:rsidRPr="003C2DE2">
        <w:rPr>
          <w:rFonts w:ascii="Tahoma" w:eastAsia="Arial Unicode MS" w:hAnsi="Tahoma" w:cs="Tahoma"/>
          <w:w w:val="0"/>
        </w:rPr>
        <w:t xml:space="preserve"> coligadas</w:t>
      </w:r>
      <w:r w:rsidR="00301F41" w:rsidRPr="003C2DE2">
        <w:rPr>
          <w:rFonts w:ascii="Tahoma" w:eastAsia="Arial Unicode MS" w:hAnsi="Tahoma" w:cs="Tahoma"/>
          <w:w w:val="0"/>
        </w:rPr>
        <w:t xml:space="preserve">, bem como seus respectivos dirigentes, administradores ou de qualquer pessoa natural, autora, coautora ou partícipe do ato ilícito em proveito de tais empresas </w:t>
      </w:r>
      <w:r w:rsidR="00AD1A17" w:rsidRPr="003C2DE2">
        <w:rPr>
          <w:rFonts w:ascii="Tahoma" w:eastAsia="Arial Unicode MS" w:hAnsi="Tahoma" w:cs="Tahoma"/>
          <w:w w:val="0"/>
        </w:rPr>
        <w:t>cumpre</w:t>
      </w:r>
      <w:r w:rsidRPr="003C2DE2">
        <w:rPr>
          <w:rFonts w:ascii="Tahoma" w:eastAsia="Arial Unicode MS" w:hAnsi="Tahoma" w:cs="Tahoma"/>
          <w:w w:val="0"/>
        </w:rPr>
        <w:t>m</w:t>
      </w:r>
      <w:r w:rsidR="00AD1A17" w:rsidRPr="003C2DE2">
        <w:rPr>
          <w:rFonts w:ascii="Tahoma" w:eastAsia="Arial Unicode MS" w:hAnsi="Tahoma" w:cs="Tahoma"/>
          <w:w w:val="0"/>
        </w:rPr>
        <w:t xml:space="preserve"> as normas aplicáveis que versam sobre atos de corrupção e atos lesivos contra a administração pública, na forma das Leis Anticorrupção e da Lei de Lavagem de Dinheiro, na medida em que (</w:t>
      </w:r>
      <w:r w:rsidR="00BF76C7" w:rsidRPr="003C2DE2">
        <w:rPr>
          <w:rFonts w:ascii="Tahoma" w:eastAsia="Arial Unicode MS" w:hAnsi="Tahoma" w:cs="Tahoma"/>
          <w:w w:val="0"/>
        </w:rPr>
        <w:t>a</w:t>
      </w:r>
      <w:r w:rsidR="00AD1A17" w:rsidRPr="003C2DE2">
        <w:rPr>
          <w:rFonts w:ascii="Tahoma" w:eastAsia="Arial Unicode MS" w:hAnsi="Tahoma" w:cs="Tahoma"/>
          <w:w w:val="0"/>
        </w:rPr>
        <w:t>) mant</w:t>
      </w:r>
      <w:r w:rsidRPr="003C2DE2">
        <w:rPr>
          <w:rFonts w:ascii="Tahoma" w:eastAsia="Arial Unicode MS" w:hAnsi="Tahoma" w:cs="Tahoma"/>
          <w:w w:val="0"/>
        </w:rPr>
        <w:t>ê</w:t>
      </w:r>
      <w:r w:rsidR="00AD1A17" w:rsidRPr="003C2DE2">
        <w:rPr>
          <w:rFonts w:ascii="Tahoma" w:eastAsia="Arial Unicode MS" w:hAnsi="Tahoma" w:cs="Tahoma"/>
          <w:w w:val="0"/>
        </w:rPr>
        <w:t>m mecanismos e procedimentos internos que asseguram o devido cumprimento de tais normas; (</w:t>
      </w:r>
      <w:r w:rsidR="00BF76C7" w:rsidRPr="003C2DE2">
        <w:rPr>
          <w:rFonts w:ascii="Tahoma" w:eastAsia="Arial Unicode MS" w:hAnsi="Tahoma" w:cs="Tahoma"/>
          <w:w w:val="0"/>
        </w:rPr>
        <w:t>b</w:t>
      </w:r>
      <w:r w:rsidR="00AD1A17" w:rsidRPr="003C2DE2">
        <w:rPr>
          <w:rFonts w:ascii="Tahoma" w:eastAsia="Arial Unicode MS" w:hAnsi="Tahoma" w:cs="Tahoma"/>
          <w:w w:val="0"/>
        </w:rPr>
        <w:t>) busca</w:t>
      </w:r>
      <w:r w:rsidRPr="003C2DE2">
        <w:rPr>
          <w:rFonts w:ascii="Tahoma" w:eastAsia="Arial Unicode MS" w:hAnsi="Tahoma" w:cs="Tahoma"/>
          <w:w w:val="0"/>
        </w:rPr>
        <w:t>m</w:t>
      </w:r>
      <w:r w:rsidR="00AD1A17" w:rsidRPr="003C2DE2">
        <w:rPr>
          <w:rFonts w:ascii="Tahoma" w:eastAsia="Arial Unicode MS" w:hAnsi="Tahoma" w:cs="Tahoma"/>
          <w:w w:val="0"/>
        </w:rPr>
        <w:t xml:space="preserve"> dar pleno conhecimento de tais normas a todos os profissionais que venham a se relacionar com a Emissora; e (</w:t>
      </w:r>
      <w:r w:rsidR="00BF76C7" w:rsidRPr="003C2DE2">
        <w:rPr>
          <w:rFonts w:ascii="Tahoma" w:eastAsia="Arial Unicode MS" w:hAnsi="Tahoma" w:cs="Tahoma"/>
          <w:w w:val="0"/>
        </w:rPr>
        <w:t>c</w:t>
      </w:r>
      <w:r w:rsidR="00AD1A17" w:rsidRPr="003C2DE2">
        <w:rPr>
          <w:rFonts w:ascii="Tahoma" w:eastAsia="Arial Unicode MS" w:hAnsi="Tahoma" w:cs="Tahoma"/>
          <w:w w:val="0"/>
        </w:rPr>
        <w:t>) abst</w:t>
      </w:r>
      <w:r w:rsidRPr="003C2DE2">
        <w:rPr>
          <w:rFonts w:ascii="Tahoma" w:eastAsia="Arial Unicode MS" w:hAnsi="Tahoma" w:cs="Tahoma"/>
          <w:w w:val="0"/>
        </w:rPr>
        <w:t>ê</w:t>
      </w:r>
      <w:r w:rsidR="00AD1A17" w:rsidRPr="003C2DE2">
        <w:rPr>
          <w:rFonts w:ascii="Tahoma" w:eastAsia="Arial Unicode MS" w:hAnsi="Tahoma" w:cs="Tahoma"/>
          <w:w w:val="0"/>
        </w:rPr>
        <w:t xml:space="preserve">m-se de praticar atos de corrupção e de agir de forma lesiva à administração pública, nacional e dos países em que atua, conforme aplicável, no seu interesse ou para seu benefício, exclusivo ou não; e </w:t>
      </w:r>
    </w:p>
    <w:p w:rsidR="00AD1A17" w:rsidRPr="003C2DE2" w:rsidRDefault="00AD1A17" w:rsidP="008759F7">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eastAsia="Arial Unicode MS" w:hAnsi="Tahoma" w:cs="Tahoma"/>
          <w:w w:val="0"/>
        </w:rPr>
      </w:pPr>
    </w:p>
    <w:p w:rsidR="006B7891" w:rsidRPr="003C2DE2" w:rsidRDefault="00AD1A17" w:rsidP="008759F7">
      <w:pPr>
        <w:pStyle w:val="p0"/>
        <w:widowControl/>
        <w:numPr>
          <w:ilvl w:val="0"/>
          <w:numId w:val="13"/>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3C2DE2">
        <w:rPr>
          <w:rFonts w:ascii="Tahoma" w:eastAsia="Arial Unicode MS" w:hAnsi="Tahoma" w:cs="Tahoma"/>
          <w:w w:val="0"/>
        </w:rPr>
        <w:t>inexiste violação ou indício de violação de qualquer dispositivo legal ou regulatório, nacional ou dos países em que atua, conforme aplicável, relativo à prática de corrupção ou de atos lesivos à administração pública, incluindo, sem limitação, as Leis Anticorrupção e a Lei de Lavagem de Dinheiro, pela Emissora.</w:t>
      </w:r>
      <w:r w:rsidR="00D069E2" w:rsidRPr="003C2DE2">
        <w:rPr>
          <w:rFonts w:ascii="Tahoma" w:eastAsia="Arial Unicode MS" w:hAnsi="Tahoma" w:cs="Tahoma"/>
          <w:w w:val="0"/>
        </w:rPr>
        <w:t xml:space="preserve"> </w:t>
      </w:r>
    </w:p>
    <w:p w:rsidR="000573EB" w:rsidRPr="003C2DE2" w:rsidRDefault="000573EB" w:rsidP="008759F7">
      <w:pPr>
        <w:pStyle w:val="p0"/>
        <w:widowControl/>
        <w:shd w:val="clear" w:color="auto" w:fill="auto"/>
        <w:tabs>
          <w:tab w:val="clear" w:pos="24"/>
          <w:tab w:val="clear" w:pos="720"/>
          <w:tab w:val="left" w:pos="540"/>
          <w:tab w:val="left" w:pos="851"/>
          <w:tab w:val="left" w:pos="990"/>
          <w:tab w:val="left" w:pos="1418"/>
        </w:tabs>
        <w:spacing w:line="240" w:lineRule="auto"/>
        <w:rPr>
          <w:rFonts w:ascii="Tahoma" w:eastAsia="Arial Unicode MS" w:hAnsi="Tahoma" w:cs="Tahoma"/>
          <w:w w:val="0"/>
        </w:rPr>
      </w:pPr>
    </w:p>
    <w:p w:rsidR="00DC3202" w:rsidRPr="003C2DE2" w:rsidRDefault="00264381" w:rsidP="008759F7">
      <w:pPr>
        <w:numPr>
          <w:ilvl w:val="1"/>
          <w:numId w:val="1"/>
        </w:numPr>
        <w:ind w:left="0" w:firstLine="709"/>
        <w:jc w:val="both"/>
        <w:rPr>
          <w:rFonts w:ascii="Tahoma" w:hAnsi="Tahoma" w:cs="Tahoma"/>
          <w:sz w:val="22"/>
          <w:szCs w:val="22"/>
        </w:rPr>
      </w:pPr>
      <w:r w:rsidRPr="003C2DE2">
        <w:rPr>
          <w:rFonts w:ascii="Tahoma" w:eastAsia="Arial Unicode MS" w:hAnsi="Tahoma" w:cs="Tahoma"/>
          <w:sz w:val="22"/>
          <w:szCs w:val="22"/>
        </w:rPr>
        <w:t xml:space="preserve">Caso quaisquer das declarações aqui prestadas tornem-se total ou parcialmente inverídicas, incompletas ou incorretas, a </w:t>
      </w:r>
      <w:r w:rsidR="00DC3202" w:rsidRPr="003C2DE2">
        <w:rPr>
          <w:rFonts w:ascii="Tahoma" w:eastAsia="Arial Unicode MS" w:hAnsi="Tahoma" w:cs="Tahoma"/>
          <w:sz w:val="22"/>
          <w:szCs w:val="22"/>
        </w:rPr>
        <w:t xml:space="preserve">Emissora se compromete a notificar </w:t>
      </w:r>
      <w:r w:rsidR="006E6714" w:rsidRPr="003C2DE2">
        <w:rPr>
          <w:rFonts w:ascii="Tahoma" w:eastAsia="Arial Unicode MS" w:hAnsi="Tahoma" w:cs="Tahoma"/>
          <w:sz w:val="22"/>
          <w:szCs w:val="22"/>
        </w:rPr>
        <w:t>a</w:t>
      </w:r>
      <w:r w:rsidR="00C44448" w:rsidRPr="003C2DE2">
        <w:rPr>
          <w:rFonts w:ascii="Tahoma" w:eastAsia="Arial Unicode MS" w:hAnsi="Tahoma" w:cs="Tahoma"/>
          <w:sz w:val="22"/>
          <w:szCs w:val="22"/>
        </w:rPr>
        <w:t xml:space="preserve"> Debenturista </w:t>
      </w:r>
      <w:r w:rsidR="003F1851" w:rsidRPr="003C2DE2">
        <w:rPr>
          <w:rFonts w:ascii="Tahoma" w:eastAsia="Arial Unicode MS" w:hAnsi="Tahoma" w:cs="Tahoma"/>
          <w:sz w:val="22"/>
          <w:szCs w:val="22"/>
        </w:rPr>
        <w:t xml:space="preserve">em até </w:t>
      </w:r>
      <w:r w:rsidR="00C802A3" w:rsidRPr="003C2DE2">
        <w:rPr>
          <w:rFonts w:ascii="Tahoma" w:eastAsia="Arial Unicode MS" w:hAnsi="Tahoma" w:cs="Tahoma"/>
          <w:sz w:val="22"/>
          <w:szCs w:val="22"/>
        </w:rPr>
        <w:t xml:space="preserve">2 </w:t>
      </w:r>
      <w:r w:rsidR="003F1851" w:rsidRPr="003C2DE2">
        <w:rPr>
          <w:rFonts w:ascii="Tahoma" w:eastAsia="Arial Unicode MS" w:hAnsi="Tahoma" w:cs="Tahoma"/>
          <w:sz w:val="22"/>
          <w:szCs w:val="22"/>
        </w:rPr>
        <w:t>(</w:t>
      </w:r>
      <w:r w:rsidR="00C802A3" w:rsidRPr="003C2DE2">
        <w:rPr>
          <w:rFonts w:ascii="Tahoma" w:eastAsia="Arial Unicode MS" w:hAnsi="Tahoma" w:cs="Tahoma"/>
          <w:sz w:val="22"/>
          <w:szCs w:val="22"/>
        </w:rPr>
        <w:t>dois</w:t>
      </w:r>
      <w:r w:rsidR="003F1851" w:rsidRPr="003C2DE2">
        <w:rPr>
          <w:rFonts w:ascii="Tahoma" w:eastAsia="Arial Unicode MS" w:hAnsi="Tahoma" w:cs="Tahoma"/>
          <w:sz w:val="22"/>
          <w:szCs w:val="22"/>
        </w:rPr>
        <w:t xml:space="preserve">) </w:t>
      </w:r>
      <w:r w:rsidR="000574C8" w:rsidRPr="003C2DE2">
        <w:rPr>
          <w:rFonts w:ascii="Tahoma" w:eastAsia="Arial Unicode MS" w:hAnsi="Tahoma" w:cs="Tahoma"/>
          <w:sz w:val="22"/>
          <w:szCs w:val="22"/>
        </w:rPr>
        <w:t>D</w:t>
      </w:r>
      <w:r w:rsidR="003F1851" w:rsidRPr="003C2DE2">
        <w:rPr>
          <w:rFonts w:ascii="Tahoma" w:eastAsia="Arial Unicode MS" w:hAnsi="Tahoma" w:cs="Tahoma"/>
          <w:sz w:val="22"/>
          <w:szCs w:val="22"/>
        </w:rPr>
        <w:t xml:space="preserve">ias </w:t>
      </w:r>
      <w:r w:rsidR="000574C8" w:rsidRPr="003C2DE2">
        <w:rPr>
          <w:rFonts w:ascii="Tahoma" w:eastAsia="Arial Unicode MS" w:hAnsi="Tahoma" w:cs="Tahoma"/>
          <w:sz w:val="22"/>
          <w:szCs w:val="22"/>
        </w:rPr>
        <w:t>Ú</w:t>
      </w:r>
      <w:r w:rsidR="003F1851" w:rsidRPr="003C2DE2">
        <w:rPr>
          <w:rFonts w:ascii="Tahoma" w:eastAsia="Arial Unicode MS" w:hAnsi="Tahoma" w:cs="Tahoma"/>
          <w:sz w:val="22"/>
          <w:szCs w:val="22"/>
        </w:rPr>
        <w:t xml:space="preserve">teis </w:t>
      </w:r>
      <w:r w:rsidR="00C44448" w:rsidRPr="003C2DE2">
        <w:rPr>
          <w:rFonts w:ascii="Tahoma" w:eastAsia="Arial Unicode MS" w:hAnsi="Tahoma" w:cs="Tahoma"/>
          <w:sz w:val="22"/>
          <w:szCs w:val="22"/>
        </w:rPr>
        <w:t>da data de sua ocorrência</w:t>
      </w:r>
      <w:r w:rsidRPr="003C2DE2">
        <w:rPr>
          <w:rFonts w:ascii="Tahoma" w:eastAsia="Arial Unicode MS" w:hAnsi="Tahoma" w:cs="Tahoma"/>
          <w:sz w:val="22"/>
          <w:szCs w:val="22"/>
        </w:rPr>
        <w:t>.</w:t>
      </w:r>
    </w:p>
    <w:p w:rsidR="003C5BCF" w:rsidRPr="003C2DE2" w:rsidRDefault="003C5BCF" w:rsidP="008759F7">
      <w:pPr>
        <w:jc w:val="both"/>
        <w:rPr>
          <w:rFonts w:ascii="Tahoma" w:eastAsia="Arial Unicode MS" w:hAnsi="Tahoma" w:cs="Tahoma"/>
          <w:sz w:val="22"/>
          <w:szCs w:val="22"/>
          <w:u w:val="single"/>
        </w:rPr>
      </w:pPr>
    </w:p>
    <w:p w:rsidR="000573EB" w:rsidRPr="003C2DE2" w:rsidRDefault="000573EB" w:rsidP="008759F7">
      <w:pPr>
        <w:jc w:val="both"/>
        <w:rPr>
          <w:rFonts w:ascii="Tahoma" w:eastAsia="Arial Unicode MS" w:hAnsi="Tahoma" w:cs="Tahoma"/>
          <w:sz w:val="22"/>
          <w:szCs w:val="22"/>
          <w:u w:val="single"/>
        </w:rPr>
      </w:pPr>
    </w:p>
    <w:p w:rsidR="00370FCA" w:rsidRDefault="00933C5F" w:rsidP="00CB0EE6">
      <w:pPr>
        <w:keepNext/>
        <w:numPr>
          <w:ilvl w:val="0"/>
          <w:numId w:val="1"/>
        </w:numPr>
        <w:ind w:left="709" w:hanging="709"/>
        <w:jc w:val="both"/>
        <w:outlineLvl w:val="0"/>
        <w:rPr>
          <w:rFonts w:ascii="Tahoma" w:hAnsi="Tahoma" w:cs="Tahoma"/>
          <w:b/>
          <w:smallCaps/>
          <w:sz w:val="22"/>
          <w:szCs w:val="22"/>
        </w:rPr>
      </w:pPr>
      <w:bookmarkStart w:id="164" w:name="_Toc496646690"/>
      <w:r>
        <w:rPr>
          <w:rFonts w:ascii="Tahoma" w:hAnsi="Tahoma" w:cs="Tahoma"/>
          <w:b/>
          <w:smallCaps/>
          <w:sz w:val="22"/>
          <w:szCs w:val="22"/>
        </w:rPr>
        <w:t>AGENTE FIDUCIÁRIO</w:t>
      </w:r>
    </w:p>
    <w:p w:rsidR="00933C5F" w:rsidRDefault="00933C5F" w:rsidP="00CB0EE6">
      <w:pPr>
        <w:keepNext/>
        <w:ind w:left="709"/>
        <w:jc w:val="both"/>
        <w:outlineLvl w:val="0"/>
        <w:rPr>
          <w:rFonts w:ascii="Tahoma" w:hAnsi="Tahoma" w:cs="Tahoma"/>
          <w:b/>
          <w:smallCaps/>
          <w:sz w:val="22"/>
          <w:szCs w:val="22"/>
        </w:rPr>
      </w:pPr>
    </w:p>
    <w:p w:rsidR="00933C5F" w:rsidRPr="00E62F14" w:rsidRDefault="00933C5F" w:rsidP="00CB0EE6">
      <w:pPr>
        <w:keepNext/>
        <w:numPr>
          <w:ilvl w:val="1"/>
          <w:numId w:val="1"/>
        </w:numPr>
        <w:ind w:left="0" w:firstLine="709"/>
        <w:jc w:val="both"/>
        <w:rPr>
          <w:rFonts w:ascii="Tahoma" w:hAnsi="Tahoma" w:cs="Tahoma"/>
          <w:b/>
          <w:smallCaps/>
          <w:sz w:val="22"/>
          <w:szCs w:val="22"/>
        </w:rPr>
      </w:pPr>
      <w:r w:rsidRPr="00057D22">
        <w:rPr>
          <w:rFonts w:ascii="Tahoma" w:hAnsi="Tahoma" w:cs="Tahoma"/>
          <w:sz w:val="22"/>
          <w:szCs w:val="22"/>
        </w:rPr>
        <w:t xml:space="preserve">A </w:t>
      </w:r>
      <w:r>
        <w:rPr>
          <w:rFonts w:ascii="Tahoma" w:hAnsi="Tahoma" w:cs="Tahoma"/>
          <w:sz w:val="22"/>
          <w:szCs w:val="22"/>
        </w:rPr>
        <w:t xml:space="preserve">Klabin </w:t>
      </w:r>
      <w:r w:rsidRPr="00057D22">
        <w:rPr>
          <w:rFonts w:ascii="Tahoma" w:hAnsi="Tahoma" w:cs="Tahoma"/>
          <w:sz w:val="22"/>
          <w:szCs w:val="22"/>
        </w:rPr>
        <w:t>nomeia e constitui o Agente Fiduciário, que, neste ato, aceita a nomeação para, nos termos da Lei da Instrução CVM 583</w:t>
      </w:r>
      <w:r>
        <w:rPr>
          <w:rFonts w:ascii="Tahoma" w:hAnsi="Tahoma" w:cs="Tahoma"/>
          <w:sz w:val="22"/>
          <w:szCs w:val="22"/>
        </w:rPr>
        <w:t>, de 20 de dezembro de 2016, conforme alterada (“</w:t>
      </w:r>
      <w:r>
        <w:rPr>
          <w:rFonts w:ascii="Tahoma" w:hAnsi="Tahoma" w:cs="Tahoma"/>
          <w:sz w:val="22"/>
          <w:szCs w:val="22"/>
          <w:u w:val="single"/>
        </w:rPr>
        <w:t>Instrução CVM 583</w:t>
      </w:r>
      <w:r>
        <w:rPr>
          <w:rFonts w:ascii="Tahoma" w:hAnsi="Tahoma" w:cs="Tahoma"/>
          <w:sz w:val="22"/>
          <w:szCs w:val="22"/>
        </w:rPr>
        <w:t>”) e desta Escritura de Emissão</w:t>
      </w:r>
      <w:r w:rsidRPr="00057D22">
        <w:rPr>
          <w:rFonts w:ascii="Tahoma" w:hAnsi="Tahoma" w:cs="Tahoma"/>
          <w:sz w:val="22"/>
          <w:szCs w:val="22"/>
        </w:rPr>
        <w:t xml:space="preserve">, representar, perante a Emissora e quaisquer terceiros, os interesses da </w:t>
      </w:r>
      <w:r>
        <w:rPr>
          <w:rFonts w:ascii="Tahoma" w:hAnsi="Tahoma" w:cs="Tahoma"/>
          <w:sz w:val="22"/>
          <w:szCs w:val="22"/>
        </w:rPr>
        <w:t>Debenturista.</w:t>
      </w:r>
    </w:p>
    <w:p w:rsidR="00933C5F" w:rsidRPr="00E62F14" w:rsidRDefault="00933C5F" w:rsidP="00E62F14">
      <w:pPr>
        <w:ind w:left="709"/>
        <w:jc w:val="both"/>
        <w:rPr>
          <w:rFonts w:ascii="Tahoma" w:hAnsi="Tahoma" w:cs="Tahoma"/>
          <w:b/>
          <w:smallCaps/>
          <w:sz w:val="22"/>
          <w:szCs w:val="22"/>
        </w:rPr>
      </w:pPr>
    </w:p>
    <w:p w:rsidR="00933C5F" w:rsidRPr="00E62F14" w:rsidRDefault="00933C5F"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O Agente Fiduciário declara que</w:t>
      </w:r>
      <w:r>
        <w:rPr>
          <w:rFonts w:ascii="Tahoma" w:hAnsi="Tahoma" w:cs="Tahoma"/>
          <w:sz w:val="22"/>
          <w:szCs w:val="22"/>
        </w:rPr>
        <w:t>:</w:t>
      </w:r>
    </w:p>
    <w:p w:rsidR="00933C5F" w:rsidRPr="00E62F14" w:rsidRDefault="00933C5F" w:rsidP="00E62F14">
      <w:pPr>
        <w:ind w:left="709"/>
        <w:jc w:val="both"/>
        <w:rPr>
          <w:rFonts w:ascii="Tahoma" w:hAnsi="Tahoma" w:cs="Tahoma"/>
          <w:b/>
          <w:smallCaps/>
          <w:sz w:val="22"/>
          <w:szCs w:val="22"/>
        </w:rPr>
      </w:pPr>
    </w:p>
    <w:p w:rsidR="00933C5F" w:rsidRPr="003C2DE2"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057D22">
        <w:rPr>
          <w:rFonts w:ascii="Tahoma" w:hAnsi="Tahoma" w:cs="Tahoma"/>
        </w:rPr>
        <w:t>aceita a função para a qual foi nomeado, assumindo integralmente os deveres e atribuições previstas na legislação e r</w:t>
      </w:r>
      <w:r>
        <w:rPr>
          <w:rFonts w:ascii="Tahoma" w:hAnsi="Tahoma" w:cs="Tahoma"/>
        </w:rPr>
        <w:t>egulamentação específica e nesta</w:t>
      </w:r>
      <w:r w:rsidRPr="00057D22">
        <w:rPr>
          <w:rFonts w:ascii="Tahoma" w:hAnsi="Tahoma" w:cs="Tahoma"/>
        </w:rPr>
        <w:t xml:space="preserve"> </w:t>
      </w:r>
      <w:r>
        <w:rPr>
          <w:rFonts w:ascii="Tahoma" w:hAnsi="Tahoma" w:cs="Tahoma"/>
        </w:rPr>
        <w:t>Escritura de Emissão</w:t>
      </w:r>
      <w:r w:rsidRPr="003C2DE2">
        <w:rPr>
          <w:rFonts w:ascii="Tahoma" w:eastAsia="Arial Unicode MS" w:hAnsi="Tahoma" w:cs="Tahoma"/>
          <w:w w:val="0"/>
        </w:rPr>
        <w:t>;</w:t>
      </w:r>
    </w:p>
    <w:p w:rsidR="00933C5F" w:rsidRPr="003C2DE2" w:rsidRDefault="00933C5F" w:rsidP="00933C5F">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p>
    <w:p w:rsidR="00933C5F"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Pr>
          <w:rFonts w:ascii="Tahoma" w:hAnsi="Tahoma" w:cs="Tahoma"/>
        </w:rPr>
        <w:t>aceita integralmente esta Escritura de Emissão</w:t>
      </w:r>
      <w:r w:rsidRPr="00057D22">
        <w:rPr>
          <w:rFonts w:ascii="Tahoma" w:hAnsi="Tahoma" w:cs="Tahoma"/>
        </w:rPr>
        <w:t>, todas as suas cláusulas e condições</w:t>
      </w:r>
      <w:r w:rsidRPr="003C2DE2">
        <w:rPr>
          <w:rFonts w:ascii="Tahoma" w:eastAsia="Arial Unicode MS" w:hAnsi="Tahoma" w:cs="Tahoma"/>
          <w:w w:val="0"/>
        </w:rPr>
        <w:t>;</w:t>
      </w:r>
    </w:p>
    <w:p w:rsidR="00933C5F"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eastAsia="Arial Unicode MS" w:hAnsi="Tahoma" w:cs="Tahoma"/>
          <w:w w:val="0"/>
        </w:rPr>
      </w:pPr>
    </w:p>
    <w:p w:rsidR="00933C5F" w:rsidRPr="00E62F14"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sidRPr="00057D22">
        <w:rPr>
          <w:rFonts w:ascii="Tahoma" w:hAnsi="Tahoma" w:cs="Tahoma"/>
        </w:rPr>
        <w:t>está devida</w:t>
      </w:r>
      <w:r>
        <w:rPr>
          <w:rFonts w:ascii="Tahoma" w:hAnsi="Tahoma" w:cs="Tahoma"/>
        </w:rPr>
        <w:t>mente autorizado a celebrar esta</w:t>
      </w:r>
      <w:r w:rsidRPr="00057D22">
        <w:rPr>
          <w:rFonts w:ascii="Tahoma" w:hAnsi="Tahoma" w:cs="Tahoma"/>
        </w:rPr>
        <w:t xml:space="preserve"> </w:t>
      </w:r>
      <w:r>
        <w:rPr>
          <w:rFonts w:ascii="Tahoma" w:hAnsi="Tahoma" w:cs="Tahoma"/>
        </w:rPr>
        <w:t xml:space="preserve">Escritura de Emissão </w:t>
      </w:r>
      <w:r w:rsidRPr="00057D22">
        <w:rPr>
          <w:rFonts w:ascii="Tahoma" w:hAnsi="Tahoma" w:cs="Tahoma"/>
        </w:rPr>
        <w:t>e a cumprir com suas obrigações aqui previstas, tendo sido satisfeitos todos os requisitos legais e estatutários necessários para tanto</w:t>
      </w:r>
      <w:r>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eastAsia="Arial Unicode MS" w:hAnsi="Tahoma" w:cs="Tahoma"/>
          <w:w w:val="0"/>
        </w:rPr>
      </w:pPr>
    </w:p>
    <w:p w:rsidR="00933C5F" w:rsidRPr="00E62F14"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eastAsia="Arial Unicode MS" w:hAnsi="Tahoma" w:cs="Tahoma"/>
          <w:w w:val="0"/>
        </w:rPr>
      </w:pPr>
      <w:r>
        <w:rPr>
          <w:rFonts w:ascii="Tahoma" w:hAnsi="Tahoma" w:cs="Tahoma"/>
        </w:rPr>
        <w:t>a celebração desta</w:t>
      </w:r>
      <w:r w:rsidRPr="00057D22">
        <w:rPr>
          <w:rFonts w:ascii="Tahoma" w:hAnsi="Tahoma" w:cs="Tahoma"/>
        </w:rPr>
        <w:t xml:space="preserve"> </w:t>
      </w:r>
      <w:r>
        <w:rPr>
          <w:rFonts w:ascii="Tahoma" w:hAnsi="Tahoma" w:cs="Tahoma"/>
        </w:rPr>
        <w:t>Escritura de Emissão</w:t>
      </w:r>
      <w:r w:rsidRPr="00057D22">
        <w:rPr>
          <w:rFonts w:ascii="Tahoma" w:hAnsi="Tahoma" w:cs="Tahoma"/>
        </w:rPr>
        <w:t xml:space="preserve"> e o cumprimento de suas obrigações aqui previstas não infringem qualquer obrigação anteriormente assumida pelo Agente Fiduciário</w:t>
      </w:r>
      <w:r>
        <w:rPr>
          <w:rFonts w:ascii="Tahoma" w:hAnsi="Tahoma" w:cs="Tahoma"/>
        </w:rPr>
        <w:t>;</w:t>
      </w:r>
    </w:p>
    <w:p w:rsidR="00933C5F"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eastAsia="Arial Unicode MS" w:hAnsi="Tahoma" w:cs="Tahoma"/>
          <w:w w:val="0"/>
        </w:rPr>
      </w:pPr>
    </w:p>
    <w:p w:rsidR="00933C5F" w:rsidRPr="00E62F14"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verificou a legalidade e a ausência</w:t>
      </w:r>
      <w:r>
        <w:rPr>
          <w:rFonts w:ascii="Tahoma" w:hAnsi="Tahoma" w:cs="Tahoma"/>
        </w:rPr>
        <w:t xml:space="preserve"> de vícios da operação objeto da</w:t>
      </w:r>
      <w:r w:rsidRPr="00057D22">
        <w:rPr>
          <w:rFonts w:ascii="Tahoma" w:hAnsi="Tahoma" w:cs="Tahoma"/>
        </w:rPr>
        <w:t xml:space="preserve"> presente </w:t>
      </w:r>
      <w:r>
        <w:rPr>
          <w:rFonts w:ascii="Tahoma" w:hAnsi="Tahoma" w:cs="Tahoma"/>
        </w:rPr>
        <w:t>Escritura de Emissão</w:t>
      </w:r>
      <w:r w:rsidR="00C263B2">
        <w:rPr>
          <w:rFonts w:ascii="Tahoma" w:hAnsi="Tahoma" w:cs="Tahoma"/>
        </w:rPr>
        <w:t>, além de assegurar a veracidade, completude, consistência, correção e suficiência das informações constantes nesta Escritura de Emissão</w:t>
      </w:r>
      <w:r w:rsidRPr="00057D22">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recebeu todos os documentos que possibilitaram o devido cumprimento das atividades inerentes à condição de agente fiduciário, conforme solicitados à Emissora</w:t>
      </w:r>
      <w:r>
        <w:rPr>
          <w:rFonts w:ascii="Tahoma" w:hAnsi="Tahoma" w:cs="Tahoma"/>
        </w:rPr>
        <w:t>, à Debenturista e à Securitizadora</w:t>
      </w:r>
      <w:r w:rsidRPr="00057D22">
        <w:rPr>
          <w:rFonts w:ascii="Tahoma" w:hAnsi="Tahoma" w:cs="Tahoma"/>
        </w:rPr>
        <w:t xml:space="preserve">; </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não tem qualquer impedimento legal, conforme parágrafo terceiro do artigo 66 da Lei das Sociedades por Ações;</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não se encontra em nenhuma das situações de conflito de interesse previstas na Instrução CVM 583; </w:t>
      </w:r>
    </w:p>
    <w:p w:rsidR="00933C5F" w:rsidRPr="00057D22"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assegura e assegurará, nos termos do parágrafo 1° do artigo 6 da Instrução CVM 583, tratamento equitativo a todos os </w:t>
      </w:r>
      <w:r>
        <w:rPr>
          <w:rFonts w:ascii="Tahoma" w:hAnsi="Tahoma" w:cs="Tahoma"/>
        </w:rPr>
        <w:t xml:space="preserve">Debenturista </w:t>
      </w:r>
      <w:r w:rsidRPr="00057D22">
        <w:rPr>
          <w:rFonts w:ascii="Tahoma" w:hAnsi="Tahoma" w:cs="Tahoma"/>
        </w:rPr>
        <w:t xml:space="preserve">em relação a outros titulares de </w:t>
      </w:r>
      <w:r>
        <w:rPr>
          <w:rFonts w:ascii="Tahoma" w:hAnsi="Tahoma" w:cs="Tahoma"/>
        </w:rPr>
        <w:t xml:space="preserve">debêntures </w:t>
      </w:r>
      <w:r w:rsidRPr="00057D22">
        <w:rPr>
          <w:rFonts w:ascii="Tahoma" w:hAnsi="Tahoma" w:cs="Tahoma"/>
        </w:rPr>
        <w:t xml:space="preserve">de eventuais emissões realizadas pela Emissora, sociedade coligada, </w:t>
      </w:r>
      <w:r>
        <w:rPr>
          <w:rFonts w:ascii="Tahoma" w:hAnsi="Tahoma" w:cs="Tahoma"/>
        </w:rPr>
        <w:t>c</w:t>
      </w:r>
      <w:r w:rsidRPr="00057D22">
        <w:rPr>
          <w:rFonts w:ascii="Tahoma" w:hAnsi="Tahoma" w:cs="Tahoma"/>
        </w:rPr>
        <w:t xml:space="preserve">ontrolada, </w:t>
      </w:r>
      <w:r>
        <w:rPr>
          <w:rFonts w:ascii="Tahoma" w:hAnsi="Tahoma" w:cs="Tahoma"/>
        </w:rPr>
        <w:t>c</w:t>
      </w:r>
      <w:r w:rsidRPr="00057D22">
        <w:rPr>
          <w:rFonts w:ascii="Tahoma" w:hAnsi="Tahoma" w:cs="Tahoma"/>
        </w:rPr>
        <w:t xml:space="preserve">ontroladora ou integrante do mesmo grupo da Emissora, em que venha atuar na qualidade de agente fiduciário; </w:t>
      </w:r>
    </w:p>
    <w:p w:rsidR="007C6746" w:rsidRDefault="007C6746" w:rsidP="00036285">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7C6746" w:rsidRPr="00E62F14" w:rsidRDefault="007C6746"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Pr>
          <w:rFonts w:ascii="Tahoma" w:hAnsi="Tahoma" w:cs="Tahoma"/>
        </w:rPr>
        <w:t>não presta serviços de agente fiduciário em outras emissões de títulos e valores mobiliários da Emissora; e</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0"/>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não possui qualquer relação com a </w:t>
      </w:r>
      <w:r>
        <w:rPr>
          <w:rFonts w:ascii="Tahoma" w:hAnsi="Tahoma" w:cs="Tahoma"/>
        </w:rPr>
        <w:t xml:space="preserve">Emissora </w:t>
      </w:r>
      <w:r w:rsidRPr="00057D22">
        <w:rPr>
          <w:rFonts w:ascii="Tahoma" w:hAnsi="Tahoma" w:cs="Tahoma"/>
        </w:rPr>
        <w:t xml:space="preserve">ou com a </w:t>
      </w:r>
      <w:r>
        <w:rPr>
          <w:rFonts w:ascii="Tahoma" w:hAnsi="Tahoma" w:cs="Tahoma"/>
        </w:rPr>
        <w:t xml:space="preserve">Debenturista </w:t>
      </w:r>
      <w:r w:rsidRPr="00057D22">
        <w:rPr>
          <w:rFonts w:ascii="Tahoma" w:hAnsi="Tahoma" w:cs="Tahoma"/>
        </w:rPr>
        <w:t xml:space="preserve">ou com a </w:t>
      </w:r>
      <w:r>
        <w:rPr>
          <w:rFonts w:ascii="Tahoma" w:hAnsi="Tahoma" w:cs="Tahoma"/>
        </w:rPr>
        <w:t xml:space="preserve">Securitizadora </w:t>
      </w:r>
      <w:r w:rsidRPr="00057D22">
        <w:rPr>
          <w:rFonts w:ascii="Tahoma" w:hAnsi="Tahoma" w:cs="Tahoma"/>
        </w:rPr>
        <w:t>que o impeça de exercer suas funções de forma diligente</w:t>
      </w:r>
      <w:r>
        <w:rPr>
          <w:rFonts w:ascii="Tahoma" w:hAnsi="Tahoma" w:cs="Tahoma"/>
        </w:rPr>
        <w:t>.</w:t>
      </w:r>
    </w:p>
    <w:p w:rsidR="00240BDE" w:rsidRDefault="00240BDE">
      <w:pPr>
        <w:rPr>
          <w:rFonts w:ascii="Tahoma" w:hAnsi="Tahoma" w:cs="Tahoma"/>
          <w:b/>
          <w:smallCaps/>
          <w:sz w:val="22"/>
          <w:szCs w:val="22"/>
        </w:rPr>
      </w:pPr>
      <w:r>
        <w:rPr>
          <w:rFonts w:ascii="Tahoma" w:hAnsi="Tahoma" w:cs="Tahoma"/>
          <w:b/>
          <w:smallCaps/>
          <w:sz w:val="22"/>
          <w:szCs w:val="22"/>
        </w:rPr>
        <w:br w:type="page"/>
      </w:r>
    </w:p>
    <w:p w:rsidR="00933C5F" w:rsidRPr="00916196" w:rsidRDefault="00933C5F"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O Agente Fiduciário exercerá suas funções a pa</w:t>
      </w:r>
      <w:r>
        <w:rPr>
          <w:rFonts w:ascii="Tahoma" w:hAnsi="Tahoma" w:cs="Tahoma"/>
          <w:sz w:val="22"/>
          <w:szCs w:val="22"/>
        </w:rPr>
        <w:t>rtir da data de assinatura desta</w:t>
      </w:r>
      <w:r w:rsidRPr="00057D22">
        <w:rPr>
          <w:rFonts w:ascii="Tahoma" w:hAnsi="Tahoma" w:cs="Tahoma"/>
          <w:sz w:val="22"/>
          <w:szCs w:val="22"/>
        </w:rPr>
        <w:t xml:space="preserve"> </w:t>
      </w:r>
      <w:r>
        <w:rPr>
          <w:rFonts w:ascii="Tahoma" w:hAnsi="Tahoma" w:cs="Tahoma"/>
          <w:sz w:val="22"/>
          <w:szCs w:val="22"/>
        </w:rPr>
        <w:t xml:space="preserve">Escritura de Emissão </w:t>
      </w:r>
      <w:r w:rsidRPr="00057D22">
        <w:rPr>
          <w:rFonts w:ascii="Tahoma" w:hAnsi="Tahoma" w:cs="Tahoma"/>
          <w:sz w:val="22"/>
          <w:szCs w:val="22"/>
        </w:rPr>
        <w:t xml:space="preserve">ou de aditamento relativo à sua nomeação, devendo permanecer no cargo até </w:t>
      </w:r>
      <w:r w:rsidRPr="00057D22">
        <w:rPr>
          <w:rFonts w:ascii="Tahoma" w:hAnsi="Tahoma" w:cs="Tahoma"/>
          <w:b/>
          <w:sz w:val="22"/>
          <w:szCs w:val="22"/>
        </w:rPr>
        <w:t>(i)</w:t>
      </w:r>
      <w:r w:rsidRPr="00057D22">
        <w:rPr>
          <w:rFonts w:ascii="Tahoma" w:hAnsi="Tahoma" w:cs="Tahoma"/>
          <w:sz w:val="22"/>
          <w:szCs w:val="22"/>
        </w:rPr>
        <w:t xml:space="preserve"> a Data de Vencimento; ou </w:t>
      </w:r>
      <w:r w:rsidRPr="00057D22">
        <w:rPr>
          <w:rFonts w:ascii="Tahoma" w:hAnsi="Tahoma" w:cs="Tahoma"/>
          <w:b/>
          <w:sz w:val="22"/>
          <w:szCs w:val="22"/>
        </w:rPr>
        <w:t>(ii)</w:t>
      </w:r>
      <w:r w:rsidRPr="00057D22">
        <w:rPr>
          <w:rFonts w:ascii="Tahoma" w:hAnsi="Tahoma" w:cs="Tahoma"/>
          <w:sz w:val="22"/>
          <w:szCs w:val="22"/>
        </w:rPr>
        <w:t xml:space="preserve"> sua efetiva substituição pela Assembleia Geral</w:t>
      </w:r>
      <w:r>
        <w:rPr>
          <w:rFonts w:ascii="Tahoma" w:hAnsi="Tahoma" w:cs="Tahoma"/>
          <w:sz w:val="22"/>
          <w:szCs w:val="22"/>
        </w:rPr>
        <w:t>.</w:t>
      </w:r>
    </w:p>
    <w:p w:rsidR="007A1FBB" w:rsidRPr="00E62F14" w:rsidRDefault="007A1FBB" w:rsidP="00916196">
      <w:pPr>
        <w:ind w:left="709"/>
        <w:jc w:val="both"/>
        <w:rPr>
          <w:rFonts w:ascii="Tahoma" w:hAnsi="Tahoma" w:cs="Tahoma"/>
          <w:b/>
          <w:smallCaps/>
          <w:sz w:val="22"/>
          <w:szCs w:val="22"/>
        </w:rPr>
      </w:pPr>
    </w:p>
    <w:p w:rsidR="00933C5F" w:rsidRPr="00E62F14" w:rsidRDefault="00933C5F"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Constituem deveres do Agente Fiduciário, dentre aqueles estabelecidos na Instrução CVM 583, mas não se limitando a esta</w:t>
      </w:r>
      <w:r>
        <w:rPr>
          <w:rFonts w:ascii="Tahoma" w:hAnsi="Tahoma" w:cs="Tahoma"/>
          <w:sz w:val="22"/>
          <w:szCs w:val="22"/>
        </w:rPr>
        <w:t>:</w:t>
      </w:r>
    </w:p>
    <w:p w:rsidR="00933C5F" w:rsidRDefault="00933C5F" w:rsidP="00E62F14">
      <w:pPr>
        <w:ind w:left="709"/>
        <w:jc w:val="both"/>
        <w:rPr>
          <w:rFonts w:ascii="Tahoma" w:hAnsi="Tahoma" w:cs="Tahoma"/>
          <w:b/>
          <w:smallCaps/>
          <w:sz w:val="22"/>
          <w:szCs w:val="22"/>
        </w:rPr>
      </w:pPr>
    </w:p>
    <w:p w:rsidR="00933C5F" w:rsidRPr="00057D22"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exercer suas atividades com boa fé, transparência e lealdade para com os </w:t>
      </w:r>
      <w:r>
        <w:rPr>
          <w:rFonts w:ascii="Tahoma" w:hAnsi="Tahoma" w:cs="Tahoma"/>
        </w:rPr>
        <w:t>Debenturistas</w:t>
      </w:r>
      <w:r w:rsidRPr="00057D22">
        <w:rPr>
          <w:rFonts w:ascii="Tahoma" w:hAnsi="Tahoma" w:cs="Tahoma"/>
        </w:rPr>
        <w:t xml:space="preserve">; </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proteger os direitos e interesses dos </w:t>
      </w:r>
      <w:r>
        <w:rPr>
          <w:rFonts w:ascii="Tahoma" w:hAnsi="Tahoma" w:cs="Tahoma"/>
        </w:rPr>
        <w:t>Debenturistas</w:t>
      </w:r>
      <w:r w:rsidRPr="00057D22">
        <w:rPr>
          <w:rFonts w:ascii="Tahoma" w:hAnsi="Tahoma" w:cs="Tahoma"/>
        </w:rPr>
        <w:t xml:space="preserve">, </w:t>
      </w:r>
      <w:r w:rsidRPr="00933C5F">
        <w:rPr>
          <w:rFonts w:ascii="Tahoma" w:hAnsi="Tahoma" w:cs="Tahoma"/>
        </w:rPr>
        <w:t>empregando</w:t>
      </w:r>
      <w:r w:rsidRPr="00057D22">
        <w:rPr>
          <w:rFonts w:ascii="Tahoma" w:hAnsi="Tahoma" w:cs="Tahoma"/>
        </w:rPr>
        <w:t xml:space="preserve">, no exercício da função, </w:t>
      </w:r>
      <w:r w:rsidRPr="00E62F14">
        <w:rPr>
          <w:rFonts w:ascii="Tahoma" w:hAnsi="Tahoma" w:cs="Tahoma"/>
        </w:rPr>
        <w:t>o cuidado e a diligência que todo homem ativo e probo costuma empregar na administração de seus próprios bens</w:t>
      </w:r>
      <w:r w:rsidRPr="00057D22">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proteger os direitos e interesses dos </w:t>
      </w:r>
      <w:r>
        <w:rPr>
          <w:rFonts w:ascii="Tahoma" w:hAnsi="Tahoma" w:cs="Tahoma"/>
        </w:rPr>
        <w:t>Debenturistas</w:t>
      </w:r>
      <w:r w:rsidRPr="00057D22">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renunciar à função na hipótese de superveniência de conflitos de interesse ou de qualquer outra modalidade de impedimento e realizar a imediata convocação da Assembleia Geral para deliberar sobre sua substituição;</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conservar em boa guarda, toda a escrituração, correspondência e demais papéis relacionados com o exercício de suas funções;</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verificar, no momento de aceitar a função, a veracidad</w:t>
      </w:r>
      <w:r>
        <w:rPr>
          <w:rFonts w:ascii="Tahoma" w:hAnsi="Tahoma" w:cs="Tahoma"/>
        </w:rPr>
        <w:t>e das informações contidas nesta</w:t>
      </w:r>
      <w:r w:rsidRPr="00057D22">
        <w:rPr>
          <w:rFonts w:ascii="Tahoma" w:hAnsi="Tahoma" w:cs="Tahoma"/>
        </w:rPr>
        <w:t xml:space="preserve"> </w:t>
      </w:r>
      <w:r>
        <w:rPr>
          <w:rFonts w:ascii="Tahoma" w:hAnsi="Tahoma" w:cs="Tahoma"/>
        </w:rPr>
        <w:t>Escritura de Emissão</w:t>
      </w:r>
      <w:r w:rsidRPr="00057D22">
        <w:rPr>
          <w:rFonts w:ascii="Tahoma" w:hAnsi="Tahoma" w:cs="Tahoma"/>
        </w:rPr>
        <w:t>, diligenciando para que sejam sanadas eventuais omissões, falhas ou defeitos de que tenha conhecimento;</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adotar, quando cabíveis, medidas judiciais ou extrajudiciais necessárias à defesa dos interesses dos </w:t>
      </w:r>
      <w:r>
        <w:rPr>
          <w:rFonts w:ascii="Tahoma" w:hAnsi="Tahoma" w:cs="Tahoma"/>
        </w:rPr>
        <w:t>Debenturistas</w:t>
      </w:r>
      <w:r w:rsidRPr="00057D22">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acompanhar a prestação das informações periódicas pela Emissora, alertando os </w:t>
      </w:r>
      <w:r>
        <w:rPr>
          <w:rFonts w:ascii="Tahoma" w:hAnsi="Tahoma" w:cs="Tahoma"/>
        </w:rPr>
        <w:t>Debenturistas</w:t>
      </w:r>
      <w:r w:rsidRPr="00057D22">
        <w:rPr>
          <w:rFonts w:ascii="Tahoma" w:hAnsi="Tahoma" w:cs="Tahoma"/>
        </w:rPr>
        <w:t>, no relatório anual, sobre inconsistências ou omissões de que tenha conhecimento;</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057D22"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verificar, até o vencimento</w:t>
      </w:r>
      <w:r>
        <w:rPr>
          <w:rFonts w:ascii="Tahoma" w:hAnsi="Tahoma" w:cs="Tahoma"/>
        </w:rPr>
        <w:t xml:space="preserve"> das Debêntures</w:t>
      </w:r>
      <w:r w:rsidRPr="00057D22">
        <w:rPr>
          <w:rFonts w:ascii="Tahoma" w:hAnsi="Tahoma" w:cs="Tahoma"/>
        </w:rPr>
        <w:t xml:space="preserve"> ou até a comprovação da aplicação integral dos recursos oriundos da emissão de Debêntures, a efetiva destinação, pela </w:t>
      </w:r>
      <w:r>
        <w:rPr>
          <w:rFonts w:ascii="Tahoma" w:hAnsi="Tahoma" w:cs="Tahoma"/>
        </w:rPr>
        <w:t>Klabin</w:t>
      </w:r>
      <w:r w:rsidRPr="00057D22">
        <w:rPr>
          <w:rFonts w:ascii="Tahoma" w:hAnsi="Tahoma" w:cs="Tahoma"/>
        </w:rPr>
        <w:t xml:space="preserve">, dos recursos levantados por meio da emissão de Debêntures, em conformidade com o previsto na Cláusula </w:t>
      </w:r>
      <w:r w:rsidR="00094CBD">
        <w:rPr>
          <w:rFonts w:ascii="Tahoma" w:hAnsi="Tahoma" w:cs="Tahoma"/>
        </w:rPr>
        <w:t>3.5.</w:t>
      </w:r>
      <w:r w:rsidR="00786A3D">
        <w:rPr>
          <w:rFonts w:ascii="Tahoma" w:hAnsi="Tahoma" w:cs="Tahoma"/>
        </w:rPr>
        <w:t>2</w:t>
      </w:r>
      <w:r w:rsidR="00094CBD">
        <w:rPr>
          <w:rFonts w:ascii="Tahoma" w:hAnsi="Tahoma" w:cs="Tahoma"/>
        </w:rPr>
        <w:t xml:space="preserve"> </w:t>
      </w:r>
      <w:r w:rsidRPr="00057D22">
        <w:rPr>
          <w:rFonts w:ascii="Tahoma" w:hAnsi="Tahoma" w:cs="Tahoma"/>
        </w:rPr>
        <w:t>acima;</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E62F14">
        <w:rPr>
          <w:rFonts w:ascii="Tahoma" w:hAnsi="Tahoma" w:cs="Tahoma"/>
        </w:rPr>
        <w:t>opinar sobre a suficiência das informações prestadas nas propostas de modificações n</w:t>
      </w:r>
      <w:r w:rsidR="00094CBD" w:rsidRPr="00094CBD">
        <w:rPr>
          <w:rFonts w:ascii="Tahoma" w:hAnsi="Tahoma" w:cs="Tahoma"/>
        </w:rPr>
        <w:t>as condições da</w:t>
      </w:r>
      <w:r w:rsidRPr="00E62F14">
        <w:rPr>
          <w:rFonts w:ascii="Tahoma" w:hAnsi="Tahoma" w:cs="Tahoma"/>
        </w:rPr>
        <w:t xml:space="preserve">s </w:t>
      </w:r>
      <w:r w:rsidR="00094CBD">
        <w:rPr>
          <w:rFonts w:ascii="Tahoma" w:hAnsi="Tahoma" w:cs="Tahoma"/>
        </w:rPr>
        <w:t>Debêntures</w:t>
      </w:r>
      <w:r w:rsidRPr="00E62F14">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E62F14">
        <w:rPr>
          <w:rFonts w:ascii="Tahoma" w:hAnsi="Tahoma" w:cs="Tahoma"/>
        </w:rPr>
        <w:t xml:space="preserve">solicitar, quando julgar necessário para o fiel desempenho de suas funções, certidões atualizadas dos distribuidores cíveis, das Varas de Fazenda Pública, cartórios de protesto, das Varas do Trabalho, Procuradoria da Fazenda Pública ou outros órgãos pertinentes, onde se localiza a sede do estabelecimento principal da </w:t>
      </w:r>
      <w:r w:rsidRPr="00057D22">
        <w:rPr>
          <w:rFonts w:ascii="Tahoma" w:hAnsi="Tahoma" w:cs="Tahoma"/>
        </w:rPr>
        <w:t>Klabin</w:t>
      </w:r>
      <w:r w:rsidRPr="00E62F14">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E62F14">
        <w:rPr>
          <w:rFonts w:ascii="Tahoma" w:hAnsi="Tahoma" w:cs="Tahoma"/>
        </w:rPr>
        <w:t xml:space="preserve">solicitar, quando considerar necessário, auditoria externa da Emissora, a custo dos </w:t>
      </w:r>
      <w:r w:rsidR="00094CBD">
        <w:rPr>
          <w:rFonts w:ascii="Tahoma" w:hAnsi="Tahoma" w:cs="Tahoma"/>
        </w:rPr>
        <w:t>Debenturistas</w:t>
      </w:r>
      <w:r w:rsidRPr="00E62F14">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E62F14">
        <w:rPr>
          <w:rFonts w:ascii="Tahoma" w:hAnsi="Tahoma" w:cs="Tahoma"/>
        </w:rPr>
        <w:t>convocar, quando necessário, a Assembleia Geral, na forma da C</w:t>
      </w:r>
      <w:r w:rsidR="00094CBD" w:rsidRPr="00094CBD">
        <w:rPr>
          <w:rFonts w:ascii="Tahoma" w:hAnsi="Tahoma" w:cs="Tahoma"/>
        </w:rPr>
        <w:t xml:space="preserve">láusula </w:t>
      </w:r>
      <w:r w:rsidR="00094CBD">
        <w:rPr>
          <w:rFonts w:ascii="Tahoma" w:hAnsi="Tahoma" w:cs="Tahoma"/>
        </w:rPr>
        <w:t>6</w:t>
      </w:r>
      <w:r w:rsidRPr="00E62F14">
        <w:rPr>
          <w:rFonts w:ascii="Tahoma" w:hAnsi="Tahoma" w:cs="Tahoma"/>
        </w:rPr>
        <w:t xml:space="preserve"> </w:t>
      </w:r>
      <w:r w:rsidR="00094CBD">
        <w:rPr>
          <w:rFonts w:ascii="Tahoma" w:hAnsi="Tahoma" w:cs="Tahoma"/>
        </w:rPr>
        <w:t>acima</w:t>
      </w:r>
      <w:r w:rsidRPr="00E62F14">
        <w:rPr>
          <w:rFonts w:ascii="Tahoma" w:hAnsi="Tahoma" w:cs="Tahoma"/>
        </w:rPr>
        <w:t>;</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comparecer as Assembleias Gerais a fim de prestar as informações que lhe forem solicitadas;</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 xml:space="preserve">manter atualizada a relação dos </w:t>
      </w:r>
      <w:r w:rsidR="00094CBD">
        <w:rPr>
          <w:rFonts w:ascii="Tahoma" w:hAnsi="Tahoma" w:cs="Tahoma"/>
        </w:rPr>
        <w:t xml:space="preserve">Debenturistas </w:t>
      </w:r>
      <w:r w:rsidRPr="00057D22">
        <w:rPr>
          <w:rFonts w:ascii="Tahoma" w:hAnsi="Tahoma" w:cs="Tahoma"/>
        </w:rPr>
        <w:t>e de seus endereços;</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coordenar o sorteio das Debêntures a serem resgatadas, na forma prevista na Escritura;</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057D22">
        <w:rPr>
          <w:rFonts w:ascii="Tahoma" w:hAnsi="Tahoma" w:cs="Tahoma"/>
        </w:rPr>
        <w:t>fiscalizar o cumprimento das cláusulas constantes d</w:t>
      </w:r>
      <w:r w:rsidR="00094CBD">
        <w:rPr>
          <w:rFonts w:ascii="Tahoma" w:hAnsi="Tahoma" w:cs="Tahoma"/>
        </w:rPr>
        <w:t>esta</w:t>
      </w:r>
      <w:r w:rsidRPr="00057D22">
        <w:rPr>
          <w:rFonts w:ascii="Tahoma" w:hAnsi="Tahoma" w:cs="Tahoma"/>
        </w:rPr>
        <w:t xml:space="preserve"> </w:t>
      </w:r>
      <w:r w:rsidR="00094CBD">
        <w:rPr>
          <w:rFonts w:ascii="Tahoma" w:hAnsi="Tahoma" w:cs="Tahoma"/>
        </w:rPr>
        <w:t>Escritura de Emissão</w:t>
      </w:r>
      <w:r w:rsidRPr="00057D22">
        <w:rPr>
          <w:rFonts w:ascii="Tahoma" w:hAnsi="Tahoma" w:cs="Tahoma"/>
        </w:rPr>
        <w:t>, especialmente daquelas impositivas de obri</w:t>
      </w:r>
      <w:r w:rsidR="00094CBD">
        <w:rPr>
          <w:rFonts w:ascii="Tahoma" w:hAnsi="Tahoma" w:cs="Tahoma"/>
        </w:rPr>
        <w:t>gações de fazer e de não fazer;</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E62F14">
        <w:rPr>
          <w:rFonts w:ascii="Tahoma" w:hAnsi="Tahoma" w:cs="Tahoma"/>
        </w:rPr>
        <w:t xml:space="preserve">comunicar aos </w:t>
      </w:r>
      <w:r w:rsidR="00094CBD">
        <w:rPr>
          <w:rFonts w:ascii="Tahoma" w:hAnsi="Tahoma" w:cs="Tahoma"/>
        </w:rPr>
        <w:t xml:space="preserve">Debenturistas </w:t>
      </w:r>
      <w:r w:rsidRPr="00E62F14">
        <w:rPr>
          <w:rFonts w:ascii="Tahoma" w:hAnsi="Tahoma" w:cs="Tahoma"/>
        </w:rPr>
        <w:t>qualquer inadimplemento, pela Emissora, de obriga</w:t>
      </w:r>
      <w:r w:rsidR="00094CBD" w:rsidRPr="00094CBD">
        <w:rPr>
          <w:rFonts w:ascii="Tahoma" w:hAnsi="Tahoma" w:cs="Tahoma"/>
        </w:rPr>
        <w:t>ções financeiras assumidas nesta</w:t>
      </w:r>
      <w:r w:rsidRPr="00E62F14">
        <w:rPr>
          <w:rFonts w:ascii="Tahoma" w:hAnsi="Tahoma" w:cs="Tahoma"/>
        </w:rPr>
        <w:t xml:space="preserve"> </w:t>
      </w:r>
      <w:r w:rsidR="00094CBD">
        <w:rPr>
          <w:rFonts w:ascii="Tahoma" w:hAnsi="Tahoma" w:cs="Tahoma"/>
        </w:rPr>
        <w:t>Escritura de Emissão</w:t>
      </w:r>
      <w:r w:rsidRPr="00E62F14">
        <w:rPr>
          <w:rFonts w:ascii="Tahoma" w:hAnsi="Tahoma" w:cs="Tahoma"/>
        </w:rPr>
        <w:t xml:space="preserve">, incluindo as cláusulas contratuais destinadas a proteger o interesse dos </w:t>
      </w:r>
      <w:r w:rsidR="00094CBD">
        <w:rPr>
          <w:rFonts w:ascii="Tahoma" w:hAnsi="Tahoma" w:cs="Tahoma"/>
        </w:rPr>
        <w:t xml:space="preserve">Debenturistas </w:t>
      </w:r>
      <w:r w:rsidRPr="00E62F14">
        <w:rPr>
          <w:rFonts w:ascii="Tahoma" w:hAnsi="Tahoma" w:cs="Tahoma"/>
        </w:rPr>
        <w:t xml:space="preserve">e que estabelecem condições que não devem ser descumpridas pela Emissora, indicando as consequências para os </w:t>
      </w:r>
      <w:r w:rsidR="00094CBD">
        <w:rPr>
          <w:rFonts w:ascii="Tahoma" w:hAnsi="Tahoma" w:cs="Tahoma"/>
        </w:rPr>
        <w:t xml:space="preserve">Debenturistas </w:t>
      </w:r>
      <w:r w:rsidRPr="00E62F14">
        <w:rPr>
          <w:rFonts w:ascii="Tahoma" w:hAnsi="Tahoma" w:cs="Tahoma"/>
        </w:rPr>
        <w:t>e as providências que pretende tomar a respeito do assunto, observado o prazo de 7 (sete) Dias Úteis, conforme previsto na Instrução CVM 583;</w:t>
      </w:r>
      <w:r w:rsidR="00094CBD">
        <w:rPr>
          <w:rFonts w:ascii="Tahoma" w:hAnsi="Tahoma" w:cs="Tahoma"/>
        </w:rPr>
        <w:t xml:space="preserve"> e</w:t>
      </w:r>
      <w:r w:rsidRPr="00E62F14">
        <w:rPr>
          <w:rFonts w:ascii="Tahoma" w:hAnsi="Tahoma" w:cs="Tahoma"/>
        </w:rPr>
        <w:t xml:space="preserve"> </w:t>
      </w:r>
    </w:p>
    <w:p w:rsidR="00933C5F" w:rsidRPr="00E62F14" w:rsidRDefault="00933C5F"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933C5F" w:rsidRPr="00E62F14" w:rsidRDefault="00933C5F" w:rsidP="00E62F14">
      <w:pPr>
        <w:pStyle w:val="p0"/>
        <w:widowControl/>
        <w:numPr>
          <w:ilvl w:val="0"/>
          <w:numId w:val="34"/>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E62F14">
        <w:rPr>
          <w:rFonts w:ascii="Tahoma" w:hAnsi="Tahoma" w:cs="Tahoma"/>
        </w:rPr>
        <w:t xml:space="preserve">divulgar em sua página na rede mundial de computadores, em até 4 (quatro) meses após o fim do exercício social da Emissora, relatório anual descrevendo, para a Emissão, os fatos relevantes ocorridos durante o exercício relativo </w:t>
      </w:r>
      <w:r w:rsidR="00094CBD">
        <w:rPr>
          <w:rFonts w:ascii="Tahoma" w:hAnsi="Tahoma" w:cs="Tahoma"/>
        </w:rPr>
        <w:t>às Debêntures</w:t>
      </w:r>
      <w:r w:rsidRPr="00E62F14">
        <w:rPr>
          <w:rFonts w:ascii="Tahoma" w:hAnsi="Tahoma" w:cs="Tahoma"/>
        </w:rPr>
        <w:t>, o qual deverá conter, no mínimo, as informações previstas na Instrução CVM 583.</w:t>
      </w:r>
    </w:p>
    <w:p w:rsidR="00933C5F" w:rsidRPr="00E62F14" w:rsidRDefault="00933C5F" w:rsidP="00E62F14">
      <w:pPr>
        <w:ind w:left="709"/>
        <w:jc w:val="both"/>
        <w:rPr>
          <w:rFonts w:ascii="Tahoma" w:hAnsi="Tahoma" w:cs="Tahoma"/>
          <w:b/>
          <w:smallCaps/>
          <w:sz w:val="22"/>
          <w:szCs w:val="22"/>
        </w:rPr>
      </w:pPr>
    </w:p>
    <w:p w:rsidR="00933C5F" w:rsidRPr="00E62F14" w:rsidRDefault="00094CBD"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 xml:space="preserve">O Agente Fiduciário receberá da </w:t>
      </w:r>
      <w:r>
        <w:rPr>
          <w:rFonts w:ascii="Tahoma" w:hAnsi="Tahoma" w:cs="Tahoma"/>
          <w:sz w:val="22"/>
          <w:szCs w:val="22"/>
        </w:rPr>
        <w:t>Klabin</w:t>
      </w:r>
      <w:r w:rsidR="007C6746">
        <w:rPr>
          <w:rFonts w:ascii="Tahoma" w:hAnsi="Tahoma" w:cs="Tahoma"/>
          <w:sz w:val="22"/>
          <w:szCs w:val="22"/>
        </w:rPr>
        <w:t>, ou pelos recursos do Patrimônio Separado (conforme definido no Termo de Securitização), em caso de não pagamento pela Klabin,</w:t>
      </w:r>
      <w:r>
        <w:rPr>
          <w:rFonts w:ascii="Tahoma" w:hAnsi="Tahoma" w:cs="Tahoma"/>
          <w:sz w:val="22"/>
          <w:szCs w:val="22"/>
        </w:rPr>
        <w:t xml:space="preserve"> </w:t>
      </w:r>
      <w:r w:rsidRPr="00057D22">
        <w:rPr>
          <w:rFonts w:ascii="Tahoma" w:hAnsi="Tahoma" w:cs="Tahoma"/>
          <w:sz w:val="22"/>
          <w:szCs w:val="22"/>
        </w:rPr>
        <w:t>como remuneração pelo desempenho dos deveres e atribuições que lhe competem, nos</w:t>
      </w:r>
      <w:r>
        <w:rPr>
          <w:rFonts w:ascii="Tahoma" w:hAnsi="Tahoma" w:cs="Tahoma"/>
          <w:sz w:val="22"/>
          <w:szCs w:val="22"/>
        </w:rPr>
        <w:t xml:space="preserve"> termos da lei aplicável e desta Escritura de Emissão</w:t>
      </w:r>
      <w:r w:rsidRPr="00057D22">
        <w:rPr>
          <w:rFonts w:ascii="Tahoma" w:hAnsi="Tahoma" w:cs="Tahoma"/>
          <w:sz w:val="22"/>
          <w:szCs w:val="22"/>
        </w:rPr>
        <w:t>, remuneração de R$</w:t>
      </w:r>
      <w:r>
        <w:rPr>
          <w:rFonts w:ascii="Tahoma" w:hAnsi="Tahoma" w:cs="Tahoma"/>
          <w:sz w:val="22"/>
          <w:szCs w:val="22"/>
        </w:rPr>
        <w:t> </w:t>
      </w:r>
      <w:r w:rsidR="00281EFD">
        <w:rPr>
          <w:rFonts w:ascii="Tahoma" w:hAnsi="Tahoma" w:cs="Tahoma"/>
          <w:sz w:val="22"/>
          <w:szCs w:val="22"/>
        </w:rPr>
        <w:t>8</w:t>
      </w:r>
      <w:r w:rsidR="005B1F57">
        <w:rPr>
          <w:rFonts w:ascii="Tahoma" w:hAnsi="Tahoma" w:cs="Tahoma"/>
          <w:sz w:val="22"/>
          <w:szCs w:val="22"/>
        </w:rPr>
        <w:t>.000,00</w:t>
      </w:r>
      <w:r w:rsidR="005B1F57" w:rsidRPr="00057D22">
        <w:rPr>
          <w:rFonts w:ascii="Tahoma" w:hAnsi="Tahoma" w:cs="Tahoma"/>
          <w:sz w:val="22"/>
          <w:szCs w:val="22"/>
        </w:rPr>
        <w:t xml:space="preserve"> (</w:t>
      </w:r>
      <w:r w:rsidR="00281EFD">
        <w:rPr>
          <w:rFonts w:ascii="Tahoma" w:hAnsi="Tahoma" w:cs="Tahoma"/>
          <w:sz w:val="22"/>
          <w:szCs w:val="22"/>
        </w:rPr>
        <w:t xml:space="preserve">oito </w:t>
      </w:r>
      <w:r w:rsidRPr="00057D22">
        <w:rPr>
          <w:rFonts w:ascii="Tahoma" w:hAnsi="Tahoma" w:cs="Tahoma"/>
          <w:sz w:val="22"/>
          <w:szCs w:val="22"/>
        </w:rPr>
        <w:t xml:space="preserve">mil reais) por ano, sendo o primeiro pagamento devido no 5º (quinto) </w:t>
      </w:r>
      <w:r>
        <w:rPr>
          <w:rFonts w:ascii="Tahoma" w:hAnsi="Tahoma" w:cs="Tahoma"/>
          <w:sz w:val="22"/>
          <w:szCs w:val="22"/>
        </w:rPr>
        <w:t>Dia Útil após a assinatura desta Escritura de Emissão</w:t>
      </w:r>
      <w:r w:rsidRPr="00057D22">
        <w:rPr>
          <w:rFonts w:ascii="Tahoma" w:hAnsi="Tahoma" w:cs="Tahoma"/>
          <w:sz w:val="22"/>
          <w:szCs w:val="22"/>
        </w:rPr>
        <w:t>, e os demais pagamentos, nas mesmas datas dos períodos subsequentes até o resgate total d</w:t>
      </w:r>
      <w:r>
        <w:rPr>
          <w:rFonts w:ascii="Tahoma" w:hAnsi="Tahoma" w:cs="Tahoma"/>
          <w:sz w:val="22"/>
          <w:szCs w:val="22"/>
        </w:rPr>
        <w:t>a</w:t>
      </w:r>
      <w:r w:rsidRPr="00057D22">
        <w:rPr>
          <w:rFonts w:ascii="Tahoma" w:hAnsi="Tahoma" w:cs="Tahoma"/>
          <w:sz w:val="22"/>
          <w:szCs w:val="22"/>
        </w:rPr>
        <w:t xml:space="preserve">s </w:t>
      </w:r>
      <w:r>
        <w:rPr>
          <w:rFonts w:ascii="Tahoma" w:hAnsi="Tahoma" w:cs="Tahoma"/>
          <w:sz w:val="22"/>
          <w:szCs w:val="22"/>
        </w:rPr>
        <w:t>Debêntures.</w:t>
      </w:r>
      <w:r w:rsidR="007C6746">
        <w:rPr>
          <w:rFonts w:ascii="Tahoma" w:hAnsi="Tahoma" w:cs="Tahoma"/>
          <w:sz w:val="22"/>
          <w:szCs w:val="22"/>
        </w:rPr>
        <w:t xml:space="preserve"> </w:t>
      </w:r>
    </w:p>
    <w:p w:rsidR="00094CBD" w:rsidRPr="00E62F14" w:rsidRDefault="00094CBD" w:rsidP="00E62F14">
      <w:pPr>
        <w:ind w:left="709"/>
        <w:jc w:val="both"/>
        <w:rPr>
          <w:rFonts w:ascii="Tahoma" w:hAnsi="Tahoma" w:cs="Tahoma"/>
          <w:b/>
          <w:smallCaps/>
          <w:sz w:val="22"/>
          <w:szCs w:val="22"/>
        </w:rPr>
      </w:pPr>
    </w:p>
    <w:p w:rsidR="00094CBD" w:rsidRPr="00E62F14" w:rsidRDefault="00094CBD" w:rsidP="00E62F14">
      <w:pPr>
        <w:numPr>
          <w:ilvl w:val="2"/>
          <w:numId w:val="1"/>
        </w:numPr>
        <w:ind w:left="0" w:firstLine="1418"/>
        <w:jc w:val="both"/>
        <w:rPr>
          <w:rFonts w:ascii="Tahoma" w:hAnsi="Tahoma" w:cs="Tahoma"/>
          <w:b/>
          <w:smallCaps/>
          <w:sz w:val="22"/>
          <w:szCs w:val="22"/>
        </w:rPr>
      </w:pPr>
      <w:r w:rsidRPr="00057D22">
        <w:rPr>
          <w:rFonts w:ascii="Tahoma" w:hAnsi="Tahoma" w:cs="Tahoma"/>
          <w:sz w:val="22"/>
          <w:szCs w:val="22"/>
        </w:rPr>
        <w:t>A remuneração definida na cláusula acima continuará sendo devida, mesmo após o vencimento d</w:t>
      </w:r>
      <w:r>
        <w:rPr>
          <w:rFonts w:ascii="Tahoma" w:hAnsi="Tahoma" w:cs="Tahoma"/>
          <w:sz w:val="22"/>
          <w:szCs w:val="22"/>
        </w:rPr>
        <w:t>a</w:t>
      </w:r>
      <w:r w:rsidRPr="00057D22">
        <w:rPr>
          <w:rFonts w:ascii="Tahoma" w:hAnsi="Tahoma" w:cs="Tahoma"/>
          <w:sz w:val="22"/>
          <w:szCs w:val="22"/>
        </w:rPr>
        <w:t xml:space="preserve">s </w:t>
      </w:r>
      <w:r>
        <w:rPr>
          <w:rFonts w:ascii="Tahoma" w:hAnsi="Tahoma" w:cs="Tahoma"/>
          <w:sz w:val="22"/>
          <w:szCs w:val="22"/>
        </w:rPr>
        <w:t>Debêntures</w:t>
      </w:r>
      <w:r w:rsidRPr="00057D22">
        <w:rPr>
          <w:rFonts w:ascii="Tahoma" w:hAnsi="Tahoma" w:cs="Tahoma"/>
          <w:sz w:val="22"/>
          <w:szCs w:val="22"/>
        </w:rPr>
        <w:t xml:space="preserve">, caso o Agente Fiduciário ainda esteja atuando em nome dos </w:t>
      </w:r>
      <w:r>
        <w:rPr>
          <w:rFonts w:ascii="Tahoma" w:hAnsi="Tahoma" w:cs="Tahoma"/>
          <w:sz w:val="22"/>
          <w:szCs w:val="22"/>
        </w:rPr>
        <w:t>Debenturistas</w:t>
      </w:r>
      <w:r w:rsidRPr="00057D22">
        <w:rPr>
          <w:rFonts w:ascii="Tahoma" w:hAnsi="Tahoma" w:cs="Tahoma"/>
          <w:sz w:val="22"/>
          <w:szCs w:val="22"/>
        </w:rPr>
        <w:t xml:space="preserve">, remuneração esta que será devida proporcionalmente aos meses de atuação do Agente Fiduciário. </w:t>
      </w:r>
    </w:p>
    <w:p w:rsidR="00094CBD" w:rsidRPr="00E62F14" w:rsidRDefault="00094CBD" w:rsidP="00E62F14">
      <w:pPr>
        <w:ind w:left="709"/>
        <w:jc w:val="both"/>
        <w:rPr>
          <w:rFonts w:ascii="Tahoma" w:hAnsi="Tahoma" w:cs="Tahoma"/>
          <w:b/>
          <w:smallCaps/>
          <w:sz w:val="22"/>
          <w:szCs w:val="22"/>
        </w:rPr>
      </w:pPr>
    </w:p>
    <w:p w:rsidR="00094CBD" w:rsidRPr="00E62F14" w:rsidRDefault="00094CBD" w:rsidP="00E62F14">
      <w:pPr>
        <w:numPr>
          <w:ilvl w:val="2"/>
          <w:numId w:val="1"/>
        </w:numPr>
        <w:ind w:left="0" w:firstLine="1418"/>
        <w:jc w:val="both"/>
        <w:rPr>
          <w:rFonts w:ascii="Tahoma" w:hAnsi="Tahoma" w:cs="Tahoma"/>
          <w:b/>
          <w:smallCaps/>
          <w:sz w:val="22"/>
          <w:szCs w:val="22"/>
        </w:rPr>
      </w:pPr>
      <w:r w:rsidRPr="00057D22">
        <w:rPr>
          <w:rFonts w:ascii="Tahoma" w:hAnsi="Tahoma" w:cs="Tahoma"/>
          <w:sz w:val="22"/>
          <w:szCs w:val="22"/>
        </w:rPr>
        <w:t xml:space="preserve">As parcelas de remuneração do Agente Fiduciário serão atualizadas anualmente pela variação acumulada do </w:t>
      </w:r>
      <w:r w:rsidR="007C6746">
        <w:rPr>
          <w:rFonts w:ascii="Tahoma" w:hAnsi="Tahoma" w:cs="Tahoma"/>
          <w:sz w:val="22"/>
          <w:szCs w:val="22"/>
        </w:rPr>
        <w:t>IGPM</w:t>
      </w:r>
      <w:r w:rsidR="007C6746" w:rsidRPr="00057D22">
        <w:rPr>
          <w:rFonts w:ascii="Tahoma" w:hAnsi="Tahoma" w:cs="Tahoma"/>
          <w:sz w:val="22"/>
          <w:szCs w:val="22"/>
        </w:rPr>
        <w:t xml:space="preserve">, </w:t>
      </w:r>
      <w:r w:rsidRPr="00057D22">
        <w:rPr>
          <w:rFonts w:ascii="Tahoma" w:hAnsi="Tahoma" w:cs="Tahoma"/>
          <w:sz w:val="22"/>
          <w:szCs w:val="22"/>
        </w:rPr>
        <w:t xml:space="preserve">ou na falta deste, ou ainda na impossibilidade de sua utilização, pelo índice que vier a substituí-lo, a partir da data do primeiro pagamento, calculadas </w:t>
      </w:r>
      <w:r w:rsidRPr="00057D22">
        <w:rPr>
          <w:rFonts w:ascii="Tahoma" w:hAnsi="Tahoma" w:cs="Tahoma"/>
          <w:i/>
          <w:sz w:val="22"/>
          <w:szCs w:val="22"/>
        </w:rPr>
        <w:t>pro rata die</w:t>
      </w:r>
      <w:r w:rsidRPr="00057D22">
        <w:rPr>
          <w:rFonts w:ascii="Tahoma" w:hAnsi="Tahoma" w:cs="Tahoma"/>
          <w:sz w:val="22"/>
          <w:szCs w:val="22"/>
        </w:rPr>
        <w:t>, se necessário</w:t>
      </w:r>
      <w:r>
        <w:rPr>
          <w:rFonts w:ascii="Tahoma" w:hAnsi="Tahoma" w:cs="Tahoma"/>
          <w:sz w:val="22"/>
          <w:szCs w:val="22"/>
        </w:rPr>
        <w:t>.</w:t>
      </w:r>
    </w:p>
    <w:p w:rsidR="00094CBD" w:rsidRDefault="00094CBD" w:rsidP="00E62F14">
      <w:pPr>
        <w:ind w:left="709"/>
        <w:jc w:val="both"/>
        <w:rPr>
          <w:rFonts w:ascii="Tahoma" w:hAnsi="Tahoma" w:cs="Tahoma"/>
          <w:b/>
          <w:smallCaps/>
          <w:sz w:val="22"/>
          <w:szCs w:val="22"/>
        </w:rPr>
      </w:pPr>
    </w:p>
    <w:p w:rsidR="00094CBD" w:rsidRPr="00E62F14" w:rsidRDefault="00094CBD" w:rsidP="00E62F14">
      <w:pPr>
        <w:numPr>
          <w:ilvl w:val="2"/>
          <w:numId w:val="1"/>
        </w:numPr>
        <w:ind w:left="0" w:firstLine="1418"/>
        <w:jc w:val="both"/>
        <w:rPr>
          <w:rFonts w:ascii="Tahoma" w:hAnsi="Tahoma" w:cs="Tahoma"/>
          <w:b/>
          <w:smallCaps/>
          <w:sz w:val="22"/>
          <w:szCs w:val="22"/>
        </w:rPr>
      </w:pPr>
      <w:r w:rsidRPr="00057D22">
        <w:rPr>
          <w:rFonts w:ascii="Tahoma" w:hAnsi="Tahoma" w:cs="Tahoma"/>
          <w:sz w:val="22"/>
          <w:szCs w:val="22"/>
        </w:rPr>
        <w:t xml:space="preserve">Os valores referidos acima serão acrescidos dos valores dos tributos que incidem sobre a prestação desses serviços (pagamento com </w:t>
      </w:r>
      <w:r w:rsidRPr="00057D22">
        <w:rPr>
          <w:rFonts w:ascii="Tahoma" w:hAnsi="Tahoma" w:cs="Tahoma"/>
          <w:i/>
          <w:sz w:val="22"/>
          <w:szCs w:val="22"/>
        </w:rPr>
        <w:t>gross up</w:t>
      </w:r>
      <w:r w:rsidRPr="00057D22">
        <w:rPr>
          <w:rFonts w:ascii="Tahoma" w:hAnsi="Tahoma" w:cs="Tahoma"/>
          <w:sz w:val="22"/>
          <w:szCs w:val="22"/>
        </w:rPr>
        <w:t xml:space="preserve">), tais como: </w:t>
      </w:r>
      <w:r w:rsidRPr="00A20E14">
        <w:rPr>
          <w:rFonts w:ascii="Tahoma" w:hAnsi="Tahoma" w:cs="Tahoma"/>
          <w:b/>
          <w:sz w:val="22"/>
          <w:szCs w:val="22"/>
        </w:rPr>
        <w:t>(i)</w:t>
      </w:r>
      <w:r w:rsidRPr="00057D22">
        <w:rPr>
          <w:rFonts w:ascii="Tahoma" w:hAnsi="Tahoma" w:cs="Tahoma"/>
          <w:sz w:val="22"/>
          <w:szCs w:val="22"/>
        </w:rPr>
        <w:t xml:space="preserve"> ISS, </w:t>
      </w:r>
      <w:r w:rsidRPr="00A20E14">
        <w:rPr>
          <w:rFonts w:ascii="Tahoma" w:hAnsi="Tahoma" w:cs="Tahoma"/>
          <w:b/>
          <w:sz w:val="22"/>
          <w:szCs w:val="22"/>
        </w:rPr>
        <w:t>(ii)</w:t>
      </w:r>
      <w:r w:rsidRPr="00057D22">
        <w:rPr>
          <w:rFonts w:ascii="Tahoma" w:hAnsi="Tahoma" w:cs="Tahoma"/>
          <w:sz w:val="22"/>
          <w:szCs w:val="22"/>
        </w:rPr>
        <w:t xml:space="preserve"> PIS; </w:t>
      </w:r>
      <w:r w:rsidRPr="00A20E14">
        <w:rPr>
          <w:rFonts w:ascii="Tahoma" w:hAnsi="Tahoma" w:cs="Tahoma"/>
          <w:b/>
          <w:sz w:val="22"/>
          <w:szCs w:val="22"/>
        </w:rPr>
        <w:t>(iii)</w:t>
      </w:r>
      <w:r w:rsidRPr="00057D22">
        <w:rPr>
          <w:rFonts w:ascii="Tahoma" w:hAnsi="Tahoma" w:cs="Tahoma"/>
          <w:sz w:val="22"/>
          <w:szCs w:val="22"/>
        </w:rPr>
        <w:t xml:space="preserve"> COFINS; </w:t>
      </w:r>
      <w:r w:rsidRPr="00A20E14">
        <w:rPr>
          <w:rFonts w:ascii="Tahoma" w:hAnsi="Tahoma" w:cs="Tahoma"/>
          <w:b/>
          <w:sz w:val="22"/>
          <w:szCs w:val="22"/>
        </w:rPr>
        <w:t>(iv)</w:t>
      </w:r>
      <w:r w:rsidRPr="00057D22">
        <w:rPr>
          <w:rFonts w:ascii="Tahoma" w:hAnsi="Tahoma" w:cs="Tahoma"/>
          <w:sz w:val="22"/>
          <w:szCs w:val="22"/>
        </w:rPr>
        <w:t xml:space="preserve"> </w:t>
      </w:r>
      <w:r w:rsidR="007C6746">
        <w:rPr>
          <w:rFonts w:ascii="Tahoma" w:hAnsi="Tahoma" w:cs="Tahoma"/>
          <w:sz w:val="22"/>
          <w:szCs w:val="22"/>
        </w:rPr>
        <w:t xml:space="preserve">IRRF; </w:t>
      </w:r>
      <w:r w:rsidR="007C6746" w:rsidRPr="00036285">
        <w:rPr>
          <w:rFonts w:ascii="Tahoma" w:hAnsi="Tahoma" w:cs="Tahoma"/>
          <w:b/>
          <w:sz w:val="22"/>
          <w:szCs w:val="22"/>
        </w:rPr>
        <w:t>(</w:t>
      </w:r>
      <w:r w:rsidR="007C6746">
        <w:rPr>
          <w:rFonts w:ascii="Tahoma" w:hAnsi="Tahoma" w:cs="Tahoma"/>
          <w:b/>
          <w:sz w:val="22"/>
          <w:szCs w:val="22"/>
        </w:rPr>
        <w:t xml:space="preserve">v) </w:t>
      </w:r>
      <w:r w:rsidR="007C6746">
        <w:rPr>
          <w:rFonts w:ascii="Tahoma" w:hAnsi="Tahoma" w:cs="Tahoma"/>
          <w:sz w:val="22"/>
          <w:szCs w:val="22"/>
        </w:rPr>
        <w:t xml:space="preserve">CSSL e </w:t>
      </w:r>
      <w:r w:rsidRPr="00057D22">
        <w:rPr>
          <w:rFonts w:ascii="Tahoma" w:hAnsi="Tahoma" w:cs="Tahoma"/>
          <w:sz w:val="22"/>
          <w:szCs w:val="22"/>
        </w:rPr>
        <w:t>outros tributos que venham a incidir sobre a remuneração do Agente Fiduciário, , nas respectivas alíquotas vigentes a cada data de pagamento, sendo certo que serão acrescidos aos pagamentos valores adicionais, de modo que o Agente Fiduciário receba os mesmos valores que seriam recebidos caso nenhum dos impostos elencados nesta cláusula fosse incidente</w:t>
      </w:r>
      <w:r>
        <w:rPr>
          <w:rFonts w:ascii="Tahoma" w:hAnsi="Tahoma" w:cs="Tahoma"/>
          <w:sz w:val="22"/>
          <w:szCs w:val="22"/>
        </w:rPr>
        <w:t>.</w:t>
      </w:r>
    </w:p>
    <w:p w:rsidR="00094CBD" w:rsidRPr="00E62F14" w:rsidRDefault="00094CBD" w:rsidP="00E62F14">
      <w:pPr>
        <w:ind w:left="1418"/>
        <w:jc w:val="both"/>
        <w:rPr>
          <w:rFonts w:ascii="Tahoma" w:hAnsi="Tahoma" w:cs="Tahoma"/>
          <w:b/>
          <w:smallCaps/>
          <w:sz w:val="22"/>
          <w:szCs w:val="22"/>
        </w:rPr>
      </w:pPr>
    </w:p>
    <w:p w:rsidR="00094CBD" w:rsidRPr="00E62F14" w:rsidRDefault="00094CBD" w:rsidP="00E62F14">
      <w:pPr>
        <w:ind w:left="1418"/>
        <w:jc w:val="both"/>
        <w:rPr>
          <w:rFonts w:ascii="Tahoma" w:hAnsi="Tahoma" w:cs="Tahoma"/>
          <w:b/>
          <w:smallCaps/>
          <w:sz w:val="22"/>
          <w:szCs w:val="22"/>
        </w:rPr>
      </w:pPr>
    </w:p>
    <w:p w:rsidR="00094CBD" w:rsidRPr="00E62F14" w:rsidRDefault="00094CBD"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A Emissora</w:t>
      </w:r>
      <w:r w:rsidR="007C6746">
        <w:rPr>
          <w:rFonts w:ascii="Tahoma" w:hAnsi="Tahoma" w:cs="Tahoma"/>
          <w:sz w:val="22"/>
          <w:szCs w:val="22"/>
        </w:rPr>
        <w:t xml:space="preserve"> diretamente,</w:t>
      </w:r>
      <w:r w:rsidRPr="00057D22">
        <w:rPr>
          <w:rFonts w:ascii="Tahoma" w:hAnsi="Tahoma" w:cs="Tahoma"/>
          <w:sz w:val="22"/>
          <w:szCs w:val="22"/>
        </w:rPr>
        <w:t xml:space="preserve"> </w:t>
      </w:r>
      <w:r w:rsidR="007C6746">
        <w:rPr>
          <w:rFonts w:ascii="Tahoma" w:hAnsi="Tahoma" w:cs="Tahoma"/>
          <w:sz w:val="22"/>
          <w:szCs w:val="22"/>
        </w:rPr>
        <w:t xml:space="preserve">ou pelos recursos do Patrimônio Separado (conforme definido na Termo de Securitização), em caso de não pagamento pela Klabin, </w:t>
      </w:r>
      <w:r w:rsidRPr="00057D22">
        <w:rPr>
          <w:rFonts w:ascii="Tahoma" w:hAnsi="Tahoma" w:cs="Tahoma"/>
          <w:sz w:val="22"/>
          <w:szCs w:val="22"/>
        </w:rPr>
        <w:t xml:space="preserve">ressarcirá o Agente Fiduciário de todas as despesas incorridas com relação ao exercício de suas funções, tais como, notificações, extração de certidões, contratação de especialistas, auditoria e/ou fiscalização, assessoria legal aos </w:t>
      </w:r>
      <w:r>
        <w:rPr>
          <w:rFonts w:ascii="Tahoma" w:hAnsi="Tahoma" w:cs="Tahoma"/>
          <w:sz w:val="22"/>
          <w:szCs w:val="22"/>
        </w:rPr>
        <w:t>Debenturistas</w:t>
      </w:r>
      <w:r w:rsidRPr="00057D22">
        <w:rPr>
          <w:rFonts w:ascii="Tahoma" w:hAnsi="Tahoma" w:cs="Tahoma"/>
          <w:sz w:val="22"/>
          <w:szCs w:val="22"/>
        </w:rPr>
        <w:t xml:space="preserve">, publicações em geral, transportes, alimentação, viagens e estadias, voltadas à proteção dos direitos e interesses dos </w:t>
      </w:r>
      <w:r>
        <w:rPr>
          <w:rFonts w:ascii="Tahoma" w:hAnsi="Tahoma" w:cs="Tahoma"/>
          <w:sz w:val="22"/>
          <w:szCs w:val="22"/>
        </w:rPr>
        <w:t xml:space="preserve">Debenturistas </w:t>
      </w:r>
      <w:r w:rsidRPr="00057D22">
        <w:rPr>
          <w:rFonts w:ascii="Tahoma" w:hAnsi="Tahoma" w:cs="Tahoma"/>
          <w:sz w:val="22"/>
          <w:szCs w:val="22"/>
        </w:rPr>
        <w:t>ou para realizar os Créditos do Agronegócio. O ressarcimento a que se refere esta cláusula será efetuado em até 5 (cinco) Dias Úteis após a entrega, à Emissora, dos documentos comprobatórios das despesas efetivamente incorridas</w:t>
      </w:r>
      <w:r>
        <w:rPr>
          <w:rFonts w:ascii="Tahoma" w:hAnsi="Tahoma" w:cs="Tahoma"/>
          <w:sz w:val="22"/>
          <w:szCs w:val="22"/>
        </w:rPr>
        <w:t>.</w:t>
      </w:r>
    </w:p>
    <w:p w:rsidR="00094CBD" w:rsidRPr="00E62F14" w:rsidRDefault="00094CBD" w:rsidP="00E62F14">
      <w:pPr>
        <w:ind w:left="1418"/>
        <w:jc w:val="both"/>
        <w:rPr>
          <w:rFonts w:ascii="Tahoma" w:hAnsi="Tahoma" w:cs="Tahoma"/>
          <w:b/>
          <w:smallCaps/>
          <w:sz w:val="22"/>
          <w:szCs w:val="22"/>
        </w:rPr>
      </w:pPr>
    </w:p>
    <w:p w:rsidR="00094CBD" w:rsidRPr="00E62F14" w:rsidRDefault="00094CBD"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O Agente Fiduciário poderá ser substituído e continuará exercendo suas funções até que um novo agente fiduciário assuma, nas hipóteses de ausência ou impedimento temporário, renúncia, intervenção, liquidação, falência, ou qualquer outro caso de vacância, devendo ser realizada, no prazo de 30 (trinta) dias contados da ocorrência de qualquer desses eventos, uma Assembleia Geral, para que seja eleito o novo agente fiduciário</w:t>
      </w:r>
      <w:r>
        <w:rPr>
          <w:rFonts w:ascii="Tahoma" w:hAnsi="Tahoma" w:cs="Tahoma"/>
          <w:sz w:val="22"/>
          <w:szCs w:val="22"/>
        </w:rPr>
        <w:t>.</w:t>
      </w:r>
    </w:p>
    <w:p w:rsidR="00094CBD" w:rsidRPr="00E62F14" w:rsidRDefault="00094CBD" w:rsidP="00E62F14">
      <w:pPr>
        <w:ind w:left="709"/>
        <w:jc w:val="both"/>
        <w:rPr>
          <w:rFonts w:ascii="Tahoma" w:hAnsi="Tahoma" w:cs="Tahoma"/>
          <w:b/>
          <w:smallCaps/>
          <w:sz w:val="22"/>
          <w:szCs w:val="22"/>
        </w:rPr>
      </w:pPr>
    </w:p>
    <w:p w:rsidR="00094CBD" w:rsidRPr="00E62F14" w:rsidRDefault="00094CBD" w:rsidP="00E62F14">
      <w:pPr>
        <w:numPr>
          <w:ilvl w:val="2"/>
          <w:numId w:val="1"/>
        </w:numPr>
        <w:ind w:left="0" w:firstLine="1418"/>
        <w:jc w:val="both"/>
        <w:rPr>
          <w:rFonts w:ascii="Tahoma" w:hAnsi="Tahoma" w:cs="Tahoma"/>
          <w:b/>
          <w:smallCaps/>
          <w:sz w:val="22"/>
          <w:szCs w:val="22"/>
        </w:rPr>
      </w:pPr>
      <w:r w:rsidRPr="00057D22">
        <w:rPr>
          <w:rFonts w:ascii="Tahoma" w:hAnsi="Tahoma" w:cs="Tahoma"/>
          <w:sz w:val="22"/>
          <w:szCs w:val="22"/>
        </w:rPr>
        <w:t xml:space="preserve">A Assembleia Geral a que se refere a </w:t>
      </w:r>
      <w:r w:rsidRPr="00057D22">
        <w:rPr>
          <w:rFonts w:ascii="Tahoma" w:hAnsi="Tahoma" w:cs="Tahoma"/>
          <w:iCs/>
          <w:sz w:val="22"/>
          <w:szCs w:val="22"/>
        </w:rPr>
        <w:t>cláusula</w:t>
      </w:r>
      <w:r w:rsidRPr="00057D22">
        <w:rPr>
          <w:rFonts w:ascii="Tahoma" w:hAnsi="Tahoma" w:cs="Tahoma"/>
          <w:sz w:val="22"/>
          <w:szCs w:val="22"/>
        </w:rPr>
        <w:t xml:space="preserve"> anterior poderá ser convocada pelo Agente Fiduciário a ser substituído, pela Emissora, por </w:t>
      </w:r>
      <w:r>
        <w:rPr>
          <w:rFonts w:ascii="Tahoma" w:hAnsi="Tahoma" w:cs="Tahoma"/>
          <w:sz w:val="22"/>
          <w:szCs w:val="22"/>
        </w:rPr>
        <w:t xml:space="preserve">Debenturistas </w:t>
      </w:r>
      <w:r w:rsidRPr="00057D22">
        <w:rPr>
          <w:rFonts w:ascii="Tahoma" w:hAnsi="Tahoma" w:cs="Tahoma"/>
          <w:sz w:val="22"/>
          <w:szCs w:val="22"/>
        </w:rPr>
        <w:t xml:space="preserve">que representem 10% (dez por cento) dos CRA em Circulação, ou pela CVM. Se a convocação não ocorrer até 15 (quinze) dias antes deste termo final do prazo referido na </w:t>
      </w:r>
      <w:r w:rsidRPr="00057D22">
        <w:rPr>
          <w:rFonts w:ascii="Tahoma" w:hAnsi="Tahoma" w:cs="Tahoma"/>
          <w:iCs/>
          <w:sz w:val="22"/>
          <w:szCs w:val="22"/>
        </w:rPr>
        <w:t>cláusula</w:t>
      </w:r>
      <w:r w:rsidRPr="00057D22">
        <w:rPr>
          <w:rFonts w:ascii="Tahoma" w:hAnsi="Tahoma" w:cs="Tahoma"/>
          <w:sz w:val="22"/>
          <w:szCs w:val="22"/>
        </w:rPr>
        <w:t xml:space="preserve"> acima, caberá à Emissora efetuá-la</w:t>
      </w:r>
      <w:r>
        <w:rPr>
          <w:rFonts w:ascii="Tahoma" w:hAnsi="Tahoma" w:cs="Tahoma"/>
          <w:sz w:val="22"/>
          <w:szCs w:val="22"/>
        </w:rPr>
        <w:t>.</w:t>
      </w:r>
    </w:p>
    <w:p w:rsidR="00094CBD" w:rsidRPr="00E62F14" w:rsidRDefault="00094CBD" w:rsidP="00E62F14">
      <w:pPr>
        <w:ind w:left="1418"/>
        <w:jc w:val="both"/>
        <w:rPr>
          <w:rFonts w:ascii="Tahoma" w:hAnsi="Tahoma" w:cs="Tahoma"/>
          <w:b/>
          <w:smallCaps/>
          <w:sz w:val="22"/>
          <w:szCs w:val="22"/>
        </w:rPr>
      </w:pPr>
    </w:p>
    <w:p w:rsidR="00094CBD" w:rsidRPr="00E62F14" w:rsidRDefault="00094CBD" w:rsidP="00E62F14">
      <w:pPr>
        <w:numPr>
          <w:ilvl w:val="2"/>
          <w:numId w:val="1"/>
        </w:numPr>
        <w:ind w:left="0" w:firstLine="1418"/>
        <w:jc w:val="both"/>
        <w:rPr>
          <w:rFonts w:ascii="Tahoma" w:hAnsi="Tahoma" w:cs="Tahoma"/>
          <w:b/>
          <w:smallCaps/>
          <w:sz w:val="22"/>
          <w:szCs w:val="22"/>
        </w:rPr>
      </w:pPr>
      <w:r w:rsidRPr="00057D22">
        <w:rPr>
          <w:rFonts w:ascii="Tahoma" w:hAnsi="Tahoma" w:cs="Tahoma"/>
          <w:sz w:val="22"/>
          <w:szCs w:val="22"/>
        </w:rPr>
        <w:t>A substituição do Agente Fiduciário fica sujeita à comunicação prévia à CVM, no prazo de até 7 (sete) Dias Úteis, contados do registro do aditamento do presente Termo de Securitização e à sua manifestação acerca do atendimento aos requisitos prescritos na Instrução CVM 538</w:t>
      </w:r>
      <w:r>
        <w:rPr>
          <w:rFonts w:ascii="Tahoma" w:hAnsi="Tahoma" w:cs="Tahoma"/>
          <w:sz w:val="22"/>
          <w:szCs w:val="22"/>
        </w:rPr>
        <w:t>.</w:t>
      </w:r>
    </w:p>
    <w:p w:rsidR="00094CBD" w:rsidRPr="00E62F14" w:rsidRDefault="00094CBD" w:rsidP="00E62F14">
      <w:pPr>
        <w:ind w:left="1418"/>
        <w:jc w:val="both"/>
        <w:rPr>
          <w:rFonts w:ascii="Tahoma" w:hAnsi="Tahoma" w:cs="Tahoma"/>
          <w:b/>
          <w:smallCaps/>
          <w:sz w:val="22"/>
          <w:szCs w:val="22"/>
        </w:rPr>
      </w:pPr>
    </w:p>
    <w:p w:rsidR="00094CBD" w:rsidRPr="00E62F14" w:rsidRDefault="00094CBD"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 xml:space="preserve">O Agente Fiduciário poderá, ainda, ser destituído, mediante a imediata contratação de seu substituto a qualquer tempo, pelo voto favorável de </w:t>
      </w:r>
      <w:r>
        <w:rPr>
          <w:rFonts w:ascii="Tahoma" w:hAnsi="Tahoma" w:cs="Tahoma"/>
          <w:sz w:val="22"/>
          <w:szCs w:val="22"/>
        </w:rPr>
        <w:t>Debenturistas</w:t>
      </w:r>
      <w:r w:rsidRPr="00057D22">
        <w:rPr>
          <w:rFonts w:ascii="Tahoma" w:hAnsi="Tahoma" w:cs="Tahoma"/>
          <w:sz w:val="22"/>
          <w:szCs w:val="22"/>
        </w:rPr>
        <w:t xml:space="preserve"> que representem, no mínimo, 50% (cinquenta por cento) mais 1 (um) d</w:t>
      </w:r>
      <w:r>
        <w:rPr>
          <w:rFonts w:ascii="Tahoma" w:hAnsi="Tahoma" w:cs="Tahoma"/>
          <w:sz w:val="22"/>
          <w:szCs w:val="22"/>
        </w:rPr>
        <w:t>a</w:t>
      </w:r>
      <w:r w:rsidRPr="00057D22">
        <w:rPr>
          <w:rFonts w:ascii="Tahoma" w:hAnsi="Tahoma" w:cs="Tahoma"/>
          <w:sz w:val="22"/>
          <w:szCs w:val="22"/>
        </w:rPr>
        <w:t xml:space="preserve">s </w:t>
      </w:r>
      <w:r>
        <w:rPr>
          <w:rFonts w:ascii="Tahoma" w:hAnsi="Tahoma" w:cs="Tahoma"/>
          <w:sz w:val="22"/>
          <w:szCs w:val="22"/>
        </w:rPr>
        <w:t xml:space="preserve">Debêntures </w:t>
      </w:r>
      <w:r w:rsidRPr="00057D22">
        <w:rPr>
          <w:rFonts w:ascii="Tahoma" w:hAnsi="Tahoma" w:cs="Tahoma"/>
          <w:sz w:val="22"/>
          <w:szCs w:val="22"/>
        </w:rPr>
        <w:t>em Circulação, reunidos em Assembleia Geral convocada na forma prevista pela C</w:t>
      </w:r>
      <w:r>
        <w:rPr>
          <w:rFonts w:ascii="Tahoma" w:hAnsi="Tahoma" w:cs="Tahoma"/>
          <w:sz w:val="22"/>
          <w:szCs w:val="22"/>
        </w:rPr>
        <w:t>láusula 6</w:t>
      </w:r>
      <w:r w:rsidRPr="00057D22">
        <w:rPr>
          <w:rFonts w:ascii="Tahoma" w:hAnsi="Tahoma" w:cs="Tahoma"/>
          <w:sz w:val="22"/>
          <w:szCs w:val="22"/>
        </w:rPr>
        <w:t xml:space="preserve"> a</w:t>
      </w:r>
      <w:r>
        <w:rPr>
          <w:rFonts w:ascii="Tahoma" w:hAnsi="Tahoma" w:cs="Tahoma"/>
          <w:sz w:val="22"/>
          <w:szCs w:val="22"/>
        </w:rPr>
        <w:t>cima;</w:t>
      </w:r>
    </w:p>
    <w:p w:rsidR="00094CBD" w:rsidRPr="00E62F14" w:rsidRDefault="00094CBD" w:rsidP="00E62F14">
      <w:pPr>
        <w:ind w:left="709"/>
        <w:jc w:val="both"/>
        <w:rPr>
          <w:rFonts w:ascii="Tahoma" w:hAnsi="Tahoma" w:cs="Tahoma"/>
          <w:b/>
          <w:smallCaps/>
          <w:sz w:val="22"/>
          <w:szCs w:val="22"/>
        </w:rPr>
      </w:pPr>
    </w:p>
    <w:p w:rsidR="00094CBD" w:rsidRPr="00E62F14" w:rsidRDefault="00094CBD"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Em casos excepcionais, a CVM pode proceder à convocação da Assembleia Geral para escolha do novo agente fiduciário ou nomear substituto provisório, conforme disposição do parágrafo 3º do artigo 7º, da Instrução CVM 583</w:t>
      </w:r>
      <w:r>
        <w:rPr>
          <w:rFonts w:ascii="Tahoma" w:hAnsi="Tahoma" w:cs="Tahoma"/>
          <w:sz w:val="22"/>
          <w:szCs w:val="22"/>
        </w:rPr>
        <w:t>.</w:t>
      </w:r>
    </w:p>
    <w:p w:rsidR="00094CBD" w:rsidRPr="00E62F14" w:rsidRDefault="00094CBD" w:rsidP="00E62F14">
      <w:pPr>
        <w:ind w:left="709"/>
        <w:jc w:val="both"/>
        <w:rPr>
          <w:rFonts w:ascii="Tahoma" w:hAnsi="Tahoma" w:cs="Tahoma"/>
          <w:b/>
          <w:smallCaps/>
          <w:sz w:val="22"/>
          <w:szCs w:val="22"/>
        </w:rPr>
      </w:pPr>
    </w:p>
    <w:p w:rsidR="00094CBD" w:rsidRPr="00E62F14" w:rsidRDefault="00094CBD"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O Agente Fiduciário eleito em substituição assumirá integralmente os deveres, atribuições e responsabilidades constantes</w:t>
      </w:r>
      <w:r>
        <w:rPr>
          <w:rFonts w:ascii="Tahoma" w:hAnsi="Tahoma" w:cs="Tahoma"/>
          <w:sz w:val="22"/>
          <w:szCs w:val="22"/>
        </w:rPr>
        <w:t xml:space="preserve"> da legislação aplicável e desta</w:t>
      </w:r>
      <w:r w:rsidRPr="00057D22">
        <w:rPr>
          <w:rFonts w:ascii="Tahoma" w:hAnsi="Tahoma" w:cs="Tahoma"/>
          <w:sz w:val="22"/>
          <w:szCs w:val="22"/>
        </w:rPr>
        <w:t xml:space="preserve"> </w:t>
      </w:r>
      <w:r>
        <w:rPr>
          <w:rFonts w:ascii="Tahoma" w:hAnsi="Tahoma" w:cs="Tahoma"/>
          <w:sz w:val="22"/>
          <w:szCs w:val="22"/>
        </w:rPr>
        <w:t>Escritura de Emissão.</w:t>
      </w:r>
    </w:p>
    <w:p w:rsidR="00094CBD" w:rsidRPr="00E62F14" w:rsidRDefault="00094CBD" w:rsidP="00E62F14">
      <w:pPr>
        <w:ind w:left="709"/>
        <w:jc w:val="both"/>
        <w:rPr>
          <w:rFonts w:ascii="Tahoma" w:hAnsi="Tahoma" w:cs="Tahoma"/>
          <w:b/>
          <w:smallCaps/>
          <w:sz w:val="22"/>
          <w:szCs w:val="22"/>
        </w:rPr>
      </w:pPr>
    </w:p>
    <w:p w:rsidR="00AD1AD7" w:rsidRDefault="00AD1AD7" w:rsidP="00E62F14">
      <w:pPr>
        <w:numPr>
          <w:ilvl w:val="1"/>
          <w:numId w:val="1"/>
        </w:numPr>
        <w:ind w:left="0" w:firstLine="709"/>
        <w:jc w:val="both"/>
        <w:rPr>
          <w:rFonts w:ascii="Tahoma" w:hAnsi="Tahoma" w:cs="Tahoma"/>
          <w:sz w:val="22"/>
          <w:szCs w:val="22"/>
        </w:rPr>
      </w:pPr>
      <w:r w:rsidRPr="00E62F14">
        <w:rPr>
          <w:rFonts w:ascii="Tahoma" w:hAnsi="Tahoma" w:cs="Tahoma"/>
          <w:sz w:val="22"/>
          <w:szCs w:val="22"/>
        </w:rPr>
        <w:t xml:space="preserve">No caso de inadimplemento de quaisquer condições da Emissão, o Agente Fiduciário </w:t>
      </w:r>
      <w:r>
        <w:rPr>
          <w:rFonts w:ascii="Tahoma" w:hAnsi="Tahoma" w:cs="Tahoma"/>
          <w:sz w:val="22"/>
          <w:szCs w:val="22"/>
        </w:rPr>
        <w:t xml:space="preserve">deverá, conforme instruções da Securitizadora após deliberação dos Titulares de CRA reunidos em Assembleia Geral, </w:t>
      </w:r>
      <w:r w:rsidRPr="00E62F14">
        <w:rPr>
          <w:rFonts w:ascii="Tahoma" w:hAnsi="Tahoma" w:cs="Tahoma"/>
          <w:sz w:val="22"/>
          <w:szCs w:val="22"/>
        </w:rPr>
        <w:t>usar de quaisquer procedimentos judiciais ou extrajudiciais contra a Emissora para a proteção e defesa dos interesses da comunhão dos Debenturistas na realização de seus créditos, devendo</w:t>
      </w:r>
      <w:r>
        <w:rPr>
          <w:rFonts w:ascii="Tahoma" w:hAnsi="Tahoma" w:cs="Tahoma"/>
          <w:sz w:val="22"/>
          <w:szCs w:val="22"/>
        </w:rPr>
        <w:t>, para tanto:</w:t>
      </w:r>
    </w:p>
    <w:p w:rsidR="00AD1AD7" w:rsidRDefault="00AD1AD7" w:rsidP="00E62F14">
      <w:pPr>
        <w:ind w:left="709"/>
        <w:jc w:val="both"/>
        <w:rPr>
          <w:rFonts w:ascii="Tahoma" w:hAnsi="Tahoma" w:cs="Tahoma"/>
          <w:sz w:val="22"/>
          <w:szCs w:val="22"/>
        </w:rPr>
      </w:pPr>
    </w:p>
    <w:p w:rsidR="00AD1AD7" w:rsidRDefault="00AD1AD7" w:rsidP="00E62F14">
      <w:pPr>
        <w:pStyle w:val="p0"/>
        <w:widowControl/>
        <w:numPr>
          <w:ilvl w:val="0"/>
          <w:numId w:val="36"/>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bookmarkStart w:id="165" w:name="_Ref501562592"/>
      <w:r w:rsidRPr="00604C82">
        <w:rPr>
          <w:rFonts w:ascii="Tahoma" w:hAnsi="Tahoma" w:cs="Tahoma"/>
        </w:rPr>
        <w:t>declarar antecipadamente vencidas as Debêntures e cobrar seu principal e acessórios, observadas as condições da presente Escritura de Emissão;</w:t>
      </w:r>
      <w:bookmarkEnd w:id="165"/>
    </w:p>
    <w:p w:rsidR="00AD1AD7" w:rsidRPr="00604C82" w:rsidRDefault="00AD1AD7"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AD1AD7" w:rsidRPr="00604C82" w:rsidRDefault="00AD1AD7" w:rsidP="00E62F14">
      <w:pPr>
        <w:pStyle w:val="p0"/>
        <w:widowControl/>
        <w:numPr>
          <w:ilvl w:val="0"/>
          <w:numId w:val="36"/>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bookmarkStart w:id="166" w:name="_DV_M327"/>
      <w:bookmarkStart w:id="167" w:name="_Ref501562594"/>
      <w:bookmarkEnd w:id="166"/>
      <w:r w:rsidRPr="00604C82">
        <w:rPr>
          <w:rFonts w:ascii="Tahoma" w:hAnsi="Tahoma" w:cs="Tahoma"/>
        </w:rPr>
        <w:t>requerer a falência da Emissora;</w:t>
      </w:r>
      <w:bookmarkEnd w:id="167"/>
    </w:p>
    <w:p w:rsidR="00AD1AD7" w:rsidRDefault="00AD1AD7"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bookmarkStart w:id="168" w:name="_DV_M328"/>
      <w:bookmarkStart w:id="169" w:name="_Ref501562596"/>
      <w:bookmarkEnd w:id="168"/>
    </w:p>
    <w:p w:rsidR="00AD1AD7" w:rsidRPr="00604C82" w:rsidRDefault="00AD1AD7" w:rsidP="00E62F14">
      <w:pPr>
        <w:pStyle w:val="p0"/>
        <w:widowControl/>
        <w:numPr>
          <w:ilvl w:val="0"/>
          <w:numId w:val="36"/>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604C82">
        <w:rPr>
          <w:rFonts w:ascii="Tahoma" w:hAnsi="Tahoma" w:cs="Tahoma"/>
        </w:rPr>
        <w:t>tomar todas as providências necessárias para a realização dos créditos dos Debenturistas; e</w:t>
      </w:r>
      <w:bookmarkEnd w:id="169"/>
    </w:p>
    <w:p w:rsidR="00AD1AD7" w:rsidRDefault="00AD1AD7" w:rsidP="00E62F14">
      <w:pPr>
        <w:pStyle w:val="p0"/>
        <w:widowControl/>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rPr>
          <w:rFonts w:ascii="Tahoma" w:hAnsi="Tahoma" w:cs="Tahoma"/>
        </w:rPr>
      </w:pPr>
    </w:p>
    <w:p w:rsidR="00AD1AD7" w:rsidRPr="00AD1AD7" w:rsidRDefault="00AD1AD7" w:rsidP="00E62F14">
      <w:pPr>
        <w:pStyle w:val="p0"/>
        <w:widowControl/>
        <w:numPr>
          <w:ilvl w:val="0"/>
          <w:numId w:val="36"/>
        </w:numP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240" w:lineRule="auto"/>
        <w:ind w:left="1985" w:hanging="567"/>
        <w:rPr>
          <w:rFonts w:ascii="Tahoma" w:hAnsi="Tahoma" w:cs="Tahoma"/>
        </w:rPr>
      </w:pPr>
      <w:r w:rsidRPr="00604C82">
        <w:rPr>
          <w:rFonts w:ascii="Tahoma" w:hAnsi="Tahoma" w:cs="Tahoma"/>
        </w:rPr>
        <w:t>representar os Debenturistas em processo de falência, recuperação judicial e extrajudicial, intervenção ou liquidação da Emissora</w:t>
      </w:r>
    </w:p>
    <w:p w:rsidR="00AD1AD7" w:rsidRPr="00E62F14" w:rsidRDefault="00AD1AD7" w:rsidP="00E62F14">
      <w:pPr>
        <w:ind w:left="709"/>
        <w:jc w:val="both"/>
        <w:rPr>
          <w:rFonts w:ascii="Tahoma" w:hAnsi="Tahoma" w:cs="Tahoma"/>
          <w:b/>
          <w:smallCaps/>
          <w:sz w:val="22"/>
          <w:szCs w:val="22"/>
        </w:rPr>
      </w:pPr>
    </w:p>
    <w:p w:rsidR="00094CBD" w:rsidRPr="00E62F14" w:rsidRDefault="00AD1AD7" w:rsidP="00E62F14">
      <w:pPr>
        <w:numPr>
          <w:ilvl w:val="1"/>
          <w:numId w:val="1"/>
        </w:numPr>
        <w:ind w:left="0" w:firstLine="709"/>
        <w:jc w:val="both"/>
        <w:rPr>
          <w:rFonts w:ascii="Tahoma" w:hAnsi="Tahoma" w:cs="Tahoma"/>
          <w:b/>
          <w:smallCaps/>
          <w:sz w:val="22"/>
          <w:szCs w:val="22"/>
        </w:rPr>
      </w:pPr>
      <w:r w:rsidRPr="00057D22">
        <w:rPr>
          <w:rFonts w:ascii="Tahoma" w:hAnsi="Tahoma" w:cs="Tahoma"/>
          <w:sz w:val="22"/>
          <w:szCs w:val="22"/>
        </w:rPr>
        <w:t xml:space="preserve">O Agente Fiduciário responde perante os </w:t>
      </w:r>
      <w:r>
        <w:rPr>
          <w:rFonts w:ascii="Tahoma" w:hAnsi="Tahoma" w:cs="Tahoma"/>
          <w:sz w:val="22"/>
          <w:szCs w:val="22"/>
        </w:rPr>
        <w:t>Debenturistas</w:t>
      </w:r>
      <w:r w:rsidRPr="00057D22">
        <w:rPr>
          <w:rFonts w:ascii="Tahoma" w:hAnsi="Tahoma" w:cs="Tahoma"/>
          <w:sz w:val="22"/>
          <w:szCs w:val="22"/>
        </w:rPr>
        <w:t xml:space="preserve"> pelos prejuízos que lhes causar por culpa, </w:t>
      </w:r>
      <w:r w:rsidRPr="00057D22">
        <w:rPr>
          <w:rFonts w:ascii="Tahoma" w:hAnsi="Tahoma" w:cs="Tahoma"/>
          <w:bCs/>
          <w:sz w:val="22"/>
          <w:szCs w:val="22"/>
        </w:rPr>
        <w:t>dolo, descumprimento de disposição legal regulamentar ou</w:t>
      </w:r>
      <w:r>
        <w:rPr>
          <w:rFonts w:ascii="Tahoma" w:hAnsi="Tahoma" w:cs="Tahoma"/>
          <w:bCs/>
          <w:sz w:val="22"/>
          <w:szCs w:val="22"/>
        </w:rPr>
        <w:t xml:space="preserve"> desta</w:t>
      </w:r>
      <w:r w:rsidRPr="00057D22">
        <w:rPr>
          <w:rFonts w:ascii="Tahoma" w:hAnsi="Tahoma" w:cs="Tahoma"/>
          <w:bCs/>
          <w:sz w:val="22"/>
          <w:szCs w:val="22"/>
        </w:rPr>
        <w:t xml:space="preserve"> </w:t>
      </w:r>
      <w:r>
        <w:rPr>
          <w:rFonts w:ascii="Tahoma" w:hAnsi="Tahoma" w:cs="Tahoma"/>
          <w:bCs/>
          <w:sz w:val="22"/>
          <w:szCs w:val="22"/>
        </w:rPr>
        <w:t>Escritura de Emissão</w:t>
      </w:r>
      <w:r w:rsidRPr="00057D22">
        <w:rPr>
          <w:rFonts w:ascii="Tahoma" w:hAnsi="Tahoma" w:cs="Tahoma"/>
          <w:bCs/>
          <w:sz w:val="22"/>
          <w:szCs w:val="22"/>
        </w:rPr>
        <w:t>, negligência, imprudência, imperícia ou administração temerária</w:t>
      </w:r>
      <w:r>
        <w:rPr>
          <w:rFonts w:ascii="Tahoma" w:hAnsi="Tahoma" w:cs="Tahoma"/>
          <w:sz w:val="22"/>
          <w:szCs w:val="22"/>
        </w:rPr>
        <w:t xml:space="preserve">. </w:t>
      </w:r>
    </w:p>
    <w:p w:rsidR="00AD1AD7" w:rsidRPr="00E62F14" w:rsidRDefault="00AD1AD7" w:rsidP="00E62F14">
      <w:pPr>
        <w:ind w:left="709"/>
        <w:jc w:val="both"/>
        <w:rPr>
          <w:rFonts w:ascii="Tahoma" w:hAnsi="Tahoma" w:cs="Tahoma"/>
          <w:b/>
          <w:smallCaps/>
          <w:sz w:val="22"/>
          <w:szCs w:val="22"/>
        </w:rPr>
      </w:pPr>
    </w:p>
    <w:p w:rsidR="00AD1AD7" w:rsidRPr="00E62F14" w:rsidRDefault="00AD1AD7" w:rsidP="00E62F14">
      <w:pPr>
        <w:numPr>
          <w:ilvl w:val="1"/>
          <w:numId w:val="1"/>
        </w:numPr>
        <w:ind w:left="0" w:firstLine="709"/>
        <w:jc w:val="both"/>
        <w:rPr>
          <w:rFonts w:ascii="Tahoma" w:hAnsi="Tahoma" w:cs="Tahoma"/>
          <w:b/>
          <w:smallCaps/>
          <w:sz w:val="22"/>
          <w:szCs w:val="22"/>
        </w:rPr>
      </w:pPr>
      <w:r w:rsidRPr="00057D22">
        <w:rPr>
          <w:rFonts w:ascii="Tahoma" w:hAnsi="Tahoma" w:cs="Tahoma"/>
          <w:bCs/>
          <w:sz w:val="22"/>
          <w:szCs w:val="22"/>
        </w:rPr>
        <w:t xml:space="preserve">O Agente Fiduciário não emitirá qualquer tipo de opinião ou fará qualquer juízo sobre a orientação acerca de qualquer fato da Emissão que seja de competência de definição pelos </w:t>
      </w:r>
      <w:r>
        <w:rPr>
          <w:rFonts w:ascii="Tahoma" w:hAnsi="Tahoma" w:cs="Tahoma"/>
          <w:sz w:val="22"/>
          <w:szCs w:val="22"/>
        </w:rPr>
        <w:t>Debenturistas</w:t>
      </w:r>
      <w:r w:rsidRPr="00057D22">
        <w:rPr>
          <w:rFonts w:ascii="Tahoma" w:hAnsi="Tahoma" w:cs="Tahoma"/>
          <w:bCs/>
          <w:sz w:val="22"/>
          <w:szCs w:val="22"/>
        </w:rPr>
        <w:t xml:space="preserve">,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w:t>
      </w:r>
      <w:r>
        <w:rPr>
          <w:rFonts w:ascii="Tahoma" w:hAnsi="Tahoma" w:cs="Tahoma"/>
          <w:sz w:val="22"/>
          <w:szCs w:val="22"/>
        </w:rPr>
        <w:t>Debenturistas</w:t>
      </w:r>
      <w:r w:rsidRPr="00057D22">
        <w:rPr>
          <w:rFonts w:ascii="Tahoma" w:hAnsi="Tahoma" w:cs="Tahoma"/>
          <w:bCs/>
          <w:sz w:val="22"/>
          <w:szCs w:val="22"/>
        </w:rPr>
        <w:t xml:space="preserve"> a ele transmitidas conforme definidas pelos </w:t>
      </w:r>
      <w:r>
        <w:rPr>
          <w:rFonts w:ascii="Tahoma" w:hAnsi="Tahoma" w:cs="Tahoma"/>
          <w:sz w:val="22"/>
          <w:szCs w:val="22"/>
        </w:rPr>
        <w:t xml:space="preserve">Debenturistas </w:t>
      </w:r>
      <w:r w:rsidRPr="00057D22">
        <w:rPr>
          <w:rFonts w:ascii="Tahoma" w:hAnsi="Tahoma" w:cs="Tahoma"/>
          <w:bCs/>
          <w:sz w:val="22"/>
          <w:szCs w:val="22"/>
        </w:rPr>
        <w:t xml:space="preserve">e reproduzidas perante a Emissora, independentemente de eventuais prejuízos que venham a ser causados em decorrência disto aos </w:t>
      </w:r>
      <w:r w:rsidR="002239D2">
        <w:rPr>
          <w:rFonts w:ascii="Tahoma" w:hAnsi="Tahoma" w:cs="Tahoma"/>
          <w:sz w:val="22"/>
          <w:szCs w:val="22"/>
        </w:rPr>
        <w:t xml:space="preserve">Debenturistas </w:t>
      </w:r>
      <w:r w:rsidRPr="00057D22">
        <w:rPr>
          <w:rFonts w:ascii="Tahoma" w:hAnsi="Tahoma" w:cs="Tahoma"/>
          <w:bCs/>
          <w:sz w:val="22"/>
          <w:szCs w:val="22"/>
        </w:rPr>
        <w:t>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r w:rsidR="002239D2">
        <w:rPr>
          <w:rFonts w:ascii="Tahoma" w:hAnsi="Tahoma" w:cs="Tahoma"/>
          <w:bCs/>
          <w:sz w:val="22"/>
          <w:szCs w:val="22"/>
        </w:rPr>
        <w:t>.</w:t>
      </w:r>
    </w:p>
    <w:p w:rsidR="002239D2" w:rsidRPr="00E62F14" w:rsidRDefault="002239D2" w:rsidP="00E62F14">
      <w:pPr>
        <w:ind w:left="709"/>
        <w:jc w:val="both"/>
        <w:rPr>
          <w:rFonts w:ascii="Tahoma" w:hAnsi="Tahoma" w:cs="Tahoma"/>
          <w:b/>
          <w:smallCaps/>
          <w:sz w:val="22"/>
          <w:szCs w:val="22"/>
        </w:rPr>
      </w:pPr>
    </w:p>
    <w:p w:rsidR="00933C5F" w:rsidRDefault="00933C5F" w:rsidP="00E62F14">
      <w:pPr>
        <w:ind w:left="709"/>
        <w:jc w:val="both"/>
        <w:rPr>
          <w:rFonts w:ascii="Tahoma" w:hAnsi="Tahoma" w:cs="Tahoma"/>
          <w:b/>
          <w:smallCaps/>
          <w:sz w:val="22"/>
          <w:szCs w:val="22"/>
        </w:rPr>
      </w:pPr>
    </w:p>
    <w:p w:rsidR="00124798" w:rsidRPr="003C2DE2" w:rsidRDefault="00370FCA" w:rsidP="008759F7">
      <w:pPr>
        <w:numPr>
          <w:ilvl w:val="0"/>
          <w:numId w:val="1"/>
        </w:numPr>
        <w:ind w:left="709" w:hanging="709"/>
        <w:jc w:val="both"/>
        <w:outlineLvl w:val="0"/>
        <w:rPr>
          <w:rFonts w:ascii="Tahoma" w:hAnsi="Tahoma" w:cs="Tahoma"/>
          <w:b/>
          <w:smallCaps/>
          <w:sz w:val="22"/>
          <w:szCs w:val="22"/>
        </w:rPr>
      </w:pPr>
      <w:r w:rsidRPr="003C2DE2">
        <w:rPr>
          <w:rFonts w:ascii="Tahoma" w:hAnsi="Tahoma" w:cs="Tahoma"/>
          <w:b/>
          <w:smallCaps/>
          <w:sz w:val="22"/>
          <w:szCs w:val="22"/>
        </w:rPr>
        <w:t>COMUNICAÇÕES</w:t>
      </w:r>
      <w:bookmarkEnd w:id="164"/>
    </w:p>
    <w:p w:rsidR="00124798" w:rsidRPr="003C2DE2" w:rsidRDefault="00124798" w:rsidP="008759F7">
      <w:pPr>
        <w:jc w:val="both"/>
        <w:rPr>
          <w:rFonts w:ascii="Tahoma" w:eastAsia="Arial Unicode MS" w:hAnsi="Tahoma" w:cs="Tahoma"/>
          <w:b/>
          <w:bCs/>
          <w:sz w:val="22"/>
          <w:szCs w:val="22"/>
        </w:rPr>
      </w:pPr>
    </w:p>
    <w:p w:rsidR="00124798" w:rsidRPr="003C2DE2" w:rsidRDefault="00124798" w:rsidP="008759F7">
      <w:pPr>
        <w:numPr>
          <w:ilvl w:val="1"/>
          <w:numId w:val="1"/>
        </w:numPr>
        <w:ind w:left="0" w:firstLine="709"/>
        <w:jc w:val="both"/>
        <w:rPr>
          <w:rFonts w:ascii="Tahoma" w:eastAsia="Arial Unicode MS" w:hAnsi="Tahoma" w:cs="Tahoma"/>
          <w:b/>
          <w:bCs/>
          <w:sz w:val="22"/>
          <w:szCs w:val="22"/>
        </w:rPr>
      </w:pPr>
      <w:r w:rsidRPr="003C2DE2">
        <w:rPr>
          <w:rFonts w:ascii="Tahoma" w:hAnsi="Tahoma" w:cs="Tahoma"/>
          <w:sz w:val="22"/>
          <w:szCs w:val="22"/>
        </w:rPr>
        <w:t xml:space="preserve">As </w:t>
      </w:r>
      <w:r w:rsidRPr="003C2DE2">
        <w:rPr>
          <w:rFonts w:ascii="Tahoma" w:eastAsia="Arial Unicode MS" w:hAnsi="Tahoma" w:cs="Tahoma"/>
          <w:sz w:val="22"/>
          <w:szCs w:val="22"/>
        </w:rPr>
        <w:t>comunicações</w:t>
      </w:r>
      <w:r w:rsidRPr="003C2DE2">
        <w:rPr>
          <w:rFonts w:ascii="Tahoma" w:hAnsi="Tahoma" w:cs="Tahoma"/>
          <w:sz w:val="22"/>
          <w:szCs w:val="22"/>
        </w:rPr>
        <w:t xml:space="preserve"> a serem enviadas por qualquer das partes nos termos desta Escritura deverão ser encaminhadas para os seguintes endereços:</w:t>
      </w:r>
    </w:p>
    <w:p w:rsidR="00124798" w:rsidRPr="003C2DE2" w:rsidRDefault="00124798" w:rsidP="008759F7">
      <w:pPr>
        <w:pStyle w:val="p0"/>
        <w:widowControl/>
        <w:shd w:val="clear" w:color="auto" w:fill="auto"/>
        <w:spacing w:line="240" w:lineRule="auto"/>
        <w:rPr>
          <w:rFonts w:ascii="Tahoma" w:eastAsia="Arial Unicode MS" w:hAnsi="Tahoma" w:cs="Tahoma"/>
          <w:w w:val="0"/>
        </w:rPr>
      </w:pPr>
    </w:p>
    <w:p w:rsidR="00124798" w:rsidRPr="003C2DE2" w:rsidRDefault="00124798" w:rsidP="008759F7">
      <w:pPr>
        <w:pStyle w:val="p0"/>
        <w:widowControl/>
        <w:shd w:val="clear" w:color="auto" w:fill="auto"/>
        <w:tabs>
          <w:tab w:val="clear" w:pos="24"/>
        </w:tabs>
        <w:spacing w:line="240" w:lineRule="auto"/>
        <w:rPr>
          <w:rFonts w:ascii="Tahoma" w:eastAsia="Arial Unicode MS" w:hAnsi="Tahoma" w:cs="Tahoma"/>
          <w:i/>
          <w:iCs/>
          <w:w w:val="0"/>
          <w:u w:val="single"/>
        </w:rPr>
      </w:pPr>
      <w:r w:rsidRPr="003C2DE2">
        <w:rPr>
          <w:rFonts w:ascii="Tahoma" w:eastAsia="Arial Unicode MS" w:hAnsi="Tahoma" w:cs="Tahoma"/>
          <w:b/>
          <w:w w:val="0"/>
        </w:rPr>
        <w:t>(i)</w:t>
      </w:r>
      <w:r w:rsidRPr="003C2DE2">
        <w:rPr>
          <w:rFonts w:ascii="Tahoma" w:eastAsia="Arial Unicode MS" w:hAnsi="Tahoma" w:cs="Tahoma"/>
          <w:w w:val="0"/>
        </w:rPr>
        <w:t xml:space="preserve"> </w:t>
      </w:r>
      <w:r w:rsidRPr="003C2DE2">
        <w:rPr>
          <w:rFonts w:ascii="Tahoma" w:eastAsia="Arial Unicode MS" w:hAnsi="Tahoma" w:cs="Tahoma"/>
          <w:i/>
          <w:iCs/>
          <w:w w:val="0"/>
          <w:u w:val="single"/>
        </w:rPr>
        <w:t>Para a Emissora</w:t>
      </w:r>
    </w:p>
    <w:p w:rsidR="00124798" w:rsidRPr="003C2DE2" w:rsidRDefault="00124798" w:rsidP="008759F7">
      <w:pPr>
        <w:pStyle w:val="p0"/>
        <w:widowControl/>
        <w:shd w:val="clear" w:color="auto" w:fill="auto"/>
        <w:tabs>
          <w:tab w:val="clear" w:pos="24"/>
        </w:tabs>
        <w:spacing w:line="240" w:lineRule="auto"/>
        <w:rPr>
          <w:rFonts w:ascii="Tahoma" w:eastAsia="Arial Unicode MS" w:hAnsi="Tahoma" w:cs="Tahoma"/>
          <w:iCs/>
          <w:w w:val="0"/>
          <w:u w:val="single"/>
        </w:rPr>
      </w:pPr>
    </w:p>
    <w:p w:rsidR="00124798" w:rsidRPr="003C2DE2" w:rsidRDefault="00812185"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b/>
          <w:bCs/>
          <w:smallCaps/>
          <w:sz w:val="22"/>
          <w:szCs w:val="22"/>
        </w:rPr>
      </w:pPr>
      <w:r w:rsidRPr="003C2DE2">
        <w:rPr>
          <w:rFonts w:ascii="Tahoma" w:hAnsi="Tahoma" w:cs="Tahoma"/>
          <w:b/>
          <w:bCs/>
          <w:smallCaps/>
          <w:sz w:val="22"/>
          <w:szCs w:val="22"/>
        </w:rPr>
        <w:t>KLABIN S.A.</w:t>
      </w:r>
    </w:p>
    <w:p w:rsidR="00124798" w:rsidRPr="003C2DE2"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3C2DE2">
        <w:rPr>
          <w:rFonts w:ascii="Tahoma" w:eastAsia="Arial Unicode MS" w:hAnsi="Tahoma" w:cs="Tahoma"/>
          <w:w w:val="0"/>
          <w:sz w:val="22"/>
          <w:szCs w:val="22"/>
        </w:rPr>
        <w:t>Avenida Brigadeiro Faria Lima, 3.600</w:t>
      </w:r>
      <w:r w:rsidR="007C6746">
        <w:rPr>
          <w:rFonts w:ascii="Tahoma" w:eastAsia="Arial Unicode MS" w:hAnsi="Tahoma" w:cs="Tahoma"/>
          <w:w w:val="0"/>
          <w:sz w:val="22"/>
          <w:szCs w:val="22"/>
        </w:rPr>
        <w:t xml:space="preserve"> – 3º andar</w:t>
      </w:r>
    </w:p>
    <w:p w:rsidR="00124798" w:rsidRPr="003C2DE2" w:rsidRDefault="00F357E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3C2DE2">
        <w:rPr>
          <w:rFonts w:ascii="Tahoma" w:eastAsia="Arial Unicode MS" w:hAnsi="Tahoma" w:cs="Tahoma"/>
          <w:w w:val="0"/>
          <w:sz w:val="22"/>
          <w:szCs w:val="22"/>
        </w:rPr>
        <w:t xml:space="preserve">CEP 04538-906, </w:t>
      </w:r>
      <w:r w:rsidR="00124798" w:rsidRPr="003C2DE2">
        <w:rPr>
          <w:rFonts w:ascii="Tahoma" w:eastAsia="Arial Unicode MS" w:hAnsi="Tahoma" w:cs="Tahoma"/>
          <w:w w:val="0"/>
          <w:sz w:val="22"/>
          <w:szCs w:val="22"/>
        </w:rPr>
        <w:t>São Paulo – SP</w:t>
      </w:r>
    </w:p>
    <w:p w:rsidR="003E3D03" w:rsidRPr="006E0030"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3C2DE2">
        <w:rPr>
          <w:rFonts w:ascii="Tahoma" w:eastAsia="Arial Unicode MS" w:hAnsi="Tahoma" w:cs="Tahoma"/>
          <w:w w:val="0"/>
          <w:sz w:val="22"/>
          <w:szCs w:val="22"/>
        </w:rPr>
        <w:t xml:space="preserve">At.: </w:t>
      </w:r>
      <w:r w:rsidR="00E80C95" w:rsidRPr="003C2DE2">
        <w:rPr>
          <w:rFonts w:ascii="Tahoma" w:eastAsia="Arial Unicode MS" w:hAnsi="Tahoma" w:cs="Tahoma"/>
          <w:w w:val="0"/>
          <w:sz w:val="22"/>
          <w:szCs w:val="22"/>
        </w:rPr>
        <w:t xml:space="preserve">Sr. </w:t>
      </w:r>
      <w:r w:rsidR="000225C6">
        <w:rPr>
          <w:rFonts w:ascii="Tahoma" w:eastAsia="Arial Unicode MS" w:hAnsi="Tahoma" w:cs="Tahoma"/>
          <w:w w:val="0"/>
          <w:sz w:val="22"/>
          <w:szCs w:val="22"/>
        </w:rPr>
        <w:t>- Gustavo Rocha Garcia</w:t>
      </w:r>
    </w:p>
    <w:p w:rsidR="00124798" w:rsidRPr="006E0030"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3C2DE2">
        <w:rPr>
          <w:rFonts w:ascii="Tahoma" w:eastAsia="Arial Unicode MS" w:hAnsi="Tahoma" w:cs="Tahoma"/>
          <w:w w:val="0"/>
          <w:sz w:val="22"/>
          <w:szCs w:val="22"/>
        </w:rPr>
        <w:t>Tel.: (11) 3046-84</w:t>
      </w:r>
      <w:r w:rsidR="000225C6">
        <w:rPr>
          <w:rFonts w:ascii="Tahoma" w:eastAsia="Arial Unicode MS" w:hAnsi="Tahoma" w:cs="Tahoma"/>
          <w:w w:val="0"/>
          <w:sz w:val="22"/>
          <w:szCs w:val="22"/>
        </w:rPr>
        <w:t>37</w:t>
      </w:r>
    </w:p>
    <w:p w:rsidR="00124798" w:rsidRPr="003C2DE2"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p>
    <w:p w:rsidR="00124798" w:rsidRPr="003C2DE2"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r w:rsidRPr="003C2DE2">
        <w:rPr>
          <w:rFonts w:ascii="Tahoma" w:eastAsia="Arial Unicode MS" w:hAnsi="Tahoma" w:cs="Tahoma"/>
          <w:w w:val="0"/>
          <w:sz w:val="22"/>
          <w:szCs w:val="22"/>
        </w:rPr>
        <w:t>E-mail: invest@klabin.com.br</w:t>
      </w:r>
      <w:r w:rsidRPr="003C2DE2">
        <w:rPr>
          <w:rFonts w:ascii="Tahoma" w:hAnsi="Tahoma" w:cs="Tahoma"/>
          <w:sz w:val="22"/>
          <w:szCs w:val="22"/>
        </w:rPr>
        <w:t xml:space="preserve"> </w:t>
      </w:r>
    </w:p>
    <w:p w:rsidR="00124798" w:rsidRPr="003C2DE2" w:rsidRDefault="00124798" w:rsidP="008759F7">
      <w:pPr>
        <w:pStyle w:val="p0"/>
        <w:widowControl/>
        <w:shd w:val="clear" w:color="auto" w:fill="auto"/>
        <w:tabs>
          <w:tab w:val="clear" w:pos="24"/>
        </w:tabs>
        <w:spacing w:line="240" w:lineRule="auto"/>
        <w:rPr>
          <w:rFonts w:ascii="Tahoma" w:eastAsia="Arial Unicode MS" w:hAnsi="Tahoma" w:cs="Tahoma"/>
          <w:w w:val="0"/>
        </w:rPr>
      </w:pPr>
    </w:p>
    <w:p w:rsidR="00124798" w:rsidRPr="003C2DE2" w:rsidRDefault="00124798" w:rsidP="008759F7">
      <w:pPr>
        <w:pStyle w:val="p0"/>
        <w:widowControl/>
        <w:shd w:val="clear" w:color="auto" w:fill="auto"/>
        <w:tabs>
          <w:tab w:val="clear" w:pos="24"/>
        </w:tabs>
        <w:spacing w:line="240" w:lineRule="auto"/>
        <w:rPr>
          <w:rFonts w:ascii="Tahoma" w:eastAsia="Arial Unicode MS" w:hAnsi="Tahoma" w:cs="Tahoma"/>
          <w:i/>
          <w:iCs/>
          <w:w w:val="0"/>
          <w:u w:val="single"/>
        </w:rPr>
      </w:pPr>
      <w:r w:rsidRPr="003C2DE2">
        <w:rPr>
          <w:rFonts w:ascii="Tahoma" w:eastAsia="Arial Unicode MS" w:hAnsi="Tahoma" w:cs="Tahoma"/>
          <w:b/>
          <w:iCs/>
          <w:w w:val="0"/>
        </w:rPr>
        <w:t>(ii)</w:t>
      </w:r>
      <w:r w:rsidRPr="003C2DE2">
        <w:rPr>
          <w:rFonts w:ascii="Tahoma" w:eastAsia="Arial Unicode MS" w:hAnsi="Tahoma" w:cs="Tahoma"/>
          <w:i/>
          <w:w w:val="0"/>
        </w:rPr>
        <w:t xml:space="preserve"> </w:t>
      </w:r>
      <w:r w:rsidRPr="003C2DE2">
        <w:rPr>
          <w:rFonts w:ascii="Tahoma" w:eastAsia="Arial Unicode MS" w:hAnsi="Tahoma" w:cs="Tahoma"/>
          <w:i/>
          <w:iCs/>
          <w:w w:val="0"/>
          <w:u w:val="single"/>
        </w:rPr>
        <w:t xml:space="preserve">Para a </w:t>
      </w:r>
      <w:r w:rsidR="00812185">
        <w:rPr>
          <w:rFonts w:ascii="Tahoma" w:eastAsia="Arial Unicode MS" w:hAnsi="Tahoma" w:cs="Tahoma"/>
          <w:i/>
          <w:iCs/>
          <w:w w:val="0"/>
          <w:u w:val="single"/>
        </w:rPr>
        <w:t>Ares</w:t>
      </w:r>
      <w:r w:rsidR="00812185" w:rsidRPr="003C2DE2" w:rsidDel="00F04EB1">
        <w:rPr>
          <w:rFonts w:ascii="Tahoma" w:eastAsia="Arial Unicode MS" w:hAnsi="Tahoma" w:cs="Tahoma"/>
          <w:i/>
          <w:iCs/>
          <w:w w:val="0"/>
          <w:u w:val="single"/>
        </w:rPr>
        <w:t xml:space="preserve"> </w:t>
      </w:r>
    </w:p>
    <w:p w:rsidR="00124798" w:rsidRPr="003C2DE2" w:rsidRDefault="00124798" w:rsidP="008759F7">
      <w:pPr>
        <w:pStyle w:val="p0"/>
        <w:widowControl/>
        <w:shd w:val="clear" w:color="auto" w:fill="auto"/>
        <w:tabs>
          <w:tab w:val="clear" w:pos="24"/>
        </w:tabs>
        <w:spacing w:line="240" w:lineRule="auto"/>
        <w:rPr>
          <w:rFonts w:ascii="Tahoma" w:eastAsia="Arial Unicode MS" w:hAnsi="Tahoma" w:cs="Tahoma"/>
          <w:i/>
          <w:iCs/>
          <w:w w:val="0"/>
          <w:u w:val="single"/>
        </w:rPr>
      </w:pPr>
    </w:p>
    <w:p w:rsidR="00124798" w:rsidRPr="003C2DE2" w:rsidRDefault="00812185" w:rsidP="008759F7">
      <w:pPr>
        <w:pStyle w:val="p0"/>
        <w:widowControl/>
        <w:spacing w:line="240" w:lineRule="auto"/>
        <w:rPr>
          <w:rFonts w:ascii="Tahoma" w:eastAsia="Arial Unicode MS" w:hAnsi="Tahoma" w:cs="Tahoma"/>
          <w:w w:val="0"/>
        </w:rPr>
      </w:pPr>
      <w:r>
        <w:rPr>
          <w:rFonts w:ascii="Tahoma" w:hAnsi="Tahoma" w:cs="Tahoma"/>
          <w:b/>
          <w:bCs/>
          <w:smallCaps/>
        </w:rPr>
        <w:t>ARES SERVIÇOS IMOBILIÁRIOS LTDA.</w:t>
      </w:r>
    </w:p>
    <w:p w:rsidR="00124798" w:rsidRPr="00E62F14" w:rsidRDefault="009B5CAE"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E62F14">
        <w:rPr>
          <w:rFonts w:ascii="Tahoma" w:eastAsia="Arial Unicode MS" w:hAnsi="Tahoma" w:cs="Tahoma"/>
          <w:w w:val="0"/>
          <w:sz w:val="22"/>
          <w:szCs w:val="22"/>
        </w:rPr>
        <w:t>Avenida Santo Amaro, 48, 1º andar, conjunto 12, Itaim Bibi</w:t>
      </w:r>
    </w:p>
    <w:p w:rsidR="00124798" w:rsidRPr="00E62F14" w:rsidRDefault="00F357E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E62F14">
        <w:rPr>
          <w:rFonts w:ascii="Tahoma" w:eastAsia="Arial Unicode MS" w:hAnsi="Tahoma" w:cs="Tahoma"/>
          <w:w w:val="0"/>
          <w:sz w:val="22"/>
          <w:szCs w:val="22"/>
        </w:rPr>
        <w:t xml:space="preserve">CEP </w:t>
      </w:r>
      <w:r w:rsidR="009B5CAE" w:rsidRPr="00E62F14">
        <w:rPr>
          <w:rFonts w:ascii="Tahoma" w:eastAsia="Arial Unicode MS" w:hAnsi="Tahoma" w:cs="Tahoma"/>
          <w:w w:val="0"/>
          <w:sz w:val="22"/>
          <w:szCs w:val="22"/>
        </w:rPr>
        <w:t xml:space="preserve">04506-000, São Paulo </w:t>
      </w:r>
      <w:r w:rsidR="00124798" w:rsidRPr="00BE005A">
        <w:rPr>
          <w:rFonts w:ascii="Tahoma" w:eastAsia="Arial Unicode MS" w:hAnsi="Tahoma" w:cs="Tahoma"/>
          <w:w w:val="0"/>
          <w:sz w:val="22"/>
          <w:szCs w:val="22"/>
        </w:rPr>
        <w:t xml:space="preserve">– </w:t>
      </w:r>
      <w:r w:rsidR="009B5CAE" w:rsidRPr="00E62F14">
        <w:rPr>
          <w:rFonts w:ascii="Tahoma" w:eastAsia="Arial Unicode MS" w:hAnsi="Tahoma" w:cs="Tahoma"/>
          <w:w w:val="0"/>
          <w:sz w:val="22"/>
          <w:szCs w:val="22"/>
        </w:rPr>
        <w:t>SP</w:t>
      </w:r>
      <w:r w:rsidR="009B5CAE" w:rsidRPr="00E62F14" w:rsidDel="009B5CAE">
        <w:rPr>
          <w:rFonts w:ascii="Tahoma" w:eastAsia="Arial Unicode MS" w:hAnsi="Tahoma" w:cs="Tahoma"/>
          <w:w w:val="0"/>
          <w:sz w:val="22"/>
          <w:szCs w:val="22"/>
        </w:rPr>
        <w:t xml:space="preserve"> </w:t>
      </w:r>
    </w:p>
    <w:p w:rsidR="00124798" w:rsidRPr="00E62F14"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BE005A">
        <w:rPr>
          <w:rFonts w:ascii="Tahoma" w:eastAsia="Arial Unicode MS" w:hAnsi="Tahoma" w:cs="Tahoma"/>
          <w:w w:val="0"/>
          <w:sz w:val="22"/>
          <w:szCs w:val="22"/>
        </w:rPr>
        <w:t xml:space="preserve">At.: </w:t>
      </w:r>
      <w:r w:rsidR="00B76C3A">
        <w:rPr>
          <w:rFonts w:ascii="Tahoma" w:eastAsia="Arial Unicode MS" w:hAnsi="Tahoma" w:cs="Tahoma"/>
          <w:sz w:val="22"/>
          <w:szCs w:val="22"/>
        </w:rPr>
        <w:t xml:space="preserve">Sr. </w:t>
      </w:r>
      <w:r w:rsidR="00B76C3A" w:rsidRPr="00AB02C5">
        <w:rPr>
          <w:rFonts w:ascii="Tahoma" w:eastAsia="Arial Unicode MS" w:hAnsi="Tahoma" w:cs="Tahoma"/>
          <w:color w:val="000000"/>
          <w:w w:val="0"/>
          <w:sz w:val="22"/>
          <w:szCs w:val="22"/>
        </w:rPr>
        <w:t>Arley Custódio Fonseca</w:t>
      </w:r>
    </w:p>
    <w:p w:rsidR="00124798" w:rsidRPr="00E62F14" w:rsidRDefault="007F2B7F"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BE005A">
        <w:rPr>
          <w:rFonts w:ascii="Tahoma" w:eastAsia="Arial Unicode MS" w:hAnsi="Tahoma" w:cs="Tahoma"/>
          <w:w w:val="0"/>
          <w:sz w:val="22"/>
          <w:szCs w:val="22"/>
        </w:rPr>
        <w:t>Tel</w:t>
      </w:r>
      <w:r w:rsidRPr="00E62F14">
        <w:rPr>
          <w:rFonts w:ascii="Tahoma" w:eastAsia="Arial Unicode MS" w:hAnsi="Tahoma" w:cs="Tahoma"/>
          <w:w w:val="0"/>
          <w:sz w:val="22"/>
          <w:szCs w:val="22"/>
        </w:rPr>
        <w:t>.</w:t>
      </w:r>
      <w:r w:rsidR="00124798" w:rsidRPr="00BE005A">
        <w:rPr>
          <w:rFonts w:ascii="Tahoma" w:eastAsia="Arial Unicode MS" w:hAnsi="Tahoma" w:cs="Tahoma"/>
          <w:w w:val="0"/>
          <w:sz w:val="22"/>
          <w:szCs w:val="22"/>
        </w:rPr>
        <w:t xml:space="preserve">: </w:t>
      </w:r>
      <w:r w:rsidR="00B76C3A" w:rsidRPr="00AB02C5">
        <w:rPr>
          <w:rFonts w:ascii="Tahoma" w:eastAsia="Arial Unicode MS" w:hAnsi="Tahoma" w:cs="Tahoma"/>
          <w:sz w:val="22"/>
          <w:szCs w:val="22"/>
        </w:rPr>
        <w:t xml:space="preserve">(11) </w:t>
      </w:r>
      <w:r w:rsidR="00B76C3A">
        <w:rPr>
          <w:rFonts w:ascii="Tahoma" w:eastAsia="Arial Unicode MS" w:hAnsi="Tahoma" w:cs="Tahoma"/>
          <w:sz w:val="22"/>
          <w:szCs w:val="22"/>
        </w:rPr>
        <w:t>3071-</w:t>
      </w:r>
      <w:r w:rsidR="00B76C3A" w:rsidRPr="00AB02C5">
        <w:rPr>
          <w:rFonts w:ascii="Tahoma" w:eastAsia="Arial Unicode MS" w:hAnsi="Tahoma" w:cs="Tahoma"/>
          <w:sz w:val="22"/>
          <w:szCs w:val="22"/>
        </w:rPr>
        <w:t>4475</w:t>
      </w:r>
    </w:p>
    <w:p w:rsidR="00124798" w:rsidRPr="00E62F14"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BE005A">
        <w:rPr>
          <w:rFonts w:ascii="Tahoma" w:eastAsia="Arial Unicode MS" w:hAnsi="Tahoma" w:cs="Tahoma"/>
          <w:w w:val="0"/>
          <w:sz w:val="22"/>
          <w:szCs w:val="22"/>
        </w:rPr>
        <w:t xml:space="preserve">E-mail: </w:t>
      </w:r>
      <w:hyperlink r:id="rId15" w:history="1">
        <w:r w:rsidR="00B76C3A" w:rsidRPr="00AB02C5">
          <w:rPr>
            <w:rStyle w:val="Hyperlink"/>
            <w:rFonts w:ascii="Tahoma" w:eastAsia="Arial Unicode MS" w:hAnsi="Tahoma" w:cs="Tahoma"/>
            <w:sz w:val="22"/>
            <w:szCs w:val="22"/>
          </w:rPr>
          <w:t>juridico@apicesec.com.br</w:t>
        </w:r>
      </w:hyperlink>
      <w:r w:rsidR="00B76C3A" w:rsidRPr="00AB02C5">
        <w:rPr>
          <w:rFonts w:ascii="Tahoma" w:eastAsia="Arial Unicode MS" w:hAnsi="Tahoma" w:cs="Tahoma"/>
          <w:sz w:val="22"/>
          <w:szCs w:val="22"/>
        </w:rPr>
        <w:t xml:space="preserve"> e middle@apicesec.com.br</w:t>
      </w:r>
    </w:p>
    <w:p w:rsidR="00124798" w:rsidRPr="00E62F14"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p>
    <w:p w:rsidR="00124798" w:rsidRPr="003C2DE2"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i/>
          <w:sz w:val="22"/>
          <w:szCs w:val="22"/>
          <w:u w:val="single"/>
        </w:rPr>
      </w:pPr>
      <w:r w:rsidRPr="003C2DE2">
        <w:rPr>
          <w:rFonts w:ascii="Tahoma" w:hAnsi="Tahoma" w:cs="Tahoma"/>
          <w:b/>
          <w:sz w:val="22"/>
          <w:szCs w:val="22"/>
        </w:rPr>
        <w:t>(i</w:t>
      </w:r>
      <w:r w:rsidR="00AD248D" w:rsidRPr="003C2DE2">
        <w:rPr>
          <w:rFonts w:ascii="Tahoma" w:hAnsi="Tahoma" w:cs="Tahoma"/>
          <w:b/>
          <w:sz w:val="22"/>
          <w:szCs w:val="22"/>
        </w:rPr>
        <w:t>ii</w:t>
      </w:r>
      <w:r w:rsidRPr="003C2DE2">
        <w:rPr>
          <w:rFonts w:ascii="Tahoma" w:hAnsi="Tahoma" w:cs="Tahoma"/>
          <w:b/>
          <w:sz w:val="22"/>
          <w:szCs w:val="22"/>
        </w:rPr>
        <w:t>)</w:t>
      </w:r>
      <w:r w:rsidRPr="003C2DE2">
        <w:rPr>
          <w:rFonts w:ascii="Tahoma" w:hAnsi="Tahoma" w:cs="Tahoma"/>
          <w:sz w:val="22"/>
          <w:szCs w:val="22"/>
        </w:rPr>
        <w:t xml:space="preserve"> </w:t>
      </w:r>
      <w:r w:rsidRPr="003C2DE2">
        <w:rPr>
          <w:rFonts w:ascii="Tahoma" w:hAnsi="Tahoma" w:cs="Tahoma"/>
          <w:i/>
          <w:sz w:val="22"/>
          <w:szCs w:val="22"/>
          <w:u w:val="single"/>
        </w:rPr>
        <w:t>Para a Securitizadora</w:t>
      </w:r>
    </w:p>
    <w:p w:rsidR="00124798" w:rsidRPr="003C2DE2"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i/>
          <w:sz w:val="22"/>
          <w:szCs w:val="22"/>
          <w:u w:val="single"/>
        </w:rPr>
      </w:pPr>
    </w:p>
    <w:p w:rsidR="00124798" w:rsidRPr="003C2DE2" w:rsidRDefault="00812185" w:rsidP="008759F7">
      <w:pPr>
        <w:pStyle w:val="p0"/>
        <w:widowControl/>
        <w:spacing w:line="240" w:lineRule="auto"/>
        <w:rPr>
          <w:rFonts w:ascii="Tahoma" w:hAnsi="Tahoma" w:cs="Tahoma"/>
          <w:b/>
          <w:bCs/>
          <w:smallCaps/>
        </w:rPr>
      </w:pPr>
      <w:r>
        <w:rPr>
          <w:rFonts w:ascii="Tahoma" w:hAnsi="Tahoma" w:cs="Tahoma"/>
          <w:b/>
          <w:bCs/>
          <w:smallCaps/>
        </w:rPr>
        <w:t>ÁPICE SECURITIZADORA S.A.</w:t>
      </w:r>
    </w:p>
    <w:p w:rsidR="009B5CAE" w:rsidRPr="00B87283" w:rsidRDefault="009B5CAE" w:rsidP="009B5CAE">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B87283">
        <w:rPr>
          <w:rFonts w:ascii="Tahoma" w:eastAsia="Arial Unicode MS" w:hAnsi="Tahoma" w:cs="Tahoma"/>
          <w:w w:val="0"/>
          <w:sz w:val="22"/>
          <w:szCs w:val="22"/>
        </w:rPr>
        <w:t>Avenida Santo Amaro, 48, 1º andar, conjunto 12, Itaim Bibi</w:t>
      </w:r>
    </w:p>
    <w:p w:rsidR="009B5CAE" w:rsidRPr="00E62F14" w:rsidRDefault="009B5CAE"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E62F14">
        <w:rPr>
          <w:rFonts w:ascii="Tahoma" w:eastAsia="Arial Unicode MS" w:hAnsi="Tahoma" w:cs="Tahoma"/>
          <w:w w:val="0"/>
          <w:sz w:val="22"/>
          <w:szCs w:val="22"/>
        </w:rPr>
        <w:t>CEP 04506-000, São Paulo – SP</w:t>
      </w:r>
      <w:r w:rsidRPr="00E62F14" w:rsidDel="009B5CAE">
        <w:rPr>
          <w:rFonts w:ascii="Tahoma" w:eastAsia="Arial Unicode MS" w:hAnsi="Tahoma" w:cs="Tahoma"/>
          <w:w w:val="0"/>
          <w:sz w:val="22"/>
          <w:szCs w:val="22"/>
        </w:rPr>
        <w:t xml:space="preserve"> </w:t>
      </w:r>
    </w:p>
    <w:p w:rsidR="00124798" w:rsidRPr="00BE005A"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BE005A">
        <w:rPr>
          <w:rFonts w:ascii="Tahoma" w:eastAsia="Arial Unicode MS" w:hAnsi="Tahoma" w:cs="Tahoma"/>
          <w:w w:val="0"/>
          <w:sz w:val="22"/>
          <w:szCs w:val="22"/>
        </w:rPr>
        <w:t xml:space="preserve">At.: </w:t>
      </w:r>
      <w:r w:rsidR="00B76C3A">
        <w:rPr>
          <w:rFonts w:ascii="Tahoma" w:eastAsia="Arial Unicode MS" w:hAnsi="Tahoma" w:cs="Tahoma"/>
          <w:sz w:val="22"/>
          <w:szCs w:val="22"/>
        </w:rPr>
        <w:t xml:space="preserve">Sr. </w:t>
      </w:r>
      <w:r w:rsidR="00B76C3A" w:rsidRPr="00AB02C5">
        <w:rPr>
          <w:rFonts w:ascii="Tahoma" w:eastAsia="Arial Unicode MS" w:hAnsi="Tahoma" w:cs="Tahoma"/>
          <w:color w:val="000000"/>
          <w:w w:val="0"/>
          <w:sz w:val="22"/>
          <w:szCs w:val="22"/>
        </w:rPr>
        <w:t>Arley Custódio Fonseca</w:t>
      </w:r>
    </w:p>
    <w:p w:rsidR="00124798" w:rsidRPr="00EF5BB9" w:rsidRDefault="007F2B7F"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EF5BB9">
        <w:rPr>
          <w:rFonts w:ascii="Tahoma" w:eastAsia="Arial Unicode MS" w:hAnsi="Tahoma" w:cs="Tahoma"/>
          <w:w w:val="0"/>
          <w:sz w:val="22"/>
          <w:szCs w:val="22"/>
        </w:rPr>
        <w:t>Tel.</w:t>
      </w:r>
      <w:r w:rsidR="00124798" w:rsidRPr="00EF5BB9">
        <w:rPr>
          <w:rFonts w:ascii="Tahoma" w:eastAsia="Arial Unicode MS" w:hAnsi="Tahoma" w:cs="Tahoma"/>
          <w:w w:val="0"/>
          <w:sz w:val="22"/>
          <w:szCs w:val="22"/>
        </w:rPr>
        <w:t xml:space="preserve">: </w:t>
      </w:r>
      <w:r w:rsidR="00B76C3A" w:rsidRPr="00AB02C5">
        <w:rPr>
          <w:rFonts w:ascii="Tahoma" w:eastAsia="Arial Unicode MS" w:hAnsi="Tahoma" w:cs="Tahoma"/>
          <w:sz w:val="22"/>
          <w:szCs w:val="22"/>
        </w:rPr>
        <w:t xml:space="preserve">(11) </w:t>
      </w:r>
      <w:r w:rsidR="00B76C3A">
        <w:rPr>
          <w:rFonts w:ascii="Tahoma" w:eastAsia="Arial Unicode MS" w:hAnsi="Tahoma" w:cs="Tahoma"/>
          <w:sz w:val="22"/>
          <w:szCs w:val="22"/>
        </w:rPr>
        <w:t>3071-</w:t>
      </w:r>
      <w:r w:rsidR="00B76C3A" w:rsidRPr="00AB02C5">
        <w:rPr>
          <w:rFonts w:ascii="Tahoma" w:eastAsia="Arial Unicode MS" w:hAnsi="Tahoma" w:cs="Tahoma"/>
          <w:sz w:val="22"/>
          <w:szCs w:val="22"/>
        </w:rPr>
        <w:t>4475</w:t>
      </w:r>
    </w:p>
    <w:p w:rsidR="00124798" w:rsidRPr="00EF5BB9"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EF5BB9">
        <w:rPr>
          <w:rFonts w:ascii="Tahoma" w:eastAsia="Arial Unicode MS" w:hAnsi="Tahoma" w:cs="Tahoma"/>
          <w:w w:val="0"/>
          <w:sz w:val="22"/>
          <w:szCs w:val="22"/>
        </w:rPr>
        <w:t xml:space="preserve">E-mail: </w:t>
      </w:r>
      <w:hyperlink r:id="rId16" w:history="1">
        <w:r w:rsidR="00B76C3A" w:rsidRPr="00AB02C5">
          <w:rPr>
            <w:rStyle w:val="Hyperlink"/>
            <w:rFonts w:ascii="Tahoma" w:eastAsia="Arial Unicode MS" w:hAnsi="Tahoma" w:cs="Tahoma"/>
            <w:sz w:val="22"/>
            <w:szCs w:val="22"/>
          </w:rPr>
          <w:t>juridico@apicesec.com.br</w:t>
        </w:r>
      </w:hyperlink>
      <w:r w:rsidR="00B76C3A" w:rsidRPr="00AB02C5">
        <w:rPr>
          <w:rFonts w:ascii="Tahoma" w:eastAsia="Arial Unicode MS" w:hAnsi="Tahoma" w:cs="Tahoma"/>
          <w:sz w:val="22"/>
          <w:szCs w:val="22"/>
        </w:rPr>
        <w:t xml:space="preserve"> e middle@apicesec.com.br</w:t>
      </w:r>
    </w:p>
    <w:p w:rsidR="00124798" w:rsidRPr="00EF5BB9" w:rsidRDefault="00124798"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p>
    <w:p w:rsidR="00124798" w:rsidRPr="003C2DE2" w:rsidRDefault="00124798" w:rsidP="008759F7">
      <w:pPr>
        <w:tabs>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i/>
          <w:caps/>
          <w:sz w:val="22"/>
          <w:szCs w:val="22"/>
          <w:u w:val="single"/>
        </w:rPr>
      </w:pPr>
      <w:r w:rsidRPr="003C2DE2">
        <w:rPr>
          <w:rFonts w:ascii="Tahoma" w:hAnsi="Tahoma" w:cs="Tahoma"/>
          <w:b/>
          <w:sz w:val="22"/>
          <w:szCs w:val="22"/>
        </w:rPr>
        <w:t>(</w:t>
      </w:r>
      <w:r w:rsidR="00AD248D" w:rsidRPr="003C2DE2">
        <w:rPr>
          <w:rFonts w:ascii="Tahoma" w:hAnsi="Tahoma" w:cs="Tahoma"/>
          <w:b/>
          <w:sz w:val="22"/>
          <w:szCs w:val="22"/>
        </w:rPr>
        <w:t>i</w:t>
      </w:r>
      <w:r w:rsidRPr="003C2DE2">
        <w:rPr>
          <w:rFonts w:ascii="Tahoma" w:hAnsi="Tahoma" w:cs="Tahoma"/>
          <w:b/>
          <w:sz w:val="22"/>
          <w:szCs w:val="22"/>
        </w:rPr>
        <w:t>v)</w:t>
      </w:r>
      <w:r w:rsidRPr="003C2DE2">
        <w:rPr>
          <w:rFonts w:ascii="Tahoma" w:hAnsi="Tahoma" w:cs="Tahoma"/>
          <w:sz w:val="22"/>
          <w:szCs w:val="22"/>
        </w:rPr>
        <w:t xml:space="preserve"> </w:t>
      </w:r>
      <w:r w:rsidRPr="003C2DE2">
        <w:rPr>
          <w:rFonts w:ascii="Tahoma" w:hAnsi="Tahoma" w:cs="Tahoma"/>
          <w:i/>
          <w:sz w:val="22"/>
          <w:szCs w:val="22"/>
          <w:u w:val="single"/>
        </w:rPr>
        <w:t xml:space="preserve">Para o Agente Fiduciário </w:t>
      </w:r>
    </w:p>
    <w:p w:rsidR="00124798" w:rsidRPr="003C2DE2" w:rsidRDefault="00124798" w:rsidP="008759F7">
      <w:pPr>
        <w:tabs>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i/>
          <w:sz w:val="22"/>
          <w:szCs w:val="22"/>
          <w:u w:val="single"/>
        </w:rPr>
      </w:pPr>
    </w:p>
    <w:p w:rsidR="002206FA" w:rsidRPr="006E0030" w:rsidRDefault="00812185" w:rsidP="008759F7">
      <w:pPr>
        <w:jc w:val="both"/>
        <w:rPr>
          <w:rFonts w:ascii="Tahoma" w:eastAsia="Arial Unicode MS" w:hAnsi="Tahoma" w:cs="Tahoma"/>
          <w:b/>
          <w:smallCaps/>
          <w:w w:val="0"/>
          <w:sz w:val="22"/>
          <w:szCs w:val="22"/>
        </w:rPr>
      </w:pPr>
      <w:r>
        <w:rPr>
          <w:rFonts w:ascii="Tahoma" w:eastAsia="Arial Unicode MS" w:hAnsi="Tahoma" w:cs="Tahoma"/>
          <w:b/>
          <w:smallCaps/>
          <w:w w:val="0"/>
          <w:sz w:val="22"/>
          <w:szCs w:val="22"/>
        </w:rPr>
        <w:t>OLIVEIRA TRUST DISTRIBUIDORA DE TÍTULOS E VALORES MOBILIÁRIOS S.A.</w:t>
      </w:r>
    </w:p>
    <w:p w:rsidR="002206FA" w:rsidRPr="003C2DE2" w:rsidRDefault="009B5CAE" w:rsidP="008759F7">
      <w:pPr>
        <w:pStyle w:val="NormalJustified"/>
        <w:rPr>
          <w:rFonts w:ascii="Tahoma" w:eastAsia="Arial Unicode MS" w:hAnsi="Tahoma" w:cs="Tahoma"/>
          <w:w w:val="0"/>
          <w:kern w:val="0"/>
          <w:sz w:val="22"/>
          <w:szCs w:val="22"/>
        </w:rPr>
      </w:pPr>
      <w:r>
        <w:rPr>
          <w:rFonts w:ascii="Tahoma" w:eastAsia="Arial Unicode MS" w:hAnsi="Tahoma" w:cs="Tahoma"/>
          <w:w w:val="0"/>
          <w:kern w:val="0"/>
          <w:sz w:val="22"/>
          <w:szCs w:val="22"/>
        </w:rPr>
        <w:t>Rua Joaquim Floriano, 1.052, 13º Andar, Itaim Bibi</w:t>
      </w:r>
    </w:p>
    <w:p w:rsidR="002206FA" w:rsidRPr="006E0030" w:rsidRDefault="00B7161B" w:rsidP="008759F7">
      <w:pPr>
        <w:pStyle w:val="NormalJustified"/>
        <w:rPr>
          <w:rFonts w:ascii="Tahoma" w:eastAsia="Arial Unicode MS" w:hAnsi="Tahoma" w:cs="Tahoma"/>
          <w:w w:val="0"/>
          <w:kern w:val="0"/>
          <w:sz w:val="22"/>
          <w:szCs w:val="22"/>
        </w:rPr>
      </w:pPr>
      <w:r w:rsidRPr="003C2DE2">
        <w:rPr>
          <w:rFonts w:ascii="Tahoma" w:eastAsia="Arial Unicode MS" w:hAnsi="Tahoma" w:cs="Tahoma"/>
          <w:w w:val="0"/>
          <w:kern w:val="0"/>
          <w:sz w:val="22"/>
          <w:szCs w:val="22"/>
        </w:rPr>
        <w:t xml:space="preserve">CEP </w:t>
      </w:r>
      <w:r w:rsidR="009B5CAE">
        <w:rPr>
          <w:rFonts w:ascii="Tahoma" w:eastAsia="Arial Unicode MS" w:hAnsi="Tahoma" w:cs="Tahoma"/>
          <w:w w:val="0"/>
          <w:kern w:val="0"/>
          <w:sz w:val="22"/>
          <w:szCs w:val="22"/>
        </w:rPr>
        <w:t>04534-004</w:t>
      </w:r>
      <w:r w:rsidR="009B5CAE" w:rsidRPr="006E0030">
        <w:rPr>
          <w:rFonts w:ascii="Tahoma" w:eastAsia="Arial Unicode MS" w:hAnsi="Tahoma" w:cs="Tahoma"/>
          <w:w w:val="0"/>
          <w:kern w:val="0"/>
          <w:sz w:val="22"/>
          <w:szCs w:val="22"/>
        </w:rPr>
        <w:t xml:space="preserve">, </w:t>
      </w:r>
      <w:r w:rsidR="009B5CAE">
        <w:rPr>
          <w:rFonts w:ascii="Tahoma" w:eastAsia="Arial Unicode MS" w:hAnsi="Tahoma" w:cs="Tahoma"/>
          <w:w w:val="0"/>
          <w:kern w:val="0"/>
          <w:sz w:val="22"/>
          <w:szCs w:val="22"/>
        </w:rPr>
        <w:t>São Paulo</w:t>
      </w:r>
      <w:r w:rsidR="009B5CAE" w:rsidRPr="006E0030">
        <w:rPr>
          <w:rFonts w:ascii="Tahoma" w:eastAsia="Arial Unicode MS" w:hAnsi="Tahoma" w:cs="Tahoma"/>
          <w:w w:val="0"/>
          <w:kern w:val="0"/>
          <w:sz w:val="22"/>
          <w:szCs w:val="22"/>
        </w:rPr>
        <w:t xml:space="preserve"> </w:t>
      </w:r>
      <w:r w:rsidR="008D48C3">
        <w:rPr>
          <w:rFonts w:ascii="Tahoma" w:eastAsia="Arial Unicode MS" w:hAnsi="Tahoma" w:cs="Tahoma"/>
          <w:w w:val="0"/>
          <w:kern w:val="0"/>
          <w:sz w:val="22"/>
          <w:szCs w:val="22"/>
        </w:rPr>
        <w:t>–</w:t>
      </w:r>
      <w:r w:rsidR="002206FA" w:rsidRPr="003C2DE2">
        <w:rPr>
          <w:rFonts w:ascii="Tahoma" w:eastAsia="Arial Unicode MS" w:hAnsi="Tahoma" w:cs="Tahoma"/>
          <w:w w:val="0"/>
          <w:kern w:val="0"/>
          <w:sz w:val="22"/>
          <w:szCs w:val="22"/>
        </w:rPr>
        <w:t xml:space="preserve"> </w:t>
      </w:r>
      <w:r w:rsidR="009B5CAE">
        <w:rPr>
          <w:rFonts w:ascii="Tahoma" w:eastAsia="Arial Unicode MS" w:hAnsi="Tahoma" w:cs="Tahoma"/>
          <w:w w:val="0"/>
          <w:kern w:val="0"/>
          <w:sz w:val="22"/>
          <w:szCs w:val="22"/>
        </w:rPr>
        <w:t>SP</w:t>
      </w:r>
    </w:p>
    <w:p w:rsidR="007C6746" w:rsidRPr="006C58ED" w:rsidRDefault="007C6746" w:rsidP="007C6746">
      <w:pPr>
        <w:spacing w:line="320" w:lineRule="exact"/>
        <w:contextualSpacing/>
        <w:jc w:val="both"/>
        <w:rPr>
          <w:rFonts w:ascii="Tahoma" w:hAnsi="Tahoma" w:cs="Tahoma"/>
          <w:sz w:val="22"/>
          <w:szCs w:val="22"/>
        </w:rPr>
      </w:pPr>
      <w:r w:rsidRPr="006C58ED">
        <w:rPr>
          <w:rFonts w:ascii="Tahoma" w:hAnsi="Tahoma" w:cs="Tahoma"/>
          <w:sz w:val="22"/>
          <w:szCs w:val="22"/>
        </w:rPr>
        <w:t>At.: Antonio Amarado e Maria Carolina Abrantes Lodi de Oliveira</w:t>
      </w:r>
    </w:p>
    <w:p w:rsidR="007C6746" w:rsidRPr="006C58ED" w:rsidRDefault="007C6746" w:rsidP="007C6746">
      <w:pPr>
        <w:spacing w:line="320" w:lineRule="exact"/>
        <w:contextualSpacing/>
        <w:jc w:val="both"/>
        <w:rPr>
          <w:rFonts w:ascii="Tahoma" w:hAnsi="Tahoma" w:cs="Tahoma"/>
          <w:sz w:val="22"/>
          <w:szCs w:val="22"/>
        </w:rPr>
      </w:pPr>
      <w:r w:rsidRPr="006C58ED">
        <w:rPr>
          <w:rFonts w:ascii="Tahoma" w:hAnsi="Tahoma" w:cs="Tahoma"/>
          <w:sz w:val="22"/>
          <w:szCs w:val="22"/>
        </w:rPr>
        <w:t>Telefone: (21) 3514-0000</w:t>
      </w:r>
    </w:p>
    <w:p w:rsidR="00B52F92" w:rsidRPr="003C2DE2" w:rsidRDefault="007C6746" w:rsidP="008759F7">
      <w:pPr>
        <w:tabs>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6C58ED">
        <w:rPr>
          <w:rFonts w:ascii="Tahoma" w:hAnsi="Tahoma" w:cs="Tahoma"/>
          <w:sz w:val="22"/>
          <w:szCs w:val="22"/>
        </w:rPr>
        <w:t>E-mail: ger1.agente@oliveiratrust.com.br</w:t>
      </w:r>
    </w:p>
    <w:p w:rsidR="00124798" w:rsidRPr="003C2DE2" w:rsidRDefault="00124798"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As comunicações serão consideradas entregues: (i) quando enviadas aos endereços acima sob protocolo ou com "aviso de recebimento"; ou (ii) por correio eletrônico serão consideradas recebidas na data da confirmação de recebimento eletrônico. Os originais serão encaminhados para os endereços acima em até 5 (cinco) Dias Úteis após o envio da mensagem.</w:t>
      </w:r>
    </w:p>
    <w:p w:rsidR="00124798" w:rsidRPr="003C2DE2" w:rsidRDefault="00124798" w:rsidP="008759F7">
      <w:pPr>
        <w:ind w:firstLine="1418"/>
        <w:jc w:val="both"/>
        <w:rPr>
          <w:rFonts w:ascii="Tahoma" w:hAnsi="Tahoma" w:cs="Tahoma"/>
          <w:sz w:val="22"/>
          <w:szCs w:val="22"/>
        </w:rPr>
      </w:pPr>
    </w:p>
    <w:p w:rsidR="00124798" w:rsidRPr="003C2DE2" w:rsidRDefault="00124798" w:rsidP="008759F7">
      <w:pPr>
        <w:numPr>
          <w:ilvl w:val="2"/>
          <w:numId w:val="1"/>
        </w:numPr>
        <w:ind w:left="0" w:firstLine="1418"/>
        <w:jc w:val="both"/>
        <w:rPr>
          <w:rFonts w:ascii="Tahoma" w:hAnsi="Tahoma" w:cs="Tahoma"/>
          <w:sz w:val="22"/>
          <w:szCs w:val="22"/>
        </w:rPr>
      </w:pPr>
      <w:r w:rsidRPr="003C2DE2">
        <w:rPr>
          <w:rFonts w:ascii="Tahoma" w:hAnsi="Tahoma" w:cs="Tahoma"/>
          <w:sz w:val="22"/>
          <w:szCs w:val="22"/>
        </w:rPr>
        <w:t>A mudança de qualquer dos endereços acima deverá ser comunicada às outras Partes pela Parte que tiver seu endereço alterado, sob pena de serem considerados entregues as comunicações enviadas aos endereços anteriormente indicados.</w:t>
      </w:r>
    </w:p>
    <w:p w:rsidR="00240BDE" w:rsidRDefault="00240BDE">
      <w:pPr>
        <w:rPr>
          <w:rFonts w:ascii="Tahoma" w:eastAsia="Arial Unicode MS" w:hAnsi="Tahoma" w:cs="Tahoma"/>
          <w:sz w:val="22"/>
          <w:szCs w:val="22"/>
          <w:u w:val="single"/>
        </w:rPr>
      </w:pPr>
      <w:r>
        <w:rPr>
          <w:rFonts w:ascii="Tahoma" w:eastAsia="Arial Unicode MS" w:hAnsi="Tahoma" w:cs="Tahoma"/>
          <w:sz w:val="22"/>
          <w:szCs w:val="22"/>
          <w:u w:val="single"/>
        </w:rPr>
        <w:br w:type="page"/>
      </w:r>
    </w:p>
    <w:p w:rsidR="00064CC8" w:rsidRPr="003C2DE2" w:rsidRDefault="00370FCA" w:rsidP="008759F7">
      <w:pPr>
        <w:numPr>
          <w:ilvl w:val="0"/>
          <w:numId w:val="1"/>
        </w:numPr>
        <w:ind w:left="709" w:hanging="709"/>
        <w:jc w:val="both"/>
        <w:outlineLvl w:val="0"/>
        <w:rPr>
          <w:rFonts w:ascii="Tahoma" w:hAnsi="Tahoma" w:cs="Tahoma"/>
          <w:b/>
          <w:smallCaps/>
          <w:sz w:val="22"/>
          <w:szCs w:val="22"/>
        </w:rPr>
      </w:pPr>
      <w:bookmarkStart w:id="170" w:name="_Toc496646691"/>
      <w:r w:rsidRPr="003C2DE2">
        <w:rPr>
          <w:rFonts w:ascii="Tahoma" w:hAnsi="Tahoma" w:cs="Tahoma"/>
          <w:b/>
          <w:smallCaps/>
          <w:sz w:val="22"/>
          <w:szCs w:val="22"/>
        </w:rPr>
        <w:t>PAGAMENTO DE TRIBUTOS</w:t>
      </w:r>
      <w:bookmarkEnd w:id="170"/>
    </w:p>
    <w:p w:rsidR="00064CC8" w:rsidRPr="003C2DE2" w:rsidRDefault="00064CC8" w:rsidP="008759F7">
      <w:pPr>
        <w:jc w:val="both"/>
        <w:rPr>
          <w:rFonts w:ascii="Tahoma" w:eastAsia="Arial Unicode MS" w:hAnsi="Tahoma" w:cs="Tahoma"/>
          <w:sz w:val="22"/>
          <w:szCs w:val="22"/>
        </w:rPr>
      </w:pPr>
    </w:p>
    <w:p w:rsidR="00064CC8" w:rsidRPr="003C2DE2" w:rsidRDefault="00064CC8"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 xml:space="preserve">Os tributos incidentes sobre a Emissão e as Debêntures deverão ser integralmente pagos pela Emissora, incluindo, sem limitação, todos os custos de tributação incidentes sobre quaisquer pagamentos devidos à Securitizadora, na qualidade de titular das Debêntures em decorrência desta Escritura. Neste sentido, referidos pagamentos deverão ser acrescidos dos valores atuais e futuros correspondentes a quaisquer tributos que sobre eles incidam, venham a incidir ou sejam entendidos como devidos. Da mesma forma, caso, por força de norma ou determinação de autoridade, a Emissora, na qualidade de titular das Debêntures, conforme o caso, tiver </w:t>
      </w:r>
      <w:r w:rsidR="007F2B7F" w:rsidRPr="003C2DE2">
        <w:rPr>
          <w:rFonts w:ascii="Tahoma" w:eastAsia="Arial Unicode MS" w:hAnsi="Tahoma" w:cs="Tahoma"/>
          <w:sz w:val="22"/>
          <w:szCs w:val="22"/>
        </w:rPr>
        <w:t xml:space="preserve">de </w:t>
      </w:r>
      <w:r w:rsidRPr="003C2DE2">
        <w:rPr>
          <w:rFonts w:ascii="Tahoma" w:eastAsia="Arial Unicode MS" w:hAnsi="Tahoma" w:cs="Tahoma"/>
          <w:sz w:val="22"/>
          <w:szCs w:val="22"/>
        </w:rPr>
        <w:t>reter ou deduzir, de quaisquer pagamentos feitos exclusivamente no âmbito das Debêntures, quaisquer tributos e/ou taxas, a Emissora deverá acrescer a tais pagamentos valores adicionais de modo que a Securitizadora, na qualidade de titular das Debêntures, receba os mesmos valores que seriam por ela recebidos caso nenhuma retenção ou dedução fosse realizada. Para tanto, a Emissora desde já reconhece ser pecuniária a obrigação aqui prevista, e declara serem líquidos, certos e exigíveis todos e quaisquer valores que vierem a ser apresentados contra si, pela Securitizadora, na qualidade de titular das Debêntures, pertinentes a esses tributos e, nos termos desta Escritura, os quais deverão ser liquidados, pela Emissora, por ocasião da sua apresentação pela Securitizadora.</w:t>
      </w:r>
    </w:p>
    <w:p w:rsidR="00064CC8" w:rsidRPr="003C2DE2" w:rsidRDefault="00064CC8" w:rsidP="008759F7">
      <w:pPr>
        <w:jc w:val="both"/>
        <w:rPr>
          <w:rFonts w:ascii="Tahoma" w:eastAsia="Arial Unicode MS" w:hAnsi="Tahoma" w:cs="Tahoma"/>
          <w:sz w:val="22"/>
          <w:szCs w:val="22"/>
        </w:rPr>
      </w:pPr>
    </w:p>
    <w:p w:rsidR="00064CC8" w:rsidRPr="003C2DE2" w:rsidRDefault="00064CC8"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 xml:space="preserve">A Emissora não será responsável pelo pagamento de quaisquer tributos que venham a incidir sobre o pagamento de rendimentos pela Securitizadora aos </w:t>
      </w:r>
      <w:r w:rsidR="001A4E3C" w:rsidRPr="003C2DE2">
        <w:rPr>
          <w:rFonts w:ascii="Tahoma" w:eastAsia="Arial Unicode MS" w:hAnsi="Tahoma" w:cs="Tahoma"/>
          <w:sz w:val="22"/>
          <w:szCs w:val="22"/>
        </w:rPr>
        <w:t>T</w:t>
      </w:r>
      <w:r w:rsidRPr="003C2DE2">
        <w:rPr>
          <w:rFonts w:ascii="Tahoma" w:eastAsia="Arial Unicode MS" w:hAnsi="Tahoma" w:cs="Tahoma"/>
          <w:sz w:val="22"/>
          <w:szCs w:val="22"/>
        </w:rPr>
        <w:t xml:space="preserve">itulares de CRA e/ou que de qualquer outra forma incidam sobre os </w:t>
      </w:r>
      <w:r w:rsidR="001A4E3C" w:rsidRPr="003C2DE2">
        <w:rPr>
          <w:rFonts w:ascii="Tahoma" w:eastAsia="Arial Unicode MS" w:hAnsi="Tahoma" w:cs="Tahoma"/>
          <w:sz w:val="22"/>
          <w:szCs w:val="22"/>
        </w:rPr>
        <w:t>T</w:t>
      </w:r>
      <w:r w:rsidRPr="003C2DE2">
        <w:rPr>
          <w:rFonts w:ascii="Tahoma" w:eastAsia="Arial Unicode MS" w:hAnsi="Tahoma" w:cs="Tahoma"/>
          <w:sz w:val="22"/>
          <w:szCs w:val="22"/>
        </w:rPr>
        <w:t>itulares de CRA em virtude de seu investimento nos CRA.</w:t>
      </w:r>
    </w:p>
    <w:p w:rsidR="00C379E0" w:rsidRDefault="00C379E0" w:rsidP="008759F7">
      <w:pPr>
        <w:jc w:val="both"/>
        <w:rPr>
          <w:rFonts w:ascii="Tahoma" w:eastAsia="Arial Unicode MS" w:hAnsi="Tahoma" w:cs="Tahoma"/>
          <w:sz w:val="22"/>
          <w:szCs w:val="22"/>
        </w:rPr>
      </w:pPr>
    </w:p>
    <w:p w:rsidR="00812185" w:rsidRPr="003C2DE2" w:rsidRDefault="00812185" w:rsidP="008759F7">
      <w:pPr>
        <w:jc w:val="both"/>
        <w:rPr>
          <w:rFonts w:ascii="Tahoma" w:eastAsia="Arial Unicode MS" w:hAnsi="Tahoma" w:cs="Tahoma"/>
          <w:sz w:val="22"/>
          <w:szCs w:val="22"/>
        </w:rPr>
      </w:pPr>
    </w:p>
    <w:p w:rsidR="00DC3202" w:rsidRPr="003C2DE2" w:rsidRDefault="00370FCA" w:rsidP="008759F7">
      <w:pPr>
        <w:numPr>
          <w:ilvl w:val="0"/>
          <w:numId w:val="1"/>
        </w:numPr>
        <w:ind w:left="709" w:hanging="709"/>
        <w:jc w:val="both"/>
        <w:outlineLvl w:val="0"/>
        <w:rPr>
          <w:rFonts w:ascii="Tahoma" w:hAnsi="Tahoma" w:cs="Tahoma"/>
          <w:b/>
          <w:smallCaps/>
          <w:sz w:val="22"/>
          <w:szCs w:val="22"/>
        </w:rPr>
      </w:pPr>
      <w:bookmarkStart w:id="171" w:name="_DV_M410"/>
      <w:bookmarkStart w:id="172" w:name="_Toc496646692"/>
      <w:bookmarkEnd w:id="171"/>
      <w:r w:rsidRPr="003C2DE2">
        <w:rPr>
          <w:rFonts w:ascii="Tahoma" w:hAnsi="Tahoma" w:cs="Tahoma"/>
          <w:b/>
          <w:smallCaps/>
          <w:sz w:val="22"/>
          <w:szCs w:val="22"/>
        </w:rPr>
        <w:t>DISPOSIÇÕES GERAIS</w:t>
      </w:r>
      <w:bookmarkEnd w:id="172"/>
    </w:p>
    <w:p w:rsidR="00C43394" w:rsidRPr="003C2DE2" w:rsidRDefault="00C43394" w:rsidP="008759F7">
      <w:pPr>
        <w:jc w:val="both"/>
        <w:rPr>
          <w:rFonts w:ascii="Tahoma" w:eastAsia="Arial Unicode MS" w:hAnsi="Tahoma" w:cs="Tahoma"/>
          <w:sz w:val="22"/>
          <w:szCs w:val="22"/>
          <w:u w:val="single"/>
        </w:rPr>
      </w:pPr>
      <w:bookmarkStart w:id="173" w:name="_DV_M412"/>
      <w:bookmarkEnd w:id="173"/>
    </w:p>
    <w:p w:rsidR="00DC3202" w:rsidRPr="003C2DE2" w:rsidRDefault="00DC3202"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 xml:space="preserve">Não se presume a renúncia a qualquer dos direitos decorrentes </w:t>
      </w:r>
      <w:r w:rsidR="009C168E" w:rsidRPr="003C2DE2">
        <w:rPr>
          <w:rFonts w:ascii="Tahoma" w:eastAsia="Arial Unicode MS" w:hAnsi="Tahoma" w:cs="Tahoma"/>
          <w:sz w:val="22"/>
          <w:szCs w:val="22"/>
        </w:rPr>
        <w:t>desta</w:t>
      </w:r>
      <w:r w:rsidRPr="003C2DE2">
        <w:rPr>
          <w:rFonts w:ascii="Tahoma" w:eastAsia="Arial Unicode MS" w:hAnsi="Tahoma" w:cs="Tahoma"/>
          <w:sz w:val="22"/>
          <w:szCs w:val="22"/>
        </w:rPr>
        <w:t xml:space="preserve"> Escritura. Desta forma, nenhum atraso, omissão ou liberalidade no exercício de qualquer direito ou faculdade que caiba </w:t>
      </w:r>
      <w:r w:rsidR="006E6714" w:rsidRPr="003C2DE2">
        <w:rPr>
          <w:rFonts w:ascii="Tahoma" w:eastAsia="Arial Unicode MS" w:hAnsi="Tahoma" w:cs="Tahoma"/>
          <w:sz w:val="22"/>
          <w:szCs w:val="22"/>
        </w:rPr>
        <w:t xml:space="preserve">à </w:t>
      </w:r>
      <w:r w:rsidR="00F04EB1" w:rsidRPr="003C2DE2">
        <w:rPr>
          <w:rFonts w:ascii="Tahoma" w:eastAsia="Arial Unicode MS" w:hAnsi="Tahoma" w:cs="Tahoma"/>
          <w:sz w:val="22"/>
          <w:szCs w:val="22"/>
        </w:rPr>
        <w:t>Debenturista</w:t>
      </w:r>
      <w:r w:rsidR="006233E8" w:rsidRPr="003C2DE2">
        <w:rPr>
          <w:rFonts w:ascii="Tahoma" w:eastAsia="Arial Unicode MS" w:hAnsi="Tahoma" w:cs="Tahoma"/>
          <w:sz w:val="22"/>
          <w:szCs w:val="22"/>
        </w:rPr>
        <w:t xml:space="preserve"> </w:t>
      </w:r>
      <w:r w:rsidRPr="003C2DE2">
        <w:rPr>
          <w:rFonts w:ascii="Tahoma" w:eastAsia="Arial Unicode MS" w:hAnsi="Tahoma" w:cs="Tahoma"/>
          <w:sz w:val="22"/>
          <w:szCs w:val="22"/>
        </w:rPr>
        <w:t>em razão de qualquer inadimplemento da Emissora prejudicará o exercício de tal direito ou faculdade, ou será interpretado como renúncia ao mesmo, nem constituirá novação ou precedente no tocante a qualquer outro inadimplemento ou atraso.</w:t>
      </w:r>
    </w:p>
    <w:p w:rsidR="0002031D" w:rsidRPr="003C2DE2" w:rsidRDefault="0002031D" w:rsidP="008759F7">
      <w:pPr>
        <w:jc w:val="both"/>
        <w:rPr>
          <w:rFonts w:ascii="Tahoma" w:eastAsia="Arial Unicode MS" w:hAnsi="Tahoma" w:cs="Tahoma"/>
          <w:sz w:val="22"/>
          <w:szCs w:val="22"/>
          <w:u w:val="single"/>
        </w:rPr>
      </w:pPr>
    </w:p>
    <w:p w:rsidR="004C72F9" w:rsidRPr="003C2DE2" w:rsidRDefault="009C168E"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Esta</w:t>
      </w:r>
      <w:r w:rsidR="00DC3202" w:rsidRPr="003C2DE2">
        <w:rPr>
          <w:rFonts w:ascii="Tahoma" w:eastAsia="Arial Unicode MS" w:hAnsi="Tahoma" w:cs="Tahoma"/>
          <w:sz w:val="22"/>
          <w:szCs w:val="22"/>
        </w:rPr>
        <w:t xml:space="preserve"> Escritura é firmada em caráter irrevogável e irretratável, salvo na hipótese de não preenchiment</w:t>
      </w:r>
      <w:r w:rsidR="009651D0" w:rsidRPr="003C2DE2">
        <w:rPr>
          <w:rFonts w:ascii="Tahoma" w:eastAsia="Arial Unicode MS" w:hAnsi="Tahoma" w:cs="Tahoma"/>
          <w:sz w:val="22"/>
          <w:szCs w:val="22"/>
        </w:rPr>
        <w:t>o dos requisitos relacionados na</w:t>
      </w:r>
      <w:r w:rsidR="00DC3202" w:rsidRPr="003C2DE2">
        <w:rPr>
          <w:rFonts w:ascii="Tahoma" w:eastAsia="Arial Unicode MS" w:hAnsi="Tahoma" w:cs="Tahoma"/>
          <w:sz w:val="22"/>
          <w:szCs w:val="22"/>
        </w:rPr>
        <w:t xml:space="preserve"> </w:t>
      </w:r>
      <w:r w:rsidR="00111C25" w:rsidRPr="003C2DE2">
        <w:rPr>
          <w:rFonts w:ascii="Tahoma" w:eastAsia="Arial Unicode MS" w:hAnsi="Tahoma" w:cs="Tahoma"/>
          <w:sz w:val="22"/>
          <w:szCs w:val="22"/>
        </w:rPr>
        <w:t>C</w:t>
      </w:r>
      <w:r w:rsidR="00D42300" w:rsidRPr="003C2DE2">
        <w:rPr>
          <w:rFonts w:ascii="Tahoma" w:eastAsia="Arial Unicode MS" w:hAnsi="Tahoma" w:cs="Tahoma"/>
          <w:sz w:val="22"/>
          <w:szCs w:val="22"/>
        </w:rPr>
        <w:t>láusula</w:t>
      </w:r>
      <w:r w:rsidR="009651D0" w:rsidRPr="003C2DE2">
        <w:rPr>
          <w:rFonts w:ascii="Tahoma" w:eastAsia="Arial Unicode MS" w:hAnsi="Tahoma" w:cs="Tahoma"/>
          <w:sz w:val="22"/>
          <w:szCs w:val="22"/>
        </w:rPr>
        <w:t xml:space="preserve"> </w:t>
      </w:r>
      <w:r w:rsidR="00DC3202" w:rsidRPr="003C2DE2">
        <w:rPr>
          <w:rFonts w:ascii="Tahoma" w:eastAsia="Arial Unicode MS" w:hAnsi="Tahoma" w:cs="Tahoma"/>
          <w:sz w:val="22"/>
          <w:szCs w:val="22"/>
        </w:rPr>
        <w:t>2</w:t>
      </w:r>
      <w:r w:rsidR="00BD4DE6" w:rsidRPr="003C2DE2">
        <w:rPr>
          <w:rFonts w:ascii="Tahoma" w:eastAsia="Arial Unicode MS" w:hAnsi="Tahoma" w:cs="Tahoma"/>
          <w:sz w:val="22"/>
          <w:szCs w:val="22"/>
        </w:rPr>
        <w:t>ª</w:t>
      </w:r>
      <w:r w:rsidR="00DC3202" w:rsidRPr="003C2DE2">
        <w:rPr>
          <w:rFonts w:ascii="Tahoma" w:eastAsia="Arial Unicode MS" w:hAnsi="Tahoma" w:cs="Tahoma"/>
          <w:sz w:val="22"/>
          <w:szCs w:val="22"/>
        </w:rPr>
        <w:t xml:space="preserve"> </w:t>
      </w:r>
      <w:r w:rsidR="009651D0" w:rsidRPr="003C2DE2">
        <w:rPr>
          <w:rFonts w:ascii="Tahoma" w:eastAsia="Arial Unicode MS" w:hAnsi="Tahoma" w:cs="Tahoma"/>
          <w:sz w:val="22"/>
          <w:szCs w:val="22"/>
        </w:rPr>
        <w:t>acima</w:t>
      </w:r>
      <w:r w:rsidR="00DC3202" w:rsidRPr="003C2DE2">
        <w:rPr>
          <w:rFonts w:ascii="Tahoma" w:eastAsia="Arial Unicode MS" w:hAnsi="Tahoma" w:cs="Tahoma"/>
          <w:sz w:val="22"/>
          <w:szCs w:val="22"/>
        </w:rPr>
        <w:t>, obrigando as partes por si e seus sucessores.</w:t>
      </w:r>
    </w:p>
    <w:p w:rsidR="004C72F9" w:rsidRPr="003C2DE2" w:rsidRDefault="004C72F9" w:rsidP="008759F7">
      <w:pPr>
        <w:jc w:val="both"/>
        <w:rPr>
          <w:rFonts w:ascii="Tahoma" w:eastAsia="Arial Unicode MS" w:hAnsi="Tahoma" w:cs="Tahoma"/>
          <w:sz w:val="22"/>
          <w:szCs w:val="22"/>
          <w:u w:val="single"/>
        </w:rPr>
      </w:pPr>
    </w:p>
    <w:p w:rsidR="004C72F9" w:rsidRPr="003C2DE2" w:rsidRDefault="00DC3202"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 xml:space="preserve">Caso qualquer das disposições ora aprovadas venha a ser julgada ilegal, inválida ou ineficaz, prevalecerão todas as demais disposições não afetadas por tal julgamento, comprometendo-se as partes, em boa-fé, a substituírem a disposição afetada por outra que, na medida do possível, produza o mesmo efeito. </w:t>
      </w:r>
    </w:p>
    <w:p w:rsidR="004C72F9" w:rsidRPr="003C2DE2" w:rsidRDefault="004C72F9" w:rsidP="008759F7">
      <w:pPr>
        <w:jc w:val="both"/>
        <w:rPr>
          <w:rFonts w:ascii="Tahoma" w:eastAsia="Arial Unicode MS" w:hAnsi="Tahoma" w:cs="Tahoma"/>
          <w:sz w:val="22"/>
          <w:szCs w:val="22"/>
        </w:rPr>
      </w:pPr>
    </w:p>
    <w:p w:rsidR="004C72F9" w:rsidRPr="003C2DE2" w:rsidRDefault="00CE78D2"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 xml:space="preserve">Esta Escritura constitui o único e integral </w:t>
      </w:r>
      <w:r w:rsidR="003C5BCF" w:rsidRPr="003C2DE2">
        <w:rPr>
          <w:rFonts w:ascii="Tahoma" w:eastAsia="Arial Unicode MS" w:hAnsi="Tahoma" w:cs="Tahoma"/>
          <w:sz w:val="22"/>
          <w:szCs w:val="22"/>
        </w:rPr>
        <w:t xml:space="preserve">acordo </w:t>
      </w:r>
      <w:r w:rsidRPr="003C2DE2">
        <w:rPr>
          <w:rFonts w:ascii="Tahoma" w:eastAsia="Arial Unicode MS" w:hAnsi="Tahoma" w:cs="Tahoma"/>
          <w:sz w:val="22"/>
          <w:szCs w:val="22"/>
        </w:rPr>
        <w:t xml:space="preserve">entre as Partes, com relação ao </w:t>
      </w:r>
      <w:r w:rsidR="00264381" w:rsidRPr="003C2DE2">
        <w:rPr>
          <w:rFonts w:ascii="Tahoma" w:eastAsia="Arial Unicode MS" w:hAnsi="Tahoma" w:cs="Tahoma"/>
          <w:sz w:val="22"/>
          <w:szCs w:val="22"/>
        </w:rPr>
        <w:t xml:space="preserve">objeto </w:t>
      </w:r>
      <w:r w:rsidRPr="003C2DE2">
        <w:rPr>
          <w:rFonts w:ascii="Tahoma" w:eastAsia="Arial Unicode MS" w:hAnsi="Tahoma" w:cs="Tahoma"/>
          <w:sz w:val="22"/>
          <w:szCs w:val="22"/>
        </w:rPr>
        <w:t>nela previsto.</w:t>
      </w:r>
    </w:p>
    <w:p w:rsidR="004C72F9" w:rsidRPr="003C2DE2" w:rsidRDefault="004C72F9" w:rsidP="008759F7">
      <w:pPr>
        <w:jc w:val="both"/>
        <w:rPr>
          <w:rFonts w:ascii="Tahoma" w:eastAsia="Arial Unicode MS" w:hAnsi="Tahoma" w:cs="Tahoma"/>
          <w:sz w:val="22"/>
          <w:szCs w:val="22"/>
        </w:rPr>
      </w:pPr>
    </w:p>
    <w:p w:rsidR="004C72F9" w:rsidRPr="003C2DE2" w:rsidRDefault="00CE78D2" w:rsidP="008759F7">
      <w:pPr>
        <w:numPr>
          <w:ilvl w:val="1"/>
          <w:numId w:val="1"/>
        </w:numPr>
        <w:ind w:left="0" w:firstLine="709"/>
        <w:jc w:val="both"/>
        <w:rPr>
          <w:rFonts w:ascii="Tahoma" w:eastAsia="Arial Unicode MS" w:hAnsi="Tahoma" w:cs="Tahoma"/>
          <w:sz w:val="22"/>
          <w:szCs w:val="22"/>
        </w:rPr>
      </w:pPr>
      <w:bookmarkStart w:id="174" w:name="_DV_M422"/>
      <w:bookmarkEnd w:id="174"/>
      <w:r w:rsidRPr="003C2DE2">
        <w:rPr>
          <w:rFonts w:ascii="Tahoma" w:eastAsia="Arial Unicode MS" w:hAnsi="Tahoma" w:cs="Tahoma"/>
          <w:sz w:val="22"/>
          <w:szCs w:val="22"/>
        </w:rPr>
        <w:t xml:space="preserve">As palavras e os termos constantes desta Escritura, aqui não expressamente definidos, grafados em português ou em qualquer língua estrangeira, bem como quaisquer outros de linguagem técnica e/ou financeira, que, eventualmente, durante a vigência da presente </w:t>
      </w:r>
      <w:r w:rsidR="00CF3367" w:rsidRPr="003C2DE2">
        <w:rPr>
          <w:rFonts w:ascii="Tahoma" w:eastAsia="Arial Unicode MS" w:hAnsi="Tahoma" w:cs="Tahoma"/>
          <w:sz w:val="22"/>
          <w:szCs w:val="22"/>
        </w:rPr>
        <w:t>Escritura</w:t>
      </w:r>
      <w:r w:rsidRPr="003C2DE2">
        <w:rPr>
          <w:rFonts w:ascii="Tahoma" w:eastAsia="Arial Unicode MS" w:hAnsi="Tahoma" w:cs="Tahoma"/>
          <w:sz w:val="22"/>
          <w:szCs w:val="22"/>
        </w:rPr>
        <w:t>,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rsidR="004C72F9" w:rsidRPr="003C2DE2" w:rsidRDefault="004C72F9" w:rsidP="008759F7">
      <w:pPr>
        <w:jc w:val="both"/>
        <w:rPr>
          <w:rFonts w:ascii="Tahoma" w:eastAsia="Arial Unicode MS" w:hAnsi="Tahoma" w:cs="Tahoma"/>
          <w:sz w:val="22"/>
          <w:szCs w:val="22"/>
        </w:rPr>
      </w:pPr>
    </w:p>
    <w:p w:rsidR="00CE78D2" w:rsidRPr="003C2DE2" w:rsidRDefault="00CE78D2"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As Partes declaram, mútua e expressamente, que a presente Escritura foi celebrada respeitando-se os princípios de probidade e de boa-fé, por livre, consciente e firme manifestação de vontade das Partes e em perfeita relação de equidade.</w:t>
      </w:r>
    </w:p>
    <w:p w:rsidR="00CB3651" w:rsidRPr="003C2DE2" w:rsidRDefault="00CB3651" w:rsidP="008759F7">
      <w:pPr>
        <w:jc w:val="both"/>
        <w:rPr>
          <w:rFonts w:ascii="Tahoma" w:eastAsia="Arial Unicode MS" w:hAnsi="Tahoma" w:cs="Tahoma"/>
          <w:sz w:val="22"/>
          <w:szCs w:val="22"/>
        </w:rPr>
      </w:pPr>
    </w:p>
    <w:p w:rsidR="001C59D2" w:rsidRPr="003C2DE2" w:rsidRDefault="001C59D2"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Esta Escritura e as Debêntures constituem títulos executivos extrajudiciais nos termos do</w:t>
      </w:r>
      <w:r w:rsidR="00310208" w:rsidRPr="003C2DE2">
        <w:rPr>
          <w:rFonts w:ascii="Tahoma" w:eastAsia="Arial Unicode MS" w:hAnsi="Tahoma" w:cs="Tahoma"/>
          <w:sz w:val="22"/>
          <w:szCs w:val="22"/>
        </w:rPr>
        <w:t xml:space="preserve"> artigo 784 </w:t>
      </w:r>
      <w:r w:rsidR="00950554" w:rsidRPr="003C2DE2">
        <w:rPr>
          <w:rFonts w:ascii="Tahoma" w:eastAsia="Arial Unicode MS" w:hAnsi="Tahoma" w:cs="Tahoma"/>
          <w:sz w:val="22"/>
          <w:szCs w:val="22"/>
        </w:rPr>
        <w:t xml:space="preserve">da Lei </w:t>
      </w:r>
      <w:r w:rsidR="00310208" w:rsidRPr="003C2DE2">
        <w:rPr>
          <w:rFonts w:ascii="Tahoma" w:eastAsia="Arial Unicode MS" w:hAnsi="Tahoma" w:cs="Tahoma"/>
          <w:sz w:val="22"/>
          <w:szCs w:val="22"/>
        </w:rPr>
        <w:t>13.105, de 16 de março de 2015</w:t>
      </w:r>
      <w:r w:rsidR="00950554" w:rsidRPr="003C2DE2">
        <w:rPr>
          <w:rFonts w:ascii="Tahoma" w:eastAsia="Arial Unicode MS" w:hAnsi="Tahoma" w:cs="Tahoma"/>
          <w:sz w:val="22"/>
          <w:szCs w:val="22"/>
        </w:rPr>
        <w:t>, conforme alterada (“</w:t>
      </w:r>
      <w:r w:rsidRPr="003C2DE2">
        <w:rPr>
          <w:rFonts w:ascii="Tahoma" w:eastAsia="Arial Unicode MS" w:hAnsi="Tahoma" w:cs="Tahoma"/>
          <w:sz w:val="22"/>
          <w:szCs w:val="22"/>
          <w:u w:val="single"/>
        </w:rPr>
        <w:t>Código de Processo Civil</w:t>
      </w:r>
      <w:r w:rsidR="00950554" w:rsidRPr="003C2DE2">
        <w:rPr>
          <w:rFonts w:ascii="Tahoma" w:eastAsia="Arial Unicode MS" w:hAnsi="Tahoma" w:cs="Tahoma"/>
          <w:sz w:val="22"/>
          <w:szCs w:val="22"/>
        </w:rPr>
        <w:t>”)</w:t>
      </w:r>
      <w:r w:rsidRPr="003C2DE2">
        <w:rPr>
          <w:rFonts w:ascii="Tahoma" w:eastAsia="Arial Unicode MS" w:hAnsi="Tahoma" w:cs="Tahoma"/>
          <w:sz w:val="22"/>
          <w:szCs w:val="22"/>
        </w:rPr>
        <w:t xml:space="preserve">, reconhecendo as partes, desde já, que independentemente de quaisquer outras medidas cabíveis, as obrigações assumidas nos termos desta Escritura comportam execução específica, submetendo-se às disposições dos artigos </w:t>
      </w:r>
      <w:r w:rsidR="00310208" w:rsidRPr="003C2DE2">
        <w:rPr>
          <w:rFonts w:ascii="Tahoma" w:eastAsia="Arial Unicode MS" w:hAnsi="Tahoma" w:cs="Tahoma"/>
          <w:sz w:val="22"/>
          <w:szCs w:val="22"/>
        </w:rPr>
        <w:t xml:space="preserve">815 </w:t>
      </w:r>
      <w:r w:rsidRPr="003C2DE2">
        <w:rPr>
          <w:rFonts w:ascii="Tahoma" w:eastAsia="Arial Unicode MS" w:hAnsi="Tahoma" w:cs="Tahoma"/>
          <w:sz w:val="22"/>
          <w:szCs w:val="22"/>
        </w:rPr>
        <w:t>e seguintes do Código de Processo Civil, sem prejuízo do direito de declarar o vencimento antecipado da</w:t>
      </w:r>
      <w:r w:rsidR="001E1219" w:rsidRPr="003C2DE2">
        <w:rPr>
          <w:rFonts w:ascii="Tahoma" w:eastAsia="Arial Unicode MS" w:hAnsi="Tahoma" w:cs="Tahoma"/>
          <w:sz w:val="22"/>
          <w:szCs w:val="22"/>
        </w:rPr>
        <w:t>s</w:t>
      </w:r>
      <w:r w:rsidRPr="003C2DE2">
        <w:rPr>
          <w:rFonts w:ascii="Tahoma" w:eastAsia="Arial Unicode MS" w:hAnsi="Tahoma" w:cs="Tahoma"/>
          <w:sz w:val="22"/>
          <w:szCs w:val="22"/>
        </w:rPr>
        <w:t xml:space="preserve"> Debênture</w:t>
      </w:r>
      <w:r w:rsidR="001E1219" w:rsidRPr="003C2DE2">
        <w:rPr>
          <w:rFonts w:ascii="Tahoma" w:eastAsia="Arial Unicode MS" w:hAnsi="Tahoma" w:cs="Tahoma"/>
          <w:sz w:val="22"/>
          <w:szCs w:val="22"/>
        </w:rPr>
        <w:t>s</w:t>
      </w:r>
      <w:r w:rsidRPr="003C2DE2">
        <w:rPr>
          <w:rFonts w:ascii="Tahoma" w:eastAsia="Arial Unicode MS" w:hAnsi="Tahoma" w:cs="Tahoma"/>
          <w:sz w:val="22"/>
          <w:szCs w:val="22"/>
        </w:rPr>
        <w:t xml:space="preserve"> nos termos desta Escritura.</w:t>
      </w:r>
    </w:p>
    <w:p w:rsidR="00E41412" w:rsidRPr="003C2DE2" w:rsidRDefault="00E41412" w:rsidP="008759F7">
      <w:pPr>
        <w:jc w:val="both"/>
        <w:rPr>
          <w:rFonts w:ascii="Tahoma" w:eastAsia="Arial Unicode MS" w:hAnsi="Tahoma" w:cs="Tahoma"/>
          <w:sz w:val="22"/>
          <w:szCs w:val="22"/>
        </w:rPr>
      </w:pPr>
    </w:p>
    <w:p w:rsidR="009345AB" w:rsidRPr="003C2DE2" w:rsidRDefault="000D3F46"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As Partes concordam que a presente Escritura, poder</w:t>
      </w:r>
      <w:r w:rsidR="001134B8" w:rsidRPr="003C2DE2">
        <w:rPr>
          <w:rFonts w:ascii="Tahoma" w:eastAsia="Arial Unicode MS" w:hAnsi="Tahoma" w:cs="Tahoma"/>
          <w:sz w:val="22"/>
          <w:szCs w:val="22"/>
        </w:rPr>
        <w:t>á</w:t>
      </w:r>
      <w:r w:rsidRPr="003C2DE2">
        <w:rPr>
          <w:rFonts w:ascii="Tahoma" w:eastAsia="Arial Unicode MS" w:hAnsi="Tahoma" w:cs="Tahoma"/>
          <w:sz w:val="22"/>
          <w:szCs w:val="22"/>
        </w:rPr>
        <w:t xml:space="preserve"> ser </w:t>
      </w:r>
      <w:r w:rsidR="00E71318" w:rsidRPr="003C2DE2">
        <w:rPr>
          <w:rFonts w:ascii="Tahoma" w:eastAsia="Arial Unicode MS" w:hAnsi="Tahoma" w:cs="Tahoma"/>
          <w:sz w:val="22"/>
          <w:szCs w:val="22"/>
        </w:rPr>
        <w:t>alterada</w:t>
      </w:r>
      <w:r w:rsidRPr="003C2DE2">
        <w:rPr>
          <w:rFonts w:ascii="Tahoma" w:eastAsia="Arial Unicode MS" w:hAnsi="Tahoma" w:cs="Tahoma"/>
          <w:sz w:val="22"/>
          <w:szCs w:val="22"/>
        </w:rPr>
        <w:t xml:space="preserve">, sem a necessidade de qualquer aprovação dos </w:t>
      </w:r>
      <w:r w:rsidR="001A4E3C" w:rsidRPr="003C2DE2">
        <w:rPr>
          <w:rFonts w:ascii="Tahoma" w:eastAsia="Arial Unicode MS" w:hAnsi="Tahoma" w:cs="Tahoma"/>
          <w:sz w:val="22"/>
          <w:szCs w:val="22"/>
        </w:rPr>
        <w:t>T</w:t>
      </w:r>
      <w:r w:rsidRPr="003C2DE2">
        <w:rPr>
          <w:rFonts w:ascii="Tahoma" w:eastAsia="Arial Unicode MS" w:hAnsi="Tahoma" w:cs="Tahoma"/>
          <w:sz w:val="22"/>
          <w:szCs w:val="22"/>
        </w:rPr>
        <w:t xml:space="preserve">itulares de </w:t>
      </w:r>
      <w:r w:rsidR="009C168E" w:rsidRPr="003C2DE2">
        <w:rPr>
          <w:rFonts w:ascii="Tahoma" w:eastAsia="Arial Unicode MS" w:hAnsi="Tahoma" w:cs="Tahoma"/>
          <w:sz w:val="22"/>
          <w:szCs w:val="22"/>
        </w:rPr>
        <w:t>CRA</w:t>
      </w:r>
      <w:r w:rsidRPr="003C2DE2">
        <w:rPr>
          <w:rFonts w:ascii="Tahoma" w:eastAsia="Arial Unicode MS" w:hAnsi="Tahoma" w:cs="Tahoma"/>
          <w:sz w:val="22"/>
          <w:szCs w:val="22"/>
        </w:rPr>
        <w:t>,</w:t>
      </w:r>
      <w:r w:rsidR="0009753F" w:rsidRPr="003C2DE2">
        <w:rPr>
          <w:rFonts w:ascii="Tahoma" w:eastAsia="Arial Unicode MS" w:hAnsi="Tahoma" w:cs="Tahoma"/>
          <w:sz w:val="22"/>
          <w:szCs w:val="22"/>
        </w:rPr>
        <w:t xml:space="preserve"> desde que a referida alteração não prejudique a validade, exigibilidade ou exequibilidade </w:t>
      </w:r>
      <w:r w:rsidR="00443F19" w:rsidRPr="003C2DE2">
        <w:rPr>
          <w:rFonts w:ascii="Tahoma" w:eastAsia="Arial Unicode MS" w:hAnsi="Tahoma" w:cs="Tahoma"/>
          <w:sz w:val="22"/>
          <w:szCs w:val="22"/>
        </w:rPr>
        <w:t>das Debêntures</w:t>
      </w:r>
      <w:r w:rsidR="0009753F" w:rsidRPr="003C2DE2">
        <w:rPr>
          <w:rFonts w:ascii="Tahoma" w:eastAsia="Arial Unicode MS" w:hAnsi="Tahoma" w:cs="Tahoma"/>
          <w:sz w:val="22"/>
          <w:szCs w:val="22"/>
        </w:rPr>
        <w:t>,</w:t>
      </w:r>
      <w:r w:rsidRPr="003C2DE2">
        <w:rPr>
          <w:rFonts w:ascii="Tahoma" w:eastAsia="Arial Unicode MS" w:hAnsi="Tahoma" w:cs="Tahoma"/>
          <w:sz w:val="22"/>
          <w:szCs w:val="22"/>
        </w:rPr>
        <w:t xml:space="preserve"> sempre que e somente (i) quando tal alteração decorrer exclusivamente da necessidade de atendimento a exigências </w:t>
      </w:r>
      <w:r w:rsidR="005E7F23">
        <w:rPr>
          <w:rFonts w:ascii="Tahoma" w:eastAsia="Arial Unicode MS" w:hAnsi="Tahoma" w:cs="Tahoma"/>
          <w:sz w:val="22"/>
          <w:szCs w:val="22"/>
        </w:rPr>
        <w:t xml:space="preserve">expressas da CVM, </w:t>
      </w:r>
      <w:r w:rsidRPr="003C2DE2">
        <w:rPr>
          <w:rFonts w:ascii="Tahoma" w:eastAsia="Arial Unicode MS" w:hAnsi="Tahoma" w:cs="Tahoma"/>
          <w:sz w:val="22"/>
          <w:szCs w:val="22"/>
        </w:rPr>
        <w:t>de adequação a normas legais</w:t>
      </w:r>
      <w:r w:rsidR="005E7F23">
        <w:rPr>
          <w:rFonts w:ascii="Tahoma" w:eastAsia="Arial Unicode MS" w:hAnsi="Tahoma" w:cs="Tahoma"/>
          <w:sz w:val="22"/>
          <w:szCs w:val="22"/>
        </w:rPr>
        <w:t xml:space="preserve"> ou</w:t>
      </w:r>
      <w:r w:rsidRPr="003C2DE2">
        <w:rPr>
          <w:rFonts w:ascii="Tahoma" w:eastAsia="Arial Unicode MS" w:hAnsi="Tahoma" w:cs="Tahoma"/>
          <w:sz w:val="22"/>
          <w:szCs w:val="22"/>
        </w:rPr>
        <w:t xml:space="preserve"> regulamentares</w:t>
      </w:r>
      <w:r w:rsidR="005E7F23">
        <w:rPr>
          <w:rFonts w:ascii="Tahoma" w:eastAsia="Arial Unicode MS" w:hAnsi="Tahoma" w:cs="Tahoma"/>
          <w:sz w:val="22"/>
          <w:szCs w:val="22"/>
        </w:rPr>
        <w:t>, bem como de demandas das entidades administradoras de mercados organizados ou de entidades autorreguladoras</w:t>
      </w:r>
      <w:r w:rsidRPr="003C2DE2">
        <w:rPr>
          <w:rFonts w:ascii="Tahoma" w:eastAsia="Arial Unicode MS" w:hAnsi="Tahoma" w:cs="Tahoma"/>
          <w:sz w:val="22"/>
          <w:szCs w:val="22"/>
        </w:rPr>
        <w:t xml:space="preserve">; (ii) </w:t>
      </w:r>
      <w:r w:rsidR="005E7F23">
        <w:rPr>
          <w:rFonts w:ascii="Tahoma" w:eastAsia="Arial Unicode MS" w:hAnsi="Tahoma" w:cs="Tahoma"/>
          <w:sz w:val="22"/>
          <w:szCs w:val="22"/>
        </w:rPr>
        <w:t xml:space="preserve">for necessária em virtude da atualização dos dados cadastrais da Emissora ou dos prestadores de serviços contratados no âmbito da </w:t>
      </w:r>
      <w:r w:rsidR="00B44283" w:rsidRPr="003C2DE2">
        <w:rPr>
          <w:rFonts w:ascii="Tahoma" w:hAnsi="Tahoma" w:cs="Tahoma"/>
          <w:sz w:val="22"/>
          <w:szCs w:val="22"/>
        </w:rPr>
        <w:t>Oferta</w:t>
      </w:r>
      <w:r w:rsidR="00B44283">
        <w:rPr>
          <w:rFonts w:ascii="Tahoma" w:hAnsi="Tahoma" w:cs="Tahoma"/>
          <w:sz w:val="22"/>
          <w:szCs w:val="22"/>
        </w:rPr>
        <w:t xml:space="preserve"> Restrita</w:t>
      </w:r>
      <w:r w:rsidR="005E7F23">
        <w:rPr>
          <w:rFonts w:ascii="Tahoma" w:eastAsia="Arial Unicode MS" w:hAnsi="Tahoma" w:cs="Tahoma"/>
          <w:sz w:val="22"/>
          <w:szCs w:val="22"/>
        </w:rPr>
        <w:t>; (iii) envolver redução da remuneração dos prestadores de serviço contratados no âmbito da Oferta</w:t>
      </w:r>
      <w:r w:rsidR="00917CBA">
        <w:rPr>
          <w:rFonts w:ascii="Tahoma" w:eastAsia="Arial Unicode MS" w:hAnsi="Tahoma" w:cs="Tahoma"/>
          <w:sz w:val="22"/>
          <w:szCs w:val="22"/>
        </w:rPr>
        <w:t xml:space="preserve"> Restrita</w:t>
      </w:r>
      <w:r w:rsidR="005E7F23">
        <w:rPr>
          <w:rFonts w:ascii="Tahoma" w:eastAsia="Arial Unicode MS" w:hAnsi="Tahoma" w:cs="Tahoma"/>
          <w:sz w:val="22"/>
          <w:szCs w:val="22"/>
        </w:rPr>
        <w:t xml:space="preserve">, conforme descritos no Termo de Securitização; e (iv) decorrer de correção de erro formal e desde que tal alteração não acarrete qualquer alteração na remuneração e no fluxo de pagamentos </w:t>
      </w:r>
      <w:r w:rsidR="00917CBA">
        <w:rPr>
          <w:rFonts w:ascii="Tahoma" w:eastAsia="Arial Unicode MS" w:hAnsi="Tahoma" w:cs="Tahoma"/>
          <w:sz w:val="22"/>
          <w:szCs w:val="22"/>
        </w:rPr>
        <w:t xml:space="preserve">das Debêntures e dos CRA e </w:t>
      </w:r>
      <w:r w:rsidRPr="003C2DE2">
        <w:rPr>
          <w:rFonts w:ascii="Tahoma" w:eastAsia="Arial Unicode MS" w:hAnsi="Tahoma" w:cs="Tahoma"/>
          <w:sz w:val="22"/>
          <w:szCs w:val="22"/>
        </w:rPr>
        <w:t xml:space="preserve">que não haja qualquer custo ou despesa adicional para os </w:t>
      </w:r>
      <w:r w:rsidR="001A4E3C" w:rsidRPr="003C2DE2">
        <w:rPr>
          <w:rFonts w:ascii="Tahoma" w:eastAsia="Arial Unicode MS" w:hAnsi="Tahoma" w:cs="Tahoma"/>
          <w:sz w:val="22"/>
          <w:szCs w:val="22"/>
        </w:rPr>
        <w:t>T</w:t>
      </w:r>
      <w:r w:rsidRPr="003C2DE2">
        <w:rPr>
          <w:rFonts w:ascii="Tahoma" w:eastAsia="Arial Unicode MS" w:hAnsi="Tahoma" w:cs="Tahoma"/>
          <w:sz w:val="22"/>
          <w:szCs w:val="22"/>
        </w:rPr>
        <w:t xml:space="preserve">itulares de </w:t>
      </w:r>
      <w:r w:rsidR="009C168E" w:rsidRPr="003C2DE2">
        <w:rPr>
          <w:rFonts w:ascii="Tahoma" w:eastAsia="Arial Unicode MS" w:hAnsi="Tahoma" w:cs="Tahoma"/>
          <w:sz w:val="22"/>
          <w:szCs w:val="22"/>
        </w:rPr>
        <w:t>CRA</w:t>
      </w:r>
      <w:r w:rsidR="00917CBA">
        <w:rPr>
          <w:rFonts w:ascii="Tahoma" w:eastAsia="Arial Unicode MS" w:hAnsi="Tahoma" w:cs="Tahoma"/>
          <w:sz w:val="22"/>
          <w:szCs w:val="22"/>
        </w:rPr>
        <w:t>.</w:t>
      </w:r>
      <w:r w:rsidR="00886060">
        <w:rPr>
          <w:rFonts w:ascii="Tahoma" w:eastAsia="Arial Unicode MS" w:hAnsi="Tahoma" w:cs="Tahoma"/>
          <w:sz w:val="22"/>
          <w:szCs w:val="22"/>
        </w:rPr>
        <w:t xml:space="preserve"> </w:t>
      </w:r>
    </w:p>
    <w:p w:rsidR="0002031D" w:rsidRPr="003C2DE2" w:rsidRDefault="0002031D" w:rsidP="008759F7">
      <w:pPr>
        <w:jc w:val="both"/>
        <w:rPr>
          <w:rFonts w:ascii="Tahoma" w:eastAsia="Arial Unicode MS" w:hAnsi="Tahoma" w:cs="Tahoma"/>
          <w:sz w:val="22"/>
          <w:szCs w:val="22"/>
        </w:rPr>
      </w:pPr>
    </w:p>
    <w:p w:rsidR="009345AB" w:rsidRPr="003C2DE2" w:rsidRDefault="009345AB"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Os pagamentos referentes às Debêntures e a quaisquer outros valores eventualmente devidos pela Emissora nos termos desta Escritura não s</w:t>
      </w:r>
      <w:r w:rsidR="003C5BCF" w:rsidRPr="003C2DE2">
        <w:rPr>
          <w:rFonts w:ascii="Tahoma" w:eastAsia="Arial Unicode MS" w:hAnsi="Tahoma" w:cs="Tahoma"/>
          <w:sz w:val="22"/>
          <w:szCs w:val="22"/>
        </w:rPr>
        <w:t>er</w:t>
      </w:r>
      <w:r w:rsidRPr="003C2DE2">
        <w:rPr>
          <w:rFonts w:ascii="Tahoma" w:eastAsia="Arial Unicode MS" w:hAnsi="Tahoma" w:cs="Tahoma"/>
          <w:sz w:val="22"/>
          <w:szCs w:val="22"/>
        </w:rPr>
        <w:t>ão passíveis de compensação com eventuais créditos d</w:t>
      </w:r>
      <w:r w:rsidR="006E6714" w:rsidRPr="003C2DE2">
        <w:rPr>
          <w:rFonts w:ascii="Tahoma" w:eastAsia="Arial Unicode MS" w:hAnsi="Tahoma" w:cs="Tahoma"/>
          <w:sz w:val="22"/>
          <w:szCs w:val="22"/>
        </w:rPr>
        <w:t>a</w:t>
      </w:r>
      <w:r w:rsidRPr="003C2DE2">
        <w:rPr>
          <w:rFonts w:ascii="Tahoma" w:eastAsia="Arial Unicode MS" w:hAnsi="Tahoma" w:cs="Tahoma"/>
          <w:sz w:val="22"/>
          <w:szCs w:val="22"/>
        </w:rPr>
        <w:t xml:space="preserve"> Debenturista e o não pagamento dos valores devidos no prazo acordado poderá ser cobrado pel</w:t>
      </w:r>
      <w:r w:rsidR="006E6714" w:rsidRPr="003C2DE2">
        <w:rPr>
          <w:rFonts w:ascii="Tahoma" w:eastAsia="Arial Unicode MS" w:hAnsi="Tahoma" w:cs="Tahoma"/>
          <w:sz w:val="22"/>
          <w:szCs w:val="22"/>
        </w:rPr>
        <w:t>a</w:t>
      </w:r>
      <w:r w:rsidRPr="003C2DE2">
        <w:rPr>
          <w:rFonts w:ascii="Tahoma" w:eastAsia="Arial Unicode MS" w:hAnsi="Tahoma" w:cs="Tahoma"/>
          <w:sz w:val="22"/>
          <w:szCs w:val="22"/>
        </w:rPr>
        <w:t xml:space="preserve"> Debenturista e eventuais sucessores e cessionários pela via executiva, nos termos dos artigos 784 e 785 do Código de Processo Civil.</w:t>
      </w:r>
    </w:p>
    <w:p w:rsidR="00507F3E" w:rsidRPr="003C2DE2" w:rsidRDefault="00507F3E" w:rsidP="008759F7">
      <w:pPr>
        <w:pStyle w:val="PargrafodaLista"/>
        <w:ind w:left="0"/>
        <w:rPr>
          <w:rFonts w:ascii="Tahoma" w:eastAsia="Arial Unicode MS" w:hAnsi="Tahoma" w:cs="Tahoma"/>
          <w:sz w:val="22"/>
          <w:szCs w:val="22"/>
        </w:rPr>
      </w:pPr>
    </w:p>
    <w:p w:rsidR="00D9526E" w:rsidRPr="003C2DE2" w:rsidRDefault="00507F3E" w:rsidP="008759F7">
      <w:pPr>
        <w:numPr>
          <w:ilvl w:val="1"/>
          <w:numId w:val="1"/>
        </w:numPr>
        <w:ind w:left="0" w:firstLine="709"/>
        <w:jc w:val="both"/>
        <w:rPr>
          <w:rFonts w:ascii="Tahoma" w:eastAsia="Arial Unicode MS" w:hAnsi="Tahoma" w:cs="Tahoma"/>
          <w:sz w:val="22"/>
          <w:szCs w:val="22"/>
        </w:rPr>
      </w:pPr>
      <w:r w:rsidRPr="003C2DE2">
        <w:rPr>
          <w:rFonts w:ascii="Tahoma" w:eastAsia="Arial Unicode MS" w:hAnsi="Tahoma" w:cs="Tahoma"/>
          <w:sz w:val="22"/>
          <w:szCs w:val="22"/>
        </w:rPr>
        <w:t>Para despesas mencionadas na Cláusula 7.1</w:t>
      </w:r>
      <w:r w:rsidR="00547F41" w:rsidRPr="003C2DE2">
        <w:rPr>
          <w:rFonts w:ascii="Tahoma" w:eastAsia="Arial Unicode MS" w:hAnsi="Tahoma" w:cs="Tahoma"/>
          <w:sz w:val="22"/>
          <w:szCs w:val="22"/>
        </w:rPr>
        <w:t xml:space="preserve"> </w:t>
      </w:r>
      <w:r w:rsidRPr="003C2DE2">
        <w:rPr>
          <w:rFonts w:ascii="Tahoma" w:eastAsia="Arial Unicode MS" w:hAnsi="Tahoma" w:cs="Tahoma"/>
          <w:sz w:val="22"/>
          <w:szCs w:val="22"/>
        </w:rPr>
        <w:t>(xiv) acima que, individualmente, venham a superar o valor de R$10.000,00 (dez mil reais), será necessária a aprovação prévia e por escrito (ainda que de forma eletrônica) da Klabin.</w:t>
      </w:r>
    </w:p>
    <w:p w:rsidR="00240BDE" w:rsidRDefault="00240BDE">
      <w:pPr>
        <w:rPr>
          <w:rFonts w:ascii="Tahoma" w:eastAsia="Arial Unicode MS" w:hAnsi="Tahoma" w:cs="Tahoma"/>
          <w:sz w:val="22"/>
          <w:szCs w:val="22"/>
          <w:u w:val="single"/>
        </w:rPr>
      </w:pPr>
      <w:r>
        <w:rPr>
          <w:rFonts w:ascii="Tahoma" w:eastAsia="Arial Unicode MS" w:hAnsi="Tahoma" w:cs="Tahoma"/>
          <w:sz w:val="22"/>
          <w:szCs w:val="22"/>
          <w:u w:val="single"/>
        </w:rPr>
        <w:br w:type="page"/>
      </w:r>
    </w:p>
    <w:p w:rsidR="00624468" w:rsidRPr="003C2DE2" w:rsidRDefault="00370FCA" w:rsidP="008759F7">
      <w:pPr>
        <w:numPr>
          <w:ilvl w:val="0"/>
          <w:numId w:val="1"/>
        </w:numPr>
        <w:ind w:left="709" w:hanging="709"/>
        <w:jc w:val="both"/>
        <w:outlineLvl w:val="0"/>
        <w:rPr>
          <w:rFonts w:ascii="Tahoma" w:hAnsi="Tahoma" w:cs="Tahoma"/>
          <w:b/>
          <w:smallCaps/>
          <w:sz w:val="22"/>
          <w:szCs w:val="22"/>
        </w:rPr>
      </w:pPr>
      <w:bookmarkStart w:id="175" w:name="_Toc496646693"/>
      <w:bookmarkStart w:id="176" w:name="_GoBack"/>
      <w:bookmarkEnd w:id="176"/>
      <w:r w:rsidRPr="003C2DE2">
        <w:rPr>
          <w:rFonts w:ascii="Tahoma" w:hAnsi="Tahoma" w:cs="Tahoma"/>
          <w:b/>
          <w:smallCaps/>
          <w:sz w:val="22"/>
          <w:szCs w:val="22"/>
        </w:rPr>
        <w:t>LEI E FORO</w:t>
      </w:r>
      <w:bookmarkEnd w:id="175"/>
    </w:p>
    <w:p w:rsidR="001A72C8" w:rsidRPr="003C2DE2" w:rsidRDefault="001A72C8" w:rsidP="008759F7">
      <w:pPr>
        <w:jc w:val="both"/>
        <w:rPr>
          <w:rFonts w:ascii="Tahoma" w:eastAsia="Arial Unicode MS" w:hAnsi="Tahoma" w:cs="Tahoma"/>
          <w:sz w:val="22"/>
          <w:szCs w:val="22"/>
          <w:u w:val="single"/>
        </w:rPr>
      </w:pPr>
    </w:p>
    <w:p w:rsidR="00321190" w:rsidRPr="003C2DE2" w:rsidRDefault="00321190" w:rsidP="008759F7">
      <w:pPr>
        <w:numPr>
          <w:ilvl w:val="1"/>
          <w:numId w:val="1"/>
        </w:numPr>
        <w:ind w:left="0" w:firstLine="709"/>
        <w:jc w:val="both"/>
        <w:rPr>
          <w:rFonts w:ascii="Tahoma" w:eastAsia="Arial Unicode MS" w:hAnsi="Tahoma" w:cs="Tahoma"/>
          <w:sz w:val="22"/>
          <w:szCs w:val="22"/>
        </w:rPr>
      </w:pPr>
      <w:bookmarkStart w:id="177" w:name="_DV_M413"/>
      <w:bookmarkStart w:id="178" w:name="_DV_M414"/>
      <w:bookmarkEnd w:id="177"/>
      <w:bookmarkEnd w:id="178"/>
      <w:r w:rsidRPr="003C2DE2">
        <w:rPr>
          <w:rFonts w:ascii="Tahoma" w:eastAsia="Arial Unicode MS" w:hAnsi="Tahoma" w:cs="Tahoma"/>
          <w:sz w:val="22"/>
          <w:szCs w:val="22"/>
        </w:rPr>
        <w:t>A presente Escritura reger-se-á pelas leis brasileiras.</w:t>
      </w:r>
    </w:p>
    <w:p w:rsidR="001A72C8" w:rsidRPr="003C2DE2" w:rsidRDefault="001A72C8" w:rsidP="008759F7">
      <w:pPr>
        <w:jc w:val="both"/>
        <w:rPr>
          <w:rFonts w:ascii="Tahoma" w:eastAsia="Arial Unicode MS" w:hAnsi="Tahoma" w:cs="Tahoma"/>
          <w:sz w:val="22"/>
          <w:szCs w:val="22"/>
        </w:rPr>
      </w:pPr>
    </w:p>
    <w:p w:rsidR="00DC3202" w:rsidRPr="003C2DE2" w:rsidRDefault="00DC3202" w:rsidP="008759F7">
      <w:pPr>
        <w:numPr>
          <w:ilvl w:val="1"/>
          <w:numId w:val="1"/>
        </w:numPr>
        <w:ind w:left="0" w:firstLine="709"/>
        <w:jc w:val="both"/>
        <w:rPr>
          <w:rFonts w:ascii="Tahoma" w:hAnsi="Tahoma" w:cs="Tahoma"/>
          <w:b/>
          <w:smallCaps/>
          <w:sz w:val="22"/>
          <w:szCs w:val="22"/>
        </w:rPr>
      </w:pPr>
      <w:r w:rsidRPr="003C2DE2">
        <w:rPr>
          <w:rFonts w:ascii="Tahoma" w:eastAsia="Arial Unicode MS" w:hAnsi="Tahoma" w:cs="Tahoma"/>
          <w:sz w:val="22"/>
          <w:szCs w:val="22"/>
        </w:rPr>
        <w:t>Fica eleito o Foro</w:t>
      </w:r>
      <w:bookmarkStart w:id="179" w:name="_DV_C683"/>
      <w:r w:rsidRPr="003C2DE2">
        <w:rPr>
          <w:rFonts w:ascii="Tahoma" w:eastAsia="Arial Unicode MS" w:hAnsi="Tahoma" w:cs="Tahoma"/>
          <w:sz w:val="22"/>
          <w:szCs w:val="22"/>
        </w:rPr>
        <w:t xml:space="preserve"> da Cidade de </w:t>
      </w:r>
      <w:bookmarkStart w:id="180" w:name="_DV_M415"/>
      <w:bookmarkEnd w:id="179"/>
      <w:bookmarkEnd w:id="180"/>
      <w:r w:rsidR="007670CD" w:rsidRPr="003C2DE2">
        <w:rPr>
          <w:rFonts w:ascii="Tahoma" w:eastAsia="Arial Unicode MS" w:hAnsi="Tahoma" w:cs="Tahoma"/>
          <w:sz w:val="22"/>
          <w:szCs w:val="22"/>
        </w:rPr>
        <w:t>São Paulo</w:t>
      </w:r>
      <w:r w:rsidR="00CF3367" w:rsidRPr="003C2DE2">
        <w:rPr>
          <w:rFonts w:ascii="Tahoma" w:eastAsia="Arial Unicode MS" w:hAnsi="Tahoma" w:cs="Tahoma"/>
          <w:sz w:val="22"/>
          <w:szCs w:val="22"/>
        </w:rPr>
        <w:t xml:space="preserve">, Estado de </w:t>
      </w:r>
      <w:r w:rsidR="007670CD" w:rsidRPr="003C2DE2">
        <w:rPr>
          <w:rFonts w:ascii="Tahoma" w:eastAsia="Arial Unicode MS" w:hAnsi="Tahoma" w:cs="Tahoma"/>
          <w:sz w:val="22"/>
          <w:szCs w:val="22"/>
        </w:rPr>
        <w:t>São Paulo</w:t>
      </w:r>
      <w:r w:rsidRPr="003C2DE2">
        <w:rPr>
          <w:rFonts w:ascii="Tahoma" w:eastAsia="Arial Unicode MS" w:hAnsi="Tahoma" w:cs="Tahoma"/>
          <w:sz w:val="22"/>
          <w:szCs w:val="22"/>
        </w:rPr>
        <w:t>, para dirimir quaisquer dúvidas ou controvérsias oriundas desta Escritura, com renúncia a qualquer outro, por mais privilegiado que seja</w:t>
      </w:r>
      <w:r w:rsidR="003012A7" w:rsidRPr="003C2DE2">
        <w:rPr>
          <w:rFonts w:ascii="Tahoma" w:eastAsia="Arial Unicode MS" w:hAnsi="Tahoma" w:cs="Tahoma"/>
          <w:sz w:val="22"/>
          <w:szCs w:val="22"/>
        </w:rPr>
        <w:t>.</w:t>
      </w:r>
    </w:p>
    <w:p w:rsidR="00DC3202" w:rsidRPr="003C2DE2" w:rsidRDefault="00DC3202" w:rsidP="008759F7">
      <w:pPr>
        <w:pStyle w:val="sub"/>
        <w:widowControl/>
        <w:tabs>
          <w:tab w:val="clear" w:pos="0"/>
          <w:tab w:val="left" w:pos="708"/>
        </w:tabs>
        <w:spacing w:before="0" w:after="0" w:line="240" w:lineRule="auto"/>
        <w:rPr>
          <w:rFonts w:ascii="Tahoma" w:eastAsia="Arial Unicode MS" w:hAnsi="Tahoma" w:cs="Tahoma"/>
          <w:w w:val="0"/>
        </w:rPr>
      </w:pPr>
    </w:p>
    <w:p w:rsidR="00DC3202" w:rsidRPr="003C2DE2" w:rsidRDefault="00DC3202" w:rsidP="008759F7">
      <w:pPr>
        <w:pStyle w:val="sub"/>
        <w:widowControl/>
        <w:tabs>
          <w:tab w:val="clear" w:pos="0"/>
          <w:tab w:val="left" w:pos="708"/>
        </w:tabs>
        <w:spacing w:before="0" w:after="0" w:line="240" w:lineRule="auto"/>
        <w:rPr>
          <w:rFonts w:ascii="Tahoma" w:eastAsia="Arial Unicode MS" w:hAnsi="Tahoma" w:cs="Tahoma"/>
          <w:w w:val="0"/>
        </w:rPr>
      </w:pPr>
      <w:r w:rsidRPr="003C2DE2">
        <w:rPr>
          <w:rFonts w:ascii="Tahoma" w:eastAsia="Arial Unicode MS" w:hAnsi="Tahoma" w:cs="Tahoma"/>
          <w:w w:val="0"/>
        </w:rPr>
        <w:t>E por estarem assim justas e contratadas, as partes firmam a presente Escritura, em</w:t>
      </w:r>
      <w:r w:rsidR="00505DD1" w:rsidRPr="003C2DE2">
        <w:rPr>
          <w:rFonts w:ascii="Tahoma" w:eastAsia="Arial Unicode MS" w:hAnsi="Tahoma" w:cs="Tahoma"/>
          <w:w w:val="0"/>
        </w:rPr>
        <w:t xml:space="preserve"> </w:t>
      </w:r>
      <w:r w:rsidR="00F402C4" w:rsidRPr="003C2DE2">
        <w:rPr>
          <w:rFonts w:ascii="Tahoma" w:eastAsia="Arial Unicode MS" w:hAnsi="Tahoma" w:cs="Tahoma"/>
          <w:w w:val="0"/>
        </w:rPr>
        <w:t>5</w:t>
      </w:r>
      <w:r w:rsidR="00505DD1" w:rsidRPr="003C2DE2">
        <w:rPr>
          <w:rFonts w:ascii="Tahoma" w:hAnsi="Tahoma" w:cs="Tahoma"/>
        </w:rPr>
        <w:t xml:space="preserve"> </w:t>
      </w:r>
      <w:r w:rsidRPr="003C2DE2">
        <w:rPr>
          <w:rFonts w:ascii="Tahoma" w:eastAsia="Arial Unicode MS" w:hAnsi="Tahoma" w:cs="Tahoma"/>
          <w:bCs/>
          <w:w w:val="0"/>
        </w:rPr>
        <w:t>(</w:t>
      </w:r>
      <w:r w:rsidR="00F402C4" w:rsidRPr="003C2DE2">
        <w:rPr>
          <w:rFonts w:ascii="Tahoma" w:hAnsi="Tahoma" w:cs="Tahoma"/>
        </w:rPr>
        <w:t>cinco</w:t>
      </w:r>
      <w:r w:rsidRPr="003C2DE2">
        <w:rPr>
          <w:rFonts w:ascii="Tahoma" w:eastAsia="Arial Unicode MS" w:hAnsi="Tahoma" w:cs="Tahoma"/>
          <w:bCs/>
          <w:w w:val="0"/>
        </w:rPr>
        <w:t>)</w:t>
      </w:r>
      <w:r w:rsidRPr="003C2DE2">
        <w:rPr>
          <w:rFonts w:ascii="Tahoma" w:eastAsia="Arial Unicode MS" w:hAnsi="Tahoma" w:cs="Tahoma"/>
          <w:w w:val="0"/>
        </w:rPr>
        <w:t xml:space="preserve"> vias de igual teor e forma, na presença de 2 (duas) testemunhas.</w:t>
      </w:r>
    </w:p>
    <w:p w:rsidR="00DC3202" w:rsidRPr="003C2DE2" w:rsidRDefault="00DC3202" w:rsidP="008759F7">
      <w:pPr>
        <w:pStyle w:val="p0"/>
        <w:widowControl/>
        <w:shd w:val="clear" w:color="auto" w:fill="auto"/>
        <w:spacing w:line="240" w:lineRule="auto"/>
        <w:jc w:val="center"/>
        <w:rPr>
          <w:rFonts w:ascii="Tahoma" w:eastAsia="Arial Unicode MS" w:hAnsi="Tahoma" w:cs="Tahoma"/>
          <w:w w:val="0"/>
        </w:rPr>
      </w:pPr>
    </w:p>
    <w:p w:rsidR="00380929" w:rsidRPr="003C2DE2" w:rsidRDefault="00380929" w:rsidP="008759F7">
      <w:pPr>
        <w:pStyle w:val="p0"/>
        <w:widowControl/>
        <w:shd w:val="clear" w:color="auto" w:fill="auto"/>
        <w:spacing w:line="240" w:lineRule="auto"/>
        <w:jc w:val="center"/>
        <w:rPr>
          <w:rFonts w:ascii="Tahoma" w:hAnsi="Tahoma" w:cs="Tahoma"/>
        </w:rPr>
      </w:pPr>
      <w:r w:rsidRPr="003C2DE2">
        <w:rPr>
          <w:rFonts w:ascii="Tahoma" w:eastAsia="Arial Unicode MS" w:hAnsi="Tahoma" w:cs="Tahoma"/>
          <w:w w:val="0"/>
        </w:rPr>
        <w:t xml:space="preserve">São Paulo, </w:t>
      </w:r>
      <w:r w:rsidR="00CC70AA">
        <w:rPr>
          <w:rFonts w:ascii="Tahoma" w:eastAsia="Arial Unicode MS" w:hAnsi="Tahoma" w:cs="Tahoma"/>
          <w:w w:val="0"/>
        </w:rPr>
        <w:t>29</w:t>
      </w:r>
      <w:r w:rsidR="00E437EB" w:rsidRPr="003C2DE2">
        <w:rPr>
          <w:rFonts w:ascii="Tahoma" w:eastAsia="Arial Unicode MS" w:hAnsi="Tahoma" w:cs="Tahoma"/>
          <w:w w:val="0"/>
        </w:rPr>
        <w:t xml:space="preserve"> </w:t>
      </w:r>
      <w:r w:rsidRPr="003C2DE2">
        <w:rPr>
          <w:rFonts w:ascii="Tahoma" w:hAnsi="Tahoma" w:cs="Tahoma"/>
        </w:rPr>
        <w:t xml:space="preserve">de </w:t>
      </w:r>
      <w:r w:rsidR="005E7F23">
        <w:rPr>
          <w:rFonts w:ascii="Tahoma" w:hAnsi="Tahoma" w:cs="Tahoma"/>
        </w:rPr>
        <w:t xml:space="preserve">agosto </w:t>
      </w:r>
      <w:r w:rsidRPr="003C2DE2">
        <w:rPr>
          <w:rFonts w:ascii="Tahoma" w:hAnsi="Tahoma" w:cs="Tahoma"/>
        </w:rPr>
        <w:t>de 201</w:t>
      </w:r>
      <w:r w:rsidR="005E7F23">
        <w:rPr>
          <w:rFonts w:ascii="Tahoma" w:hAnsi="Tahoma" w:cs="Tahoma"/>
        </w:rPr>
        <w:t>8</w:t>
      </w:r>
      <w:r w:rsidRPr="003C2DE2">
        <w:rPr>
          <w:rFonts w:ascii="Tahoma" w:hAnsi="Tahoma" w:cs="Tahoma"/>
        </w:rPr>
        <w:t>.</w:t>
      </w:r>
    </w:p>
    <w:p w:rsidR="002A41E7" w:rsidRPr="003C2DE2" w:rsidRDefault="002A41E7" w:rsidP="008759F7">
      <w:pPr>
        <w:pStyle w:val="p0"/>
        <w:widowControl/>
        <w:shd w:val="clear" w:color="auto" w:fill="auto"/>
        <w:spacing w:line="240" w:lineRule="auto"/>
        <w:jc w:val="center"/>
        <w:rPr>
          <w:rFonts w:ascii="Tahoma" w:hAnsi="Tahoma" w:cs="Tahoma"/>
        </w:rPr>
      </w:pPr>
    </w:p>
    <w:p w:rsidR="00EF2C70" w:rsidRPr="003C2DE2" w:rsidRDefault="00EF2C70" w:rsidP="008759F7">
      <w:pPr>
        <w:pStyle w:val="p0"/>
        <w:widowControl/>
        <w:shd w:val="clear" w:color="auto" w:fill="auto"/>
        <w:spacing w:line="240" w:lineRule="auto"/>
        <w:jc w:val="center"/>
        <w:rPr>
          <w:rFonts w:ascii="Tahoma" w:hAnsi="Tahoma" w:cs="Tahoma"/>
          <w:i/>
        </w:rPr>
      </w:pPr>
      <w:r w:rsidRPr="003C2DE2">
        <w:rPr>
          <w:rFonts w:ascii="Tahoma" w:hAnsi="Tahoma" w:cs="Tahoma"/>
          <w:i/>
        </w:rPr>
        <w:t>[Restante da página intencionalmente deixado em branco]</w:t>
      </w:r>
    </w:p>
    <w:p w:rsidR="00EF2C70" w:rsidRPr="003C2DE2" w:rsidRDefault="00EF2C70" w:rsidP="008759F7">
      <w:pPr>
        <w:pStyle w:val="p0"/>
        <w:widowControl/>
        <w:shd w:val="clear" w:color="auto" w:fill="auto"/>
        <w:spacing w:line="240" w:lineRule="auto"/>
        <w:jc w:val="center"/>
        <w:rPr>
          <w:rFonts w:ascii="Tahoma" w:hAnsi="Tahoma" w:cs="Tahoma"/>
          <w:i/>
        </w:rPr>
      </w:pPr>
    </w:p>
    <w:p w:rsidR="00380929" w:rsidRPr="003C2DE2" w:rsidRDefault="00380929" w:rsidP="008759F7">
      <w:pPr>
        <w:pStyle w:val="p0"/>
        <w:widowControl/>
        <w:shd w:val="clear" w:color="auto" w:fill="auto"/>
        <w:spacing w:line="240" w:lineRule="auto"/>
        <w:rPr>
          <w:rFonts w:ascii="Tahoma" w:hAnsi="Tahoma" w:cs="Tahoma"/>
          <w:i/>
          <w:w w:val="0"/>
        </w:rPr>
      </w:pPr>
      <w:r w:rsidRPr="003C2DE2">
        <w:rPr>
          <w:rFonts w:ascii="Tahoma" w:eastAsia="Arial Unicode MS" w:hAnsi="Tahoma" w:cs="Tahoma"/>
          <w:b/>
          <w:w w:val="0"/>
        </w:rPr>
        <w:br w:type="page"/>
      </w:r>
      <w:r w:rsidRPr="003C2DE2">
        <w:rPr>
          <w:rFonts w:ascii="Tahoma" w:hAnsi="Tahoma" w:cs="Tahoma"/>
          <w:i/>
          <w:w w:val="0"/>
        </w:rPr>
        <w:t xml:space="preserve">Página de assinaturas 1/5 do Instrumento Particular de Escritura da </w:t>
      </w:r>
      <w:r w:rsidR="005E7F23">
        <w:rPr>
          <w:rFonts w:ascii="Tahoma" w:hAnsi="Tahoma" w:cs="Tahoma"/>
          <w:i/>
          <w:w w:val="0"/>
        </w:rPr>
        <w:t>10</w:t>
      </w:r>
      <w:r w:rsidR="009D4AF2" w:rsidRPr="003C2DE2">
        <w:rPr>
          <w:rFonts w:ascii="Tahoma" w:hAnsi="Tahoma" w:cs="Tahoma"/>
          <w:i/>
          <w:w w:val="0"/>
        </w:rPr>
        <w:t>ª</w:t>
      </w:r>
      <w:r w:rsidR="004D0B34">
        <w:rPr>
          <w:rFonts w:ascii="Tahoma" w:hAnsi="Tahoma" w:cs="Tahoma"/>
          <w:i/>
          <w:w w:val="0"/>
        </w:rPr>
        <w:t xml:space="preserve"> (Décima)</w:t>
      </w:r>
      <w:r w:rsidR="009D4AF2" w:rsidRPr="003C2DE2">
        <w:rPr>
          <w:rFonts w:ascii="Tahoma" w:hAnsi="Tahoma" w:cs="Tahoma"/>
          <w:i/>
          <w:w w:val="0"/>
        </w:rPr>
        <w:t xml:space="preserve"> </w:t>
      </w:r>
      <w:r w:rsidRPr="003C2DE2">
        <w:rPr>
          <w:rFonts w:ascii="Tahoma" w:hAnsi="Tahoma" w:cs="Tahoma"/>
          <w:i/>
          <w:w w:val="0"/>
        </w:rPr>
        <w:t xml:space="preserve">Emissão de Debêntures, </w:t>
      </w:r>
      <w:r w:rsidR="00600D5C" w:rsidRPr="003C2DE2">
        <w:rPr>
          <w:rFonts w:ascii="Tahoma" w:hAnsi="Tahoma" w:cs="Tahoma"/>
          <w:i/>
          <w:w w:val="0"/>
        </w:rPr>
        <w:t>Simples</w:t>
      </w:r>
      <w:r w:rsidRPr="003C2DE2">
        <w:rPr>
          <w:rFonts w:ascii="Tahoma" w:hAnsi="Tahoma" w:cs="Tahoma"/>
          <w:i/>
          <w:w w:val="0"/>
        </w:rPr>
        <w:t>, Não Conversíveis em Ações, da Espécie Quirografária</w:t>
      </w:r>
      <w:r w:rsidR="00600D5C" w:rsidRPr="003C2DE2">
        <w:rPr>
          <w:rFonts w:ascii="Tahoma" w:hAnsi="Tahoma" w:cs="Tahoma"/>
          <w:i/>
          <w:w w:val="0"/>
        </w:rPr>
        <w:t>, em Série Única, para Colocação Privada</w:t>
      </w:r>
      <w:r w:rsidRPr="003C2DE2">
        <w:rPr>
          <w:rFonts w:ascii="Tahoma" w:hAnsi="Tahoma" w:cs="Tahoma"/>
          <w:i/>
          <w:w w:val="0"/>
        </w:rPr>
        <w:t>, da Klabin S.A.</w:t>
      </w:r>
      <w:r w:rsidR="00682E37" w:rsidRPr="003C2DE2">
        <w:rPr>
          <w:rFonts w:ascii="Tahoma" w:hAnsi="Tahoma" w:cs="Tahoma"/>
          <w:i/>
          <w:w w:val="0"/>
        </w:rPr>
        <w:t xml:space="preserve">, celebrado entre Klabin S.A., </w:t>
      </w:r>
      <w:r w:rsidR="00812185">
        <w:rPr>
          <w:rFonts w:ascii="Tahoma" w:hAnsi="Tahoma" w:cs="Tahoma"/>
          <w:i/>
          <w:w w:val="0"/>
        </w:rPr>
        <w:t>Ares Serviços Imobiliários Ltda.</w:t>
      </w:r>
      <w:r w:rsidR="00007594" w:rsidRPr="003C2DE2">
        <w:rPr>
          <w:rFonts w:ascii="Tahoma" w:hAnsi="Tahoma" w:cs="Tahoma"/>
          <w:i/>
          <w:w w:val="0"/>
        </w:rPr>
        <w:t>,</w:t>
      </w:r>
      <w:r w:rsidR="00682E37" w:rsidRPr="003C2DE2">
        <w:rPr>
          <w:rFonts w:ascii="Tahoma" w:hAnsi="Tahoma" w:cs="Tahoma"/>
          <w:i/>
          <w:w w:val="0"/>
        </w:rPr>
        <w:t xml:space="preserve"> </w:t>
      </w:r>
      <w:r w:rsidR="00812185">
        <w:rPr>
          <w:rFonts w:ascii="Tahoma" w:hAnsi="Tahoma" w:cs="Tahoma"/>
          <w:i/>
          <w:w w:val="0"/>
        </w:rPr>
        <w:t>Oliveira Trust Distribuidora de Títulos e Valores Mobiliários S.A.</w:t>
      </w:r>
      <w:r w:rsidR="005E7F23">
        <w:rPr>
          <w:rFonts w:ascii="Tahoma" w:hAnsi="Tahoma" w:cs="Tahoma"/>
          <w:i/>
          <w:w w:val="0"/>
        </w:rPr>
        <w:t xml:space="preserve"> </w:t>
      </w:r>
      <w:r w:rsidR="00007594" w:rsidRPr="003C2DE2">
        <w:rPr>
          <w:rFonts w:ascii="Tahoma" w:hAnsi="Tahoma" w:cs="Tahoma"/>
          <w:i/>
          <w:w w:val="0"/>
        </w:rPr>
        <w:t xml:space="preserve">e </w:t>
      </w:r>
      <w:r w:rsidR="00812185">
        <w:rPr>
          <w:rFonts w:ascii="Tahoma" w:hAnsi="Tahoma" w:cs="Tahoma"/>
          <w:i/>
          <w:w w:val="0"/>
        </w:rPr>
        <w:t>Ápice Securitizadora S.A.</w:t>
      </w:r>
      <w:r w:rsidR="00007594" w:rsidRPr="003C2DE2">
        <w:rPr>
          <w:rFonts w:ascii="Tahoma" w:hAnsi="Tahoma" w:cs="Tahoma"/>
          <w:i/>
          <w:w w:val="0"/>
        </w:rPr>
        <w:t xml:space="preserve">, em </w:t>
      </w:r>
      <w:r w:rsidR="00E437EB">
        <w:rPr>
          <w:rFonts w:ascii="Tahoma" w:hAnsi="Tahoma" w:cs="Tahoma"/>
          <w:i/>
          <w:w w:val="0"/>
        </w:rPr>
        <w:t>29</w:t>
      </w:r>
      <w:r w:rsidR="005E7F23" w:rsidRPr="003C2DE2">
        <w:rPr>
          <w:rFonts w:ascii="Tahoma" w:hAnsi="Tahoma" w:cs="Tahoma"/>
          <w:i/>
          <w:w w:val="0"/>
        </w:rPr>
        <w:t xml:space="preserve"> </w:t>
      </w:r>
      <w:r w:rsidR="00007594" w:rsidRPr="003C2DE2">
        <w:rPr>
          <w:rFonts w:ascii="Tahoma" w:hAnsi="Tahoma" w:cs="Tahoma"/>
          <w:i/>
          <w:w w:val="0"/>
        </w:rPr>
        <w:t xml:space="preserve">de </w:t>
      </w:r>
      <w:r w:rsidR="005E7F23">
        <w:rPr>
          <w:rFonts w:ascii="Tahoma" w:hAnsi="Tahoma" w:cs="Tahoma"/>
          <w:i/>
          <w:w w:val="0"/>
        </w:rPr>
        <w:t xml:space="preserve">agosto </w:t>
      </w:r>
      <w:r w:rsidR="00007594" w:rsidRPr="003C2DE2">
        <w:rPr>
          <w:rFonts w:ascii="Tahoma" w:hAnsi="Tahoma" w:cs="Tahoma"/>
          <w:i/>
          <w:w w:val="0"/>
        </w:rPr>
        <w:t>de 201</w:t>
      </w:r>
      <w:r w:rsidR="005E7F23">
        <w:rPr>
          <w:rFonts w:ascii="Tahoma" w:hAnsi="Tahoma" w:cs="Tahoma"/>
          <w:i/>
          <w:w w:val="0"/>
        </w:rPr>
        <w:t>8</w:t>
      </w:r>
      <w:r w:rsidR="00007594" w:rsidRPr="003C2DE2">
        <w:rPr>
          <w:rFonts w:ascii="Tahoma" w:hAnsi="Tahoma" w:cs="Tahoma"/>
          <w:i/>
          <w:w w:val="0"/>
        </w:rPr>
        <w:t>.</w:t>
      </w:r>
      <w:r w:rsidR="00682E37" w:rsidRPr="003C2DE2">
        <w:rPr>
          <w:rFonts w:ascii="Tahoma" w:hAnsi="Tahoma" w:cs="Tahoma"/>
          <w:i/>
          <w:w w:val="0"/>
        </w:rPr>
        <w:t xml:space="preserve"> </w:t>
      </w:r>
    </w:p>
    <w:p w:rsidR="001C59D2" w:rsidRPr="003C2DE2" w:rsidRDefault="001C59D2" w:rsidP="008759F7">
      <w:pPr>
        <w:jc w:val="both"/>
        <w:rPr>
          <w:rFonts w:ascii="Tahoma" w:eastAsia="Arial Unicode MS" w:hAnsi="Tahoma" w:cs="Tahoma"/>
          <w:w w:val="0"/>
          <w:sz w:val="22"/>
          <w:szCs w:val="22"/>
        </w:rPr>
      </w:pPr>
    </w:p>
    <w:p w:rsidR="001C59D2" w:rsidRPr="003C2DE2" w:rsidRDefault="006E0030" w:rsidP="008759F7">
      <w:pPr>
        <w:pStyle w:val="p0"/>
        <w:widowControl/>
        <w:shd w:val="clear" w:color="auto" w:fill="auto"/>
        <w:spacing w:line="240" w:lineRule="auto"/>
        <w:jc w:val="center"/>
        <w:rPr>
          <w:rFonts w:ascii="Tahoma" w:hAnsi="Tahoma" w:cs="Tahoma"/>
          <w:b/>
          <w:bCs/>
          <w:smallCaps/>
        </w:rPr>
      </w:pPr>
      <w:r w:rsidRPr="003C2DE2">
        <w:rPr>
          <w:rFonts w:ascii="Tahoma" w:hAnsi="Tahoma" w:cs="Tahoma"/>
          <w:b/>
          <w:bCs/>
          <w:smallCaps/>
        </w:rPr>
        <w:t xml:space="preserve">KLABIN </w:t>
      </w:r>
      <w:r w:rsidR="001C59D2" w:rsidRPr="003C2DE2">
        <w:rPr>
          <w:rFonts w:ascii="Tahoma" w:hAnsi="Tahoma" w:cs="Tahoma"/>
          <w:b/>
          <w:bCs/>
          <w:smallCaps/>
        </w:rPr>
        <w:t>S.A.</w:t>
      </w:r>
    </w:p>
    <w:p w:rsidR="001C59D2" w:rsidRPr="003C2DE2" w:rsidRDefault="001C59D2" w:rsidP="008759F7">
      <w:pPr>
        <w:pStyle w:val="p0"/>
        <w:widowControl/>
        <w:shd w:val="clear" w:color="auto" w:fill="auto"/>
        <w:spacing w:line="240" w:lineRule="auto"/>
        <w:jc w:val="center"/>
        <w:rPr>
          <w:rFonts w:ascii="Tahoma" w:eastAsia="Arial Unicode MS" w:hAnsi="Tahoma" w:cs="Tahoma"/>
          <w:w w:val="0"/>
        </w:rPr>
      </w:pPr>
    </w:p>
    <w:p w:rsidR="00007594" w:rsidRPr="003C2DE2" w:rsidRDefault="00007594" w:rsidP="008759F7">
      <w:pPr>
        <w:pStyle w:val="p0"/>
        <w:widowControl/>
        <w:shd w:val="clear" w:color="auto" w:fill="auto"/>
        <w:spacing w:line="240" w:lineRule="auto"/>
        <w:jc w:val="center"/>
        <w:rPr>
          <w:rFonts w:ascii="Tahoma" w:eastAsia="Arial Unicode MS" w:hAnsi="Tahoma" w:cs="Tahoma"/>
          <w:w w:val="0"/>
        </w:rPr>
      </w:pPr>
    </w:p>
    <w:p w:rsidR="00007594" w:rsidRPr="003C2DE2" w:rsidRDefault="00007594" w:rsidP="008759F7">
      <w:pPr>
        <w:pStyle w:val="p0"/>
        <w:widowControl/>
        <w:shd w:val="clear" w:color="auto" w:fill="auto"/>
        <w:spacing w:line="240" w:lineRule="auto"/>
        <w:jc w:val="center"/>
        <w:rPr>
          <w:rFonts w:ascii="Tahoma" w:eastAsia="Arial Unicode MS" w:hAnsi="Tahoma" w:cs="Tahoma"/>
          <w:w w:val="0"/>
        </w:rPr>
      </w:pPr>
    </w:p>
    <w:p w:rsidR="00007594" w:rsidRPr="003C2DE2" w:rsidRDefault="00007594" w:rsidP="008759F7">
      <w:pPr>
        <w:pStyle w:val="p0"/>
        <w:widowControl/>
        <w:shd w:val="clear" w:color="auto" w:fill="auto"/>
        <w:spacing w:line="240" w:lineRule="auto"/>
        <w:jc w:val="center"/>
        <w:rPr>
          <w:rFonts w:ascii="Tahoma" w:eastAsia="Arial Unicode MS" w:hAnsi="Tahoma" w:cs="Tahoma"/>
          <w:w w:val="0"/>
        </w:rPr>
      </w:pPr>
    </w:p>
    <w:p w:rsidR="001C59D2" w:rsidRPr="003C2DE2" w:rsidRDefault="001C59D2" w:rsidP="008759F7">
      <w:pPr>
        <w:pStyle w:val="p0"/>
        <w:widowControl/>
        <w:shd w:val="clear" w:color="auto" w:fill="auto"/>
        <w:spacing w:line="240" w:lineRule="auto"/>
        <w:jc w:val="center"/>
        <w:rPr>
          <w:rFonts w:ascii="Tahoma" w:eastAsia="Arial Unicode MS" w:hAnsi="Tahoma" w:cs="Tahoma"/>
          <w:w w:val="0"/>
        </w:rPr>
      </w:pPr>
    </w:p>
    <w:tbl>
      <w:tblPr>
        <w:tblW w:w="0" w:type="auto"/>
        <w:jc w:val="center"/>
        <w:tblLook w:val="04A0" w:firstRow="1" w:lastRow="0" w:firstColumn="1" w:lastColumn="0" w:noHBand="0" w:noVBand="1"/>
      </w:tblPr>
      <w:tblGrid>
        <w:gridCol w:w="4605"/>
        <w:gridCol w:w="4606"/>
      </w:tblGrid>
      <w:tr w:rsidR="00007594" w:rsidRPr="003C2DE2" w:rsidTr="00AC1234">
        <w:trPr>
          <w:jc w:val="center"/>
        </w:trPr>
        <w:tc>
          <w:tcPr>
            <w:tcW w:w="4605" w:type="dxa"/>
            <w:shd w:val="clear" w:color="auto" w:fill="auto"/>
          </w:tcPr>
          <w:p w:rsidR="00007594" w:rsidRPr="003C2DE2" w:rsidRDefault="00007594"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Por:</w:t>
            </w:r>
          </w:p>
        </w:tc>
        <w:tc>
          <w:tcPr>
            <w:tcW w:w="4606" w:type="dxa"/>
            <w:shd w:val="clear" w:color="auto" w:fill="auto"/>
          </w:tcPr>
          <w:p w:rsidR="00007594" w:rsidRPr="003C2DE2" w:rsidRDefault="00007594"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Por:</w:t>
            </w:r>
          </w:p>
        </w:tc>
      </w:tr>
      <w:tr w:rsidR="00007594" w:rsidRPr="003C2DE2" w:rsidTr="00AC1234">
        <w:trPr>
          <w:jc w:val="center"/>
        </w:trPr>
        <w:tc>
          <w:tcPr>
            <w:tcW w:w="4605" w:type="dxa"/>
            <w:shd w:val="clear" w:color="auto" w:fill="auto"/>
          </w:tcPr>
          <w:p w:rsidR="00007594" w:rsidRPr="003C2DE2" w:rsidRDefault="00007594"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Cargo:</w:t>
            </w:r>
          </w:p>
        </w:tc>
        <w:tc>
          <w:tcPr>
            <w:tcW w:w="4606" w:type="dxa"/>
            <w:shd w:val="clear" w:color="auto" w:fill="auto"/>
          </w:tcPr>
          <w:p w:rsidR="00007594" w:rsidRPr="003C2DE2" w:rsidRDefault="00007594"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Cargo:</w:t>
            </w:r>
          </w:p>
        </w:tc>
      </w:tr>
    </w:tbl>
    <w:p w:rsidR="001C59D2" w:rsidRPr="003C2DE2" w:rsidRDefault="001C59D2" w:rsidP="008759F7">
      <w:pPr>
        <w:pStyle w:val="p0"/>
        <w:widowControl/>
        <w:shd w:val="clear" w:color="auto" w:fill="auto"/>
        <w:spacing w:line="240" w:lineRule="auto"/>
        <w:jc w:val="center"/>
        <w:rPr>
          <w:rFonts w:ascii="Tahoma" w:eastAsia="Arial Unicode MS" w:hAnsi="Tahoma" w:cs="Tahoma"/>
          <w:w w:val="0"/>
        </w:rPr>
      </w:pPr>
    </w:p>
    <w:p w:rsidR="00380929" w:rsidRPr="003C2DE2" w:rsidRDefault="00380929" w:rsidP="008759F7">
      <w:pPr>
        <w:pStyle w:val="p0"/>
        <w:widowControl/>
        <w:shd w:val="clear" w:color="auto" w:fill="auto"/>
        <w:spacing w:line="240" w:lineRule="auto"/>
        <w:rPr>
          <w:rFonts w:ascii="Tahoma" w:hAnsi="Tahoma" w:cs="Tahoma"/>
          <w:i/>
          <w:w w:val="0"/>
        </w:rPr>
      </w:pPr>
      <w:bookmarkStart w:id="181" w:name="_DV_M416"/>
      <w:bookmarkEnd w:id="181"/>
      <w:r w:rsidRPr="003C2DE2">
        <w:rPr>
          <w:rFonts w:ascii="Tahoma" w:hAnsi="Tahoma" w:cs="Tahoma"/>
        </w:rPr>
        <w:br w:type="page"/>
      </w:r>
      <w:r w:rsidR="005E7F23">
        <w:rPr>
          <w:rFonts w:ascii="Tahoma" w:hAnsi="Tahoma" w:cs="Tahoma"/>
          <w:i/>
          <w:w w:val="0"/>
        </w:rPr>
        <w:t>Página de assinaturas 2</w:t>
      </w:r>
      <w:r w:rsidR="005E7F23" w:rsidRPr="003C2DE2">
        <w:rPr>
          <w:rFonts w:ascii="Tahoma" w:hAnsi="Tahoma" w:cs="Tahoma"/>
          <w:i/>
          <w:w w:val="0"/>
        </w:rPr>
        <w:t xml:space="preserve">/5 do Instrumento Particular de Escritura da </w:t>
      </w:r>
      <w:r w:rsidR="005E7F23">
        <w:rPr>
          <w:rFonts w:ascii="Tahoma" w:hAnsi="Tahoma" w:cs="Tahoma"/>
          <w:i/>
          <w:w w:val="0"/>
        </w:rPr>
        <w:t>10</w:t>
      </w:r>
      <w:r w:rsidR="005E7F23" w:rsidRPr="003C2DE2">
        <w:rPr>
          <w:rFonts w:ascii="Tahoma" w:hAnsi="Tahoma" w:cs="Tahoma"/>
          <w:i/>
          <w:w w:val="0"/>
        </w:rPr>
        <w:t xml:space="preserve">ª </w:t>
      </w:r>
      <w:r w:rsidR="004D0B34">
        <w:rPr>
          <w:rFonts w:ascii="Tahoma" w:hAnsi="Tahoma" w:cs="Tahoma"/>
          <w:i/>
          <w:w w:val="0"/>
        </w:rPr>
        <w:t xml:space="preserve">(Décima) </w:t>
      </w:r>
      <w:r w:rsidR="005E7F23" w:rsidRPr="003C2DE2">
        <w:rPr>
          <w:rFonts w:ascii="Tahoma" w:hAnsi="Tahoma" w:cs="Tahoma"/>
          <w:i/>
          <w:w w:val="0"/>
        </w:rPr>
        <w:t xml:space="preserve">Emissão de Debêntures, Simples, Não Conversíveis em Ações, da Espécie Quirografária, em Série Única, para Colocação Privada, da Klabin S.A., celebrado entre Klabin S.A., </w:t>
      </w:r>
      <w:r w:rsidR="00812185">
        <w:rPr>
          <w:rFonts w:ascii="Tahoma" w:hAnsi="Tahoma" w:cs="Tahoma"/>
          <w:i/>
          <w:w w:val="0"/>
        </w:rPr>
        <w:t>Ares Serviços Imobiliários Ltda.</w:t>
      </w:r>
      <w:r w:rsidR="00812185" w:rsidRPr="003C2DE2">
        <w:rPr>
          <w:rFonts w:ascii="Tahoma" w:hAnsi="Tahoma" w:cs="Tahoma"/>
          <w:i/>
          <w:w w:val="0"/>
        </w:rPr>
        <w:t xml:space="preserve">, </w:t>
      </w:r>
      <w:r w:rsidR="00812185">
        <w:rPr>
          <w:rFonts w:ascii="Tahoma" w:hAnsi="Tahoma" w:cs="Tahoma"/>
          <w:i/>
          <w:w w:val="0"/>
        </w:rPr>
        <w:t xml:space="preserve">Oliveira Trust Distribuidora de Títulos e Valores Mobiliários S.A. </w:t>
      </w:r>
      <w:r w:rsidR="00812185" w:rsidRPr="003C2DE2">
        <w:rPr>
          <w:rFonts w:ascii="Tahoma" w:hAnsi="Tahoma" w:cs="Tahoma"/>
          <w:i/>
          <w:w w:val="0"/>
        </w:rPr>
        <w:t xml:space="preserve">e </w:t>
      </w:r>
      <w:r w:rsidR="00812185">
        <w:rPr>
          <w:rFonts w:ascii="Tahoma" w:hAnsi="Tahoma" w:cs="Tahoma"/>
          <w:i/>
          <w:w w:val="0"/>
        </w:rPr>
        <w:t>Ápice Securitizadora S.A.</w:t>
      </w:r>
      <w:r w:rsidR="005E7F23" w:rsidRPr="003C2DE2">
        <w:rPr>
          <w:rFonts w:ascii="Tahoma" w:hAnsi="Tahoma" w:cs="Tahoma"/>
          <w:i/>
          <w:w w:val="0"/>
        </w:rPr>
        <w:t xml:space="preserve">, em </w:t>
      </w:r>
      <w:r w:rsidR="00E437EB">
        <w:rPr>
          <w:rFonts w:ascii="Tahoma" w:hAnsi="Tahoma" w:cs="Tahoma"/>
          <w:i/>
          <w:w w:val="0"/>
        </w:rPr>
        <w:t>29</w:t>
      </w:r>
      <w:r w:rsidR="005E7F23" w:rsidRPr="003C2DE2">
        <w:rPr>
          <w:rFonts w:ascii="Tahoma" w:hAnsi="Tahoma" w:cs="Tahoma"/>
          <w:i/>
          <w:w w:val="0"/>
        </w:rPr>
        <w:t xml:space="preserve"> de </w:t>
      </w:r>
      <w:r w:rsidR="005E7F23">
        <w:rPr>
          <w:rFonts w:ascii="Tahoma" w:hAnsi="Tahoma" w:cs="Tahoma"/>
          <w:i/>
          <w:w w:val="0"/>
        </w:rPr>
        <w:t xml:space="preserve">agosto </w:t>
      </w:r>
      <w:r w:rsidR="005E7F23" w:rsidRPr="003C2DE2">
        <w:rPr>
          <w:rFonts w:ascii="Tahoma" w:hAnsi="Tahoma" w:cs="Tahoma"/>
          <w:i/>
          <w:w w:val="0"/>
        </w:rPr>
        <w:t>de 201</w:t>
      </w:r>
      <w:r w:rsidR="005E7F23">
        <w:rPr>
          <w:rFonts w:ascii="Tahoma" w:hAnsi="Tahoma" w:cs="Tahoma"/>
          <w:i/>
          <w:w w:val="0"/>
        </w:rPr>
        <w:t>8</w:t>
      </w:r>
      <w:r w:rsidR="005E7F23" w:rsidRPr="003C2DE2">
        <w:rPr>
          <w:rFonts w:ascii="Tahoma" w:hAnsi="Tahoma" w:cs="Tahoma"/>
          <w:i/>
          <w:w w:val="0"/>
        </w:rPr>
        <w:t xml:space="preserve">. </w:t>
      </w:r>
    </w:p>
    <w:p w:rsidR="0055125E" w:rsidRPr="003C2DE2" w:rsidRDefault="0055125E" w:rsidP="008759F7">
      <w:pPr>
        <w:jc w:val="both"/>
        <w:rPr>
          <w:rFonts w:ascii="Tahoma" w:eastAsia="Arial Unicode MS" w:hAnsi="Tahoma" w:cs="Tahoma"/>
          <w:w w:val="0"/>
          <w:sz w:val="22"/>
          <w:szCs w:val="22"/>
        </w:rPr>
      </w:pPr>
    </w:p>
    <w:p w:rsidR="00B34B5E" w:rsidRPr="003C2DE2" w:rsidRDefault="00812185" w:rsidP="008759F7">
      <w:pPr>
        <w:jc w:val="center"/>
        <w:rPr>
          <w:rFonts w:ascii="Tahoma" w:hAnsi="Tahoma" w:cs="Tahoma"/>
          <w:b/>
          <w:bCs/>
          <w:smallCaps/>
          <w:sz w:val="22"/>
          <w:szCs w:val="22"/>
        </w:rPr>
      </w:pPr>
      <w:r>
        <w:rPr>
          <w:rFonts w:ascii="Tahoma" w:eastAsia="Arial Unicode MS" w:hAnsi="Tahoma" w:cs="Tahoma"/>
          <w:b/>
          <w:smallCaps/>
          <w:w w:val="0"/>
          <w:sz w:val="22"/>
          <w:szCs w:val="22"/>
        </w:rPr>
        <w:t>ARES SERVIÇOS IMOBILIÁRIOS LTDA.</w:t>
      </w:r>
    </w:p>
    <w:p w:rsidR="0055125E" w:rsidRPr="003C2DE2" w:rsidRDefault="0055125E" w:rsidP="008759F7">
      <w:pPr>
        <w:pStyle w:val="p0"/>
        <w:widowControl/>
        <w:shd w:val="clear" w:color="auto" w:fill="auto"/>
        <w:spacing w:line="240" w:lineRule="auto"/>
        <w:jc w:val="center"/>
        <w:rPr>
          <w:rFonts w:ascii="Tahoma" w:eastAsia="Arial Unicode MS" w:hAnsi="Tahoma" w:cs="Tahoma"/>
          <w:w w:val="0"/>
        </w:rPr>
      </w:pPr>
    </w:p>
    <w:p w:rsidR="0055125E" w:rsidRPr="003C2DE2" w:rsidRDefault="0055125E" w:rsidP="008759F7">
      <w:pPr>
        <w:pStyle w:val="p0"/>
        <w:widowControl/>
        <w:shd w:val="clear" w:color="auto" w:fill="auto"/>
        <w:spacing w:line="240" w:lineRule="auto"/>
        <w:jc w:val="center"/>
        <w:rPr>
          <w:rFonts w:ascii="Tahoma" w:eastAsia="Arial Unicode MS" w:hAnsi="Tahoma" w:cs="Tahoma"/>
          <w:w w:val="0"/>
        </w:rPr>
      </w:pPr>
    </w:p>
    <w:p w:rsidR="00AA31A7" w:rsidRPr="003C2DE2" w:rsidRDefault="00AA31A7" w:rsidP="008759F7">
      <w:pPr>
        <w:pStyle w:val="p0"/>
        <w:widowControl/>
        <w:shd w:val="clear" w:color="auto" w:fill="auto"/>
        <w:spacing w:line="240" w:lineRule="auto"/>
        <w:jc w:val="center"/>
        <w:rPr>
          <w:rFonts w:ascii="Tahoma" w:eastAsia="Arial Unicode MS" w:hAnsi="Tahoma" w:cs="Tahoma"/>
          <w:w w:val="0"/>
        </w:rPr>
      </w:pPr>
    </w:p>
    <w:p w:rsidR="00AA31A7" w:rsidRPr="003C2DE2" w:rsidRDefault="00AA31A7" w:rsidP="008759F7">
      <w:pPr>
        <w:pStyle w:val="p0"/>
        <w:widowControl/>
        <w:shd w:val="clear" w:color="auto" w:fill="auto"/>
        <w:spacing w:line="240" w:lineRule="auto"/>
        <w:jc w:val="center"/>
        <w:rPr>
          <w:rFonts w:ascii="Tahoma" w:eastAsia="Arial Unicode MS" w:hAnsi="Tahoma" w:cs="Tahoma"/>
          <w:w w:val="0"/>
        </w:rPr>
      </w:pPr>
    </w:p>
    <w:p w:rsidR="00AA31A7" w:rsidRPr="003C2DE2" w:rsidRDefault="00AA31A7" w:rsidP="008759F7">
      <w:pPr>
        <w:pStyle w:val="p0"/>
        <w:widowControl/>
        <w:shd w:val="clear" w:color="auto" w:fill="auto"/>
        <w:spacing w:line="240" w:lineRule="auto"/>
        <w:jc w:val="center"/>
        <w:rPr>
          <w:rFonts w:ascii="Tahoma" w:eastAsia="Arial Unicode MS" w:hAnsi="Tahoma" w:cs="Tahoma"/>
          <w:w w:val="0"/>
        </w:rPr>
      </w:pPr>
    </w:p>
    <w:tbl>
      <w:tblPr>
        <w:tblW w:w="0" w:type="auto"/>
        <w:jc w:val="center"/>
        <w:tblLook w:val="04A0" w:firstRow="1" w:lastRow="0" w:firstColumn="1" w:lastColumn="0" w:noHBand="0" w:noVBand="1"/>
      </w:tblPr>
      <w:tblGrid>
        <w:gridCol w:w="4605"/>
        <w:gridCol w:w="4606"/>
      </w:tblGrid>
      <w:tr w:rsidR="00AA31A7" w:rsidRPr="003C2DE2" w:rsidTr="00AC1234">
        <w:trPr>
          <w:jc w:val="center"/>
        </w:trPr>
        <w:tc>
          <w:tcPr>
            <w:tcW w:w="4605" w:type="dxa"/>
            <w:shd w:val="clear" w:color="auto" w:fill="auto"/>
          </w:tcPr>
          <w:p w:rsidR="00AA31A7" w:rsidRPr="003C2DE2" w:rsidRDefault="00AA31A7"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Por:</w:t>
            </w:r>
          </w:p>
        </w:tc>
        <w:tc>
          <w:tcPr>
            <w:tcW w:w="4606" w:type="dxa"/>
            <w:shd w:val="clear" w:color="auto" w:fill="auto"/>
          </w:tcPr>
          <w:p w:rsidR="00AA31A7" w:rsidRPr="003C2DE2" w:rsidRDefault="00AA31A7"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Por:</w:t>
            </w:r>
          </w:p>
        </w:tc>
      </w:tr>
      <w:tr w:rsidR="00AA31A7" w:rsidRPr="003C2DE2" w:rsidTr="00AC1234">
        <w:trPr>
          <w:jc w:val="center"/>
        </w:trPr>
        <w:tc>
          <w:tcPr>
            <w:tcW w:w="4605" w:type="dxa"/>
            <w:shd w:val="clear" w:color="auto" w:fill="auto"/>
          </w:tcPr>
          <w:p w:rsidR="00AA31A7" w:rsidRPr="003C2DE2" w:rsidRDefault="00AA31A7"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Cargo:</w:t>
            </w:r>
          </w:p>
        </w:tc>
        <w:tc>
          <w:tcPr>
            <w:tcW w:w="4606" w:type="dxa"/>
            <w:shd w:val="clear" w:color="auto" w:fill="auto"/>
          </w:tcPr>
          <w:p w:rsidR="00AA31A7" w:rsidRPr="003C2DE2" w:rsidRDefault="00AA31A7"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Cargo:</w:t>
            </w:r>
          </w:p>
        </w:tc>
      </w:tr>
    </w:tbl>
    <w:p w:rsidR="0055125E" w:rsidRPr="003C2DE2" w:rsidRDefault="0055125E" w:rsidP="008759F7">
      <w:pPr>
        <w:pStyle w:val="p0"/>
        <w:widowControl/>
        <w:shd w:val="clear" w:color="auto" w:fill="auto"/>
        <w:spacing w:line="240" w:lineRule="auto"/>
        <w:jc w:val="center"/>
        <w:rPr>
          <w:rFonts w:ascii="Tahoma" w:hAnsi="Tahoma" w:cs="Tahoma"/>
          <w:b/>
          <w:bCs/>
          <w:smallCaps/>
        </w:rPr>
      </w:pPr>
    </w:p>
    <w:p w:rsidR="0055125E" w:rsidRPr="003C2DE2" w:rsidRDefault="0055125E" w:rsidP="008759F7">
      <w:pPr>
        <w:rPr>
          <w:rFonts w:ascii="Tahoma" w:hAnsi="Tahoma" w:cs="Tahoma"/>
          <w:sz w:val="22"/>
          <w:szCs w:val="22"/>
        </w:rPr>
      </w:pPr>
      <w:r w:rsidRPr="003C2DE2">
        <w:rPr>
          <w:rFonts w:ascii="Tahoma" w:hAnsi="Tahoma" w:cs="Tahoma"/>
          <w:sz w:val="22"/>
          <w:szCs w:val="22"/>
        </w:rPr>
        <w:br w:type="page"/>
      </w:r>
    </w:p>
    <w:p w:rsidR="00380929" w:rsidRPr="00F07A2D" w:rsidRDefault="005E7F23" w:rsidP="00F07A2D">
      <w:pPr>
        <w:pStyle w:val="p0"/>
        <w:widowControl/>
        <w:shd w:val="clear" w:color="auto" w:fill="auto"/>
        <w:spacing w:line="240" w:lineRule="auto"/>
        <w:rPr>
          <w:rFonts w:ascii="Tahoma" w:hAnsi="Tahoma" w:cs="Tahoma"/>
          <w:i/>
          <w:w w:val="0"/>
        </w:rPr>
      </w:pPr>
      <w:r w:rsidRPr="003C2DE2">
        <w:rPr>
          <w:rFonts w:ascii="Tahoma" w:hAnsi="Tahoma" w:cs="Tahoma"/>
          <w:i/>
          <w:w w:val="0"/>
        </w:rPr>
        <w:t xml:space="preserve">Página de assinaturas </w:t>
      </w:r>
      <w:r>
        <w:rPr>
          <w:rFonts w:ascii="Tahoma" w:hAnsi="Tahoma" w:cs="Tahoma"/>
          <w:i/>
          <w:w w:val="0"/>
        </w:rPr>
        <w:t>3</w:t>
      </w:r>
      <w:r w:rsidRPr="003C2DE2">
        <w:rPr>
          <w:rFonts w:ascii="Tahoma" w:hAnsi="Tahoma" w:cs="Tahoma"/>
          <w:i/>
          <w:w w:val="0"/>
        </w:rPr>
        <w:t xml:space="preserve">/5 do Instrumento Particular de Escritura da </w:t>
      </w:r>
      <w:r w:rsidRPr="006E0030">
        <w:rPr>
          <w:rFonts w:ascii="Tahoma" w:hAnsi="Tahoma" w:cs="Tahoma"/>
          <w:i/>
          <w:w w:val="0"/>
        </w:rPr>
        <w:t>10</w:t>
      </w:r>
      <w:r w:rsidRPr="003C2DE2">
        <w:rPr>
          <w:rFonts w:ascii="Tahoma" w:hAnsi="Tahoma" w:cs="Tahoma"/>
          <w:i/>
          <w:w w:val="0"/>
        </w:rPr>
        <w:t xml:space="preserve">ª </w:t>
      </w:r>
      <w:r w:rsidR="004D0B34">
        <w:rPr>
          <w:rFonts w:ascii="Tahoma" w:hAnsi="Tahoma" w:cs="Tahoma"/>
          <w:i/>
          <w:w w:val="0"/>
        </w:rPr>
        <w:t xml:space="preserve">(Décima) </w:t>
      </w:r>
      <w:r w:rsidRPr="003C2DE2">
        <w:rPr>
          <w:rFonts w:ascii="Tahoma" w:hAnsi="Tahoma" w:cs="Tahoma"/>
          <w:i/>
          <w:w w:val="0"/>
        </w:rPr>
        <w:t xml:space="preserve">Emissão de Debêntures, Simples, Não Conversíveis em Ações, da Espécie Quirografária, em Série Única, para Colocação Privada, da Klabin S.A., celebrado entre Klabin S.A., </w:t>
      </w:r>
      <w:r w:rsidR="00812185">
        <w:rPr>
          <w:rFonts w:ascii="Tahoma" w:hAnsi="Tahoma" w:cs="Tahoma"/>
          <w:i/>
          <w:w w:val="0"/>
        </w:rPr>
        <w:t>Ares Serviços Imobiliários Ltda.</w:t>
      </w:r>
      <w:r w:rsidR="00812185" w:rsidRPr="003C2DE2">
        <w:rPr>
          <w:rFonts w:ascii="Tahoma" w:hAnsi="Tahoma" w:cs="Tahoma"/>
          <w:i/>
          <w:w w:val="0"/>
        </w:rPr>
        <w:t xml:space="preserve">, </w:t>
      </w:r>
      <w:r w:rsidR="00812185">
        <w:rPr>
          <w:rFonts w:ascii="Tahoma" w:hAnsi="Tahoma" w:cs="Tahoma"/>
          <w:i/>
          <w:w w:val="0"/>
        </w:rPr>
        <w:t xml:space="preserve">Oliveira Trust Distribuidora de Títulos e Valores Mobiliários S.A. </w:t>
      </w:r>
      <w:r w:rsidR="00812185" w:rsidRPr="003C2DE2">
        <w:rPr>
          <w:rFonts w:ascii="Tahoma" w:hAnsi="Tahoma" w:cs="Tahoma"/>
          <w:i/>
          <w:w w:val="0"/>
        </w:rPr>
        <w:t xml:space="preserve">e </w:t>
      </w:r>
      <w:r w:rsidR="00812185">
        <w:rPr>
          <w:rFonts w:ascii="Tahoma" w:hAnsi="Tahoma" w:cs="Tahoma"/>
          <w:i/>
          <w:w w:val="0"/>
        </w:rPr>
        <w:t>Ápice Securitizadora S.A.</w:t>
      </w:r>
      <w:r w:rsidRPr="003C2DE2">
        <w:rPr>
          <w:rFonts w:ascii="Tahoma" w:hAnsi="Tahoma" w:cs="Tahoma"/>
          <w:i/>
          <w:w w:val="0"/>
        </w:rPr>
        <w:t xml:space="preserve">, em </w:t>
      </w:r>
      <w:r w:rsidR="00E437EB">
        <w:rPr>
          <w:rFonts w:ascii="Tahoma" w:hAnsi="Tahoma" w:cs="Tahoma"/>
          <w:i/>
          <w:w w:val="0"/>
        </w:rPr>
        <w:t>29</w:t>
      </w:r>
      <w:r w:rsidRPr="003C2DE2">
        <w:rPr>
          <w:rFonts w:ascii="Tahoma" w:hAnsi="Tahoma" w:cs="Tahoma"/>
          <w:i/>
          <w:w w:val="0"/>
        </w:rPr>
        <w:t xml:space="preserve"> de </w:t>
      </w:r>
      <w:r w:rsidRPr="006E0030">
        <w:rPr>
          <w:rFonts w:ascii="Tahoma" w:hAnsi="Tahoma" w:cs="Tahoma"/>
          <w:i/>
          <w:w w:val="0"/>
        </w:rPr>
        <w:t xml:space="preserve">agosto </w:t>
      </w:r>
      <w:r w:rsidRPr="003C2DE2">
        <w:rPr>
          <w:rFonts w:ascii="Tahoma" w:hAnsi="Tahoma" w:cs="Tahoma"/>
          <w:i/>
          <w:w w:val="0"/>
        </w:rPr>
        <w:t>de 20</w:t>
      </w:r>
      <w:r>
        <w:rPr>
          <w:rFonts w:ascii="Tahoma" w:hAnsi="Tahoma" w:cs="Tahoma"/>
          <w:i/>
          <w:w w:val="0"/>
        </w:rPr>
        <w:t>18</w:t>
      </w:r>
      <w:r w:rsidRPr="003C2DE2">
        <w:rPr>
          <w:rFonts w:ascii="Tahoma" w:hAnsi="Tahoma" w:cs="Tahoma"/>
          <w:i/>
          <w:w w:val="0"/>
        </w:rPr>
        <w:t xml:space="preserve">. </w:t>
      </w:r>
    </w:p>
    <w:p w:rsidR="001C59D2" w:rsidRPr="003C2DE2" w:rsidRDefault="001C59D2" w:rsidP="008759F7">
      <w:pPr>
        <w:pStyle w:val="p0"/>
        <w:widowControl/>
        <w:shd w:val="clear" w:color="auto" w:fill="auto"/>
        <w:spacing w:line="240" w:lineRule="auto"/>
        <w:jc w:val="center"/>
        <w:rPr>
          <w:rFonts w:ascii="Tahoma" w:eastAsia="Arial Unicode MS" w:hAnsi="Tahoma" w:cs="Tahoma"/>
          <w:b/>
          <w:bCs/>
          <w:w w:val="0"/>
        </w:rPr>
      </w:pPr>
    </w:p>
    <w:p w:rsidR="001C59D2" w:rsidRPr="003C2DE2" w:rsidRDefault="00812185" w:rsidP="008759F7">
      <w:pPr>
        <w:jc w:val="center"/>
        <w:rPr>
          <w:rFonts w:ascii="Tahoma" w:eastAsia="Arial Unicode MS" w:hAnsi="Tahoma" w:cs="Tahoma"/>
          <w:b/>
          <w:smallCaps/>
          <w:w w:val="0"/>
          <w:sz w:val="22"/>
          <w:szCs w:val="22"/>
        </w:rPr>
      </w:pPr>
      <w:r>
        <w:rPr>
          <w:rFonts w:ascii="Tahoma" w:eastAsia="Arial Unicode MS" w:hAnsi="Tahoma" w:cs="Tahoma"/>
          <w:b/>
          <w:smallCaps/>
          <w:w w:val="0"/>
          <w:sz w:val="22"/>
          <w:szCs w:val="22"/>
        </w:rPr>
        <w:t>OLIVEIRA TRUST DISTRIBUIDORA DE TÍTULOS E VALORES MOBILIÁRIOS S.A.</w:t>
      </w:r>
    </w:p>
    <w:p w:rsidR="001C59D2" w:rsidRPr="003C2DE2" w:rsidRDefault="001C59D2" w:rsidP="008759F7">
      <w:pPr>
        <w:pStyle w:val="p0"/>
        <w:widowControl/>
        <w:shd w:val="clear" w:color="auto" w:fill="auto"/>
        <w:spacing w:line="240" w:lineRule="auto"/>
        <w:jc w:val="center"/>
        <w:rPr>
          <w:rFonts w:ascii="Tahoma" w:eastAsia="Arial Unicode MS" w:hAnsi="Tahoma" w:cs="Tahoma"/>
          <w:b/>
          <w:bCs/>
          <w:w w:val="0"/>
        </w:rPr>
      </w:pPr>
    </w:p>
    <w:p w:rsidR="001C59D2" w:rsidRPr="003C2DE2" w:rsidRDefault="001C59D2" w:rsidP="008759F7">
      <w:pPr>
        <w:pStyle w:val="p0"/>
        <w:widowControl/>
        <w:shd w:val="clear" w:color="auto" w:fill="auto"/>
        <w:spacing w:line="240" w:lineRule="auto"/>
        <w:jc w:val="center"/>
        <w:rPr>
          <w:rFonts w:ascii="Tahoma" w:eastAsia="Arial Unicode MS" w:hAnsi="Tahoma" w:cs="Tahoma"/>
          <w:b/>
          <w:bCs/>
          <w:w w:val="0"/>
        </w:rPr>
      </w:pPr>
    </w:p>
    <w:p w:rsidR="001C59D2" w:rsidRPr="003C2DE2" w:rsidRDefault="001C59D2" w:rsidP="008759F7">
      <w:pPr>
        <w:pStyle w:val="p0"/>
        <w:widowControl/>
        <w:shd w:val="clear" w:color="auto" w:fill="auto"/>
        <w:spacing w:line="240" w:lineRule="auto"/>
        <w:jc w:val="center"/>
        <w:rPr>
          <w:rFonts w:ascii="Tahoma" w:eastAsia="Arial Unicode MS" w:hAnsi="Tahoma" w:cs="Tahoma"/>
          <w:b/>
          <w:bCs/>
          <w:w w:val="0"/>
        </w:rPr>
      </w:pPr>
    </w:p>
    <w:p w:rsidR="00D34B3C" w:rsidRPr="003C2DE2" w:rsidRDefault="00D34B3C" w:rsidP="008759F7">
      <w:pPr>
        <w:pStyle w:val="p0"/>
        <w:widowControl/>
        <w:shd w:val="clear" w:color="auto" w:fill="auto"/>
        <w:spacing w:line="240" w:lineRule="auto"/>
        <w:jc w:val="center"/>
        <w:rPr>
          <w:rFonts w:ascii="Tahoma" w:eastAsia="Arial Unicode MS" w:hAnsi="Tahoma" w:cs="Tahoma"/>
          <w:b/>
          <w:bCs/>
          <w:w w:val="0"/>
        </w:rPr>
      </w:pPr>
    </w:p>
    <w:p w:rsidR="001C59D2" w:rsidRPr="003C2DE2" w:rsidRDefault="001C59D2" w:rsidP="008759F7">
      <w:pPr>
        <w:pStyle w:val="p0"/>
        <w:widowControl/>
        <w:shd w:val="clear" w:color="auto" w:fill="auto"/>
        <w:spacing w:line="240" w:lineRule="auto"/>
        <w:jc w:val="center"/>
        <w:rPr>
          <w:rFonts w:ascii="Tahoma" w:eastAsia="Arial Unicode MS" w:hAnsi="Tahoma" w:cs="Tahoma"/>
          <w:b/>
          <w:bCs/>
          <w:w w:val="0"/>
        </w:rPr>
      </w:pPr>
    </w:p>
    <w:tbl>
      <w:tblPr>
        <w:tblW w:w="0" w:type="auto"/>
        <w:jc w:val="center"/>
        <w:tblLook w:val="04A0" w:firstRow="1" w:lastRow="0" w:firstColumn="1" w:lastColumn="0" w:noHBand="0" w:noVBand="1"/>
      </w:tblPr>
      <w:tblGrid>
        <w:gridCol w:w="4605"/>
        <w:gridCol w:w="4606"/>
      </w:tblGrid>
      <w:tr w:rsidR="00D34B3C" w:rsidRPr="003C2DE2" w:rsidTr="00D34B3C">
        <w:trPr>
          <w:jc w:val="center"/>
        </w:trPr>
        <w:tc>
          <w:tcPr>
            <w:tcW w:w="4605" w:type="dxa"/>
            <w:shd w:val="clear" w:color="auto" w:fill="auto"/>
          </w:tcPr>
          <w:p w:rsidR="00D34B3C" w:rsidRPr="003C2DE2" w:rsidRDefault="00D34B3C"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Por:</w:t>
            </w:r>
          </w:p>
        </w:tc>
        <w:tc>
          <w:tcPr>
            <w:tcW w:w="4606" w:type="dxa"/>
            <w:shd w:val="clear" w:color="auto" w:fill="auto"/>
          </w:tcPr>
          <w:p w:rsidR="00D34B3C" w:rsidRPr="003C2DE2" w:rsidRDefault="00D34B3C"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Por:</w:t>
            </w:r>
          </w:p>
        </w:tc>
      </w:tr>
      <w:tr w:rsidR="00D34B3C" w:rsidRPr="003C2DE2" w:rsidTr="00D34B3C">
        <w:trPr>
          <w:jc w:val="center"/>
        </w:trPr>
        <w:tc>
          <w:tcPr>
            <w:tcW w:w="4605" w:type="dxa"/>
            <w:shd w:val="clear" w:color="auto" w:fill="auto"/>
          </w:tcPr>
          <w:p w:rsidR="00D34B3C" w:rsidRPr="003C2DE2" w:rsidRDefault="00D34B3C"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Cargo:</w:t>
            </w:r>
          </w:p>
        </w:tc>
        <w:tc>
          <w:tcPr>
            <w:tcW w:w="4606" w:type="dxa"/>
            <w:shd w:val="clear" w:color="auto" w:fill="auto"/>
          </w:tcPr>
          <w:p w:rsidR="00D34B3C" w:rsidRPr="003C2DE2" w:rsidRDefault="00D34B3C"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Cargo:</w:t>
            </w:r>
          </w:p>
        </w:tc>
      </w:tr>
    </w:tbl>
    <w:p w:rsidR="009345AB" w:rsidRPr="003C2DE2" w:rsidRDefault="009345AB" w:rsidP="008759F7">
      <w:pPr>
        <w:pStyle w:val="p0"/>
        <w:widowControl/>
        <w:shd w:val="clear" w:color="auto" w:fill="auto"/>
        <w:spacing w:line="240" w:lineRule="auto"/>
        <w:jc w:val="center"/>
        <w:rPr>
          <w:rFonts w:ascii="Tahoma" w:eastAsia="Arial Unicode MS" w:hAnsi="Tahoma" w:cs="Tahoma"/>
          <w:b/>
          <w:bCs/>
          <w:w w:val="0"/>
        </w:rPr>
      </w:pPr>
    </w:p>
    <w:p w:rsidR="00380929" w:rsidRPr="00F07A2D" w:rsidRDefault="00380929" w:rsidP="00F07A2D">
      <w:pPr>
        <w:pStyle w:val="p0"/>
        <w:widowControl/>
        <w:shd w:val="clear" w:color="auto" w:fill="auto"/>
        <w:spacing w:line="240" w:lineRule="auto"/>
        <w:rPr>
          <w:rFonts w:ascii="Tahoma" w:hAnsi="Tahoma" w:cs="Tahoma"/>
          <w:i/>
          <w:w w:val="0"/>
        </w:rPr>
      </w:pPr>
      <w:r w:rsidRPr="003C2DE2">
        <w:rPr>
          <w:rFonts w:ascii="Tahoma" w:eastAsia="Arial Unicode MS" w:hAnsi="Tahoma" w:cs="Tahoma"/>
          <w:b/>
          <w:w w:val="0"/>
        </w:rPr>
        <w:br w:type="page"/>
      </w:r>
      <w:r w:rsidR="001A0F32">
        <w:rPr>
          <w:rFonts w:ascii="Tahoma" w:hAnsi="Tahoma" w:cs="Tahoma"/>
          <w:i/>
          <w:w w:val="0"/>
        </w:rPr>
        <w:t>Página de assinaturas 4</w:t>
      </w:r>
      <w:r w:rsidR="005E7F23" w:rsidRPr="003C2DE2">
        <w:rPr>
          <w:rFonts w:ascii="Tahoma" w:hAnsi="Tahoma" w:cs="Tahoma"/>
          <w:i/>
          <w:w w:val="0"/>
        </w:rPr>
        <w:t xml:space="preserve">/5 do Instrumento Particular de Escritura da </w:t>
      </w:r>
      <w:r w:rsidR="005E7F23" w:rsidRPr="006E0030">
        <w:rPr>
          <w:rFonts w:ascii="Tahoma" w:hAnsi="Tahoma" w:cs="Tahoma"/>
          <w:i/>
          <w:w w:val="0"/>
        </w:rPr>
        <w:t>10</w:t>
      </w:r>
      <w:r w:rsidR="005E7F23" w:rsidRPr="003C2DE2">
        <w:rPr>
          <w:rFonts w:ascii="Tahoma" w:hAnsi="Tahoma" w:cs="Tahoma"/>
          <w:i/>
          <w:w w:val="0"/>
        </w:rPr>
        <w:t xml:space="preserve">ª </w:t>
      </w:r>
      <w:r w:rsidR="004D0B34">
        <w:rPr>
          <w:rFonts w:ascii="Tahoma" w:hAnsi="Tahoma" w:cs="Tahoma"/>
          <w:i/>
          <w:w w:val="0"/>
        </w:rPr>
        <w:t xml:space="preserve">(Décima) </w:t>
      </w:r>
      <w:r w:rsidR="005E7F23" w:rsidRPr="003C2DE2">
        <w:rPr>
          <w:rFonts w:ascii="Tahoma" w:hAnsi="Tahoma" w:cs="Tahoma"/>
          <w:i/>
          <w:w w:val="0"/>
        </w:rPr>
        <w:t xml:space="preserve">Emissão de Debêntures, Simples, Não Conversíveis em Ações, da Espécie Quirografária, em Série Única, para Colocação Privada, da Klabin S.A., celebrado entre Klabin S.A., </w:t>
      </w:r>
      <w:r w:rsidR="00812185">
        <w:rPr>
          <w:rFonts w:ascii="Tahoma" w:hAnsi="Tahoma" w:cs="Tahoma"/>
          <w:i/>
          <w:w w:val="0"/>
        </w:rPr>
        <w:t>Ares Serviços Imobiliários Ltda.</w:t>
      </w:r>
      <w:r w:rsidR="00812185" w:rsidRPr="003C2DE2">
        <w:rPr>
          <w:rFonts w:ascii="Tahoma" w:hAnsi="Tahoma" w:cs="Tahoma"/>
          <w:i/>
          <w:w w:val="0"/>
        </w:rPr>
        <w:t xml:space="preserve">, </w:t>
      </w:r>
      <w:r w:rsidR="00812185">
        <w:rPr>
          <w:rFonts w:ascii="Tahoma" w:hAnsi="Tahoma" w:cs="Tahoma"/>
          <w:i/>
          <w:w w:val="0"/>
        </w:rPr>
        <w:t xml:space="preserve">Oliveira Trust Distribuidora de Títulos e Valores Mobiliários S.A. </w:t>
      </w:r>
      <w:r w:rsidR="00812185" w:rsidRPr="003C2DE2">
        <w:rPr>
          <w:rFonts w:ascii="Tahoma" w:hAnsi="Tahoma" w:cs="Tahoma"/>
          <w:i/>
          <w:w w:val="0"/>
        </w:rPr>
        <w:t xml:space="preserve">e </w:t>
      </w:r>
      <w:r w:rsidR="00812185">
        <w:rPr>
          <w:rFonts w:ascii="Tahoma" w:hAnsi="Tahoma" w:cs="Tahoma"/>
          <w:i/>
          <w:w w:val="0"/>
        </w:rPr>
        <w:t>Ápice Securitizadora S.A.</w:t>
      </w:r>
      <w:r w:rsidR="005E7F23" w:rsidRPr="003C2DE2">
        <w:rPr>
          <w:rFonts w:ascii="Tahoma" w:hAnsi="Tahoma" w:cs="Tahoma"/>
          <w:i/>
          <w:w w:val="0"/>
        </w:rPr>
        <w:t xml:space="preserve">, em </w:t>
      </w:r>
      <w:r w:rsidR="00E437EB">
        <w:rPr>
          <w:rFonts w:ascii="Tahoma" w:hAnsi="Tahoma" w:cs="Tahoma"/>
          <w:i/>
          <w:w w:val="0"/>
        </w:rPr>
        <w:t>29</w:t>
      </w:r>
      <w:r w:rsidR="005E7F23" w:rsidRPr="003C2DE2">
        <w:rPr>
          <w:rFonts w:ascii="Tahoma" w:hAnsi="Tahoma" w:cs="Tahoma"/>
          <w:i/>
          <w:w w:val="0"/>
        </w:rPr>
        <w:t xml:space="preserve"> de </w:t>
      </w:r>
      <w:r w:rsidR="005E7F23" w:rsidRPr="006E0030">
        <w:rPr>
          <w:rFonts w:ascii="Tahoma" w:hAnsi="Tahoma" w:cs="Tahoma"/>
          <w:i/>
          <w:w w:val="0"/>
        </w:rPr>
        <w:t xml:space="preserve">agosto </w:t>
      </w:r>
      <w:r w:rsidR="005E7F23" w:rsidRPr="003C2DE2">
        <w:rPr>
          <w:rFonts w:ascii="Tahoma" w:hAnsi="Tahoma" w:cs="Tahoma"/>
          <w:i/>
          <w:w w:val="0"/>
        </w:rPr>
        <w:t>de 201</w:t>
      </w:r>
      <w:r w:rsidR="005E7F23" w:rsidRPr="006E0030">
        <w:rPr>
          <w:rFonts w:ascii="Tahoma" w:hAnsi="Tahoma" w:cs="Tahoma"/>
          <w:i/>
          <w:w w:val="0"/>
        </w:rPr>
        <w:t>8</w:t>
      </w:r>
      <w:r w:rsidR="005E7F23" w:rsidRPr="003C2DE2">
        <w:rPr>
          <w:rFonts w:ascii="Tahoma" w:hAnsi="Tahoma" w:cs="Tahoma"/>
          <w:i/>
          <w:w w:val="0"/>
        </w:rPr>
        <w:t xml:space="preserve">. </w:t>
      </w:r>
    </w:p>
    <w:p w:rsidR="00C320CE" w:rsidRPr="003C2DE2" w:rsidRDefault="00C320CE" w:rsidP="008759F7">
      <w:pPr>
        <w:pStyle w:val="p0"/>
        <w:widowControl/>
        <w:shd w:val="clear" w:color="auto" w:fill="auto"/>
        <w:spacing w:line="240" w:lineRule="auto"/>
        <w:jc w:val="center"/>
        <w:rPr>
          <w:rFonts w:ascii="Tahoma" w:eastAsia="Arial Unicode MS" w:hAnsi="Tahoma" w:cs="Tahoma"/>
          <w:b/>
          <w:bCs/>
          <w:w w:val="0"/>
        </w:rPr>
      </w:pPr>
    </w:p>
    <w:p w:rsidR="00C320CE" w:rsidRPr="003C2DE2" w:rsidRDefault="00812185" w:rsidP="008759F7">
      <w:pPr>
        <w:jc w:val="center"/>
        <w:rPr>
          <w:rFonts w:ascii="Tahoma" w:eastAsia="Arial Unicode MS" w:hAnsi="Tahoma" w:cs="Tahoma"/>
          <w:b/>
          <w:smallCaps/>
          <w:w w:val="0"/>
          <w:sz w:val="22"/>
          <w:szCs w:val="22"/>
        </w:rPr>
      </w:pPr>
      <w:r>
        <w:rPr>
          <w:rFonts w:ascii="Tahoma" w:eastAsia="Arial Unicode MS" w:hAnsi="Tahoma" w:cs="Tahoma"/>
          <w:b/>
          <w:smallCaps/>
          <w:w w:val="0"/>
          <w:sz w:val="22"/>
          <w:szCs w:val="22"/>
        </w:rPr>
        <w:t>ÁPICE SECURITIZADORA S.A.</w:t>
      </w:r>
    </w:p>
    <w:p w:rsidR="00D34B3C" w:rsidRPr="003C2DE2" w:rsidRDefault="00D34B3C" w:rsidP="008759F7">
      <w:pPr>
        <w:jc w:val="center"/>
        <w:rPr>
          <w:rFonts w:ascii="Tahoma" w:hAnsi="Tahoma" w:cs="Tahoma"/>
          <w:b/>
          <w:bCs/>
          <w:smallCaps/>
          <w:sz w:val="22"/>
          <w:szCs w:val="22"/>
        </w:rPr>
      </w:pPr>
    </w:p>
    <w:p w:rsidR="00D34B3C" w:rsidRPr="003C2DE2" w:rsidRDefault="00D34B3C" w:rsidP="008759F7">
      <w:pPr>
        <w:jc w:val="center"/>
        <w:rPr>
          <w:rFonts w:ascii="Tahoma" w:hAnsi="Tahoma" w:cs="Tahoma"/>
          <w:b/>
          <w:bCs/>
          <w:smallCaps/>
          <w:sz w:val="22"/>
          <w:szCs w:val="22"/>
        </w:rPr>
      </w:pPr>
    </w:p>
    <w:p w:rsidR="00D34B3C" w:rsidRPr="003C2DE2" w:rsidRDefault="00D34B3C" w:rsidP="008759F7">
      <w:pPr>
        <w:jc w:val="center"/>
        <w:rPr>
          <w:rFonts w:ascii="Tahoma" w:hAnsi="Tahoma" w:cs="Tahoma"/>
          <w:b/>
          <w:bCs/>
          <w:smallCaps/>
          <w:sz w:val="22"/>
          <w:szCs w:val="22"/>
        </w:rPr>
      </w:pPr>
    </w:p>
    <w:p w:rsidR="00C320CE" w:rsidRPr="003C2DE2" w:rsidRDefault="00C320CE" w:rsidP="008759F7">
      <w:pPr>
        <w:jc w:val="center"/>
        <w:rPr>
          <w:rFonts w:ascii="Tahoma" w:eastAsia="Arial Unicode MS" w:hAnsi="Tahoma" w:cs="Tahoma"/>
          <w:b/>
          <w:bCs/>
          <w:w w:val="0"/>
          <w:sz w:val="22"/>
          <w:szCs w:val="22"/>
        </w:rPr>
      </w:pPr>
    </w:p>
    <w:p w:rsidR="00C320CE" w:rsidRPr="003C2DE2" w:rsidRDefault="00C320CE" w:rsidP="008759F7">
      <w:pPr>
        <w:pStyle w:val="p0"/>
        <w:widowControl/>
        <w:shd w:val="clear" w:color="auto" w:fill="auto"/>
        <w:spacing w:line="240" w:lineRule="auto"/>
        <w:jc w:val="center"/>
        <w:rPr>
          <w:rFonts w:ascii="Tahoma" w:eastAsia="Arial Unicode MS" w:hAnsi="Tahoma" w:cs="Tahoma"/>
          <w:b/>
          <w:bCs/>
          <w:w w:val="0"/>
        </w:rPr>
      </w:pPr>
    </w:p>
    <w:tbl>
      <w:tblPr>
        <w:tblW w:w="0" w:type="auto"/>
        <w:jc w:val="center"/>
        <w:tblLook w:val="04A0" w:firstRow="1" w:lastRow="0" w:firstColumn="1" w:lastColumn="0" w:noHBand="0" w:noVBand="1"/>
      </w:tblPr>
      <w:tblGrid>
        <w:gridCol w:w="4610"/>
        <w:gridCol w:w="4606"/>
      </w:tblGrid>
      <w:tr w:rsidR="00D34B3C" w:rsidRPr="003C2DE2" w:rsidTr="00D34B3C">
        <w:trPr>
          <w:jc w:val="center"/>
        </w:trPr>
        <w:tc>
          <w:tcPr>
            <w:tcW w:w="4610" w:type="dxa"/>
            <w:shd w:val="clear" w:color="auto" w:fill="auto"/>
          </w:tcPr>
          <w:p w:rsidR="00D34B3C" w:rsidRPr="003C2DE2" w:rsidRDefault="00D34B3C"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Por:</w:t>
            </w:r>
          </w:p>
        </w:tc>
        <w:tc>
          <w:tcPr>
            <w:tcW w:w="4606" w:type="dxa"/>
            <w:shd w:val="clear" w:color="auto" w:fill="auto"/>
          </w:tcPr>
          <w:p w:rsidR="00D34B3C" w:rsidRPr="003C2DE2" w:rsidRDefault="00D34B3C"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Por:</w:t>
            </w:r>
          </w:p>
        </w:tc>
      </w:tr>
      <w:tr w:rsidR="00D34B3C" w:rsidRPr="003C2DE2" w:rsidTr="00D34B3C">
        <w:trPr>
          <w:jc w:val="center"/>
        </w:trPr>
        <w:tc>
          <w:tcPr>
            <w:tcW w:w="4610" w:type="dxa"/>
            <w:shd w:val="clear" w:color="auto" w:fill="auto"/>
          </w:tcPr>
          <w:p w:rsidR="00D34B3C" w:rsidRPr="003C2DE2" w:rsidRDefault="00D34B3C"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Cargo:</w:t>
            </w:r>
          </w:p>
        </w:tc>
        <w:tc>
          <w:tcPr>
            <w:tcW w:w="4606" w:type="dxa"/>
            <w:shd w:val="clear" w:color="auto" w:fill="auto"/>
          </w:tcPr>
          <w:p w:rsidR="00D34B3C" w:rsidRPr="003C2DE2" w:rsidRDefault="00D34B3C"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Cargo:</w:t>
            </w:r>
          </w:p>
        </w:tc>
      </w:tr>
    </w:tbl>
    <w:p w:rsidR="00C320CE" w:rsidRPr="003C2DE2" w:rsidRDefault="00C320CE" w:rsidP="008759F7">
      <w:pPr>
        <w:pStyle w:val="p0"/>
        <w:widowControl/>
        <w:shd w:val="clear" w:color="auto" w:fill="auto"/>
        <w:spacing w:line="240" w:lineRule="auto"/>
        <w:rPr>
          <w:rFonts w:ascii="Tahoma" w:hAnsi="Tahoma" w:cs="Tahoma"/>
          <w:bCs/>
          <w:iCs/>
          <w:w w:val="0"/>
        </w:rPr>
      </w:pPr>
    </w:p>
    <w:p w:rsidR="00380929" w:rsidRPr="003C2DE2" w:rsidRDefault="00380929" w:rsidP="00F07A2D">
      <w:pPr>
        <w:pStyle w:val="p0"/>
        <w:widowControl/>
        <w:shd w:val="clear" w:color="auto" w:fill="auto"/>
        <w:spacing w:line="240" w:lineRule="auto"/>
        <w:rPr>
          <w:rFonts w:ascii="Tahoma" w:hAnsi="Tahoma" w:cs="Tahoma"/>
          <w:bCs/>
          <w:w w:val="0"/>
        </w:rPr>
      </w:pPr>
      <w:r w:rsidRPr="006E0030">
        <w:rPr>
          <w:rFonts w:ascii="Tahoma" w:hAnsi="Tahoma" w:cs="Tahoma"/>
          <w:i/>
          <w:w w:val="0"/>
        </w:rPr>
        <w:br w:type="page"/>
      </w:r>
      <w:r w:rsidR="001A0F32" w:rsidRPr="003C2DE2">
        <w:rPr>
          <w:rFonts w:ascii="Tahoma" w:hAnsi="Tahoma" w:cs="Tahoma"/>
          <w:i/>
          <w:w w:val="0"/>
        </w:rPr>
        <w:t xml:space="preserve">Página de assinaturas </w:t>
      </w:r>
      <w:r w:rsidR="001A0F32">
        <w:rPr>
          <w:rFonts w:ascii="Tahoma" w:hAnsi="Tahoma" w:cs="Tahoma"/>
          <w:i/>
          <w:w w:val="0"/>
        </w:rPr>
        <w:t>5</w:t>
      </w:r>
      <w:r w:rsidR="001A0F32" w:rsidRPr="003C2DE2">
        <w:rPr>
          <w:rFonts w:ascii="Tahoma" w:hAnsi="Tahoma" w:cs="Tahoma"/>
          <w:i/>
          <w:w w:val="0"/>
        </w:rPr>
        <w:t xml:space="preserve">/5 do Instrumento Particular de Escritura da </w:t>
      </w:r>
      <w:r w:rsidR="001A0F32" w:rsidRPr="006E0030">
        <w:rPr>
          <w:rFonts w:ascii="Tahoma" w:hAnsi="Tahoma" w:cs="Tahoma"/>
          <w:i/>
          <w:w w:val="0"/>
        </w:rPr>
        <w:t>10</w:t>
      </w:r>
      <w:r w:rsidR="001A0F32" w:rsidRPr="003C2DE2">
        <w:rPr>
          <w:rFonts w:ascii="Tahoma" w:hAnsi="Tahoma" w:cs="Tahoma"/>
          <w:i/>
          <w:w w:val="0"/>
        </w:rPr>
        <w:t xml:space="preserve">ª </w:t>
      </w:r>
      <w:r w:rsidR="004D0B34">
        <w:rPr>
          <w:rFonts w:ascii="Tahoma" w:hAnsi="Tahoma" w:cs="Tahoma"/>
          <w:i/>
          <w:w w:val="0"/>
        </w:rPr>
        <w:t xml:space="preserve">(Décima) </w:t>
      </w:r>
      <w:r w:rsidR="001A0F32" w:rsidRPr="003C2DE2">
        <w:rPr>
          <w:rFonts w:ascii="Tahoma" w:hAnsi="Tahoma" w:cs="Tahoma"/>
          <w:i/>
          <w:w w:val="0"/>
        </w:rPr>
        <w:t xml:space="preserve">Emissão de Debêntures, Simples, Não Conversíveis em Ações, da Espécie Quirografária, em Série Única, para Colocação Privada, da Klabin S.A., celebrado entre Klabin S.A., </w:t>
      </w:r>
      <w:r w:rsidR="00812185">
        <w:rPr>
          <w:rFonts w:ascii="Tahoma" w:hAnsi="Tahoma" w:cs="Tahoma"/>
          <w:i/>
          <w:w w:val="0"/>
        </w:rPr>
        <w:t>Ares Serviços Imobiliários Ltda.</w:t>
      </w:r>
      <w:r w:rsidR="00812185" w:rsidRPr="003C2DE2">
        <w:rPr>
          <w:rFonts w:ascii="Tahoma" w:hAnsi="Tahoma" w:cs="Tahoma"/>
          <w:i/>
          <w:w w:val="0"/>
        </w:rPr>
        <w:t xml:space="preserve">, </w:t>
      </w:r>
      <w:r w:rsidR="00812185">
        <w:rPr>
          <w:rFonts w:ascii="Tahoma" w:hAnsi="Tahoma" w:cs="Tahoma"/>
          <w:i/>
          <w:w w:val="0"/>
        </w:rPr>
        <w:t xml:space="preserve">Oliveira Trust Distribuidora de Títulos e Valores Mobiliários S.A. </w:t>
      </w:r>
      <w:r w:rsidR="00812185" w:rsidRPr="003C2DE2">
        <w:rPr>
          <w:rFonts w:ascii="Tahoma" w:hAnsi="Tahoma" w:cs="Tahoma"/>
          <w:i/>
          <w:w w:val="0"/>
        </w:rPr>
        <w:t xml:space="preserve">e </w:t>
      </w:r>
      <w:r w:rsidR="00812185">
        <w:rPr>
          <w:rFonts w:ascii="Tahoma" w:hAnsi="Tahoma" w:cs="Tahoma"/>
          <w:i/>
          <w:w w:val="0"/>
        </w:rPr>
        <w:t>Ápice Securitizadora S.A.</w:t>
      </w:r>
      <w:r w:rsidR="001A0F32" w:rsidRPr="003C2DE2">
        <w:rPr>
          <w:rFonts w:ascii="Tahoma" w:hAnsi="Tahoma" w:cs="Tahoma"/>
          <w:i/>
          <w:w w:val="0"/>
        </w:rPr>
        <w:t xml:space="preserve">, em </w:t>
      </w:r>
      <w:r w:rsidR="00E437EB">
        <w:rPr>
          <w:rFonts w:ascii="Tahoma" w:hAnsi="Tahoma" w:cs="Tahoma"/>
          <w:i/>
          <w:w w:val="0"/>
        </w:rPr>
        <w:t>29</w:t>
      </w:r>
      <w:r w:rsidR="001A0F32" w:rsidRPr="003C2DE2">
        <w:rPr>
          <w:rFonts w:ascii="Tahoma" w:hAnsi="Tahoma" w:cs="Tahoma"/>
          <w:i/>
          <w:w w:val="0"/>
        </w:rPr>
        <w:t xml:space="preserve"> de </w:t>
      </w:r>
      <w:r w:rsidR="001A0F32" w:rsidRPr="006E0030">
        <w:rPr>
          <w:rFonts w:ascii="Tahoma" w:hAnsi="Tahoma" w:cs="Tahoma"/>
          <w:i/>
          <w:w w:val="0"/>
        </w:rPr>
        <w:t xml:space="preserve">agosto </w:t>
      </w:r>
      <w:r w:rsidR="001A0F32" w:rsidRPr="003C2DE2">
        <w:rPr>
          <w:rFonts w:ascii="Tahoma" w:hAnsi="Tahoma" w:cs="Tahoma"/>
          <w:i/>
          <w:w w:val="0"/>
        </w:rPr>
        <w:t>de 201</w:t>
      </w:r>
      <w:r w:rsidR="001A0F32" w:rsidRPr="006E0030">
        <w:rPr>
          <w:rFonts w:ascii="Tahoma" w:hAnsi="Tahoma" w:cs="Tahoma"/>
          <w:i/>
          <w:w w:val="0"/>
        </w:rPr>
        <w:t>8</w:t>
      </w:r>
      <w:r w:rsidR="001A0F32" w:rsidRPr="003C2DE2">
        <w:rPr>
          <w:rFonts w:ascii="Tahoma" w:hAnsi="Tahoma" w:cs="Tahoma"/>
          <w:i/>
          <w:w w:val="0"/>
        </w:rPr>
        <w:t xml:space="preserve">. </w:t>
      </w:r>
    </w:p>
    <w:p w:rsidR="000052D6" w:rsidRPr="003C2DE2" w:rsidRDefault="000052D6" w:rsidP="008759F7">
      <w:pPr>
        <w:jc w:val="center"/>
        <w:rPr>
          <w:rFonts w:ascii="Tahoma" w:eastAsia="Arial Unicode MS" w:hAnsi="Tahoma" w:cs="Tahoma"/>
          <w:b/>
          <w:smallCaps/>
          <w:w w:val="0"/>
          <w:sz w:val="22"/>
          <w:szCs w:val="22"/>
        </w:rPr>
      </w:pPr>
    </w:p>
    <w:p w:rsidR="001C59D2" w:rsidRPr="003C2DE2" w:rsidRDefault="00812185" w:rsidP="008759F7">
      <w:pPr>
        <w:jc w:val="both"/>
        <w:rPr>
          <w:rFonts w:ascii="Tahoma" w:eastAsia="Arial Unicode MS" w:hAnsi="Tahoma" w:cs="Tahoma"/>
          <w:b/>
          <w:smallCaps/>
          <w:w w:val="0"/>
          <w:sz w:val="22"/>
          <w:szCs w:val="22"/>
        </w:rPr>
      </w:pPr>
      <w:r w:rsidRPr="003C2DE2">
        <w:rPr>
          <w:rFonts w:ascii="Tahoma" w:eastAsia="Arial Unicode MS" w:hAnsi="Tahoma" w:cs="Tahoma"/>
          <w:b/>
          <w:smallCaps/>
          <w:w w:val="0"/>
          <w:sz w:val="22"/>
          <w:szCs w:val="22"/>
        </w:rPr>
        <w:t>TESTEMUNHAS:</w:t>
      </w:r>
    </w:p>
    <w:p w:rsidR="00D34B3C" w:rsidRPr="003C2DE2" w:rsidRDefault="00D34B3C" w:rsidP="008759F7">
      <w:pPr>
        <w:pStyle w:val="p0"/>
        <w:widowControl/>
        <w:shd w:val="clear" w:color="auto" w:fill="auto"/>
        <w:spacing w:line="240" w:lineRule="auto"/>
        <w:rPr>
          <w:rFonts w:ascii="Tahoma" w:eastAsia="Arial Unicode MS" w:hAnsi="Tahoma" w:cs="Tahoma"/>
          <w:b/>
          <w:bCs/>
          <w:w w:val="0"/>
        </w:rPr>
      </w:pPr>
    </w:p>
    <w:p w:rsidR="00D34B3C" w:rsidRPr="003C2DE2" w:rsidRDefault="00D34B3C" w:rsidP="008759F7">
      <w:pPr>
        <w:pStyle w:val="p0"/>
        <w:widowControl/>
        <w:shd w:val="clear" w:color="auto" w:fill="auto"/>
        <w:spacing w:line="240" w:lineRule="auto"/>
        <w:rPr>
          <w:rFonts w:ascii="Tahoma" w:eastAsia="Arial Unicode MS" w:hAnsi="Tahoma" w:cs="Tahoma"/>
          <w:b/>
          <w:bCs/>
          <w:w w:val="0"/>
        </w:rPr>
      </w:pPr>
    </w:p>
    <w:p w:rsidR="00D34B3C" w:rsidRPr="003C2DE2" w:rsidRDefault="00D34B3C" w:rsidP="008759F7">
      <w:pPr>
        <w:pStyle w:val="p0"/>
        <w:widowControl/>
        <w:shd w:val="clear" w:color="auto" w:fill="auto"/>
        <w:spacing w:line="240" w:lineRule="auto"/>
        <w:rPr>
          <w:rFonts w:ascii="Tahoma" w:eastAsia="Arial Unicode MS" w:hAnsi="Tahoma" w:cs="Tahoma"/>
          <w:b/>
          <w:bCs/>
          <w:w w:val="0"/>
        </w:rPr>
      </w:pPr>
    </w:p>
    <w:p w:rsidR="00D34B3C" w:rsidRPr="003C2DE2" w:rsidRDefault="00D34B3C" w:rsidP="008759F7">
      <w:pPr>
        <w:pStyle w:val="p0"/>
        <w:widowControl/>
        <w:shd w:val="clear" w:color="auto" w:fill="auto"/>
        <w:spacing w:line="240" w:lineRule="auto"/>
        <w:rPr>
          <w:rFonts w:ascii="Tahoma" w:eastAsia="Arial Unicode MS" w:hAnsi="Tahoma" w:cs="Tahoma"/>
          <w:b/>
          <w:bCs/>
          <w:w w:val="0"/>
        </w:rPr>
      </w:pPr>
    </w:p>
    <w:tbl>
      <w:tblPr>
        <w:tblW w:w="0" w:type="auto"/>
        <w:jc w:val="center"/>
        <w:tblLook w:val="04A0" w:firstRow="1" w:lastRow="0" w:firstColumn="1" w:lastColumn="0" w:noHBand="0" w:noVBand="1"/>
      </w:tblPr>
      <w:tblGrid>
        <w:gridCol w:w="4610"/>
        <w:gridCol w:w="4606"/>
      </w:tblGrid>
      <w:tr w:rsidR="00D34B3C" w:rsidRPr="003C2DE2" w:rsidTr="00893009">
        <w:trPr>
          <w:jc w:val="center"/>
        </w:trPr>
        <w:tc>
          <w:tcPr>
            <w:tcW w:w="4610" w:type="dxa"/>
            <w:shd w:val="clear" w:color="auto" w:fill="auto"/>
          </w:tcPr>
          <w:p w:rsidR="00D34B3C" w:rsidRPr="003C2DE2" w:rsidRDefault="00D34B3C"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Nome:</w:t>
            </w:r>
          </w:p>
        </w:tc>
        <w:tc>
          <w:tcPr>
            <w:tcW w:w="4606" w:type="dxa"/>
            <w:shd w:val="clear" w:color="auto" w:fill="auto"/>
          </w:tcPr>
          <w:p w:rsidR="00D34B3C" w:rsidRPr="003C2DE2" w:rsidRDefault="00D34B3C" w:rsidP="008759F7">
            <w:pPr>
              <w:pStyle w:val="p0"/>
              <w:widowControl/>
              <w:pBdr>
                <w:top w:val="single" w:sz="4" w:space="1" w:color="auto"/>
              </w:pBdr>
              <w:shd w:val="clear" w:color="auto" w:fill="auto"/>
              <w:spacing w:line="240" w:lineRule="auto"/>
              <w:rPr>
                <w:rFonts w:ascii="Tahoma" w:eastAsia="Arial Unicode MS" w:hAnsi="Tahoma" w:cs="Tahoma"/>
                <w:w w:val="0"/>
              </w:rPr>
            </w:pPr>
            <w:r w:rsidRPr="003C2DE2">
              <w:rPr>
                <w:rFonts w:ascii="Tahoma" w:eastAsia="Arial Unicode MS" w:hAnsi="Tahoma" w:cs="Tahoma"/>
                <w:w w:val="0"/>
              </w:rPr>
              <w:t>Nome:</w:t>
            </w:r>
          </w:p>
        </w:tc>
      </w:tr>
      <w:tr w:rsidR="00D34B3C" w:rsidRPr="003C2DE2" w:rsidTr="00893009">
        <w:trPr>
          <w:jc w:val="center"/>
        </w:trPr>
        <w:tc>
          <w:tcPr>
            <w:tcW w:w="4610" w:type="dxa"/>
            <w:shd w:val="clear" w:color="auto" w:fill="auto"/>
          </w:tcPr>
          <w:p w:rsidR="00D34B3C" w:rsidRPr="003C2DE2" w:rsidRDefault="00D34B3C"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RG:</w:t>
            </w:r>
          </w:p>
        </w:tc>
        <w:tc>
          <w:tcPr>
            <w:tcW w:w="4606" w:type="dxa"/>
            <w:shd w:val="clear" w:color="auto" w:fill="auto"/>
          </w:tcPr>
          <w:p w:rsidR="00D34B3C" w:rsidRPr="003C2DE2" w:rsidRDefault="00D34B3C"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RG:</w:t>
            </w:r>
          </w:p>
        </w:tc>
      </w:tr>
      <w:tr w:rsidR="00D34B3C" w:rsidRPr="003C2DE2" w:rsidTr="00893009">
        <w:trPr>
          <w:jc w:val="center"/>
        </w:trPr>
        <w:tc>
          <w:tcPr>
            <w:tcW w:w="4610" w:type="dxa"/>
            <w:shd w:val="clear" w:color="auto" w:fill="auto"/>
          </w:tcPr>
          <w:p w:rsidR="00D34B3C" w:rsidRPr="003C2DE2" w:rsidRDefault="00D34B3C"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CPF/MF:</w:t>
            </w:r>
          </w:p>
        </w:tc>
        <w:tc>
          <w:tcPr>
            <w:tcW w:w="4606" w:type="dxa"/>
            <w:shd w:val="clear" w:color="auto" w:fill="auto"/>
          </w:tcPr>
          <w:p w:rsidR="00D34B3C" w:rsidRPr="003C2DE2" w:rsidRDefault="00D34B3C" w:rsidP="008759F7">
            <w:pPr>
              <w:pStyle w:val="p0"/>
              <w:widowControl/>
              <w:shd w:val="clear" w:color="auto" w:fill="auto"/>
              <w:spacing w:line="240" w:lineRule="auto"/>
              <w:rPr>
                <w:rFonts w:ascii="Tahoma" w:eastAsia="Arial Unicode MS" w:hAnsi="Tahoma" w:cs="Tahoma"/>
                <w:w w:val="0"/>
              </w:rPr>
            </w:pPr>
            <w:r w:rsidRPr="003C2DE2">
              <w:rPr>
                <w:rFonts w:ascii="Tahoma" w:eastAsia="Arial Unicode MS" w:hAnsi="Tahoma" w:cs="Tahoma"/>
                <w:w w:val="0"/>
              </w:rPr>
              <w:t>CPF/MF:</w:t>
            </w:r>
          </w:p>
        </w:tc>
      </w:tr>
    </w:tbl>
    <w:p w:rsidR="00FB4BE3" w:rsidRPr="003C2DE2" w:rsidRDefault="00FB4BE3"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rPr>
          <w:rFonts w:ascii="Tahoma" w:hAnsi="Tahoma" w:cs="Tahoma"/>
          <w:sz w:val="22"/>
          <w:szCs w:val="22"/>
        </w:rPr>
      </w:pPr>
    </w:p>
    <w:p w:rsidR="00934D58" w:rsidRPr="003C2DE2" w:rsidRDefault="00934D58" w:rsidP="008759F7">
      <w:pPr>
        <w:tabs>
          <w:tab w:val="left" w:pos="851"/>
          <w:tab w:val="left" w:pos="1357"/>
        </w:tabs>
        <w:jc w:val="center"/>
        <w:outlineLvl w:val="0"/>
        <w:rPr>
          <w:rFonts w:ascii="Tahoma" w:eastAsia="Calibri" w:hAnsi="Tahoma" w:cs="Tahoma"/>
          <w:sz w:val="22"/>
          <w:szCs w:val="22"/>
          <w:lang w:eastAsia="en-US"/>
        </w:rPr>
        <w:sectPr w:rsidR="00934D58" w:rsidRPr="003C2DE2" w:rsidSect="0016268A">
          <w:footerReference w:type="default" r:id="rId17"/>
          <w:footerReference w:type="first" r:id="rId18"/>
          <w:pgSz w:w="11907" w:h="16839" w:code="9"/>
          <w:pgMar w:top="1985" w:right="851" w:bottom="1701" w:left="1985" w:header="720" w:footer="482" w:gutter="0"/>
          <w:cols w:space="720"/>
          <w:noEndnote/>
          <w:docGrid w:linePitch="326"/>
        </w:sectPr>
      </w:pPr>
    </w:p>
    <w:p w:rsidR="003F1C2C" w:rsidRPr="003C2DE2" w:rsidRDefault="001A0F32" w:rsidP="008759F7">
      <w:pPr>
        <w:tabs>
          <w:tab w:val="left" w:pos="851"/>
          <w:tab w:val="left" w:pos="1357"/>
        </w:tabs>
        <w:jc w:val="center"/>
        <w:outlineLvl w:val="0"/>
        <w:rPr>
          <w:rFonts w:ascii="Tahoma" w:hAnsi="Tahoma" w:cs="Tahoma"/>
          <w:b/>
          <w:smallCaps/>
          <w:sz w:val="22"/>
          <w:szCs w:val="22"/>
        </w:rPr>
      </w:pPr>
      <w:bookmarkStart w:id="182" w:name="_Toc496646694"/>
      <w:r w:rsidRPr="003C2DE2">
        <w:rPr>
          <w:rFonts w:ascii="Tahoma" w:hAnsi="Tahoma" w:cs="Tahoma"/>
          <w:b/>
          <w:smallCaps/>
          <w:sz w:val="22"/>
          <w:szCs w:val="22"/>
        </w:rPr>
        <w:t>ANEXO I - CRONOGRAMA DE PAGAMENTO DA REMUNERAÇÃO</w:t>
      </w:r>
      <w:bookmarkEnd w:id="182"/>
    </w:p>
    <w:p w:rsidR="007C6746" w:rsidRDefault="007C6746" w:rsidP="006E0030">
      <w:pPr>
        <w:pStyle w:val="Corpodetexto2"/>
        <w:spacing w:line="240" w:lineRule="auto"/>
        <w:jc w:val="center"/>
        <w:rPr>
          <w:rFonts w:ascii="Tahoma" w:hAnsi="Tahoma" w:cs="Tahoma"/>
          <w:b w:val="0"/>
          <w:i/>
          <w:color w:val="auto"/>
          <w:sz w:val="22"/>
          <w:szCs w:val="22"/>
          <w:highlight w:val="yellow"/>
        </w:rPr>
      </w:pPr>
    </w:p>
    <w:p w:rsidR="003F1C2C" w:rsidRPr="006E0030" w:rsidRDefault="003F1C2C" w:rsidP="006E0030">
      <w:pPr>
        <w:pStyle w:val="Corpodetexto2"/>
        <w:spacing w:line="240" w:lineRule="auto"/>
        <w:jc w:val="center"/>
        <w:rPr>
          <w:rFonts w:ascii="Tahoma" w:hAnsi="Tahoma" w:cs="Tahoma"/>
          <w:b w:val="0"/>
          <w:i/>
          <w:color w:val="auto"/>
          <w:sz w:val="22"/>
          <w:szCs w:val="22"/>
        </w:rPr>
      </w:pPr>
    </w:p>
    <w:p w:rsidR="00FC1E69" w:rsidRPr="003C2DE2" w:rsidRDefault="00FC1E69"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p>
    <w:tbl>
      <w:tblPr>
        <w:tblW w:w="9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629"/>
        <w:gridCol w:w="2040"/>
        <w:gridCol w:w="1923"/>
      </w:tblGrid>
      <w:tr w:rsidR="00ED750E" w:rsidRPr="003C2DE2" w:rsidTr="001A0F32">
        <w:trPr>
          <w:trHeight w:val="1064"/>
          <w:jc w:val="center"/>
        </w:trPr>
        <w:tc>
          <w:tcPr>
            <w:tcW w:w="2563" w:type="dxa"/>
            <w:vMerge w:val="restart"/>
            <w:vAlign w:val="center"/>
          </w:tcPr>
          <w:p w:rsidR="00ED750E" w:rsidRPr="003C2DE2" w:rsidRDefault="00ED750E" w:rsidP="008759F7">
            <w:pPr>
              <w:jc w:val="center"/>
              <w:rPr>
                <w:rFonts w:ascii="Tahoma" w:hAnsi="Tahoma" w:cs="Tahoma"/>
                <w:b/>
                <w:sz w:val="22"/>
                <w:szCs w:val="22"/>
              </w:rPr>
            </w:pPr>
            <w:r w:rsidRPr="003C2DE2">
              <w:rPr>
                <w:rFonts w:ascii="Tahoma" w:hAnsi="Tahoma" w:cs="Tahoma"/>
                <w:b/>
                <w:sz w:val="22"/>
                <w:szCs w:val="22"/>
              </w:rPr>
              <w:t>DATAS DE PAGAMENTO DA REMUNERAÇÃO</w:t>
            </w:r>
          </w:p>
          <w:p w:rsidR="00ED750E" w:rsidRPr="003C2DE2" w:rsidRDefault="00ED750E" w:rsidP="008759F7">
            <w:pPr>
              <w:jc w:val="center"/>
              <w:rPr>
                <w:rFonts w:ascii="Tahoma" w:hAnsi="Tahoma" w:cs="Tahoma"/>
                <w:b/>
                <w:sz w:val="22"/>
                <w:szCs w:val="22"/>
              </w:rPr>
            </w:pPr>
          </w:p>
        </w:tc>
        <w:tc>
          <w:tcPr>
            <w:tcW w:w="4669" w:type="dxa"/>
            <w:gridSpan w:val="2"/>
            <w:noWrap/>
            <w:vAlign w:val="center"/>
            <w:hideMark/>
          </w:tcPr>
          <w:p w:rsidR="00ED750E" w:rsidRPr="003C2DE2" w:rsidRDefault="00ED750E" w:rsidP="008759F7">
            <w:pPr>
              <w:jc w:val="center"/>
              <w:rPr>
                <w:rFonts w:ascii="Tahoma" w:hAnsi="Tahoma" w:cs="Tahoma"/>
                <w:b/>
                <w:sz w:val="22"/>
                <w:szCs w:val="22"/>
              </w:rPr>
            </w:pPr>
            <w:r w:rsidRPr="003C2DE2">
              <w:rPr>
                <w:rFonts w:ascii="Tahoma" w:hAnsi="Tahoma" w:cs="Tahoma"/>
                <w:b/>
                <w:sz w:val="22"/>
                <w:szCs w:val="22"/>
              </w:rPr>
              <w:t>PERIODO DE CAPITALIZAÇÃO DA REMUNERAÇÃO</w:t>
            </w:r>
          </w:p>
        </w:tc>
        <w:tc>
          <w:tcPr>
            <w:tcW w:w="1923" w:type="dxa"/>
            <w:vMerge w:val="restart"/>
            <w:vAlign w:val="center"/>
            <w:hideMark/>
          </w:tcPr>
          <w:p w:rsidR="00ED750E" w:rsidRPr="003C2DE2" w:rsidRDefault="00ED750E" w:rsidP="008759F7">
            <w:pPr>
              <w:jc w:val="center"/>
              <w:rPr>
                <w:rFonts w:ascii="Tahoma" w:hAnsi="Tahoma" w:cs="Tahoma"/>
                <w:b/>
                <w:sz w:val="22"/>
                <w:szCs w:val="22"/>
              </w:rPr>
            </w:pPr>
            <w:r w:rsidRPr="003C2DE2">
              <w:rPr>
                <w:rFonts w:ascii="Tahoma" w:hAnsi="Tahoma" w:cs="Tahoma"/>
                <w:b/>
                <w:sz w:val="22"/>
                <w:szCs w:val="22"/>
              </w:rPr>
              <w:t>PORCENTAGEM DE AMORTIZAÇÃO DO VALOR NOMINAL</w:t>
            </w:r>
          </w:p>
        </w:tc>
      </w:tr>
      <w:tr w:rsidR="00ED750E" w:rsidRPr="003C2DE2" w:rsidTr="001A0F32">
        <w:trPr>
          <w:trHeight w:val="660"/>
          <w:jc w:val="center"/>
        </w:trPr>
        <w:tc>
          <w:tcPr>
            <w:tcW w:w="2563" w:type="dxa"/>
            <w:vMerge/>
            <w:vAlign w:val="center"/>
          </w:tcPr>
          <w:p w:rsidR="00ED750E" w:rsidRPr="003C2DE2" w:rsidRDefault="00ED750E" w:rsidP="008759F7">
            <w:pPr>
              <w:jc w:val="center"/>
              <w:rPr>
                <w:rFonts w:ascii="Tahoma" w:hAnsi="Tahoma" w:cs="Tahoma"/>
                <w:b/>
                <w:sz w:val="22"/>
                <w:szCs w:val="22"/>
              </w:rPr>
            </w:pPr>
          </w:p>
        </w:tc>
        <w:tc>
          <w:tcPr>
            <w:tcW w:w="2629" w:type="dxa"/>
            <w:noWrap/>
            <w:vAlign w:val="center"/>
          </w:tcPr>
          <w:p w:rsidR="00ED750E" w:rsidRPr="003C2DE2" w:rsidRDefault="00ED750E" w:rsidP="008759F7">
            <w:pPr>
              <w:jc w:val="center"/>
              <w:rPr>
                <w:rFonts w:ascii="Tahoma" w:hAnsi="Tahoma" w:cs="Tahoma"/>
                <w:b/>
                <w:sz w:val="22"/>
                <w:szCs w:val="22"/>
              </w:rPr>
            </w:pPr>
            <w:r w:rsidRPr="003C2DE2">
              <w:rPr>
                <w:rFonts w:ascii="Tahoma" w:hAnsi="Tahoma" w:cs="Tahoma"/>
                <w:b/>
                <w:sz w:val="22"/>
                <w:szCs w:val="22"/>
              </w:rPr>
              <w:t>Início do Período de Capitalização (inclusive)</w:t>
            </w:r>
          </w:p>
        </w:tc>
        <w:tc>
          <w:tcPr>
            <w:tcW w:w="2040" w:type="dxa"/>
            <w:vAlign w:val="center"/>
          </w:tcPr>
          <w:p w:rsidR="00ED750E" w:rsidRPr="003C2DE2" w:rsidRDefault="00ED750E" w:rsidP="008759F7">
            <w:pPr>
              <w:jc w:val="center"/>
              <w:rPr>
                <w:rFonts w:ascii="Tahoma" w:hAnsi="Tahoma" w:cs="Tahoma"/>
                <w:b/>
                <w:sz w:val="22"/>
                <w:szCs w:val="22"/>
              </w:rPr>
            </w:pPr>
            <w:r w:rsidRPr="003C2DE2">
              <w:rPr>
                <w:rFonts w:ascii="Tahoma" w:hAnsi="Tahoma" w:cs="Tahoma"/>
                <w:b/>
                <w:sz w:val="22"/>
                <w:szCs w:val="22"/>
              </w:rPr>
              <w:t>Fim do Período de Capitalização (exclusive)</w:t>
            </w:r>
          </w:p>
        </w:tc>
        <w:tc>
          <w:tcPr>
            <w:tcW w:w="1923" w:type="dxa"/>
            <w:vMerge/>
            <w:vAlign w:val="center"/>
          </w:tcPr>
          <w:p w:rsidR="00ED750E" w:rsidRPr="003C2DE2" w:rsidRDefault="00ED750E" w:rsidP="008759F7">
            <w:pPr>
              <w:jc w:val="center"/>
              <w:rPr>
                <w:rFonts w:ascii="Tahoma" w:hAnsi="Tahoma" w:cs="Tahoma"/>
                <w:b/>
                <w:sz w:val="22"/>
                <w:szCs w:val="22"/>
              </w:rPr>
            </w:pPr>
          </w:p>
        </w:tc>
      </w:tr>
      <w:tr w:rsidR="00CC2FE5" w:rsidRPr="003C2DE2" w:rsidTr="00036285">
        <w:tblPrEx>
          <w:tblLook w:val="0000" w:firstRow="0" w:lastRow="0" w:firstColumn="0" w:lastColumn="0" w:noHBand="0" w:noVBand="0"/>
        </w:tblPrEx>
        <w:trPr>
          <w:trHeight w:val="189"/>
          <w:jc w:val="center"/>
        </w:trPr>
        <w:tc>
          <w:tcPr>
            <w:tcW w:w="2563" w:type="dxa"/>
            <w:vAlign w:val="center"/>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18/01/2019</w:t>
            </w:r>
          </w:p>
        </w:tc>
        <w:tc>
          <w:tcPr>
            <w:tcW w:w="2629" w:type="dxa"/>
            <w:noWrap/>
          </w:tcPr>
          <w:p w:rsidR="00CC2FE5" w:rsidRPr="003C2DE2" w:rsidRDefault="00CC2FE5" w:rsidP="007C6746">
            <w:pPr>
              <w:ind w:hanging="105"/>
              <w:jc w:val="center"/>
              <w:rPr>
                <w:rFonts w:ascii="Tahoma" w:hAnsi="Tahoma" w:cs="Tahoma"/>
                <w:sz w:val="22"/>
                <w:szCs w:val="22"/>
              </w:rPr>
            </w:pPr>
            <w:r w:rsidRPr="003C2DE2">
              <w:rPr>
                <w:rFonts w:ascii="Tahoma" w:hAnsi="Tahoma" w:cs="Tahoma"/>
                <w:sz w:val="22"/>
                <w:szCs w:val="22"/>
              </w:rPr>
              <w:t xml:space="preserve">Data da primeira Integralização </w:t>
            </w:r>
          </w:p>
        </w:tc>
        <w:tc>
          <w:tcPr>
            <w:tcW w:w="2040" w:type="dxa"/>
            <w:noWrap/>
            <w:vAlign w:val="center"/>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18/01/2019</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036285">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18/07/2019</w:t>
            </w:r>
          </w:p>
        </w:tc>
        <w:tc>
          <w:tcPr>
            <w:tcW w:w="2629" w:type="dxa"/>
            <w:noWrap/>
            <w:vAlign w:val="center"/>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18/01/2019</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18/07/2019</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20/01/2020</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18/07/2019</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20/01/2020</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20/07/2020</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20/01/2020</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20/07/2020</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18/01/2021</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20/07/2020</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18/01/2021</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19/07/2021</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18/01/2021</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19/07/2021</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18/01/2022</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19/07/2021</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18/01/2022</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18/07/2022</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18/01/2022</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18/07/2022</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18/01/2023</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18/07/2022</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18/01/2023</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18/07/2023</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18/01/2023</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18/07/2023</w:t>
            </w:r>
          </w:p>
        </w:tc>
        <w:tc>
          <w:tcPr>
            <w:tcW w:w="1923" w:type="dxa"/>
          </w:tcPr>
          <w:p w:rsidR="00CC2FE5" w:rsidRPr="003C2DE2" w:rsidRDefault="00CC2FE5" w:rsidP="00CC2FE5">
            <w:pPr>
              <w:jc w:val="center"/>
              <w:rPr>
                <w:rFonts w:ascii="Tahoma" w:hAnsi="Tahoma" w:cs="Tahoma"/>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18/01/2024</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18/07/2023</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18/01/2024</w:t>
            </w:r>
          </w:p>
        </w:tc>
        <w:tc>
          <w:tcPr>
            <w:tcW w:w="1923" w:type="dxa"/>
          </w:tcPr>
          <w:p w:rsidR="00CC2FE5" w:rsidRPr="003C2DE2" w:rsidRDefault="00CC2FE5" w:rsidP="00CC2FE5">
            <w:pPr>
              <w:jc w:val="center"/>
              <w:rPr>
                <w:rFonts w:ascii="Tahoma" w:hAnsi="Tahoma" w:cs="Tahoma"/>
                <w:sz w:val="22"/>
                <w:szCs w:val="22"/>
              </w:rPr>
            </w:pPr>
            <w:r w:rsidRPr="003C2DE2">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4B377D" w:rsidRDefault="00CC2FE5" w:rsidP="00CC2FE5">
            <w:pPr>
              <w:jc w:val="center"/>
              <w:rPr>
                <w:rFonts w:ascii="Tahoma" w:hAnsi="Tahoma" w:cs="Tahoma"/>
                <w:color w:val="000000"/>
                <w:sz w:val="22"/>
                <w:szCs w:val="22"/>
              </w:rPr>
            </w:pPr>
            <w:r>
              <w:rPr>
                <w:rFonts w:ascii="Tahoma" w:hAnsi="Tahoma" w:cs="Tahoma"/>
                <w:color w:val="000000"/>
                <w:sz w:val="22"/>
                <w:szCs w:val="22"/>
              </w:rPr>
              <w:t>18/07/2024</w:t>
            </w:r>
          </w:p>
        </w:tc>
        <w:tc>
          <w:tcPr>
            <w:tcW w:w="2629" w:type="dxa"/>
            <w:noWrap/>
          </w:tcPr>
          <w:p w:rsidR="00CC2FE5" w:rsidRPr="00041D6B" w:rsidRDefault="00CC2FE5" w:rsidP="00CC2FE5">
            <w:pPr>
              <w:ind w:hanging="105"/>
              <w:jc w:val="center"/>
              <w:rPr>
                <w:rFonts w:ascii="Tahoma" w:hAnsi="Tahoma" w:cs="Tahoma"/>
                <w:color w:val="000000"/>
                <w:sz w:val="22"/>
                <w:szCs w:val="22"/>
              </w:rPr>
            </w:pPr>
            <w:r>
              <w:rPr>
                <w:rFonts w:ascii="Tahoma" w:hAnsi="Tahoma" w:cs="Tahoma"/>
                <w:color w:val="000000"/>
                <w:sz w:val="22"/>
                <w:szCs w:val="22"/>
              </w:rPr>
              <w:t>18/01/2024</w:t>
            </w:r>
          </w:p>
        </w:tc>
        <w:tc>
          <w:tcPr>
            <w:tcW w:w="2040" w:type="dxa"/>
            <w:noWrap/>
          </w:tcPr>
          <w:p w:rsidR="00CC2FE5" w:rsidRPr="005F22C7" w:rsidRDefault="00CC2FE5" w:rsidP="00CC2FE5">
            <w:pPr>
              <w:jc w:val="center"/>
              <w:rPr>
                <w:rFonts w:ascii="Tahoma" w:hAnsi="Tahoma" w:cs="Tahoma"/>
                <w:color w:val="000000"/>
                <w:sz w:val="22"/>
                <w:szCs w:val="22"/>
              </w:rPr>
            </w:pPr>
            <w:r>
              <w:rPr>
                <w:rFonts w:ascii="Tahoma" w:hAnsi="Tahoma" w:cs="Tahoma"/>
                <w:color w:val="000000"/>
                <w:sz w:val="22"/>
                <w:szCs w:val="22"/>
              </w:rPr>
              <w:t>18/07/2024</w:t>
            </w:r>
          </w:p>
        </w:tc>
        <w:tc>
          <w:tcPr>
            <w:tcW w:w="1923" w:type="dxa"/>
          </w:tcPr>
          <w:p w:rsidR="00CC2FE5" w:rsidRDefault="00CC2FE5" w:rsidP="00CC2FE5">
            <w:pPr>
              <w:jc w:val="center"/>
              <w:rPr>
                <w:rFonts w:ascii="Tahoma" w:hAnsi="Tahoma" w:cs="Tahoma"/>
                <w:sz w:val="22"/>
                <w:szCs w:val="22"/>
              </w:rPr>
            </w:pPr>
            <w:r>
              <w:rPr>
                <w:rFonts w:ascii="Tahoma" w:hAnsi="Tahoma" w:cs="Tahoma"/>
                <w:sz w:val="22"/>
                <w:szCs w:val="22"/>
              </w:rPr>
              <w:t>0%</w:t>
            </w:r>
          </w:p>
        </w:tc>
      </w:tr>
      <w:tr w:rsidR="00CC2FE5" w:rsidRPr="003C2DE2" w:rsidTr="006E0030">
        <w:tblPrEx>
          <w:tblLook w:val="0000" w:firstRow="0" w:lastRow="0" w:firstColumn="0" w:lastColumn="0" w:noHBand="0" w:noVBand="0"/>
        </w:tblPrEx>
        <w:trPr>
          <w:trHeight w:val="189"/>
          <w:jc w:val="center"/>
        </w:trPr>
        <w:tc>
          <w:tcPr>
            <w:tcW w:w="2563" w:type="dxa"/>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20/01/2025</w:t>
            </w:r>
          </w:p>
        </w:tc>
        <w:tc>
          <w:tcPr>
            <w:tcW w:w="2629" w:type="dxa"/>
            <w:noWrap/>
          </w:tcPr>
          <w:p w:rsidR="00CC2FE5" w:rsidRPr="003C2DE2" w:rsidRDefault="00CC2FE5" w:rsidP="00CC2FE5">
            <w:pPr>
              <w:ind w:hanging="105"/>
              <w:jc w:val="center"/>
              <w:rPr>
                <w:rFonts w:ascii="Tahoma" w:hAnsi="Tahoma" w:cs="Tahoma"/>
                <w:sz w:val="22"/>
                <w:szCs w:val="22"/>
              </w:rPr>
            </w:pPr>
            <w:r>
              <w:rPr>
                <w:rFonts w:ascii="Tahoma" w:hAnsi="Tahoma" w:cs="Tahoma"/>
                <w:color w:val="000000"/>
                <w:sz w:val="22"/>
                <w:szCs w:val="22"/>
              </w:rPr>
              <w:t>18/07/2024</w:t>
            </w:r>
          </w:p>
        </w:tc>
        <w:tc>
          <w:tcPr>
            <w:tcW w:w="2040" w:type="dxa"/>
            <w:noWrap/>
          </w:tcPr>
          <w:p w:rsidR="00CC2FE5" w:rsidRPr="003C2DE2" w:rsidRDefault="00CC2FE5" w:rsidP="00CC2FE5">
            <w:pPr>
              <w:jc w:val="center"/>
              <w:rPr>
                <w:rFonts w:ascii="Tahoma" w:hAnsi="Tahoma" w:cs="Tahoma"/>
                <w:sz w:val="22"/>
                <w:szCs w:val="22"/>
              </w:rPr>
            </w:pPr>
            <w:r>
              <w:rPr>
                <w:rFonts w:ascii="Tahoma" w:hAnsi="Tahoma" w:cs="Tahoma"/>
                <w:color w:val="000000"/>
                <w:sz w:val="22"/>
                <w:szCs w:val="22"/>
              </w:rPr>
              <w:t>20/01/2025</w:t>
            </w:r>
          </w:p>
        </w:tc>
        <w:tc>
          <w:tcPr>
            <w:tcW w:w="1923" w:type="dxa"/>
          </w:tcPr>
          <w:p w:rsidR="00CC2FE5" w:rsidRPr="003C2DE2" w:rsidRDefault="00CC2FE5" w:rsidP="00CC2FE5">
            <w:pPr>
              <w:jc w:val="center"/>
              <w:rPr>
                <w:rFonts w:ascii="Tahoma" w:hAnsi="Tahoma" w:cs="Tahoma"/>
                <w:b/>
                <w:sz w:val="22"/>
                <w:szCs w:val="22"/>
              </w:rPr>
            </w:pPr>
            <w:r w:rsidRPr="003C2DE2">
              <w:rPr>
                <w:rFonts w:ascii="Tahoma" w:hAnsi="Tahoma" w:cs="Tahoma"/>
                <w:sz w:val="22"/>
                <w:szCs w:val="22"/>
              </w:rPr>
              <w:t>100%</w:t>
            </w:r>
          </w:p>
        </w:tc>
      </w:tr>
    </w:tbl>
    <w:p w:rsidR="0024006E" w:rsidRPr="003C2DE2" w:rsidRDefault="00BA203F"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rPr>
          <w:rFonts w:ascii="Tahoma" w:hAnsi="Tahoma" w:cs="Tahoma"/>
          <w:sz w:val="22"/>
          <w:szCs w:val="22"/>
        </w:rPr>
      </w:pPr>
      <w:r w:rsidRPr="003C2DE2">
        <w:rPr>
          <w:rFonts w:ascii="Tahoma" w:hAnsi="Tahoma" w:cs="Tahoma"/>
          <w:sz w:val="22"/>
          <w:szCs w:val="22"/>
        </w:rPr>
        <w:br w:type="page"/>
      </w:r>
    </w:p>
    <w:p w:rsidR="0024006E" w:rsidRPr="003C2DE2" w:rsidRDefault="001A0F32" w:rsidP="008759F7">
      <w:pPr>
        <w:tabs>
          <w:tab w:val="left" w:pos="851"/>
          <w:tab w:val="left" w:pos="1357"/>
        </w:tabs>
        <w:jc w:val="center"/>
        <w:outlineLvl w:val="0"/>
        <w:rPr>
          <w:rFonts w:ascii="Tahoma" w:hAnsi="Tahoma" w:cs="Tahoma"/>
          <w:b/>
          <w:smallCaps/>
          <w:sz w:val="22"/>
          <w:szCs w:val="22"/>
        </w:rPr>
      </w:pPr>
      <w:bookmarkStart w:id="183" w:name="_Toc496646695"/>
      <w:r w:rsidRPr="003C2DE2">
        <w:rPr>
          <w:rFonts w:ascii="Tahoma" w:hAnsi="Tahoma" w:cs="Tahoma"/>
          <w:b/>
          <w:smallCaps/>
          <w:sz w:val="22"/>
          <w:szCs w:val="22"/>
        </w:rPr>
        <w:t>ANEXO II - BOLETIM DE SUBSCRIÇÃO</w:t>
      </w:r>
      <w:bookmarkEnd w:id="183"/>
    </w:p>
    <w:p w:rsidR="0024006E" w:rsidRPr="003C2DE2" w:rsidRDefault="0024006E"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p>
    <w:p w:rsidR="00B223D7" w:rsidRPr="003C2DE2" w:rsidRDefault="00B223D7"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b/>
          <w:sz w:val="22"/>
          <w:szCs w:val="22"/>
        </w:rPr>
      </w:pPr>
      <w:r w:rsidRPr="003C2DE2">
        <w:rPr>
          <w:rFonts w:ascii="Tahoma" w:hAnsi="Tahoma" w:cs="Tahoma"/>
          <w:b/>
          <w:sz w:val="22"/>
          <w:szCs w:val="22"/>
        </w:rPr>
        <w:t xml:space="preserve">MODELO DE </w:t>
      </w:r>
      <w:r w:rsidR="003F1C2C" w:rsidRPr="003C2DE2">
        <w:rPr>
          <w:rFonts w:ascii="Tahoma" w:hAnsi="Tahoma" w:cs="Tahoma"/>
          <w:b/>
          <w:sz w:val="22"/>
          <w:szCs w:val="22"/>
        </w:rPr>
        <w:t>BOLETIM</w:t>
      </w:r>
      <w:r w:rsidRPr="003C2DE2">
        <w:rPr>
          <w:rFonts w:ascii="Tahoma" w:hAnsi="Tahoma" w:cs="Tahoma"/>
          <w:b/>
          <w:sz w:val="22"/>
          <w:szCs w:val="22"/>
        </w:rPr>
        <w:t xml:space="preserve"> DE SUBSCRIÇÃO CONFORME PREVISTO NA CLÁUSULA 4.1.</w:t>
      </w:r>
      <w:r w:rsidR="00443F19" w:rsidRPr="003C2DE2">
        <w:rPr>
          <w:rFonts w:ascii="Tahoma" w:hAnsi="Tahoma" w:cs="Tahoma"/>
          <w:b/>
          <w:sz w:val="22"/>
          <w:szCs w:val="22"/>
        </w:rPr>
        <w:t xml:space="preserve">6 </w:t>
      </w:r>
      <w:r w:rsidRPr="003C2DE2">
        <w:rPr>
          <w:rFonts w:ascii="Tahoma" w:hAnsi="Tahoma" w:cs="Tahoma"/>
          <w:b/>
          <w:sz w:val="22"/>
          <w:szCs w:val="22"/>
        </w:rPr>
        <w:t>DESTA ESCRITURA</w:t>
      </w:r>
    </w:p>
    <w:p w:rsidR="00B223D7" w:rsidRPr="003C2DE2" w:rsidRDefault="00B223D7"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r w:rsidRPr="003C2DE2">
        <w:rPr>
          <w:rFonts w:ascii="Tahoma" w:hAnsi="Tahoma" w:cs="Tahoma"/>
          <w:sz w:val="22"/>
          <w:szCs w:val="22"/>
        </w:rPr>
        <w:t>_____________________________________________________</w:t>
      </w:r>
    </w:p>
    <w:p w:rsidR="00B223D7" w:rsidRPr="003C2DE2" w:rsidRDefault="00B223D7"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p>
    <w:p w:rsidR="00B83CFD" w:rsidRPr="003C2DE2" w:rsidRDefault="00B83CFD" w:rsidP="008759F7">
      <w:pPr>
        <w:autoSpaceDE w:val="0"/>
        <w:autoSpaceDN w:val="0"/>
        <w:adjustRightInd w:val="0"/>
        <w:jc w:val="center"/>
        <w:rPr>
          <w:rFonts w:ascii="Tahoma" w:hAnsi="Tahoma" w:cs="Tahoma"/>
          <w:b/>
          <w:smallCaps/>
          <w:sz w:val="22"/>
          <w:szCs w:val="22"/>
          <w:u w:val="single"/>
        </w:rPr>
      </w:pPr>
      <w:r w:rsidRPr="003C2DE2">
        <w:rPr>
          <w:rFonts w:ascii="Tahoma" w:hAnsi="Tahoma" w:cs="Tahoma"/>
          <w:b/>
          <w:smallCaps/>
          <w:sz w:val="22"/>
          <w:szCs w:val="22"/>
          <w:u w:val="single"/>
        </w:rPr>
        <w:br w:type="page"/>
      </w:r>
      <w:r w:rsidR="00812185" w:rsidRPr="003C2DE2">
        <w:rPr>
          <w:rFonts w:ascii="Tahoma" w:hAnsi="Tahoma" w:cs="Tahoma"/>
          <w:b/>
          <w:smallCaps/>
          <w:sz w:val="22"/>
          <w:szCs w:val="22"/>
          <w:u w:val="single"/>
        </w:rPr>
        <w:t>BOLETIM DE SUBSCRIÇÃO DE DEBÊNTURES</w:t>
      </w:r>
    </w:p>
    <w:p w:rsidR="00B83CFD" w:rsidRPr="003C2DE2" w:rsidRDefault="00B83CFD" w:rsidP="008759F7">
      <w:pPr>
        <w:autoSpaceDE w:val="0"/>
        <w:autoSpaceDN w:val="0"/>
        <w:adjustRightInd w:val="0"/>
        <w:jc w:val="center"/>
        <w:rPr>
          <w:rFonts w:ascii="Tahoma" w:hAnsi="Tahoma" w:cs="Tahoma"/>
          <w:b/>
          <w:sz w:val="22"/>
          <w:szCs w:val="22"/>
        </w:rPr>
      </w:pPr>
      <w:r w:rsidRPr="003C2DE2">
        <w:rPr>
          <w:rFonts w:ascii="Tahoma" w:hAnsi="Tahoma" w:cs="Tahoma"/>
          <w:b/>
          <w:sz w:val="22"/>
          <w:szCs w:val="22"/>
        </w:rPr>
        <w:t>Nº 1</w:t>
      </w:r>
    </w:p>
    <w:p w:rsidR="003E3D03" w:rsidRPr="003C2DE2" w:rsidRDefault="003E3D03" w:rsidP="008759F7">
      <w:pPr>
        <w:autoSpaceDE w:val="0"/>
        <w:autoSpaceDN w:val="0"/>
        <w:adjustRightInd w:val="0"/>
        <w:jc w:val="center"/>
        <w:rPr>
          <w:rFonts w:ascii="Tahoma" w:hAnsi="Tahoma" w:cs="Tahoma"/>
          <w:b/>
          <w:sz w:val="22"/>
          <w:szCs w:val="22"/>
        </w:rPr>
      </w:pPr>
    </w:p>
    <w:p w:rsidR="00B83CFD" w:rsidRPr="003C2DE2" w:rsidRDefault="00B83CFD" w:rsidP="008759F7">
      <w:pPr>
        <w:jc w:val="both"/>
        <w:rPr>
          <w:rFonts w:ascii="Tahoma" w:hAnsi="Tahoma" w:cs="Tahoma"/>
          <w:b/>
          <w:sz w:val="22"/>
          <w:szCs w:val="22"/>
        </w:rPr>
      </w:pPr>
      <w:r w:rsidRPr="003C2DE2">
        <w:rPr>
          <w:rFonts w:ascii="Tahoma" w:hAnsi="Tahoma" w:cs="Tahoma"/>
          <w:b/>
          <w:sz w:val="22"/>
          <w:szCs w:val="22"/>
        </w:rPr>
        <w:t>Emissora</w:t>
      </w:r>
    </w:p>
    <w:p w:rsidR="00B83CFD" w:rsidRPr="003C2DE2" w:rsidRDefault="00B83CFD" w:rsidP="008759F7">
      <w:pPr>
        <w:jc w:val="both"/>
        <w:rPr>
          <w:rFonts w:ascii="Tahoma" w:hAnsi="Tahoma" w:cs="Tahoma"/>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87"/>
      </w:tblGrid>
      <w:tr w:rsidR="00B83CFD" w:rsidRPr="003C2DE2" w:rsidTr="00DF6456">
        <w:tc>
          <w:tcPr>
            <w:tcW w:w="5000" w:type="pct"/>
            <w:tcBorders>
              <w:top w:val="single" w:sz="6" w:space="0" w:color="auto"/>
              <w:left w:val="single" w:sz="6" w:space="0" w:color="auto"/>
              <w:bottom w:val="single" w:sz="6" w:space="0" w:color="auto"/>
              <w:right w:val="single" w:sz="6" w:space="0" w:color="auto"/>
            </w:tcBorders>
          </w:tcPr>
          <w:p w:rsidR="00B83CFD" w:rsidRPr="003C2DE2" w:rsidRDefault="00812185" w:rsidP="008759F7">
            <w:pPr>
              <w:jc w:val="both"/>
              <w:rPr>
                <w:rFonts w:ascii="Tahoma" w:hAnsi="Tahoma" w:cs="Tahoma"/>
                <w:sz w:val="22"/>
                <w:szCs w:val="22"/>
              </w:rPr>
            </w:pPr>
            <w:r w:rsidRPr="003C2DE2">
              <w:rPr>
                <w:rFonts w:ascii="Tahoma" w:hAnsi="Tahoma" w:cs="Tahoma"/>
                <w:b/>
                <w:bCs/>
                <w:smallCaps/>
                <w:sz w:val="22"/>
                <w:szCs w:val="22"/>
              </w:rPr>
              <w:t>KLABIN S.</w:t>
            </w:r>
            <w:r w:rsidR="00B83CFD" w:rsidRPr="003C2DE2">
              <w:rPr>
                <w:rFonts w:ascii="Tahoma" w:hAnsi="Tahoma" w:cs="Tahoma"/>
                <w:b/>
                <w:bCs/>
                <w:smallCaps/>
                <w:sz w:val="22"/>
                <w:szCs w:val="22"/>
              </w:rPr>
              <w:t>A.</w:t>
            </w:r>
            <w:r w:rsidR="00B83CFD" w:rsidRPr="003C2DE2">
              <w:rPr>
                <w:rFonts w:ascii="Tahoma" w:hAnsi="Tahoma" w:cs="Tahoma"/>
                <w:sz w:val="22"/>
                <w:szCs w:val="22"/>
              </w:rPr>
              <w:t xml:space="preserve">, sociedade </w:t>
            </w:r>
            <w:r w:rsidR="007025FD" w:rsidRPr="003C2DE2">
              <w:rPr>
                <w:rFonts w:ascii="Tahoma" w:hAnsi="Tahoma" w:cs="Tahoma"/>
                <w:sz w:val="22"/>
                <w:szCs w:val="22"/>
              </w:rPr>
              <w:t>por ações</w:t>
            </w:r>
            <w:r w:rsidR="00B83CFD" w:rsidRPr="003C2DE2">
              <w:rPr>
                <w:rFonts w:ascii="Tahoma" w:hAnsi="Tahoma" w:cs="Tahoma"/>
                <w:sz w:val="22"/>
                <w:szCs w:val="22"/>
              </w:rPr>
              <w:t>, com registro de companhia aberta perante a Comissão de Valores Mobiliários (“</w:t>
            </w:r>
            <w:r w:rsidR="00B83CFD" w:rsidRPr="003C2DE2">
              <w:rPr>
                <w:rFonts w:ascii="Tahoma" w:hAnsi="Tahoma" w:cs="Tahoma"/>
                <w:sz w:val="22"/>
                <w:szCs w:val="22"/>
                <w:u w:val="single"/>
              </w:rPr>
              <w:t>CVM</w:t>
            </w:r>
            <w:r w:rsidR="00B83CFD" w:rsidRPr="003C2DE2">
              <w:rPr>
                <w:rFonts w:ascii="Tahoma" w:hAnsi="Tahoma" w:cs="Tahoma"/>
                <w:sz w:val="22"/>
                <w:szCs w:val="22"/>
              </w:rPr>
              <w:t>”), com sede na cidade de São Paulo, Estado de São Paulo, na Avenida Brigadeiro Faria Lima, nº 3.600, 3º, 4º e 5º andares, CEP 04538-132, inscrita no Cadastro Nacional de Pessoa Jurídica do Ministério da Fazenda (“</w:t>
            </w:r>
            <w:r w:rsidR="00B83CFD" w:rsidRPr="003C2DE2">
              <w:rPr>
                <w:rFonts w:ascii="Tahoma" w:hAnsi="Tahoma" w:cs="Tahoma"/>
                <w:sz w:val="22"/>
                <w:szCs w:val="22"/>
                <w:u w:val="single"/>
              </w:rPr>
              <w:t>CNPJ/MF</w:t>
            </w:r>
            <w:r w:rsidR="00B83CFD" w:rsidRPr="003C2DE2">
              <w:rPr>
                <w:rFonts w:ascii="Tahoma" w:hAnsi="Tahoma" w:cs="Tahoma"/>
                <w:sz w:val="22"/>
                <w:szCs w:val="22"/>
              </w:rPr>
              <w:t>”) sob o nº 89.637.490/0001-45, neste ato devidamente representada na forma de seus atos societários</w:t>
            </w:r>
            <w:r w:rsidR="00B83CFD" w:rsidRPr="003C2DE2">
              <w:rPr>
                <w:rFonts w:ascii="Tahoma" w:hAnsi="Tahoma" w:cs="Tahoma"/>
                <w:bCs/>
                <w:sz w:val="22"/>
                <w:szCs w:val="22"/>
              </w:rPr>
              <w:t xml:space="preserve"> arquivados na Junta Comercial do Estado de São Paulo (“</w:t>
            </w:r>
            <w:r w:rsidR="00B83CFD" w:rsidRPr="003C2DE2">
              <w:rPr>
                <w:rFonts w:ascii="Tahoma" w:hAnsi="Tahoma" w:cs="Tahoma"/>
                <w:bCs/>
                <w:sz w:val="22"/>
                <w:szCs w:val="22"/>
                <w:u w:val="single"/>
              </w:rPr>
              <w:t>JUCESP</w:t>
            </w:r>
            <w:r w:rsidR="00B83CFD" w:rsidRPr="003C2DE2">
              <w:rPr>
                <w:rFonts w:ascii="Tahoma" w:hAnsi="Tahoma" w:cs="Tahoma"/>
                <w:bCs/>
                <w:sz w:val="22"/>
                <w:szCs w:val="22"/>
              </w:rPr>
              <w:t xml:space="preserve">”) sob o NIRE 35.300.188.349, </w:t>
            </w:r>
            <w:r w:rsidR="00B83CFD" w:rsidRPr="003C2DE2">
              <w:rPr>
                <w:rFonts w:ascii="Tahoma" w:hAnsi="Tahoma" w:cs="Tahoma"/>
                <w:sz w:val="22"/>
                <w:szCs w:val="22"/>
              </w:rPr>
              <w:t>neste ato devidamente representada na forma do seu Estatuto Social, na qualidade de emissora das debêntures (“</w:t>
            </w:r>
            <w:r w:rsidR="00B83CFD" w:rsidRPr="003C2DE2">
              <w:rPr>
                <w:rFonts w:ascii="Tahoma" w:hAnsi="Tahoma" w:cs="Tahoma"/>
                <w:sz w:val="22"/>
                <w:szCs w:val="22"/>
                <w:u w:val="single"/>
              </w:rPr>
              <w:t>Emissora</w:t>
            </w:r>
            <w:r w:rsidR="00B83CFD" w:rsidRPr="003C2DE2">
              <w:rPr>
                <w:rFonts w:ascii="Tahoma" w:hAnsi="Tahoma" w:cs="Tahoma"/>
                <w:sz w:val="22"/>
                <w:szCs w:val="22"/>
              </w:rPr>
              <w:t>”).</w:t>
            </w:r>
          </w:p>
        </w:tc>
      </w:tr>
    </w:tbl>
    <w:p w:rsidR="00B83CFD" w:rsidRPr="003C2DE2" w:rsidRDefault="00B83CFD" w:rsidP="008759F7">
      <w:pPr>
        <w:autoSpaceDE w:val="0"/>
        <w:autoSpaceDN w:val="0"/>
        <w:adjustRightInd w:val="0"/>
        <w:rPr>
          <w:rFonts w:ascii="Tahoma" w:hAnsi="Tahoma" w:cs="Tahoma"/>
          <w:b/>
          <w:sz w:val="22"/>
          <w:szCs w:val="22"/>
        </w:rPr>
      </w:pPr>
    </w:p>
    <w:p w:rsidR="00B83CFD" w:rsidRPr="003C2DE2" w:rsidRDefault="00B83CFD" w:rsidP="008759F7">
      <w:pPr>
        <w:jc w:val="both"/>
        <w:rPr>
          <w:rFonts w:ascii="Tahoma" w:hAnsi="Tahoma" w:cs="Tahoma"/>
          <w:b/>
          <w:sz w:val="22"/>
          <w:szCs w:val="22"/>
        </w:rPr>
      </w:pPr>
      <w:r w:rsidRPr="003C2DE2">
        <w:rPr>
          <w:rFonts w:ascii="Tahoma" w:hAnsi="Tahoma" w:cs="Tahoma"/>
          <w:b/>
          <w:sz w:val="22"/>
          <w:szCs w:val="22"/>
        </w:rPr>
        <w:t>Debenturista ou Subscritor</w:t>
      </w:r>
    </w:p>
    <w:p w:rsidR="00B83CFD" w:rsidRPr="003C2DE2" w:rsidRDefault="00B83CFD" w:rsidP="008759F7">
      <w:pPr>
        <w:jc w:val="both"/>
        <w:rPr>
          <w:rFonts w:ascii="Tahoma" w:hAnsi="Tahoma" w:cs="Tahoma"/>
          <w:b/>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87"/>
      </w:tblGrid>
      <w:tr w:rsidR="00B83CFD" w:rsidRPr="003C2DE2" w:rsidTr="00DF6456">
        <w:tc>
          <w:tcPr>
            <w:tcW w:w="5000" w:type="pct"/>
            <w:tcBorders>
              <w:top w:val="single" w:sz="6" w:space="0" w:color="auto"/>
              <w:left w:val="single" w:sz="6" w:space="0" w:color="auto"/>
              <w:bottom w:val="single" w:sz="6" w:space="0" w:color="auto"/>
              <w:right w:val="single" w:sz="6" w:space="0" w:color="auto"/>
            </w:tcBorders>
          </w:tcPr>
          <w:p w:rsidR="00B83CFD" w:rsidRPr="003C2DE2" w:rsidRDefault="00812185">
            <w:pPr>
              <w:jc w:val="both"/>
              <w:rPr>
                <w:rFonts w:ascii="Tahoma" w:hAnsi="Tahoma" w:cs="Tahoma"/>
                <w:bCs/>
                <w:sz w:val="22"/>
                <w:szCs w:val="22"/>
              </w:rPr>
            </w:pPr>
            <w:r>
              <w:rPr>
                <w:rFonts w:ascii="Tahoma" w:hAnsi="Tahoma" w:cs="Tahoma"/>
                <w:b/>
                <w:sz w:val="22"/>
                <w:szCs w:val="22"/>
              </w:rPr>
              <w:t>ARES SERVIÇOS IMOBILIÁRIOS LTDA.</w:t>
            </w:r>
            <w:r w:rsidR="00B83CFD" w:rsidRPr="003C2DE2">
              <w:rPr>
                <w:rFonts w:ascii="Tahoma" w:hAnsi="Tahoma" w:cs="Tahoma"/>
                <w:b/>
                <w:smallCaps/>
                <w:sz w:val="22"/>
                <w:szCs w:val="22"/>
              </w:rPr>
              <w:t xml:space="preserve">, </w:t>
            </w:r>
            <w:r>
              <w:rPr>
                <w:rFonts w:ascii="Tahoma" w:hAnsi="Tahoma" w:cs="Tahoma"/>
                <w:sz w:val="22"/>
                <w:szCs w:val="22"/>
              </w:rPr>
              <w:t>sociedade empresária de responsabilidade limitada, com sede na cidade de São Paulo, Estado de São Paulo, na Avenida Santo Amaro, 48, 1º andar, conjunto 12, Itaim Bibi, CEP 04506-000</w:t>
            </w:r>
            <w:r w:rsidR="00B83CFD" w:rsidRPr="003C2DE2">
              <w:rPr>
                <w:rFonts w:ascii="Tahoma" w:hAnsi="Tahoma" w:cs="Tahoma"/>
                <w:sz w:val="22"/>
                <w:szCs w:val="22"/>
              </w:rPr>
              <w:t>,</w:t>
            </w:r>
            <w:r w:rsidR="007C6746">
              <w:rPr>
                <w:rFonts w:ascii="Tahoma" w:hAnsi="Tahoma" w:cs="Tahoma"/>
                <w:sz w:val="22"/>
                <w:szCs w:val="22"/>
              </w:rPr>
              <w:t xml:space="preserve"> </w:t>
            </w:r>
            <w:r>
              <w:rPr>
                <w:rFonts w:ascii="Tahoma" w:hAnsi="Tahoma" w:cs="Tahoma"/>
                <w:sz w:val="22"/>
                <w:szCs w:val="22"/>
              </w:rPr>
              <w:t xml:space="preserve">inscrita no CNPJ/MF sob o nº 18.906.382/0001-82, </w:t>
            </w:r>
            <w:r w:rsidR="00B83CFD" w:rsidRPr="003C2DE2">
              <w:rPr>
                <w:rFonts w:ascii="Tahoma" w:hAnsi="Tahoma" w:cs="Tahoma"/>
                <w:sz w:val="22"/>
                <w:szCs w:val="22"/>
              </w:rPr>
              <w:t>neste ato devidamente representada na forma de seus atos societários</w:t>
            </w:r>
            <w:r w:rsidR="00B83CFD" w:rsidRPr="003C2DE2">
              <w:rPr>
                <w:rFonts w:ascii="Tahoma" w:hAnsi="Tahoma" w:cs="Tahoma"/>
                <w:bCs/>
                <w:sz w:val="22"/>
                <w:szCs w:val="22"/>
              </w:rPr>
              <w:t xml:space="preserve"> arquivados na JUCESP</w:t>
            </w:r>
            <w:r>
              <w:rPr>
                <w:rFonts w:ascii="Tahoma" w:hAnsi="Tahoma" w:cs="Tahoma"/>
                <w:bCs/>
                <w:sz w:val="22"/>
                <w:szCs w:val="22"/>
              </w:rPr>
              <w:t xml:space="preserve"> </w:t>
            </w:r>
            <w:r w:rsidR="00B83CFD" w:rsidRPr="003C2DE2">
              <w:rPr>
                <w:rFonts w:ascii="Tahoma" w:hAnsi="Tahoma" w:cs="Tahoma"/>
                <w:bCs/>
                <w:sz w:val="22"/>
                <w:szCs w:val="22"/>
              </w:rPr>
              <w:t xml:space="preserve">sob o NIRE </w:t>
            </w:r>
            <w:r w:rsidR="001A0F32">
              <w:rPr>
                <w:rFonts w:ascii="Tahoma" w:hAnsi="Tahoma" w:cs="Tahoma"/>
                <w:bCs/>
                <w:sz w:val="22"/>
                <w:szCs w:val="22"/>
              </w:rPr>
              <w:t xml:space="preserve">nº </w:t>
            </w:r>
            <w:r>
              <w:rPr>
                <w:rFonts w:ascii="Tahoma" w:hAnsi="Tahoma" w:cs="Tahoma"/>
                <w:sz w:val="22"/>
                <w:szCs w:val="22"/>
              </w:rPr>
              <w:t>35.227.845.390</w:t>
            </w:r>
            <w:r w:rsidR="00B83CFD" w:rsidRPr="003C2DE2">
              <w:rPr>
                <w:rFonts w:ascii="Tahoma" w:hAnsi="Tahoma" w:cs="Tahoma"/>
                <w:sz w:val="22"/>
                <w:szCs w:val="22"/>
              </w:rPr>
              <w:t>, na qualidade de subscritor das Debêntures (abaixo definidas) (“</w:t>
            </w:r>
            <w:r w:rsidR="00B83CFD" w:rsidRPr="003C2DE2">
              <w:rPr>
                <w:rFonts w:ascii="Tahoma" w:hAnsi="Tahoma" w:cs="Tahoma"/>
                <w:sz w:val="22"/>
                <w:szCs w:val="22"/>
                <w:u w:val="single"/>
              </w:rPr>
              <w:t>Debenturista</w:t>
            </w:r>
            <w:r w:rsidR="00B83CFD" w:rsidRPr="003C2DE2">
              <w:rPr>
                <w:rFonts w:ascii="Tahoma" w:hAnsi="Tahoma" w:cs="Tahoma"/>
                <w:sz w:val="22"/>
                <w:szCs w:val="22"/>
              </w:rPr>
              <w:t>”).</w:t>
            </w:r>
          </w:p>
        </w:tc>
      </w:tr>
    </w:tbl>
    <w:p w:rsidR="00B83CFD" w:rsidRPr="003C2DE2" w:rsidRDefault="00B83CFD" w:rsidP="008759F7">
      <w:pPr>
        <w:autoSpaceDE w:val="0"/>
        <w:autoSpaceDN w:val="0"/>
        <w:adjustRightInd w:val="0"/>
        <w:rPr>
          <w:rFonts w:ascii="Tahoma" w:hAnsi="Tahoma" w:cs="Tahoma"/>
          <w:b/>
          <w:sz w:val="22"/>
          <w:szCs w:val="22"/>
        </w:rPr>
      </w:pPr>
    </w:p>
    <w:p w:rsidR="00B83CFD" w:rsidRPr="003C2DE2" w:rsidRDefault="00B83CFD" w:rsidP="008759F7">
      <w:pPr>
        <w:jc w:val="both"/>
        <w:rPr>
          <w:rFonts w:ascii="Tahoma" w:hAnsi="Tahoma" w:cs="Tahoma"/>
          <w:b/>
          <w:sz w:val="22"/>
          <w:szCs w:val="22"/>
        </w:rPr>
      </w:pPr>
      <w:r w:rsidRPr="003C2DE2">
        <w:rPr>
          <w:rFonts w:ascii="Tahoma" w:hAnsi="Tahoma" w:cs="Tahoma"/>
          <w:b/>
          <w:sz w:val="22"/>
          <w:szCs w:val="22"/>
        </w:rPr>
        <w:t>Características da Emissão</w:t>
      </w:r>
    </w:p>
    <w:p w:rsidR="00B83CFD" w:rsidRPr="003C2DE2" w:rsidRDefault="00B83CFD" w:rsidP="008759F7">
      <w:pPr>
        <w:jc w:val="both"/>
        <w:rPr>
          <w:rFonts w:ascii="Tahoma" w:hAnsi="Tahoma" w:cs="Tahoma"/>
          <w:b/>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87"/>
      </w:tblGrid>
      <w:tr w:rsidR="00B83CFD" w:rsidRPr="003C2DE2" w:rsidTr="00DF6456">
        <w:tc>
          <w:tcPr>
            <w:tcW w:w="5000"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 xml:space="preserve">Foram emitidas </w:t>
            </w:r>
            <w:r w:rsidR="00917CBA">
              <w:rPr>
                <w:rFonts w:ascii="Tahoma" w:hAnsi="Tahoma" w:cs="Tahoma"/>
                <w:sz w:val="22"/>
                <w:szCs w:val="22"/>
              </w:rPr>
              <w:t>350.000</w:t>
            </w:r>
            <w:r w:rsidR="00D34B3C" w:rsidRPr="003C2DE2">
              <w:rPr>
                <w:rFonts w:ascii="Tahoma" w:hAnsi="Tahoma" w:cs="Tahoma"/>
                <w:sz w:val="22"/>
                <w:szCs w:val="22"/>
              </w:rPr>
              <w:t xml:space="preserve"> </w:t>
            </w:r>
            <w:r w:rsidRPr="003C2DE2">
              <w:rPr>
                <w:rFonts w:ascii="Tahoma" w:hAnsi="Tahoma" w:cs="Tahoma"/>
                <w:sz w:val="22"/>
                <w:szCs w:val="22"/>
              </w:rPr>
              <w:t>(</w:t>
            </w:r>
            <w:r w:rsidR="00917CBA">
              <w:rPr>
                <w:rFonts w:ascii="Tahoma" w:hAnsi="Tahoma" w:cs="Tahoma"/>
                <w:sz w:val="22"/>
                <w:szCs w:val="22"/>
              </w:rPr>
              <w:t>trezentas e cinquenta</w:t>
            </w:r>
            <w:r w:rsidRPr="003C2DE2">
              <w:rPr>
                <w:rFonts w:ascii="Tahoma" w:hAnsi="Tahoma" w:cs="Tahoma"/>
                <w:sz w:val="22"/>
                <w:szCs w:val="22"/>
              </w:rPr>
              <w:t xml:space="preserve">) Debêntures, com valor nominal unitário de R$1.000,00 (mil reais) em </w:t>
            </w:r>
            <w:r w:rsidR="007C6746">
              <w:rPr>
                <w:rFonts w:ascii="Tahoma" w:hAnsi="Tahoma" w:cs="Tahoma"/>
                <w:sz w:val="22"/>
                <w:szCs w:val="22"/>
              </w:rPr>
              <w:t>18</w:t>
            </w:r>
            <w:r w:rsidR="001A0F32">
              <w:rPr>
                <w:rFonts w:ascii="Tahoma" w:hAnsi="Tahoma" w:cs="Tahoma"/>
                <w:sz w:val="22"/>
                <w:szCs w:val="22"/>
              </w:rPr>
              <w:t xml:space="preserve"> </w:t>
            </w:r>
            <w:r w:rsidRPr="003C2DE2">
              <w:rPr>
                <w:rFonts w:ascii="Tahoma" w:hAnsi="Tahoma" w:cs="Tahoma"/>
                <w:sz w:val="22"/>
                <w:szCs w:val="22"/>
              </w:rPr>
              <w:t xml:space="preserve">de </w:t>
            </w:r>
            <w:r w:rsidR="001A0F32">
              <w:rPr>
                <w:rFonts w:ascii="Tahoma" w:hAnsi="Tahoma" w:cs="Tahoma"/>
                <w:sz w:val="22"/>
                <w:szCs w:val="22"/>
              </w:rPr>
              <w:t xml:space="preserve">setembro </w:t>
            </w:r>
            <w:r w:rsidRPr="003C2DE2">
              <w:rPr>
                <w:rFonts w:ascii="Tahoma" w:hAnsi="Tahoma" w:cs="Tahoma"/>
                <w:sz w:val="22"/>
                <w:szCs w:val="22"/>
              </w:rPr>
              <w:t>de 201</w:t>
            </w:r>
            <w:r w:rsidR="001A0F32">
              <w:rPr>
                <w:rFonts w:ascii="Tahoma" w:hAnsi="Tahoma" w:cs="Tahoma"/>
                <w:sz w:val="22"/>
                <w:szCs w:val="22"/>
              </w:rPr>
              <w:t>8</w:t>
            </w:r>
            <w:r w:rsidRPr="003C2DE2">
              <w:rPr>
                <w:rFonts w:ascii="Tahoma" w:hAnsi="Tahoma" w:cs="Tahoma"/>
                <w:sz w:val="22"/>
                <w:szCs w:val="22"/>
              </w:rPr>
              <w:t xml:space="preserve"> (“</w:t>
            </w:r>
            <w:r w:rsidRPr="003C2DE2">
              <w:rPr>
                <w:rFonts w:ascii="Tahoma" w:hAnsi="Tahoma" w:cs="Tahoma"/>
                <w:sz w:val="22"/>
                <w:szCs w:val="22"/>
                <w:u w:val="single"/>
              </w:rPr>
              <w:t>Emissão</w:t>
            </w:r>
            <w:r w:rsidRPr="003C2DE2">
              <w:rPr>
                <w:rFonts w:ascii="Tahoma" w:hAnsi="Tahoma" w:cs="Tahoma"/>
                <w:sz w:val="22"/>
                <w:szCs w:val="22"/>
              </w:rPr>
              <w:t>”).</w:t>
            </w: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r w:rsidRPr="003C2DE2">
              <w:rPr>
                <w:rFonts w:ascii="Tahoma" w:hAnsi="Tahoma" w:cs="Tahoma"/>
                <w:sz w:val="22"/>
                <w:szCs w:val="22"/>
              </w:rPr>
              <w:t xml:space="preserve">Após a subscrição da totalidade das Debêntures, a </w:t>
            </w:r>
            <w:r w:rsidR="001A0F32">
              <w:rPr>
                <w:rFonts w:ascii="Tahoma" w:hAnsi="Tahoma" w:cs="Tahoma"/>
                <w:sz w:val="22"/>
                <w:szCs w:val="22"/>
              </w:rPr>
              <w:t>Debenturista</w:t>
            </w:r>
            <w:r w:rsidRPr="003C2DE2">
              <w:rPr>
                <w:rFonts w:ascii="Tahoma" w:hAnsi="Tahoma" w:cs="Tahoma"/>
                <w:sz w:val="22"/>
                <w:szCs w:val="22"/>
              </w:rPr>
              <w:t xml:space="preserve"> será a única titular das Debêntures, passando a ser credora de todas as obrigações</w:t>
            </w:r>
            <w:r w:rsidRPr="003C2DE2">
              <w:rPr>
                <w:rFonts w:ascii="Tahoma" w:hAnsi="Tahoma" w:cs="Tahoma"/>
                <w:bCs/>
                <w:sz w:val="22"/>
                <w:szCs w:val="22"/>
              </w:rPr>
              <w:t xml:space="preserve">, principais e </w:t>
            </w:r>
            <w:r w:rsidRPr="003C2DE2">
              <w:rPr>
                <w:rFonts w:ascii="Tahoma" w:hAnsi="Tahoma" w:cs="Tahoma"/>
                <w:sz w:val="22"/>
                <w:szCs w:val="22"/>
              </w:rPr>
              <w:t>acessórias</w:t>
            </w:r>
            <w:r w:rsidRPr="003C2DE2">
              <w:rPr>
                <w:rFonts w:ascii="Tahoma" w:hAnsi="Tahoma" w:cs="Tahoma"/>
                <w:bCs/>
                <w:sz w:val="22"/>
                <w:szCs w:val="22"/>
              </w:rPr>
              <w:t>, devidas pela Emissora no âmbito das Debêntures,</w:t>
            </w:r>
            <w:r w:rsidRPr="003C2DE2">
              <w:rPr>
                <w:rFonts w:ascii="Tahoma" w:hAnsi="Tahoma" w:cs="Tahoma"/>
                <w:sz w:val="22"/>
                <w:szCs w:val="22"/>
              </w:rPr>
              <w:t xml:space="preserve"> as quais representam direitos creditórios do agronegócio nos termos do parágrafo </w:t>
            </w:r>
            <w:r w:rsidR="007E1031" w:rsidRPr="003C2DE2">
              <w:rPr>
                <w:rFonts w:ascii="Tahoma" w:hAnsi="Tahoma" w:cs="Tahoma"/>
                <w:sz w:val="22"/>
                <w:szCs w:val="22"/>
              </w:rPr>
              <w:t>primeiro</w:t>
            </w:r>
            <w:r w:rsidRPr="003C2DE2">
              <w:rPr>
                <w:rFonts w:ascii="Tahoma" w:hAnsi="Tahoma" w:cs="Tahoma"/>
                <w:sz w:val="22"/>
                <w:szCs w:val="22"/>
              </w:rPr>
              <w:t>, do artigo 23, da Lei nº 11.076, de 30 de dezembro de 2004, conforme alterada (“</w:t>
            </w:r>
            <w:r w:rsidRPr="003C2DE2">
              <w:rPr>
                <w:rFonts w:ascii="Tahoma" w:hAnsi="Tahoma" w:cs="Tahoma"/>
                <w:sz w:val="22"/>
                <w:szCs w:val="22"/>
                <w:u w:val="single"/>
              </w:rPr>
              <w:t>Lei 11.076</w:t>
            </w:r>
            <w:r w:rsidRPr="003C2DE2">
              <w:rPr>
                <w:rFonts w:ascii="Tahoma" w:hAnsi="Tahoma" w:cs="Tahoma"/>
                <w:sz w:val="22"/>
                <w:szCs w:val="22"/>
              </w:rPr>
              <w:t xml:space="preserve">”), nos termos </w:t>
            </w:r>
            <w:r w:rsidR="008839A3" w:rsidRPr="003C2DE2">
              <w:rPr>
                <w:rFonts w:ascii="Tahoma" w:hAnsi="Tahoma" w:cs="Tahoma"/>
                <w:sz w:val="22"/>
                <w:szCs w:val="22"/>
              </w:rPr>
              <w:t xml:space="preserve">da </w:t>
            </w:r>
            <w:r w:rsidRPr="003C2DE2">
              <w:rPr>
                <w:rFonts w:ascii="Tahoma" w:hAnsi="Tahoma" w:cs="Tahoma"/>
                <w:sz w:val="22"/>
                <w:szCs w:val="22"/>
              </w:rPr>
              <w:t>Escritura (“</w:t>
            </w:r>
            <w:r w:rsidRPr="003C2DE2">
              <w:rPr>
                <w:rFonts w:ascii="Tahoma" w:hAnsi="Tahoma" w:cs="Tahoma"/>
                <w:sz w:val="22"/>
                <w:szCs w:val="22"/>
                <w:u w:val="single"/>
              </w:rPr>
              <w:t>Créditos do Agronegócio</w:t>
            </w:r>
            <w:r w:rsidRPr="003C2DE2">
              <w:rPr>
                <w:rFonts w:ascii="Tahoma" w:hAnsi="Tahoma" w:cs="Tahoma"/>
                <w:sz w:val="22"/>
                <w:szCs w:val="22"/>
              </w:rPr>
              <w:t>”);</w:t>
            </w: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r w:rsidRPr="003C2DE2">
              <w:rPr>
                <w:rFonts w:ascii="Tahoma" w:hAnsi="Tahoma" w:cs="Tahoma"/>
                <w:sz w:val="22"/>
                <w:szCs w:val="22"/>
              </w:rPr>
              <w:t>A emissão dessas Debêntures se insere no contexto de uma operação de securitização de recebíveis do agronegócio que resultará na emissão de certificados de recebíveis do agronegócio aos quais os créditos devidos pela Emissora no âmbito das Debêntures serão vinculados como lastro (“</w:t>
            </w:r>
            <w:r w:rsidRPr="003C2DE2">
              <w:rPr>
                <w:rFonts w:ascii="Tahoma" w:hAnsi="Tahoma" w:cs="Tahoma"/>
                <w:sz w:val="22"/>
                <w:szCs w:val="22"/>
                <w:u w:val="single"/>
              </w:rPr>
              <w:t>Operação de Securitização</w:t>
            </w:r>
            <w:r w:rsidRPr="003C2DE2">
              <w:rPr>
                <w:rFonts w:ascii="Tahoma" w:hAnsi="Tahoma" w:cs="Tahoma"/>
                <w:sz w:val="22"/>
                <w:szCs w:val="22"/>
              </w:rPr>
              <w:t>”).</w:t>
            </w: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r w:rsidRPr="003C2DE2">
              <w:rPr>
                <w:rFonts w:ascii="Tahoma" w:hAnsi="Tahoma" w:cs="Tahoma"/>
                <w:sz w:val="22"/>
                <w:szCs w:val="22"/>
              </w:rPr>
              <w:t>A Debenturista realizará a transferência dos Créditos do Agronegócio à Securitizadora, nos termos do artigo 23 da Lei 11.076 e do “</w:t>
            </w:r>
            <w:r w:rsidRPr="003C2DE2">
              <w:rPr>
                <w:rFonts w:ascii="Tahoma" w:hAnsi="Tahoma" w:cs="Tahoma"/>
                <w:i/>
                <w:sz w:val="22"/>
                <w:szCs w:val="22"/>
              </w:rPr>
              <w:t>Contrato de Aquisição e Transferência de Debêntures</w:t>
            </w:r>
            <w:r w:rsidRPr="003C2DE2">
              <w:rPr>
                <w:rFonts w:ascii="Tahoma" w:hAnsi="Tahoma" w:cs="Tahoma"/>
                <w:sz w:val="22"/>
                <w:szCs w:val="22"/>
              </w:rPr>
              <w:t>” ("</w:t>
            </w:r>
            <w:r w:rsidRPr="003C2DE2">
              <w:rPr>
                <w:rFonts w:ascii="Tahoma" w:hAnsi="Tahoma" w:cs="Tahoma"/>
                <w:sz w:val="22"/>
                <w:szCs w:val="22"/>
                <w:u w:val="single"/>
              </w:rPr>
              <w:t xml:space="preserve">Contrato de </w:t>
            </w:r>
            <w:r w:rsidR="00BE69E8" w:rsidRPr="003C2DE2">
              <w:rPr>
                <w:rFonts w:ascii="Tahoma" w:hAnsi="Tahoma" w:cs="Tahoma"/>
                <w:sz w:val="22"/>
                <w:szCs w:val="22"/>
                <w:u w:val="single"/>
              </w:rPr>
              <w:t xml:space="preserve">Aquisição </w:t>
            </w:r>
            <w:r w:rsidRPr="003C2DE2">
              <w:rPr>
                <w:rFonts w:ascii="Tahoma" w:hAnsi="Tahoma" w:cs="Tahoma"/>
                <w:sz w:val="22"/>
                <w:szCs w:val="22"/>
                <w:u w:val="single"/>
              </w:rPr>
              <w:t>de Debêntures</w:t>
            </w:r>
            <w:r w:rsidRPr="003C2DE2">
              <w:rPr>
                <w:rFonts w:ascii="Tahoma" w:hAnsi="Tahoma" w:cs="Tahoma"/>
                <w:sz w:val="22"/>
                <w:szCs w:val="22"/>
              </w:rPr>
              <w:t>"), para que os Créditos do Agronegócio sirvam de lastro para emissão dos CRA.</w:t>
            </w: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r w:rsidRPr="003C2DE2">
              <w:rPr>
                <w:rFonts w:ascii="Tahoma" w:hAnsi="Tahoma" w:cs="Tahoma"/>
                <w:sz w:val="22"/>
                <w:szCs w:val="22"/>
              </w:rPr>
              <w:t xml:space="preserve">Os CRA serão distribuídos por meio de oferta pública </w:t>
            </w:r>
            <w:r w:rsidR="001A0F32">
              <w:rPr>
                <w:rFonts w:ascii="Tahoma" w:hAnsi="Tahoma" w:cs="Tahoma"/>
                <w:sz w:val="22"/>
                <w:szCs w:val="22"/>
              </w:rPr>
              <w:t xml:space="preserve">com esforços restritos de distribuição, </w:t>
            </w:r>
            <w:r w:rsidRPr="003C2DE2">
              <w:rPr>
                <w:rFonts w:ascii="Tahoma" w:hAnsi="Tahoma" w:cs="Tahoma"/>
                <w:sz w:val="22"/>
                <w:szCs w:val="22"/>
              </w:rPr>
              <w:t>nos termos da Instrução da CVM nº 4</w:t>
            </w:r>
            <w:r w:rsidR="001A0F32">
              <w:rPr>
                <w:rFonts w:ascii="Tahoma" w:hAnsi="Tahoma" w:cs="Tahoma"/>
                <w:sz w:val="22"/>
                <w:szCs w:val="22"/>
              </w:rPr>
              <w:t>76</w:t>
            </w:r>
            <w:r w:rsidRPr="003C2DE2">
              <w:rPr>
                <w:rFonts w:ascii="Tahoma" w:hAnsi="Tahoma" w:cs="Tahoma"/>
                <w:sz w:val="22"/>
                <w:szCs w:val="22"/>
              </w:rPr>
              <w:t xml:space="preserve">, de </w:t>
            </w:r>
            <w:r w:rsidR="001A0F32">
              <w:rPr>
                <w:rFonts w:ascii="Tahoma" w:hAnsi="Tahoma" w:cs="Tahoma"/>
                <w:sz w:val="22"/>
                <w:szCs w:val="22"/>
              </w:rPr>
              <w:t>16</w:t>
            </w:r>
            <w:r w:rsidRPr="003C2DE2">
              <w:rPr>
                <w:rFonts w:ascii="Tahoma" w:hAnsi="Tahoma" w:cs="Tahoma"/>
                <w:sz w:val="22"/>
                <w:szCs w:val="22"/>
              </w:rPr>
              <w:t xml:space="preserve"> de </w:t>
            </w:r>
            <w:r w:rsidR="001A0F32">
              <w:rPr>
                <w:rFonts w:ascii="Tahoma" w:hAnsi="Tahoma" w:cs="Tahoma"/>
                <w:sz w:val="22"/>
                <w:szCs w:val="22"/>
              </w:rPr>
              <w:t xml:space="preserve">janeiro </w:t>
            </w:r>
            <w:r w:rsidRPr="003C2DE2">
              <w:rPr>
                <w:rFonts w:ascii="Tahoma" w:hAnsi="Tahoma" w:cs="Tahoma"/>
                <w:sz w:val="22"/>
                <w:szCs w:val="22"/>
              </w:rPr>
              <w:t>de 200</w:t>
            </w:r>
            <w:r w:rsidR="001A0F32">
              <w:rPr>
                <w:rFonts w:ascii="Tahoma" w:hAnsi="Tahoma" w:cs="Tahoma"/>
                <w:sz w:val="22"/>
                <w:szCs w:val="22"/>
              </w:rPr>
              <w:t>9</w:t>
            </w:r>
            <w:r w:rsidRPr="003C2DE2">
              <w:rPr>
                <w:rFonts w:ascii="Tahoma" w:hAnsi="Tahoma" w:cs="Tahoma"/>
                <w:sz w:val="22"/>
                <w:szCs w:val="22"/>
              </w:rPr>
              <w:t>, conforme alterada (“</w:t>
            </w:r>
            <w:r w:rsidRPr="003C2DE2">
              <w:rPr>
                <w:rFonts w:ascii="Tahoma" w:hAnsi="Tahoma" w:cs="Tahoma"/>
                <w:sz w:val="22"/>
                <w:szCs w:val="22"/>
                <w:u w:val="single"/>
              </w:rPr>
              <w:t>Oferta</w:t>
            </w:r>
            <w:r w:rsidR="00B44283">
              <w:rPr>
                <w:rFonts w:ascii="Tahoma" w:hAnsi="Tahoma" w:cs="Tahoma"/>
                <w:sz w:val="22"/>
                <w:szCs w:val="22"/>
                <w:u w:val="single"/>
              </w:rPr>
              <w:t xml:space="preserve"> Restrita</w:t>
            </w:r>
            <w:r w:rsidRPr="003C2DE2">
              <w:rPr>
                <w:rFonts w:ascii="Tahoma" w:hAnsi="Tahoma" w:cs="Tahoma"/>
                <w:sz w:val="22"/>
                <w:szCs w:val="22"/>
              </w:rPr>
              <w:t>” e “</w:t>
            </w:r>
            <w:r w:rsidRPr="003C2DE2">
              <w:rPr>
                <w:rFonts w:ascii="Tahoma" w:hAnsi="Tahoma" w:cs="Tahoma"/>
                <w:sz w:val="22"/>
                <w:szCs w:val="22"/>
                <w:u w:val="single"/>
              </w:rPr>
              <w:t>Instrução CVM 4</w:t>
            </w:r>
            <w:r w:rsidR="001A0F32">
              <w:rPr>
                <w:rFonts w:ascii="Tahoma" w:hAnsi="Tahoma" w:cs="Tahoma"/>
                <w:sz w:val="22"/>
                <w:szCs w:val="22"/>
                <w:u w:val="single"/>
              </w:rPr>
              <w:t>76</w:t>
            </w:r>
            <w:r w:rsidRPr="003C2DE2">
              <w:rPr>
                <w:rFonts w:ascii="Tahoma" w:hAnsi="Tahoma" w:cs="Tahoma"/>
                <w:sz w:val="22"/>
                <w:szCs w:val="22"/>
              </w:rPr>
              <w:t>”) e serão destinados a investidores</w:t>
            </w:r>
            <w:r w:rsidR="001A0F32">
              <w:rPr>
                <w:rFonts w:ascii="Tahoma" w:hAnsi="Tahoma" w:cs="Tahoma"/>
                <w:sz w:val="22"/>
                <w:szCs w:val="22"/>
              </w:rPr>
              <w:t xml:space="preserve"> profissionais, conforme definidos no artigo 9º-A e seus respectivos incisos e no artigo</w:t>
            </w:r>
            <w:r w:rsidR="00443F19" w:rsidRPr="003C2DE2">
              <w:rPr>
                <w:rFonts w:ascii="Tahoma" w:hAnsi="Tahoma" w:cs="Tahoma"/>
                <w:sz w:val="22"/>
                <w:szCs w:val="22"/>
              </w:rPr>
              <w:t xml:space="preserve"> 9º</w:t>
            </w:r>
            <w:r w:rsidR="009C1B37" w:rsidRPr="003C2DE2">
              <w:rPr>
                <w:rFonts w:ascii="Tahoma" w:hAnsi="Tahoma" w:cs="Tahoma"/>
                <w:sz w:val="22"/>
                <w:szCs w:val="22"/>
              </w:rPr>
              <w:t>-</w:t>
            </w:r>
            <w:r w:rsidR="00443F19" w:rsidRPr="003C2DE2">
              <w:rPr>
                <w:rFonts w:ascii="Tahoma" w:hAnsi="Tahoma" w:cs="Tahoma"/>
                <w:sz w:val="22"/>
                <w:szCs w:val="22"/>
              </w:rPr>
              <w:t xml:space="preserve">C </w:t>
            </w:r>
            <w:r w:rsidRPr="003C2DE2">
              <w:rPr>
                <w:rFonts w:ascii="Tahoma" w:hAnsi="Tahoma" w:cs="Tahoma"/>
                <w:sz w:val="22"/>
                <w:szCs w:val="22"/>
              </w:rPr>
              <w:t>da Instrução CVM nº 539, de 13 de novembro de 2013, conforme alterada, futuros titulares dos CRA (“</w:t>
            </w:r>
            <w:r w:rsidRPr="003C2DE2">
              <w:rPr>
                <w:rFonts w:ascii="Tahoma" w:hAnsi="Tahoma" w:cs="Tahoma"/>
                <w:sz w:val="22"/>
                <w:szCs w:val="22"/>
                <w:u w:val="single"/>
              </w:rPr>
              <w:t>Titulares de CRA</w:t>
            </w:r>
            <w:r w:rsidRPr="003C2DE2">
              <w:rPr>
                <w:rFonts w:ascii="Tahoma" w:hAnsi="Tahoma" w:cs="Tahoma"/>
                <w:sz w:val="22"/>
                <w:szCs w:val="22"/>
              </w:rPr>
              <w:t>”).</w:t>
            </w:r>
            <w:r w:rsidR="00114031" w:rsidRPr="003C2DE2">
              <w:rPr>
                <w:rFonts w:ascii="Tahoma" w:eastAsia="Arial Unicode MS" w:hAnsi="Tahoma" w:cs="Tahoma"/>
                <w:sz w:val="22"/>
                <w:szCs w:val="22"/>
              </w:rPr>
              <w:t xml:space="preserve"> </w:t>
            </w:r>
          </w:p>
          <w:p w:rsidR="00B83CFD" w:rsidRPr="003C2DE2" w:rsidRDefault="00B83CFD" w:rsidP="008759F7">
            <w:pPr>
              <w:jc w:val="both"/>
              <w:rPr>
                <w:rFonts w:ascii="Tahoma" w:hAnsi="Tahoma" w:cs="Tahoma"/>
                <w:sz w:val="22"/>
                <w:szCs w:val="22"/>
              </w:rPr>
            </w:pPr>
          </w:p>
          <w:p w:rsidR="00380929" w:rsidRPr="003C2DE2" w:rsidRDefault="00380929" w:rsidP="008759F7">
            <w:pPr>
              <w:jc w:val="both"/>
              <w:rPr>
                <w:rFonts w:ascii="Tahoma" w:eastAsia="Arial Unicode MS" w:hAnsi="Tahoma" w:cs="Tahoma"/>
                <w:sz w:val="22"/>
                <w:szCs w:val="22"/>
              </w:rPr>
            </w:pPr>
            <w:r w:rsidRPr="003C2DE2">
              <w:rPr>
                <w:rFonts w:ascii="Tahoma" w:eastAsia="Arial Unicode MS" w:hAnsi="Tahoma" w:cs="Tahoma"/>
                <w:sz w:val="22"/>
                <w:szCs w:val="22"/>
              </w:rPr>
              <w:t xml:space="preserve">A Emissão </w:t>
            </w:r>
            <w:r w:rsidR="00D34B3C" w:rsidRPr="003C2DE2">
              <w:rPr>
                <w:rFonts w:ascii="Tahoma" w:eastAsia="Arial Unicode MS" w:hAnsi="Tahoma" w:cs="Tahoma"/>
                <w:sz w:val="22"/>
                <w:szCs w:val="22"/>
              </w:rPr>
              <w:t>foi</w:t>
            </w:r>
            <w:r w:rsidRPr="003C2DE2">
              <w:rPr>
                <w:rFonts w:ascii="Tahoma" w:eastAsia="Arial Unicode MS" w:hAnsi="Tahoma" w:cs="Tahoma"/>
                <w:sz w:val="22"/>
                <w:szCs w:val="22"/>
              </w:rPr>
              <w:t xml:space="preserve"> realizada e a Escritura </w:t>
            </w:r>
            <w:r w:rsidR="00D34B3C" w:rsidRPr="003C2DE2">
              <w:rPr>
                <w:rFonts w:ascii="Tahoma" w:eastAsia="Arial Unicode MS" w:hAnsi="Tahoma" w:cs="Tahoma"/>
                <w:sz w:val="22"/>
                <w:szCs w:val="22"/>
              </w:rPr>
              <w:t>foi</w:t>
            </w:r>
            <w:r w:rsidRPr="003C2DE2">
              <w:rPr>
                <w:rFonts w:ascii="Tahoma" w:eastAsia="Arial Unicode MS" w:hAnsi="Tahoma" w:cs="Tahoma"/>
                <w:sz w:val="22"/>
                <w:szCs w:val="22"/>
              </w:rPr>
              <w:t xml:space="preserve"> celebrada com base nas deliberações </w:t>
            </w:r>
            <w:r w:rsidRPr="003C2DE2">
              <w:rPr>
                <w:rFonts w:ascii="Tahoma" w:hAnsi="Tahoma" w:cs="Tahoma"/>
                <w:sz w:val="22"/>
                <w:szCs w:val="22"/>
              </w:rPr>
              <w:t>tomadas</w:t>
            </w:r>
            <w:r w:rsidRPr="003C2DE2">
              <w:rPr>
                <w:rFonts w:ascii="Tahoma" w:eastAsia="Arial Unicode MS" w:hAnsi="Tahoma" w:cs="Tahoma"/>
                <w:sz w:val="22"/>
                <w:szCs w:val="22"/>
              </w:rPr>
              <w:t xml:space="preserve"> pelo Conselho de Administração da Emissora em reunião realizada em </w:t>
            </w:r>
            <w:r w:rsidR="001D5BCA" w:rsidRPr="003C2DE2">
              <w:rPr>
                <w:rFonts w:ascii="Tahoma" w:hAnsi="Tahoma" w:cs="Tahoma"/>
                <w:sz w:val="22"/>
                <w:szCs w:val="22"/>
              </w:rPr>
              <w:t>2</w:t>
            </w:r>
            <w:r w:rsidR="001A0F32">
              <w:rPr>
                <w:rFonts w:ascii="Tahoma" w:hAnsi="Tahoma" w:cs="Tahoma"/>
                <w:sz w:val="22"/>
                <w:szCs w:val="22"/>
              </w:rPr>
              <w:t>9</w:t>
            </w:r>
            <w:r w:rsidRPr="003C2DE2">
              <w:rPr>
                <w:rFonts w:ascii="Tahoma" w:eastAsia="Arial Unicode MS" w:hAnsi="Tahoma" w:cs="Tahoma"/>
                <w:sz w:val="22"/>
                <w:szCs w:val="22"/>
              </w:rPr>
              <w:t xml:space="preserve"> de </w:t>
            </w:r>
            <w:r w:rsidR="001A0F32">
              <w:rPr>
                <w:rFonts w:ascii="Tahoma" w:hAnsi="Tahoma" w:cs="Tahoma"/>
                <w:sz w:val="22"/>
                <w:szCs w:val="22"/>
              </w:rPr>
              <w:t xml:space="preserve">agosto </w:t>
            </w:r>
            <w:r w:rsidRPr="003C2DE2">
              <w:rPr>
                <w:rFonts w:ascii="Tahoma" w:eastAsia="Arial Unicode MS" w:hAnsi="Tahoma" w:cs="Tahoma"/>
                <w:sz w:val="22"/>
                <w:szCs w:val="22"/>
              </w:rPr>
              <w:t>de 201</w:t>
            </w:r>
            <w:r w:rsidR="001A0F32">
              <w:rPr>
                <w:rFonts w:ascii="Tahoma" w:eastAsia="Arial Unicode MS" w:hAnsi="Tahoma" w:cs="Tahoma"/>
                <w:sz w:val="22"/>
                <w:szCs w:val="22"/>
              </w:rPr>
              <w:t>8</w:t>
            </w:r>
            <w:r w:rsidRPr="003C2DE2">
              <w:rPr>
                <w:rFonts w:ascii="Tahoma" w:eastAsia="Arial Unicode MS" w:hAnsi="Tahoma" w:cs="Tahoma"/>
                <w:sz w:val="22"/>
                <w:szCs w:val="22"/>
              </w:rPr>
              <w:t xml:space="preserve"> (“</w:t>
            </w:r>
            <w:r w:rsidRPr="003C2DE2">
              <w:rPr>
                <w:rFonts w:ascii="Tahoma" w:eastAsia="Arial Unicode MS" w:hAnsi="Tahoma" w:cs="Tahoma"/>
                <w:sz w:val="22"/>
                <w:szCs w:val="22"/>
                <w:u w:val="single"/>
              </w:rPr>
              <w:t>RCA</w:t>
            </w:r>
            <w:r w:rsidRPr="003C2DE2">
              <w:rPr>
                <w:rFonts w:ascii="Tahoma" w:eastAsia="Arial Unicode MS" w:hAnsi="Tahoma" w:cs="Tahoma"/>
                <w:sz w:val="22"/>
                <w:szCs w:val="22"/>
              </w:rPr>
              <w:t>”), por meio da qual se aprovou a presente Emissão, incluindo seus termos e condições, conforme o disposto no artigo 59</w:t>
            </w:r>
            <w:r w:rsidR="001A0F32">
              <w:rPr>
                <w:rFonts w:ascii="Tahoma" w:eastAsia="Arial Unicode MS" w:hAnsi="Tahoma" w:cs="Tahoma"/>
                <w:sz w:val="22"/>
                <w:szCs w:val="22"/>
              </w:rPr>
              <w:t>, § 1º,</w:t>
            </w:r>
            <w:r w:rsidRPr="003C2DE2">
              <w:rPr>
                <w:rFonts w:ascii="Tahoma" w:eastAsia="Arial Unicode MS" w:hAnsi="Tahoma" w:cs="Tahoma"/>
                <w:sz w:val="22"/>
                <w:szCs w:val="22"/>
              </w:rPr>
              <w:t xml:space="preserve"> da Lei 6.404, de 15 de dezembro de 1976, conforme alterada (“</w:t>
            </w:r>
            <w:r w:rsidRPr="003C2DE2">
              <w:rPr>
                <w:rFonts w:ascii="Tahoma" w:eastAsia="Arial Unicode MS" w:hAnsi="Tahoma" w:cs="Tahoma"/>
                <w:sz w:val="22"/>
                <w:szCs w:val="22"/>
                <w:u w:val="single"/>
              </w:rPr>
              <w:t>Lei das Sociedades por Ações</w:t>
            </w:r>
            <w:r w:rsidRPr="003C2DE2">
              <w:rPr>
                <w:rFonts w:ascii="Tahoma" w:eastAsia="Arial Unicode MS" w:hAnsi="Tahoma" w:cs="Tahoma"/>
                <w:sz w:val="22"/>
                <w:szCs w:val="22"/>
              </w:rPr>
              <w:t>”).</w:t>
            </w:r>
            <w:r w:rsidR="003D2186">
              <w:rPr>
                <w:rFonts w:ascii="Tahoma" w:eastAsia="Arial Unicode MS" w:hAnsi="Tahoma" w:cs="Tahoma"/>
                <w:sz w:val="22"/>
                <w:szCs w:val="22"/>
              </w:rPr>
              <w:t xml:space="preserve"> </w:t>
            </w:r>
          </w:p>
          <w:p w:rsidR="00B83CFD" w:rsidRPr="003C2DE2" w:rsidRDefault="00B83CFD" w:rsidP="008759F7">
            <w:pPr>
              <w:jc w:val="both"/>
              <w:rPr>
                <w:rFonts w:ascii="Tahoma" w:hAnsi="Tahoma" w:cs="Tahoma"/>
                <w:sz w:val="22"/>
                <w:szCs w:val="22"/>
              </w:rPr>
            </w:pPr>
          </w:p>
        </w:tc>
      </w:tr>
    </w:tbl>
    <w:p w:rsidR="00B83CFD" w:rsidRPr="003C2DE2" w:rsidRDefault="00B83CFD" w:rsidP="008759F7">
      <w:pPr>
        <w:jc w:val="both"/>
        <w:rPr>
          <w:rFonts w:ascii="Tahoma" w:hAnsi="Tahoma" w:cs="Tahoma"/>
          <w:b/>
          <w:sz w:val="22"/>
          <w:szCs w:val="22"/>
        </w:rPr>
      </w:pPr>
    </w:p>
    <w:p w:rsidR="003E3D03" w:rsidRPr="003C2DE2" w:rsidRDefault="00B83CFD" w:rsidP="008759F7">
      <w:pPr>
        <w:jc w:val="both"/>
        <w:rPr>
          <w:rFonts w:ascii="Tahoma" w:hAnsi="Tahoma" w:cs="Tahoma"/>
          <w:b/>
          <w:sz w:val="22"/>
          <w:szCs w:val="22"/>
        </w:rPr>
      </w:pPr>
      <w:r w:rsidRPr="003C2DE2">
        <w:rPr>
          <w:rFonts w:ascii="Tahoma" w:hAnsi="Tahoma" w:cs="Tahoma"/>
          <w:b/>
          <w:sz w:val="22"/>
          <w:szCs w:val="22"/>
        </w:rPr>
        <w:t>Identificação do Subscritor</w:t>
      </w:r>
    </w:p>
    <w:p w:rsidR="00B83CFD" w:rsidRPr="003C2DE2" w:rsidRDefault="00B83CFD" w:rsidP="008759F7">
      <w:pPr>
        <w:jc w:val="both"/>
        <w:rPr>
          <w:rFonts w:ascii="Tahoma" w:hAnsi="Tahoma" w:cs="Tahoma"/>
          <w:b/>
          <w:sz w:val="22"/>
          <w:szCs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84"/>
        <w:gridCol w:w="1419"/>
        <w:gridCol w:w="1168"/>
        <w:gridCol w:w="1464"/>
        <w:gridCol w:w="10"/>
        <w:gridCol w:w="1161"/>
        <w:gridCol w:w="1681"/>
      </w:tblGrid>
      <w:tr w:rsidR="00B83CFD" w:rsidRPr="003C2DE2" w:rsidTr="00DF6456">
        <w:tc>
          <w:tcPr>
            <w:tcW w:w="4095" w:type="pct"/>
            <w:gridSpan w:val="6"/>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 xml:space="preserve">Nome: </w:t>
            </w:r>
          </w:p>
          <w:p w:rsidR="00B83CFD" w:rsidRPr="003C2DE2" w:rsidRDefault="009B5CAE" w:rsidP="008759F7">
            <w:pPr>
              <w:jc w:val="both"/>
              <w:rPr>
                <w:rFonts w:ascii="Tahoma" w:hAnsi="Tahoma" w:cs="Tahoma"/>
                <w:b/>
                <w:sz w:val="22"/>
                <w:szCs w:val="22"/>
              </w:rPr>
            </w:pPr>
            <w:r>
              <w:rPr>
                <w:rFonts w:ascii="Tahoma" w:hAnsi="Tahoma" w:cs="Tahoma"/>
                <w:b/>
                <w:smallCaps/>
                <w:sz w:val="22"/>
                <w:szCs w:val="22"/>
              </w:rPr>
              <w:t>ARES SERVIÇOS IMOBILIÁRIOS LTDA.</w:t>
            </w:r>
          </w:p>
        </w:tc>
        <w:tc>
          <w:tcPr>
            <w:tcW w:w="905"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Tel.:</w:t>
            </w:r>
          </w:p>
          <w:p w:rsidR="00B83CFD" w:rsidRPr="006E0030" w:rsidRDefault="00E437EB" w:rsidP="00E437EB">
            <w:pPr>
              <w:jc w:val="both"/>
              <w:rPr>
                <w:rFonts w:ascii="Tahoma" w:hAnsi="Tahoma" w:cs="Tahoma"/>
                <w:b/>
                <w:sz w:val="22"/>
                <w:szCs w:val="22"/>
              </w:rPr>
            </w:pPr>
            <w:r w:rsidRPr="003C2DE2">
              <w:rPr>
                <w:rFonts w:ascii="Tahoma" w:eastAsia="Arial Unicode MS" w:hAnsi="Tahoma" w:cs="Tahoma"/>
                <w:w w:val="0"/>
                <w:sz w:val="22"/>
                <w:szCs w:val="22"/>
              </w:rPr>
              <w:t>(</w:t>
            </w:r>
            <w:r>
              <w:rPr>
                <w:rFonts w:ascii="Tahoma" w:eastAsia="Arial Unicode MS" w:hAnsi="Tahoma" w:cs="Tahoma"/>
                <w:w w:val="0"/>
                <w:sz w:val="22"/>
                <w:szCs w:val="22"/>
              </w:rPr>
              <w:t>11</w:t>
            </w:r>
            <w:r w:rsidRPr="003C2DE2">
              <w:rPr>
                <w:rFonts w:ascii="Tahoma" w:eastAsia="Arial Unicode MS" w:hAnsi="Tahoma" w:cs="Tahoma"/>
                <w:w w:val="0"/>
                <w:sz w:val="22"/>
                <w:szCs w:val="22"/>
              </w:rPr>
              <w:t xml:space="preserve">) </w:t>
            </w:r>
            <w:r>
              <w:rPr>
                <w:rFonts w:ascii="Tahoma" w:eastAsia="Arial Unicode MS" w:hAnsi="Tahoma" w:cs="Tahoma"/>
                <w:w w:val="0"/>
                <w:sz w:val="22"/>
                <w:szCs w:val="22"/>
              </w:rPr>
              <w:t>3071-4475</w:t>
            </w:r>
          </w:p>
        </w:tc>
      </w:tr>
      <w:tr w:rsidR="00B83CFD" w:rsidRPr="003C2DE2" w:rsidTr="00DF6456">
        <w:trPr>
          <w:cantSplit/>
          <w:trHeight w:val="412"/>
        </w:trPr>
        <w:tc>
          <w:tcPr>
            <w:tcW w:w="3465" w:type="pct"/>
            <w:gridSpan w:val="4"/>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Endereço:</w:t>
            </w:r>
          </w:p>
          <w:p w:rsidR="00B83CFD" w:rsidRPr="003C2DE2" w:rsidRDefault="009B5CAE" w:rsidP="008759F7">
            <w:pPr>
              <w:jc w:val="both"/>
              <w:rPr>
                <w:rFonts w:ascii="Tahoma" w:hAnsi="Tahoma" w:cs="Tahoma"/>
                <w:sz w:val="22"/>
                <w:szCs w:val="22"/>
              </w:rPr>
            </w:pPr>
            <w:r>
              <w:rPr>
                <w:rFonts w:ascii="Tahoma" w:hAnsi="Tahoma" w:cs="Tahoma"/>
                <w:sz w:val="22"/>
                <w:szCs w:val="22"/>
              </w:rPr>
              <w:t>Avenida Santo Amaro, 48, 1º andar, conjunto 12</w:t>
            </w:r>
          </w:p>
        </w:tc>
        <w:tc>
          <w:tcPr>
            <w:tcW w:w="1535" w:type="pct"/>
            <w:gridSpan w:val="3"/>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E-mail:</w:t>
            </w:r>
          </w:p>
          <w:p w:rsidR="00B83CFD" w:rsidRPr="006E0030" w:rsidRDefault="00240BDE" w:rsidP="008759F7">
            <w:pPr>
              <w:jc w:val="both"/>
              <w:rPr>
                <w:rFonts w:ascii="Tahoma" w:hAnsi="Tahoma" w:cs="Tahoma"/>
                <w:sz w:val="22"/>
                <w:szCs w:val="22"/>
              </w:rPr>
            </w:pPr>
            <w:hyperlink r:id="rId19" w:history="1">
              <w:r w:rsidR="00E437EB" w:rsidRPr="002D6632">
                <w:rPr>
                  <w:rStyle w:val="Hyperlink"/>
                  <w:rFonts w:ascii="Tahoma" w:hAnsi="Tahoma" w:cs="Tahoma"/>
                  <w:sz w:val="22"/>
                  <w:szCs w:val="22"/>
                </w:rPr>
                <w:t>juridico@apicesec.com.br</w:t>
              </w:r>
            </w:hyperlink>
            <w:r w:rsidR="00E437EB">
              <w:rPr>
                <w:rFonts w:ascii="Tahoma" w:hAnsi="Tahoma" w:cs="Tahoma"/>
                <w:sz w:val="22"/>
                <w:szCs w:val="22"/>
              </w:rPr>
              <w:t xml:space="preserve"> e middle@apicesec.com.br</w:t>
            </w:r>
          </w:p>
        </w:tc>
      </w:tr>
      <w:tr w:rsidR="00B83CFD" w:rsidRPr="003C2DE2" w:rsidTr="00DF6456">
        <w:tc>
          <w:tcPr>
            <w:tcW w:w="1284"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Bairro:</w:t>
            </w:r>
          </w:p>
          <w:p w:rsidR="00B83CFD" w:rsidRPr="003C2DE2" w:rsidRDefault="009B5CAE" w:rsidP="008759F7">
            <w:pPr>
              <w:jc w:val="both"/>
              <w:rPr>
                <w:rFonts w:ascii="Tahoma" w:hAnsi="Tahoma" w:cs="Tahoma"/>
                <w:sz w:val="22"/>
                <w:szCs w:val="22"/>
              </w:rPr>
            </w:pPr>
            <w:r>
              <w:rPr>
                <w:rFonts w:ascii="Tahoma" w:hAnsi="Tahoma" w:cs="Tahoma"/>
                <w:sz w:val="22"/>
                <w:szCs w:val="22"/>
              </w:rPr>
              <w:t>Itaim Bibi</w:t>
            </w:r>
          </w:p>
        </w:tc>
        <w:tc>
          <w:tcPr>
            <w:tcW w:w="1393" w:type="pct"/>
            <w:gridSpan w:val="2"/>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CEP:</w:t>
            </w:r>
          </w:p>
          <w:p w:rsidR="00B83CFD" w:rsidRPr="003C2DE2" w:rsidRDefault="009B5CAE" w:rsidP="008759F7">
            <w:pPr>
              <w:jc w:val="both"/>
              <w:rPr>
                <w:rFonts w:ascii="Tahoma" w:hAnsi="Tahoma" w:cs="Tahoma"/>
                <w:sz w:val="22"/>
                <w:szCs w:val="22"/>
              </w:rPr>
            </w:pPr>
            <w:r>
              <w:rPr>
                <w:rFonts w:ascii="Tahoma" w:hAnsi="Tahoma" w:cs="Tahoma"/>
                <w:sz w:val="22"/>
                <w:szCs w:val="22"/>
              </w:rPr>
              <w:t>04506-000</w:t>
            </w:r>
          </w:p>
        </w:tc>
        <w:tc>
          <w:tcPr>
            <w:tcW w:w="1417" w:type="pct"/>
            <w:gridSpan w:val="3"/>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Cidade:</w:t>
            </w:r>
          </w:p>
          <w:p w:rsidR="00B83CFD" w:rsidRPr="003C2DE2" w:rsidRDefault="009B5CAE" w:rsidP="008759F7">
            <w:pPr>
              <w:jc w:val="both"/>
              <w:rPr>
                <w:rFonts w:ascii="Tahoma" w:hAnsi="Tahoma" w:cs="Tahoma"/>
                <w:sz w:val="22"/>
                <w:szCs w:val="22"/>
              </w:rPr>
            </w:pPr>
            <w:r>
              <w:rPr>
                <w:rFonts w:ascii="Tahoma" w:hAnsi="Tahoma" w:cs="Tahoma"/>
                <w:sz w:val="22"/>
                <w:szCs w:val="22"/>
              </w:rPr>
              <w:t>São Paulo</w:t>
            </w:r>
          </w:p>
        </w:tc>
        <w:tc>
          <w:tcPr>
            <w:tcW w:w="905"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UF:</w:t>
            </w:r>
          </w:p>
          <w:p w:rsidR="00B83CFD" w:rsidRPr="003C2DE2" w:rsidRDefault="009B5CAE" w:rsidP="008759F7">
            <w:pPr>
              <w:jc w:val="both"/>
              <w:rPr>
                <w:rFonts w:ascii="Tahoma" w:hAnsi="Tahoma" w:cs="Tahoma"/>
                <w:sz w:val="22"/>
                <w:szCs w:val="22"/>
              </w:rPr>
            </w:pPr>
            <w:r>
              <w:rPr>
                <w:rFonts w:ascii="Tahoma" w:hAnsi="Tahoma" w:cs="Tahoma"/>
                <w:sz w:val="22"/>
                <w:szCs w:val="22"/>
              </w:rPr>
              <w:t>SP</w:t>
            </w:r>
          </w:p>
        </w:tc>
      </w:tr>
      <w:tr w:rsidR="00B83CFD" w:rsidRPr="003C2DE2" w:rsidTr="00DF6456">
        <w:tc>
          <w:tcPr>
            <w:tcW w:w="1284"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 xml:space="preserve">Nacionalidade: </w:t>
            </w:r>
          </w:p>
          <w:p w:rsidR="00B83CFD" w:rsidRPr="003C2DE2" w:rsidRDefault="009B5CAE" w:rsidP="008759F7">
            <w:pPr>
              <w:jc w:val="both"/>
              <w:rPr>
                <w:rFonts w:ascii="Tahoma" w:hAnsi="Tahoma" w:cs="Tahoma"/>
                <w:sz w:val="22"/>
                <w:szCs w:val="22"/>
              </w:rPr>
            </w:pPr>
            <w:r>
              <w:rPr>
                <w:rFonts w:ascii="Tahoma" w:hAnsi="Tahoma" w:cs="Tahoma"/>
                <w:sz w:val="22"/>
                <w:szCs w:val="22"/>
              </w:rPr>
              <w:t>N/A</w:t>
            </w:r>
          </w:p>
        </w:tc>
        <w:tc>
          <w:tcPr>
            <w:tcW w:w="1393" w:type="pct"/>
            <w:gridSpan w:val="2"/>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Data de Nascimento: N/A</w:t>
            </w:r>
          </w:p>
        </w:tc>
        <w:tc>
          <w:tcPr>
            <w:tcW w:w="2322" w:type="pct"/>
            <w:gridSpan w:val="4"/>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Estado Civil:</w:t>
            </w:r>
          </w:p>
          <w:p w:rsidR="00B83CFD" w:rsidRPr="003C2DE2" w:rsidRDefault="00B83CFD" w:rsidP="008759F7">
            <w:pPr>
              <w:jc w:val="both"/>
              <w:rPr>
                <w:rFonts w:ascii="Tahoma" w:hAnsi="Tahoma" w:cs="Tahoma"/>
                <w:sz w:val="22"/>
                <w:szCs w:val="22"/>
              </w:rPr>
            </w:pPr>
            <w:r w:rsidRPr="003C2DE2">
              <w:rPr>
                <w:rFonts w:ascii="Tahoma" w:hAnsi="Tahoma" w:cs="Tahoma"/>
                <w:sz w:val="22"/>
                <w:szCs w:val="22"/>
              </w:rPr>
              <w:t>N/A</w:t>
            </w:r>
          </w:p>
        </w:tc>
      </w:tr>
      <w:tr w:rsidR="00B83CFD" w:rsidRPr="003C2DE2" w:rsidTr="00DF6456">
        <w:tc>
          <w:tcPr>
            <w:tcW w:w="2048" w:type="pct"/>
            <w:gridSpan w:val="2"/>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Doc. de identidade:</w:t>
            </w:r>
          </w:p>
          <w:p w:rsidR="00B83CFD" w:rsidRPr="003C2DE2" w:rsidRDefault="00B83CFD" w:rsidP="008759F7">
            <w:pPr>
              <w:jc w:val="both"/>
              <w:rPr>
                <w:rFonts w:ascii="Tahoma" w:hAnsi="Tahoma" w:cs="Tahoma"/>
                <w:sz w:val="22"/>
                <w:szCs w:val="22"/>
              </w:rPr>
            </w:pPr>
            <w:r w:rsidRPr="003C2DE2">
              <w:rPr>
                <w:rFonts w:ascii="Tahoma" w:hAnsi="Tahoma" w:cs="Tahoma"/>
                <w:sz w:val="22"/>
                <w:szCs w:val="22"/>
              </w:rPr>
              <w:t>N/A</w:t>
            </w:r>
          </w:p>
        </w:tc>
        <w:tc>
          <w:tcPr>
            <w:tcW w:w="1422" w:type="pct"/>
            <w:gridSpan w:val="3"/>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Órgão Emissor:</w:t>
            </w:r>
          </w:p>
          <w:p w:rsidR="00B83CFD" w:rsidRPr="003C2DE2" w:rsidRDefault="00B83CFD" w:rsidP="008759F7">
            <w:pPr>
              <w:jc w:val="both"/>
              <w:rPr>
                <w:rFonts w:ascii="Tahoma" w:hAnsi="Tahoma" w:cs="Tahoma"/>
                <w:sz w:val="22"/>
                <w:szCs w:val="22"/>
              </w:rPr>
            </w:pPr>
            <w:r w:rsidRPr="003C2DE2">
              <w:rPr>
                <w:rFonts w:ascii="Tahoma" w:hAnsi="Tahoma" w:cs="Tahoma"/>
                <w:sz w:val="22"/>
                <w:szCs w:val="22"/>
              </w:rPr>
              <w:t>N/A</w:t>
            </w:r>
          </w:p>
        </w:tc>
        <w:tc>
          <w:tcPr>
            <w:tcW w:w="1530" w:type="pct"/>
            <w:gridSpan w:val="2"/>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CPF/CNPJ:</w:t>
            </w:r>
          </w:p>
          <w:p w:rsidR="00B83CFD" w:rsidRPr="003C2DE2" w:rsidRDefault="009B5CAE" w:rsidP="008759F7">
            <w:pPr>
              <w:jc w:val="both"/>
              <w:rPr>
                <w:rFonts w:ascii="Tahoma" w:hAnsi="Tahoma" w:cs="Tahoma"/>
                <w:sz w:val="22"/>
                <w:szCs w:val="22"/>
              </w:rPr>
            </w:pPr>
            <w:r>
              <w:rPr>
                <w:rFonts w:ascii="Tahoma" w:hAnsi="Tahoma" w:cs="Tahoma"/>
                <w:sz w:val="22"/>
                <w:szCs w:val="22"/>
              </w:rPr>
              <w:t>18.906.382/0001-82</w:t>
            </w:r>
          </w:p>
        </w:tc>
      </w:tr>
      <w:tr w:rsidR="00B83CFD" w:rsidRPr="003C2DE2" w:rsidTr="00DF6456">
        <w:tc>
          <w:tcPr>
            <w:tcW w:w="4095" w:type="pct"/>
            <w:gridSpan w:val="6"/>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Representante Legal (se for o caso):</w:t>
            </w:r>
          </w:p>
          <w:p w:rsidR="00B83CFD" w:rsidRPr="003C2DE2" w:rsidRDefault="00B83CFD" w:rsidP="008759F7">
            <w:pPr>
              <w:jc w:val="both"/>
              <w:rPr>
                <w:rFonts w:ascii="Tahoma" w:hAnsi="Tahoma" w:cs="Tahoma"/>
                <w:sz w:val="22"/>
                <w:szCs w:val="22"/>
              </w:rPr>
            </w:pPr>
            <w:r w:rsidRPr="003C2DE2">
              <w:rPr>
                <w:rFonts w:ascii="Tahoma" w:hAnsi="Tahoma" w:cs="Tahoma"/>
                <w:sz w:val="22"/>
                <w:szCs w:val="22"/>
              </w:rPr>
              <w:t>N/A</w:t>
            </w:r>
          </w:p>
        </w:tc>
        <w:tc>
          <w:tcPr>
            <w:tcW w:w="905"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Tel.:</w:t>
            </w:r>
          </w:p>
          <w:p w:rsidR="00B83CFD" w:rsidRPr="003C2DE2" w:rsidRDefault="00B83CFD" w:rsidP="008759F7">
            <w:pPr>
              <w:jc w:val="both"/>
              <w:rPr>
                <w:rFonts w:ascii="Tahoma" w:hAnsi="Tahoma" w:cs="Tahoma"/>
                <w:sz w:val="22"/>
                <w:szCs w:val="22"/>
              </w:rPr>
            </w:pPr>
            <w:r w:rsidRPr="003C2DE2">
              <w:rPr>
                <w:rFonts w:ascii="Tahoma" w:hAnsi="Tahoma" w:cs="Tahoma"/>
                <w:sz w:val="22"/>
                <w:szCs w:val="22"/>
              </w:rPr>
              <w:t>N/A</w:t>
            </w:r>
          </w:p>
        </w:tc>
      </w:tr>
      <w:tr w:rsidR="00B83CFD" w:rsidRPr="003C2DE2" w:rsidTr="00DF6456">
        <w:trPr>
          <w:trHeight w:val="333"/>
        </w:trPr>
        <w:tc>
          <w:tcPr>
            <w:tcW w:w="2048" w:type="pct"/>
            <w:gridSpan w:val="2"/>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Doc. de Identidade:</w:t>
            </w:r>
          </w:p>
          <w:p w:rsidR="00B83CFD" w:rsidRPr="003C2DE2" w:rsidRDefault="00B83CFD" w:rsidP="008759F7">
            <w:pPr>
              <w:jc w:val="both"/>
              <w:rPr>
                <w:rFonts w:ascii="Tahoma" w:hAnsi="Tahoma" w:cs="Tahoma"/>
                <w:sz w:val="22"/>
                <w:szCs w:val="22"/>
              </w:rPr>
            </w:pPr>
            <w:r w:rsidRPr="003C2DE2">
              <w:rPr>
                <w:rFonts w:ascii="Tahoma" w:hAnsi="Tahoma" w:cs="Tahoma"/>
                <w:sz w:val="22"/>
                <w:szCs w:val="22"/>
              </w:rPr>
              <w:t>N/A</w:t>
            </w:r>
          </w:p>
        </w:tc>
        <w:tc>
          <w:tcPr>
            <w:tcW w:w="1417" w:type="pct"/>
            <w:gridSpan w:val="2"/>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Órgão Emissor:</w:t>
            </w:r>
          </w:p>
          <w:p w:rsidR="00B83CFD" w:rsidRPr="003C2DE2" w:rsidRDefault="00B83CFD" w:rsidP="008759F7">
            <w:pPr>
              <w:jc w:val="both"/>
              <w:rPr>
                <w:rFonts w:ascii="Tahoma" w:hAnsi="Tahoma" w:cs="Tahoma"/>
                <w:sz w:val="22"/>
                <w:szCs w:val="22"/>
              </w:rPr>
            </w:pPr>
            <w:r w:rsidRPr="003C2DE2">
              <w:rPr>
                <w:rFonts w:ascii="Tahoma" w:hAnsi="Tahoma" w:cs="Tahoma"/>
                <w:sz w:val="22"/>
                <w:szCs w:val="22"/>
              </w:rPr>
              <w:t>N/A</w:t>
            </w:r>
          </w:p>
        </w:tc>
        <w:tc>
          <w:tcPr>
            <w:tcW w:w="1535" w:type="pct"/>
            <w:gridSpan w:val="3"/>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CPF/CNPJ:</w:t>
            </w:r>
          </w:p>
          <w:p w:rsidR="00B83CFD" w:rsidRPr="003C2DE2" w:rsidRDefault="00B83CFD" w:rsidP="008759F7">
            <w:pPr>
              <w:jc w:val="both"/>
              <w:rPr>
                <w:rFonts w:ascii="Tahoma" w:hAnsi="Tahoma" w:cs="Tahoma"/>
                <w:sz w:val="22"/>
                <w:szCs w:val="22"/>
              </w:rPr>
            </w:pPr>
            <w:r w:rsidRPr="003C2DE2">
              <w:rPr>
                <w:rFonts w:ascii="Tahoma" w:hAnsi="Tahoma" w:cs="Tahoma"/>
                <w:sz w:val="22"/>
                <w:szCs w:val="22"/>
              </w:rPr>
              <w:t>N/A</w:t>
            </w:r>
          </w:p>
        </w:tc>
      </w:tr>
    </w:tbl>
    <w:p w:rsidR="00B83CFD" w:rsidRPr="003C2DE2" w:rsidRDefault="00B83CFD" w:rsidP="008759F7">
      <w:pPr>
        <w:rPr>
          <w:rFonts w:ascii="Tahoma" w:hAnsi="Tahoma" w:cs="Tahoma"/>
          <w:b/>
          <w:sz w:val="22"/>
          <w:szCs w:val="22"/>
        </w:rPr>
      </w:pPr>
    </w:p>
    <w:p w:rsidR="00B83CFD" w:rsidRPr="003C2DE2" w:rsidRDefault="00B83CFD" w:rsidP="008759F7">
      <w:pPr>
        <w:jc w:val="both"/>
        <w:rPr>
          <w:rFonts w:ascii="Tahoma" w:hAnsi="Tahoma" w:cs="Tahoma"/>
          <w:b/>
          <w:sz w:val="22"/>
          <w:szCs w:val="22"/>
        </w:rPr>
      </w:pPr>
      <w:r w:rsidRPr="003C2DE2">
        <w:rPr>
          <w:rFonts w:ascii="Tahoma" w:hAnsi="Tahoma" w:cs="Tahoma"/>
          <w:b/>
          <w:sz w:val="22"/>
          <w:szCs w:val="22"/>
        </w:rPr>
        <w:t>Cálculo da Subscrição</w:t>
      </w:r>
    </w:p>
    <w:p w:rsidR="00B83CFD" w:rsidRPr="003C2DE2" w:rsidRDefault="00B83CFD" w:rsidP="008759F7">
      <w:pPr>
        <w:jc w:val="both"/>
        <w:rPr>
          <w:rFonts w:ascii="Tahoma" w:hAnsi="Tahoma" w:cs="Tahoma"/>
          <w:sz w:val="22"/>
          <w:szCs w:val="22"/>
        </w:rPr>
      </w:pPr>
    </w:p>
    <w:tbl>
      <w:tblPr>
        <w:tblW w:w="5000" w:type="pct"/>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2393"/>
        <w:gridCol w:w="2494"/>
        <w:gridCol w:w="2201"/>
        <w:gridCol w:w="2199"/>
      </w:tblGrid>
      <w:tr w:rsidR="00B83CFD" w:rsidRPr="003C2DE2" w:rsidTr="00DF6456">
        <w:tc>
          <w:tcPr>
            <w:tcW w:w="1288" w:type="pct"/>
            <w:tcBorders>
              <w:top w:val="single" w:sz="6" w:space="0" w:color="auto"/>
              <w:left w:val="single" w:sz="6" w:space="0" w:color="auto"/>
              <w:bottom w:val="single" w:sz="6" w:space="0" w:color="auto"/>
              <w:right w:val="single" w:sz="6" w:space="0" w:color="auto"/>
            </w:tcBorders>
          </w:tcPr>
          <w:p w:rsidR="00380929" w:rsidRPr="003C2DE2" w:rsidRDefault="00380929" w:rsidP="008759F7">
            <w:pPr>
              <w:jc w:val="center"/>
              <w:rPr>
                <w:rFonts w:ascii="Tahoma" w:hAnsi="Tahoma" w:cs="Tahoma"/>
                <w:sz w:val="22"/>
                <w:szCs w:val="22"/>
              </w:rPr>
            </w:pPr>
            <w:r w:rsidRPr="003C2DE2">
              <w:rPr>
                <w:rFonts w:ascii="Tahoma" w:hAnsi="Tahoma" w:cs="Tahoma"/>
                <w:sz w:val="22"/>
                <w:szCs w:val="22"/>
              </w:rPr>
              <w:t>Quantidade de Debêntures subscritas</w:t>
            </w:r>
          </w:p>
          <w:p w:rsidR="003E3D03" w:rsidRPr="003C2DE2" w:rsidRDefault="003E3D03" w:rsidP="008759F7">
            <w:pPr>
              <w:jc w:val="center"/>
              <w:rPr>
                <w:rFonts w:ascii="Tahoma" w:hAnsi="Tahoma" w:cs="Tahoma"/>
                <w:sz w:val="22"/>
                <w:szCs w:val="22"/>
              </w:rPr>
            </w:pPr>
          </w:p>
          <w:p w:rsidR="00B83CFD" w:rsidRPr="003C2DE2" w:rsidRDefault="009B5CAE">
            <w:pPr>
              <w:jc w:val="center"/>
              <w:rPr>
                <w:rFonts w:ascii="Tahoma" w:hAnsi="Tahoma" w:cs="Tahoma"/>
                <w:sz w:val="22"/>
                <w:szCs w:val="22"/>
              </w:rPr>
            </w:pPr>
            <w:r>
              <w:rPr>
                <w:rFonts w:ascii="Tahoma" w:hAnsi="Tahoma" w:cs="Tahoma"/>
                <w:sz w:val="22"/>
                <w:szCs w:val="22"/>
              </w:rPr>
              <w:t>350.000</w:t>
            </w:r>
            <w:r w:rsidRPr="003C2DE2">
              <w:rPr>
                <w:rFonts w:ascii="Tahoma" w:hAnsi="Tahoma" w:cs="Tahoma"/>
                <w:sz w:val="22"/>
                <w:szCs w:val="22"/>
              </w:rPr>
              <w:t xml:space="preserve"> (</w:t>
            </w:r>
            <w:r>
              <w:rPr>
                <w:rFonts w:ascii="Tahoma" w:hAnsi="Tahoma" w:cs="Tahoma"/>
                <w:sz w:val="22"/>
                <w:szCs w:val="22"/>
              </w:rPr>
              <w:t>trezentas e cinquenta</w:t>
            </w:r>
            <w:r w:rsidRPr="003C2DE2">
              <w:rPr>
                <w:rFonts w:ascii="Tahoma" w:hAnsi="Tahoma" w:cs="Tahoma"/>
                <w:sz w:val="22"/>
                <w:szCs w:val="22"/>
              </w:rPr>
              <w:t xml:space="preserve"> </w:t>
            </w:r>
            <w:r w:rsidR="00255C85" w:rsidRPr="003C2DE2">
              <w:rPr>
                <w:rFonts w:ascii="Tahoma" w:hAnsi="Tahoma" w:cs="Tahoma"/>
                <w:sz w:val="22"/>
                <w:szCs w:val="22"/>
              </w:rPr>
              <w:t>mil)</w:t>
            </w:r>
          </w:p>
        </w:tc>
        <w:tc>
          <w:tcPr>
            <w:tcW w:w="1343"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center"/>
              <w:rPr>
                <w:rFonts w:ascii="Tahoma" w:hAnsi="Tahoma" w:cs="Tahoma"/>
                <w:sz w:val="22"/>
                <w:szCs w:val="22"/>
              </w:rPr>
            </w:pPr>
            <w:r w:rsidRPr="003C2DE2">
              <w:rPr>
                <w:rFonts w:ascii="Tahoma" w:hAnsi="Tahoma" w:cs="Tahoma"/>
                <w:sz w:val="22"/>
                <w:szCs w:val="22"/>
              </w:rPr>
              <w:t>Série das Debêntures Subscritas</w:t>
            </w:r>
          </w:p>
          <w:p w:rsidR="00B83CFD" w:rsidRPr="003C2DE2" w:rsidRDefault="00B83CFD" w:rsidP="008759F7">
            <w:pPr>
              <w:jc w:val="center"/>
              <w:rPr>
                <w:rFonts w:ascii="Tahoma" w:hAnsi="Tahoma" w:cs="Tahoma"/>
                <w:sz w:val="22"/>
                <w:szCs w:val="22"/>
              </w:rPr>
            </w:pPr>
          </w:p>
          <w:p w:rsidR="00B83CFD" w:rsidRPr="003C2DE2" w:rsidRDefault="00B83CFD" w:rsidP="008759F7">
            <w:pPr>
              <w:jc w:val="center"/>
              <w:rPr>
                <w:rFonts w:ascii="Tahoma" w:hAnsi="Tahoma" w:cs="Tahoma"/>
                <w:sz w:val="22"/>
                <w:szCs w:val="22"/>
              </w:rPr>
            </w:pPr>
            <w:r w:rsidRPr="003C2DE2">
              <w:rPr>
                <w:rFonts w:ascii="Tahoma" w:hAnsi="Tahoma" w:cs="Tahoma"/>
                <w:sz w:val="22"/>
                <w:szCs w:val="22"/>
              </w:rPr>
              <w:t>Série Única</w:t>
            </w:r>
          </w:p>
        </w:tc>
        <w:tc>
          <w:tcPr>
            <w:tcW w:w="1185"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center"/>
              <w:rPr>
                <w:rFonts w:ascii="Tahoma" w:hAnsi="Tahoma" w:cs="Tahoma"/>
                <w:sz w:val="22"/>
                <w:szCs w:val="22"/>
              </w:rPr>
            </w:pPr>
            <w:r w:rsidRPr="003C2DE2">
              <w:rPr>
                <w:rFonts w:ascii="Tahoma" w:hAnsi="Tahoma" w:cs="Tahoma"/>
                <w:sz w:val="22"/>
                <w:szCs w:val="22"/>
              </w:rPr>
              <w:t>Valor Nominal Unitário:</w:t>
            </w:r>
          </w:p>
          <w:p w:rsidR="003E3D03" w:rsidRPr="003C2DE2" w:rsidRDefault="003E3D03" w:rsidP="008759F7">
            <w:pPr>
              <w:jc w:val="center"/>
              <w:rPr>
                <w:rFonts w:ascii="Tahoma" w:hAnsi="Tahoma" w:cs="Tahoma"/>
                <w:sz w:val="22"/>
                <w:szCs w:val="22"/>
              </w:rPr>
            </w:pPr>
          </w:p>
          <w:p w:rsidR="00B83CFD" w:rsidRPr="003C2DE2" w:rsidRDefault="00B83CFD" w:rsidP="008759F7">
            <w:pPr>
              <w:jc w:val="center"/>
              <w:rPr>
                <w:rFonts w:ascii="Tahoma" w:hAnsi="Tahoma" w:cs="Tahoma"/>
                <w:sz w:val="22"/>
                <w:szCs w:val="22"/>
              </w:rPr>
            </w:pPr>
            <w:r w:rsidRPr="003C2DE2">
              <w:rPr>
                <w:rFonts w:ascii="Tahoma" w:hAnsi="Tahoma" w:cs="Tahoma"/>
                <w:sz w:val="22"/>
                <w:szCs w:val="22"/>
              </w:rPr>
              <w:t>R$1.000,00 (um mil reais)</w:t>
            </w:r>
          </w:p>
        </w:tc>
        <w:tc>
          <w:tcPr>
            <w:tcW w:w="1185"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center"/>
              <w:rPr>
                <w:rFonts w:ascii="Tahoma" w:hAnsi="Tahoma" w:cs="Tahoma"/>
                <w:sz w:val="22"/>
                <w:szCs w:val="22"/>
              </w:rPr>
            </w:pPr>
            <w:r w:rsidRPr="003C2DE2">
              <w:rPr>
                <w:rFonts w:ascii="Tahoma" w:hAnsi="Tahoma" w:cs="Tahoma"/>
                <w:sz w:val="22"/>
                <w:szCs w:val="22"/>
              </w:rPr>
              <w:t>Valor de integralização:</w:t>
            </w:r>
          </w:p>
          <w:p w:rsidR="003E3D03" w:rsidRPr="003C2DE2" w:rsidRDefault="003E3D03" w:rsidP="008759F7">
            <w:pPr>
              <w:jc w:val="center"/>
              <w:rPr>
                <w:rFonts w:ascii="Tahoma" w:hAnsi="Tahoma" w:cs="Tahoma"/>
                <w:sz w:val="22"/>
                <w:szCs w:val="22"/>
              </w:rPr>
            </w:pPr>
          </w:p>
          <w:p w:rsidR="00B83CFD" w:rsidRPr="003C2DE2" w:rsidRDefault="00B83CFD" w:rsidP="008759F7">
            <w:pPr>
              <w:jc w:val="center"/>
              <w:rPr>
                <w:rFonts w:ascii="Tahoma" w:hAnsi="Tahoma" w:cs="Tahoma"/>
                <w:sz w:val="22"/>
                <w:szCs w:val="22"/>
              </w:rPr>
            </w:pPr>
            <w:r w:rsidRPr="003C2DE2">
              <w:rPr>
                <w:rFonts w:ascii="Tahoma" w:hAnsi="Tahoma" w:cs="Tahoma"/>
                <w:sz w:val="22"/>
                <w:szCs w:val="22"/>
              </w:rPr>
              <w:t>Integralização a ser realizada na periodicidade e conforme valores previstos da Escritura</w:t>
            </w:r>
          </w:p>
        </w:tc>
      </w:tr>
    </w:tbl>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b/>
          <w:sz w:val="22"/>
          <w:szCs w:val="22"/>
        </w:rPr>
      </w:pPr>
      <w:r w:rsidRPr="003C2DE2">
        <w:rPr>
          <w:rFonts w:ascii="Tahoma" w:hAnsi="Tahoma" w:cs="Tahoma"/>
          <w:b/>
          <w:sz w:val="22"/>
          <w:szCs w:val="22"/>
        </w:rPr>
        <w:t>Integralização</w:t>
      </w:r>
    </w:p>
    <w:p w:rsidR="00B83CFD" w:rsidRPr="003C2DE2" w:rsidRDefault="00B83CFD" w:rsidP="008759F7">
      <w:pPr>
        <w:jc w:val="both"/>
        <w:rPr>
          <w:rFonts w:ascii="Tahoma" w:hAnsi="Tahoma" w:cs="Tahoma"/>
          <w:b/>
          <w:sz w:val="22"/>
          <w:szCs w:val="22"/>
        </w:rPr>
      </w:pPr>
    </w:p>
    <w:tbl>
      <w:tblPr>
        <w:tblW w:w="5000" w:type="pct"/>
        <w:tblLook w:val="04A0" w:firstRow="1" w:lastRow="0" w:firstColumn="1" w:lastColumn="0" w:noHBand="0" w:noVBand="1"/>
      </w:tblPr>
      <w:tblGrid>
        <w:gridCol w:w="4559"/>
        <w:gridCol w:w="4728"/>
      </w:tblGrid>
      <w:tr w:rsidR="00B83CFD" w:rsidRPr="003C2DE2" w:rsidTr="00DF6456">
        <w:tc>
          <w:tcPr>
            <w:tcW w:w="5000" w:type="pct"/>
            <w:gridSpan w:val="2"/>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 xml:space="preserve">O Subscritor, neste ato, declara para todos os fins que conhece, está de acordo e por isso adere a todas as disposições constantes deste Boletim de Subscrição e da Escritura, firmada, em caráter irrevogável e irretratável, referente à emissão privada de debêntures da Emissora. </w:t>
            </w: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r w:rsidRPr="003C2DE2">
              <w:rPr>
                <w:rFonts w:ascii="Tahoma" w:hAnsi="Tahoma" w:cs="Tahoma"/>
                <w:sz w:val="22"/>
                <w:szCs w:val="22"/>
              </w:rPr>
              <w:t>A integralização das Debêntures ocorrerá na forma e periodicidade prevista na Escritura.</w:t>
            </w:r>
          </w:p>
        </w:tc>
      </w:tr>
      <w:tr w:rsidR="00B83CFD" w:rsidRPr="003C2DE2" w:rsidTr="00DF6456">
        <w:trPr>
          <w:trHeight w:val="780"/>
        </w:trPr>
        <w:tc>
          <w:tcPr>
            <w:tcW w:w="2400"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 xml:space="preserve">Declaro, para todos os fins, </w:t>
            </w:r>
            <w:r w:rsidRPr="003C2DE2">
              <w:rPr>
                <w:rFonts w:ascii="Tahoma" w:hAnsi="Tahoma" w:cs="Tahoma"/>
                <w:b/>
                <w:sz w:val="22"/>
                <w:szCs w:val="22"/>
              </w:rPr>
              <w:t>(i)</w:t>
            </w:r>
            <w:r w:rsidRPr="003C2DE2">
              <w:rPr>
                <w:rFonts w:ascii="Tahoma" w:hAnsi="Tahoma" w:cs="Tahoma"/>
                <w:sz w:val="22"/>
                <w:szCs w:val="22"/>
              </w:rPr>
              <w:t xml:space="preserve"> estar de acordo com as condições expressas no presente Boletim de Subscrição; </w:t>
            </w:r>
            <w:r w:rsidRPr="003C2DE2">
              <w:rPr>
                <w:rFonts w:ascii="Tahoma" w:hAnsi="Tahoma" w:cs="Tahoma"/>
                <w:b/>
                <w:sz w:val="22"/>
                <w:szCs w:val="22"/>
              </w:rPr>
              <w:t>(ii)</w:t>
            </w:r>
            <w:r w:rsidRPr="003C2DE2">
              <w:rPr>
                <w:rFonts w:ascii="Tahoma" w:hAnsi="Tahoma" w:cs="Tahoma"/>
                <w:sz w:val="22"/>
                <w:szCs w:val="22"/>
              </w:rPr>
              <w:t xml:space="preserve"> ter conhecimento integral, entender, anuir, aderir e subscrever os termos e condições previstos na Escritura</w:t>
            </w: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p>
          <w:p w:rsidR="00B83CFD" w:rsidRPr="003C2DE2" w:rsidRDefault="00B83CFD" w:rsidP="008759F7">
            <w:pPr>
              <w:jc w:val="center"/>
              <w:rPr>
                <w:rFonts w:ascii="Tahoma" w:hAnsi="Tahoma" w:cs="Tahoma"/>
                <w:sz w:val="22"/>
                <w:szCs w:val="22"/>
              </w:rPr>
            </w:pPr>
            <w:r w:rsidRPr="003C2DE2">
              <w:rPr>
                <w:rFonts w:ascii="Tahoma" w:hAnsi="Tahoma" w:cs="Tahoma"/>
                <w:sz w:val="22"/>
                <w:szCs w:val="22"/>
              </w:rPr>
              <w:t xml:space="preserve">São Paulo, </w:t>
            </w:r>
            <w:r w:rsidR="00897B54" w:rsidRPr="003C2DE2">
              <w:rPr>
                <w:rFonts w:ascii="Tahoma" w:hAnsi="Tahoma" w:cs="Tahoma"/>
                <w:sz w:val="22"/>
                <w:szCs w:val="22"/>
              </w:rPr>
              <w:t>[●]</w:t>
            </w:r>
            <w:r w:rsidRPr="003C2DE2">
              <w:rPr>
                <w:rFonts w:ascii="Tahoma" w:hAnsi="Tahoma" w:cs="Tahoma"/>
                <w:sz w:val="22"/>
                <w:szCs w:val="22"/>
              </w:rPr>
              <w:t xml:space="preserve"> de </w:t>
            </w:r>
            <w:r w:rsidR="00897B54" w:rsidRPr="003C2DE2">
              <w:rPr>
                <w:rFonts w:ascii="Tahoma" w:hAnsi="Tahoma" w:cs="Tahoma"/>
                <w:sz w:val="22"/>
                <w:szCs w:val="22"/>
              </w:rPr>
              <w:t xml:space="preserve">[●] </w:t>
            </w:r>
            <w:r w:rsidRPr="003C2DE2">
              <w:rPr>
                <w:rFonts w:ascii="Tahoma" w:hAnsi="Tahoma" w:cs="Tahoma"/>
                <w:sz w:val="22"/>
                <w:szCs w:val="22"/>
              </w:rPr>
              <w:t>de 201</w:t>
            </w:r>
            <w:r w:rsidR="001A0F32">
              <w:rPr>
                <w:rFonts w:ascii="Tahoma" w:hAnsi="Tahoma" w:cs="Tahoma"/>
                <w:sz w:val="22"/>
                <w:szCs w:val="22"/>
              </w:rPr>
              <w:t>8</w:t>
            </w:r>
            <w:r w:rsidRPr="003C2DE2">
              <w:rPr>
                <w:rFonts w:ascii="Tahoma" w:hAnsi="Tahoma" w:cs="Tahoma"/>
                <w:sz w:val="22"/>
                <w:szCs w:val="22"/>
              </w:rPr>
              <w:t>.</w:t>
            </w: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p>
          <w:p w:rsidR="00B83CFD" w:rsidRPr="003C2DE2" w:rsidRDefault="00B83CFD" w:rsidP="008759F7">
            <w:pPr>
              <w:jc w:val="center"/>
              <w:rPr>
                <w:rFonts w:ascii="Tahoma" w:hAnsi="Tahoma" w:cs="Tahoma"/>
                <w:b/>
                <w:sz w:val="22"/>
                <w:szCs w:val="22"/>
              </w:rPr>
            </w:pPr>
            <w:r w:rsidRPr="003C2DE2">
              <w:rPr>
                <w:rFonts w:ascii="Tahoma" w:hAnsi="Tahoma" w:cs="Tahoma"/>
                <w:b/>
                <w:sz w:val="22"/>
                <w:szCs w:val="22"/>
              </w:rPr>
              <w:t>_______________________________</w:t>
            </w:r>
          </w:p>
          <w:p w:rsidR="00B83CFD" w:rsidRPr="003C2DE2" w:rsidRDefault="009B5CAE" w:rsidP="008759F7">
            <w:pPr>
              <w:tabs>
                <w:tab w:val="left" w:pos="78"/>
              </w:tabs>
              <w:jc w:val="center"/>
              <w:rPr>
                <w:rFonts w:ascii="Tahoma" w:hAnsi="Tahoma" w:cs="Tahoma"/>
                <w:sz w:val="22"/>
                <w:szCs w:val="22"/>
              </w:rPr>
            </w:pPr>
            <w:r w:rsidRPr="003C2DE2">
              <w:rPr>
                <w:rFonts w:ascii="Tahoma" w:hAnsi="Tahoma" w:cs="Tahoma"/>
                <w:b/>
                <w:bCs/>
                <w:smallCaps/>
                <w:sz w:val="22"/>
                <w:szCs w:val="22"/>
              </w:rPr>
              <w:t xml:space="preserve">KLABIN </w:t>
            </w:r>
            <w:r w:rsidR="00B83CFD" w:rsidRPr="003C2DE2">
              <w:rPr>
                <w:rFonts w:ascii="Tahoma" w:hAnsi="Tahoma" w:cs="Tahoma"/>
                <w:b/>
                <w:bCs/>
                <w:smallCaps/>
                <w:sz w:val="22"/>
                <w:szCs w:val="22"/>
              </w:rPr>
              <w:t>S.A.</w:t>
            </w:r>
          </w:p>
          <w:p w:rsidR="00B83CFD" w:rsidRPr="003C2DE2" w:rsidRDefault="00B83CFD" w:rsidP="008759F7">
            <w:pPr>
              <w:tabs>
                <w:tab w:val="left" w:pos="78"/>
              </w:tabs>
              <w:jc w:val="center"/>
              <w:rPr>
                <w:rFonts w:ascii="Tahoma" w:hAnsi="Tahoma" w:cs="Tahoma"/>
                <w:b/>
                <w:sz w:val="22"/>
                <w:szCs w:val="22"/>
              </w:rPr>
            </w:pPr>
          </w:p>
        </w:tc>
        <w:tc>
          <w:tcPr>
            <w:tcW w:w="2600" w:type="pct"/>
            <w:tcBorders>
              <w:top w:val="single" w:sz="6" w:space="0" w:color="auto"/>
              <w:left w:val="nil"/>
              <w:bottom w:val="single" w:sz="6" w:space="0" w:color="auto"/>
              <w:right w:val="single" w:sz="6" w:space="0" w:color="auto"/>
            </w:tcBorders>
          </w:tcPr>
          <w:p w:rsidR="00B83CFD" w:rsidRPr="003C2DE2" w:rsidRDefault="00B83CFD" w:rsidP="008759F7">
            <w:pPr>
              <w:jc w:val="both"/>
              <w:rPr>
                <w:rFonts w:ascii="Tahoma" w:hAnsi="Tahoma" w:cs="Tahoma"/>
                <w:sz w:val="22"/>
                <w:szCs w:val="22"/>
              </w:rPr>
            </w:pPr>
            <w:r w:rsidRPr="003C2DE2">
              <w:rPr>
                <w:rFonts w:ascii="Tahoma" w:hAnsi="Tahoma" w:cs="Tahoma"/>
                <w:sz w:val="22"/>
                <w:szCs w:val="22"/>
              </w:rPr>
              <w:t xml:space="preserve">Declaro, para todos os fins, </w:t>
            </w:r>
            <w:r w:rsidRPr="003C2DE2">
              <w:rPr>
                <w:rFonts w:ascii="Tahoma" w:hAnsi="Tahoma" w:cs="Tahoma"/>
                <w:b/>
                <w:sz w:val="22"/>
                <w:szCs w:val="22"/>
              </w:rPr>
              <w:t>(i)</w:t>
            </w:r>
            <w:r w:rsidRPr="003C2DE2">
              <w:rPr>
                <w:rFonts w:ascii="Tahoma" w:hAnsi="Tahoma" w:cs="Tahoma"/>
                <w:sz w:val="22"/>
                <w:szCs w:val="22"/>
              </w:rPr>
              <w:t xml:space="preserve"> estar de acordo com as condições expressas no presente Boletim de Subscrição; </w:t>
            </w:r>
            <w:r w:rsidRPr="003C2DE2">
              <w:rPr>
                <w:rFonts w:ascii="Tahoma" w:hAnsi="Tahoma" w:cs="Tahoma"/>
                <w:b/>
                <w:sz w:val="22"/>
                <w:szCs w:val="22"/>
              </w:rPr>
              <w:t>(ii)</w:t>
            </w:r>
            <w:r w:rsidRPr="003C2DE2">
              <w:rPr>
                <w:rFonts w:ascii="Tahoma" w:hAnsi="Tahoma" w:cs="Tahoma"/>
                <w:sz w:val="22"/>
                <w:szCs w:val="22"/>
              </w:rPr>
              <w:t xml:space="preserve"> ter conhecimento integral, entender, anuir, aderir e subscrever os termos e condições previstos na Escritura; e </w:t>
            </w:r>
            <w:r w:rsidRPr="003C2DE2">
              <w:rPr>
                <w:rFonts w:ascii="Tahoma" w:hAnsi="Tahoma" w:cs="Tahoma"/>
                <w:b/>
                <w:sz w:val="22"/>
                <w:szCs w:val="22"/>
              </w:rPr>
              <w:t xml:space="preserve">(iii) </w:t>
            </w:r>
            <w:r w:rsidRPr="003C2DE2">
              <w:rPr>
                <w:rFonts w:ascii="Tahoma" w:hAnsi="Tahoma" w:cs="Tahoma"/>
                <w:sz w:val="22"/>
                <w:szCs w:val="22"/>
              </w:rPr>
              <w:t>que os recursos utilizados para a integralização das Debêntures não são provenientes, direta ou indiretamente, de infração penal, nos termos da Lei nº 9.613, de 03 de março de 1998, conforme alterada.</w:t>
            </w:r>
          </w:p>
          <w:p w:rsidR="00B83CFD" w:rsidRPr="003C2DE2" w:rsidRDefault="00B83CFD" w:rsidP="008759F7">
            <w:pPr>
              <w:jc w:val="both"/>
              <w:rPr>
                <w:rFonts w:ascii="Tahoma" w:hAnsi="Tahoma" w:cs="Tahoma"/>
                <w:sz w:val="22"/>
                <w:szCs w:val="22"/>
              </w:rPr>
            </w:pPr>
          </w:p>
          <w:p w:rsidR="00B83CFD" w:rsidRPr="003C2DE2" w:rsidRDefault="00B83CFD" w:rsidP="008759F7">
            <w:pPr>
              <w:jc w:val="center"/>
              <w:rPr>
                <w:rFonts w:ascii="Tahoma" w:hAnsi="Tahoma" w:cs="Tahoma"/>
                <w:sz w:val="22"/>
                <w:szCs w:val="22"/>
              </w:rPr>
            </w:pPr>
            <w:r w:rsidRPr="003C2DE2">
              <w:rPr>
                <w:rFonts w:ascii="Tahoma" w:hAnsi="Tahoma" w:cs="Tahoma"/>
                <w:sz w:val="22"/>
                <w:szCs w:val="22"/>
              </w:rPr>
              <w:t xml:space="preserve">São Paulo, </w:t>
            </w:r>
            <w:r w:rsidR="00897B54" w:rsidRPr="003C2DE2">
              <w:rPr>
                <w:rFonts w:ascii="Tahoma" w:hAnsi="Tahoma" w:cs="Tahoma"/>
                <w:sz w:val="22"/>
                <w:szCs w:val="22"/>
              </w:rPr>
              <w:t xml:space="preserve">[●] </w:t>
            </w:r>
            <w:r w:rsidRPr="003C2DE2">
              <w:rPr>
                <w:rFonts w:ascii="Tahoma" w:hAnsi="Tahoma" w:cs="Tahoma"/>
                <w:sz w:val="22"/>
                <w:szCs w:val="22"/>
              </w:rPr>
              <w:t xml:space="preserve">de </w:t>
            </w:r>
            <w:r w:rsidR="00897B54" w:rsidRPr="003C2DE2">
              <w:rPr>
                <w:rFonts w:ascii="Tahoma" w:hAnsi="Tahoma" w:cs="Tahoma"/>
                <w:sz w:val="22"/>
                <w:szCs w:val="22"/>
              </w:rPr>
              <w:t xml:space="preserve">[●] </w:t>
            </w:r>
            <w:r w:rsidRPr="003C2DE2">
              <w:rPr>
                <w:rFonts w:ascii="Tahoma" w:hAnsi="Tahoma" w:cs="Tahoma"/>
                <w:sz w:val="22"/>
                <w:szCs w:val="22"/>
              </w:rPr>
              <w:t xml:space="preserve">de </w:t>
            </w:r>
            <w:r w:rsidR="001A0F32" w:rsidRPr="003C2DE2">
              <w:rPr>
                <w:rFonts w:ascii="Tahoma" w:hAnsi="Tahoma" w:cs="Tahoma"/>
                <w:sz w:val="22"/>
                <w:szCs w:val="22"/>
              </w:rPr>
              <w:t>201</w:t>
            </w:r>
            <w:r w:rsidR="001A0F32">
              <w:rPr>
                <w:rFonts w:ascii="Tahoma" w:hAnsi="Tahoma" w:cs="Tahoma"/>
                <w:sz w:val="22"/>
                <w:szCs w:val="22"/>
              </w:rPr>
              <w:t>8</w:t>
            </w:r>
            <w:r w:rsidRPr="003C2DE2">
              <w:rPr>
                <w:rFonts w:ascii="Tahoma" w:hAnsi="Tahoma" w:cs="Tahoma"/>
                <w:sz w:val="22"/>
                <w:szCs w:val="22"/>
              </w:rPr>
              <w:t>.</w:t>
            </w: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p>
          <w:p w:rsidR="00B83CFD" w:rsidRPr="003C2DE2" w:rsidRDefault="00B83CFD" w:rsidP="008759F7">
            <w:pPr>
              <w:jc w:val="both"/>
              <w:rPr>
                <w:rFonts w:ascii="Tahoma" w:hAnsi="Tahoma" w:cs="Tahoma"/>
                <w:sz w:val="22"/>
                <w:szCs w:val="22"/>
              </w:rPr>
            </w:pPr>
          </w:p>
          <w:p w:rsidR="00B83CFD" w:rsidRPr="003C2DE2" w:rsidRDefault="00B83CFD" w:rsidP="008759F7">
            <w:pPr>
              <w:jc w:val="center"/>
              <w:rPr>
                <w:rFonts w:ascii="Tahoma" w:hAnsi="Tahoma" w:cs="Tahoma"/>
                <w:b/>
                <w:sz w:val="22"/>
                <w:szCs w:val="22"/>
              </w:rPr>
            </w:pPr>
            <w:r w:rsidRPr="003C2DE2">
              <w:rPr>
                <w:rFonts w:ascii="Tahoma" w:hAnsi="Tahoma" w:cs="Tahoma"/>
                <w:b/>
                <w:sz w:val="22"/>
                <w:szCs w:val="22"/>
              </w:rPr>
              <w:t>_______________________________</w:t>
            </w:r>
          </w:p>
          <w:p w:rsidR="00B83CFD" w:rsidRPr="003C2DE2" w:rsidRDefault="009B5CAE" w:rsidP="008759F7">
            <w:pPr>
              <w:jc w:val="center"/>
              <w:rPr>
                <w:rFonts w:ascii="Tahoma" w:hAnsi="Tahoma" w:cs="Tahoma"/>
                <w:b/>
                <w:smallCaps/>
                <w:sz w:val="22"/>
                <w:szCs w:val="22"/>
              </w:rPr>
            </w:pPr>
            <w:r>
              <w:rPr>
                <w:rFonts w:ascii="Tahoma" w:hAnsi="Tahoma" w:cs="Tahoma"/>
                <w:b/>
                <w:smallCaps/>
                <w:sz w:val="22"/>
                <w:szCs w:val="22"/>
              </w:rPr>
              <w:t>ARES SERVIÇOS IMOBILIÁRIOS LTDA.</w:t>
            </w:r>
          </w:p>
        </w:tc>
      </w:tr>
    </w:tbl>
    <w:p w:rsidR="00B83CFD" w:rsidRPr="003C2DE2" w:rsidRDefault="00B83CFD" w:rsidP="008759F7">
      <w:pPr>
        <w:jc w:val="center"/>
        <w:rPr>
          <w:rFonts w:ascii="Tahoma" w:hAnsi="Tahoma" w:cs="Tahoma"/>
          <w:sz w:val="22"/>
          <w:szCs w:val="22"/>
        </w:rPr>
      </w:pPr>
    </w:p>
    <w:tbl>
      <w:tblPr>
        <w:tblW w:w="5000" w:type="pct"/>
        <w:tblLook w:val="04A0" w:firstRow="1" w:lastRow="0" w:firstColumn="1" w:lastColumn="0" w:noHBand="0" w:noVBand="1"/>
      </w:tblPr>
      <w:tblGrid>
        <w:gridCol w:w="9287"/>
      </w:tblGrid>
      <w:tr w:rsidR="00B83CFD" w:rsidRPr="003C2DE2" w:rsidTr="00DF6456">
        <w:tc>
          <w:tcPr>
            <w:tcW w:w="5000" w:type="pct"/>
            <w:tcBorders>
              <w:top w:val="single" w:sz="6" w:space="0" w:color="auto"/>
              <w:left w:val="single" w:sz="6" w:space="0" w:color="auto"/>
              <w:bottom w:val="single" w:sz="6" w:space="0" w:color="auto"/>
              <w:right w:val="single" w:sz="6" w:space="0" w:color="auto"/>
            </w:tcBorders>
          </w:tcPr>
          <w:p w:rsidR="00B83CFD" w:rsidRPr="003C2DE2" w:rsidRDefault="00B83CFD" w:rsidP="008759F7">
            <w:pPr>
              <w:jc w:val="center"/>
              <w:rPr>
                <w:rFonts w:ascii="Tahoma" w:hAnsi="Tahoma" w:cs="Tahoma"/>
                <w:b/>
                <w:sz w:val="22"/>
                <w:szCs w:val="22"/>
              </w:rPr>
            </w:pPr>
            <w:r w:rsidRPr="003C2DE2">
              <w:rPr>
                <w:rFonts w:ascii="Tahoma" w:hAnsi="Tahoma" w:cs="Tahoma"/>
                <w:b/>
                <w:sz w:val="22"/>
                <w:szCs w:val="22"/>
              </w:rPr>
              <w:t>Informações Adicionais</w:t>
            </w:r>
          </w:p>
          <w:p w:rsidR="00B83CFD" w:rsidRPr="003C2DE2" w:rsidRDefault="00B83CFD" w:rsidP="008759F7">
            <w:pPr>
              <w:autoSpaceDE w:val="0"/>
              <w:autoSpaceDN w:val="0"/>
              <w:adjustRightInd w:val="0"/>
              <w:jc w:val="center"/>
              <w:rPr>
                <w:rFonts w:ascii="Tahoma" w:hAnsi="Tahoma" w:cs="Tahoma"/>
                <w:b/>
                <w:sz w:val="22"/>
                <w:szCs w:val="22"/>
              </w:rPr>
            </w:pPr>
          </w:p>
          <w:p w:rsidR="00B83CFD" w:rsidRPr="003C2DE2" w:rsidRDefault="00B83CFD" w:rsidP="008759F7">
            <w:pPr>
              <w:autoSpaceDE w:val="0"/>
              <w:autoSpaceDN w:val="0"/>
              <w:adjustRightInd w:val="0"/>
              <w:jc w:val="both"/>
              <w:rPr>
                <w:rFonts w:ascii="Tahoma" w:hAnsi="Tahoma" w:cs="Tahoma"/>
                <w:sz w:val="22"/>
                <w:szCs w:val="22"/>
                <w:lang w:eastAsia="en-US"/>
              </w:rPr>
            </w:pPr>
            <w:r w:rsidRPr="003C2DE2">
              <w:rPr>
                <w:rFonts w:ascii="Tahoma" w:hAnsi="Tahoma" w:cs="Tahoma"/>
                <w:sz w:val="22"/>
                <w:szCs w:val="22"/>
                <w:lang w:eastAsia="en-US"/>
              </w:rPr>
              <w:t>Para informações adicionais sobre a presente emissão, os interessados deverão dirigir-se à Emissora e à Debenturista nos endereços indicados abaixo:</w:t>
            </w:r>
          </w:p>
          <w:p w:rsidR="003B2933" w:rsidRPr="003C2DE2" w:rsidRDefault="003B2933" w:rsidP="008759F7">
            <w:pPr>
              <w:shd w:val="clear" w:color="auto" w:fill="FFFFFF"/>
              <w:tabs>
                <w:tab w:val="left" w:pos="24"/>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both"/>
              <w:rPr>
                <w:rFonts w:ascii="Tahoma" w:hAnsi="Tahoma" w:cs="Tahoma"/>
                <w:sz w:val="22"/>
                <w:szCs w:val="22"/>
              </w:rPr>
            </w:pPr>
          </w:p>
          <w:p w:rsidR="00B83CFD" w:rsidRPr="003C2DE2" w:rsidRDefault="00B83CFD" w:rsidP="008759F7">
            <w:pPr>
              <w:shd w:val="clear" w:color="auto" w:fill="FFFFFF"/>
              <w:tabs>
                <w:tab w:val="left" w:pos="24"/>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both"/>
              <w:rPr>
                <w:rFonts w:ascii="Tahoma" w:hAnsi="Tahoma" w:cs="Tahoma"/>
                <w:sz w:val="22"/>
                <w:szCs w:val="22"/>
                <w:lang w:eastAsia="en-US"/>
              </w:rPr>
            </w:pPr>
            <w:r w:rsidRPr="003C2DE2">
              <w:rPr>
                <w:rFonts w:ascii="Tahoma" w:hAnsi="Tahoma" w:cs="Tahoma"/>
                <w:sz w:val="22"/>
                <w:szCs w:val="22"/>
                <w:lang w:eastAsia="en-US"/>
              </w:rPr>
              <w:t>Emissora:</w:t>
            </w:r>
          </w:p>
          <w:p w:rsidR="00B83CFD" w:rsidRPr="003C2DE2" w:rsidRDefault="009B5CAE"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b/>
                <w:bCs/>
                <w:smallCaps/>
                <w:sz w:val="22"/>
                <w:szCs w:val="22"/>
              </w:rPr>
            </w:pPr>
            <w:r w:rsidRPr="003C2DE2">
              <w:rPr>
                <w:rFonts w:ascii="Tahoma" w:hAnsi="Tahoma" w:cs="Tahoma"/>
                <w:b/>
                <w:bCs/>
                <w:smallCaps/>
                <w:sz w:val="22"/>
                <w:szCs w:val="22"/>
              </w:rPr>
              <w:t>KLABIN S.A.</w:t>
            </w:r>
          </w:p>
          <w:p w:rsidR="00B83CFD" w:rsidRPr="003C2DE2" w:rsidRDefault="00B83CFD"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3C2DE2">
              <w:rPr>
                <w:rFonts w:ascii="Tahoma" w:eastAsia="Arial Unicode MS" w:hAnsi="Tahoma" w:cs="Tahoma"/>
                <w:w w:val="0"/>
                <w:sz w:val="22"/>
                <w:szCs w:val="22"/>
              </w:rPr>
              <w:t>Avenida Brigadeiro Faria Lima, 3.600</w:t>
            </w:r>
            <w:r w:rsidR="007C6746">
              <w:rPr>
                <w:rFonts w:ascii="Tahoma" w:eastAsia="Arial Unicode MS" w:hAnsi="Tahoma" w:cs="Tahoma"/>
                <w:w w:val="0"/>
                <w:sz w:val="22"/>
                <w:szCs w:val="22"/>
              </w:rPr>
              <w:t xml:space="preserve"> – 3º andar</w:t>
            </w:r>
          </w:p>
          <w:p w:rsidR="00B83CFD" w:rsidRPr="003C2DE2" w:rsidRDefault="00B83CFD"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3C2DE2">
              <w:rPr>
                <w:rFonts w:ascii="Tahoma" w:eastAsia="Arial Unicode MS" w:hAnsi="Tahoma" w:cs="Tahoma"/>
                <w:w w:val="0"/>
                <w:sz w:val="22"/>
                <w:szCs w:val="22"/>
              </w:rPr>
              <w:t>São Paulo – SP</w:t>
            </w:r>
          </w:p>
          <w:p w:rsidR="008A41B6" w:rsidRPr="003C2DE2" w:rsidRDefault="00B83CFD"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3C2DE2">
              <w:rPr>
                <w:rFonts w:ascii="Tahoma" w:eastAsia="Arial Unicode MS" w:hAnsi="Tahoma" w:cs="Tahoma"/>
                <w:w w:val="0"/>
                <w:sz w:val="22"/>
                <w:szCs w:val="22"/>
              </w:rPr>
              <w:t xml:space="preserve">At.: Sr. </w:t>
            </w:r>
            <w:r w:rsidR="006B2F25">
              <w:rPr>
                <w:rFonts w:ascii="Tahoma" w:eastAsia="Arial Unicode MS" w:hAnsi="Tahoma" w:cs="Tahoma"/>
                <w:w w:val="0"/>
                <w:sz w:val="22"/>
                <w:szCs w:val="22"/>
              </w:rPr>
              <w:t>Gustavo Rocha Garcia</w:t>
            </w:r>
          </w:p>
          <w:p w:rsidR="00B83CFD" w:rsidRPr="003C2DE2" w:rsidRDefault="00B83CFD"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3C2DE2">
              <w:rPr>
                <w:rFonts w:ascii="Tahoma" w:eastAsia="Arial Unicode MS" w:hAnsi="Tahoma" w:cs="Tahoma"/>
                <w:w w:val="0"/>
                <w:sz w:val="22"/>
                <w:szCs w:val="22"/>
              </w:rPr>
              <w:t>Tel.: (11) 3046-</w:t>
            </w:r>
            <w:r w:rsidR="006B2F25">
              <w:rPr>
                <w:rFonts w:ascii="Tahoma" w:eastAsia="Arial Unicode MS" w:hAnsi="Tahoma" w:cs="Tahoma"/>
                <w:w w:val="0"/>
                <w:sz w:val="22"/>
                <w:szCs w:val="22"/>
              </w:rPr>
              <w:t>8437</w:t>
            </w:r>
          </w:p>
          <w:p w:rsidR="00B83CFD" w:rsidRPr="003C2DE2" w:rsidRDefault="00B83CFD"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r w:rsidRPr="003C2DE2">
              <w:rPr>
                <w:rFonts w:ascii="Tahoma" w:eastAsia="Arial Unicode MS" w:hAnsi="Tahoma" w:cs="Tahoma"/>
                <w:w w:val="0"/>
                <w:sz w:val="22"/>
                <w:szCs w:val="22"/>
              </w:rPr>
              <w:t>E-mail: invest@klabin.com.br</w:t>
            </w:r>
            <w:r w:rsidRPr="003C2DE2">
              <w:rPr>
                <w:rFonts w:ascii="Tahoma" w:hAnsi="Tahoma" w:cs="Tahoma"/>
                <w:sz w:val="22"/>
                <w:szCs w:val="22"/>
              </w:rPr>
              <w:t xml:space="preserve"> </w:t>
            </w:r>
          </w:p>
          <w:p w:rsidR="00B83CFD" w:rsidRPr="003C2DE2" w:rsidRDefault="00B83CFD"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sz w:val="22"/>
                <w:szCs w:val="22"/>
                <w:lang w:eastAsia="en-US"/>
              </w:rPr>
            </w:pPr>
          </w:p>
          <w:p w:rsidR="00B83CFD" w:rsidRPr="003C2DE2" w:rsidRDefault="00B83CFD" w:rsidP="008759F7">
            <w:pPr>
              <w:shd w:val="clear" w:color="auto" w:fill="FFFFFF"/>
              <w:tabs>
                <w:tab w:val="left" w:pos="24"/>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both"/>
              <w:rPr>
                <w:rFonts w:ascii="Tahoma" w:hAnsi="Tahoma" w:cs="Tahoma"/>
                <w:sz w:val="22"/>
                <w:szCs w:val="22"/>
                <w:lang w:eastAsia="en-US"/>
              </w:rPr>
            </w:pPr>
            <w:r w:rsidRPr="003C2DE2">
              <w:rPr>
                <w:rFonts w:ascii="Tahoma" w:hAnsi="Tahoma" w:cs="Tahoma"/>
                <w:sz w:val="22"/>
                <w:szCs w:val="22"/>
                <w:lang w:eastAsia="en-US"/>
              </w:rPr>
              <w:t>Debenturista:</w:t>
            </w:r>
          </w:p>
          <w:p w:rsidR="00B83CFD" w:rsidRPr="003C2DE2" w:rsidRDefault="009B5CAE" w:rsidP="008759F7">
            <w:pPr>
              <w:pStyle w:val="p0"/>
              <w:widowControl/>
              <w:spacing w:line="240" w:lineRule="auto"/>
              <w:rPr>
                <w:rFonts w:ascii="Tahoma" w:eastAsia="Arial Unicode MS" w:hAnsi="Tahoma" w:cs="Tahoma"/>
                <w:w w:val="0"/>
              </w:rPr>
            </w:pPr>
            <w:r>
              <w:rPr>
                <w:rFonts w:ascii="Tahoma" w:hAnsi="Tahoma" w:cs="Tahoma"/>
                <w:b/>
                <w:bCs/>
                <w:smallCaps/>
              </w:rPr>
              <w:t>ARES SERVIÇOS IMOBILIÁRIOS LTDA.</w:t>
            </w:r>
          </w:p>
          <w:p w:rsidR="00B83CFD" w:rsidRPr="006E0030" w:rsidRDefault="009B5CAE"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Pr>
                <w:rFonts w:ascii="Tahoma" w:eastAsia="Arial Unicode MS" w:hAnsi="Tahoma" w:cs="Tahoma"/>
                <w:w w:val="0"/>
                <w:sz w:val="22"/>
                <w:szCs w:val="22"/>
              </w:rPr>
              <w:t>Avenida Santo Amaro, 48, 1º andar, conjunto 12</w:t>
            </w:r>
          </w:p>
          <w:p w:rsidR="00B83CFD" w:rsidRPr="006E0030" w:rsidRDefault="009B5CAE" w:rsidP="008759F7">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Pr>
                <w:rFonts w:ascii="Tahoma" w:eastAsia="Arial Unicode MS" w:hAnsi="Tahoma" w:cs="Tahoma"/>
                <w:w w:val="0"/>
                <w:sz w:val="22"/>
                <w:szCs w:val="22"/>
              </w:rPr>
              <w:t xml:space="preserve">São Paulo </w:t>
            </w:r>
            <w:r w:rsidR="00B83CFD" w:rsidRPr="003C2DE2">
              <w:rPr>
                <w:rFonts w:ascii="Tahoma" w:eastAsia="Arial Unicode MS" w:hAnsi="Tahoma" w:cs="Tahoma"/>
                <w:w w:val="0"/>
                <w:sz w:val="22"/>
                <w:szCs w:val="22"/>
              </w:rPr>
              <w:t xml:space="preserve">– </w:t>
            </w:r>
            <w:r>
              <w:rPr>
                <w:rFonts w:ascii="Tahoma" w:eastAsia="Arial Unicode MS" w:hAnsi="Tahoma" w:cs="Tahoma"/>
                <w:w w:val="0"/>
                <w:sz w:val="22"/>
                <w:szCs w:val="22"/>
              </w:rPr>
              <w:t>SP</w:t>
            </w:r>
          </w:p>
          <w:p w:rsidR="007C6746" w:rsidRPr="00E62F14" w:rsidRDefault="007C6746" w:rsidP="007C6746">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BE005A">
              <w:rPr>
                <w:rFonts w:ascii="Tahoma" w:eastAsia="Arial Unicode MS" w:hAnsi="Tahoma" w:cs="Tahoma"/>
                <w:w w:val="0"/>
                <w:sz w:val="22"/>
                <w:szCs w:val="22"/>
              </w:rPr>
              <w:t xml:space="preserve">At.: </w:t>
            </w:r>
            <w:r>
              <w:rPr>
                <w:rFonts w:ascii="Tahoma" w:eastAsia="Arial Unicode MS" w:hAnsi="Tahoma" w:cs="Tahoma"/>
                <w:sz w:val="22"/>
                <w:szCs w:val="22"/>
              </w:rPr>
              <w:t xml:space="preserve">Sr. </w:t>
            </w:r>
            <w:r w:rsidRPr="00AB02C5">
              <w:rPr>
                <w:rFonts w:ascii="Tahoma" w:eastAsia="Arial Unicode MS" w:hAnsi="Tahoma" w:cs="Tahoma"/>
                <w:color w:val="000000"/>
                <w:w w:val="0"/>
                <w:sz w:val="22"/>
                <w:szCs w:val="22"/>
              </w:rPr>
              <w:t>Arley Custódio Fonseca</w:t>
            </w:r>
          </w:p>
          <w:p w:rsidR="007C6746" w:rsidRPr="00E62F14" w:rsidRDefault="007C6746" w:rsidP="007C6746">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eastAsia="Arial Unicode MS" w:hAnsi="Tahoma" w:cs="Tahoma"/>
                <w:w w:val="0"/>
                <w:sz w:val="22"/>
                <w:szCs w:val="22"/>
              </w:rPr>
            </w:pPr>
            <w:r w:rsidRPr="00BE005A">
              <w:rPr>
                <w:rFonts w:ascii="Tahoma" w:eastAsia="Arial Unicode MS" w:hAnsi="Tahoma" w:cs="Tahoma"/>
                <w:w w:val="0"/>
                <w:sz w:val="22"/>
                <w:szCs w:val="22"/>
              </w:rPr>
              <w:t>Tel</w:t>
            </w:r>
            <w:r w:rsidRPr="00E62F14">
              <w:rPr>
                <w:rFonts w:ascii="Tahoma" w:eastAsia="Arial Unicode MS" w:hAnsi="Tahoma" w:cs="Tahoma"/>
                <w:w w:val="0"/>
                <w:sz w:val="22"/>
                <w:szCs w:val="22"/>
              </w:rPr>
              <w:t>.</w:t>
            </w:r>
            <w:r w:rsidRPr="00BE005A">
              <w:rPr>
                <w:rFonts w:ascii="Tahoma" w:eastAsia="Arial Unicode MS" w:hAnsi="Tahoma" w:cs="Tahoma"/>
                <w:w w:val="0"/>
                <w:sz w:val="22"/>
                <w:szCs w:val="22"/>
              </w:rPr>
              <w:t xml:space="preserve">: </w:t>
            </w:r>
            <w:r w:rsidRPr="00AB02C5">
              <w:rPr>
                <w:rFonts w:ascii="Tahoma" w:eastAsia="Arial Unicode MS" w:hAnsi="Tahoma" w:cs="Tahoma"/>
                <w:sz w:val="22"/>
                <w:szCs w:val="22"/>
              </w:rPr>
              <w:t xml:space="preserve">(11) </w:t>
            </w:r>
            <w:r>
              <w:rPr>
                <w:rFonts w:ascii="Tahoma" w:eastAsia="Arial Unicode MS" w:hAnsi="Tahoma" w:cs="Tahoma"/>
                <w:sz w:val="22"/>
                <w:szCs w:val="22"/>
              </w:rPr>
              <w:t>3071-</w:t>
            </w:r>
            <w:r w:rsidRPr="00AB02C5">
              <w:rPr>
                <w:rFonts w:ascii="Tahoma" w:eastAsia="Arial Unicode MS" w:hAnsi="Tahoma" w:cs="Tahoma"/>
                <w:sz w:val="22"/>
                <w:szCs w:val="22"/>
              </w:rPr>
              <w:t>4475</w:t>
            </w:r>
          </w:p>
          <w:p w:rsidR="00B83CFD" w:rsidRPr="006E0030" w:rsidRDefault="007C6746" w:rsidP="006E0030">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jc w:val="both"/>
              <w:rPr>
                <w:rFonts w:ascii="Tahoma" w:hAnsi="Tahoma" w:cs="Tahoma"/>
                <w:sz w:val="22"/>
                <w:szCs w:val="22"/>
              </w:rPr>
            </w:pPr>
            <w:r w:rsidRPr="00BE005A">
              <w:rPr>
                <w:rFonts w:ascii="Tahoma" w:eastAsia="Arial Unicode MS" w:hAnsi="Tahoma" w:cs="Tahoma"/>
                <w:w w:val="0"/>
                <w:sz w:val="22"/>
                <w:szCs w:val="22"/>
              </w:rPr>
              <w:t xml:space="preserve">E-mail: </w:t>
            </w:r>
            <w:hyperlink r:id="rId20" w:history="1">
              <w:r w:rsidRPr="00AB02C5">
                <w:rPr>
                  <w:rStyle w:val="Hyperlink"/>
                  <w:rFonts w:ascii="Tahoma" w:eastAsia="Arial Unicode MS" w:hAnsi="Tahoma" w:cs="Tahoma"/>
                  <w:sz w:val="22"/>
                  <w:szCs w:val="22"/>
                </w:rPr>
                <w:t>juridico@apicesec.com.br</w:t>
              </w:r>
            </w:hyperlink>
            <w:r w:rsidRPr="00AB02C5">
              <w:rPr>
                <w:rFonts w:ascii="Tahoma" w:eastAsia="Arial Unicode MS" w:hAnsi="Tahoma" w:cs="Tahoma"/>
                <w:sz w:val="22"/>
                <w:szCs w:val="22"/>
              </w:rPr>
              <w:t xml:space="preserve"> e middle@apicesec.com.br</w:t>
            </w:r>
          </w:p>
        </w:tc>
      </w:tr>
    </w:tbl>
    <w:p w:rsidR="00BA203F" w:rsidRPr="003C2DE2" w:rsidRDefault="00B83CFD" w:rsidP="008759F7">
      <w:pPr>
        <w:autoSpaceDE w:val="0"/>
        <w:autoSpaceDN w:val="0"/>
        <w:adjustRightInd w:val="0"/>
        <w:jc w:val="center"/>
        <w:rPr>
          <w:rFonts w:ascii="Tahoma" w:hAnsi="Tahoma" w:cs="Tahoma"/>
          <w:sz w:val="22"/>
          <w:szCs w:val="22"/>
        </w:rPr>
      </w:pPr>
      <w:r w:rsidRPr="003C2DE2">
        <w:rPr>
          <w:rFonts w:ascii="Tahoma" w:hAnsi="Tahoma" w:cs="Tahoma"/>
          <w:sz w:val="22"/>
          <w:szCs w:val="22"/>
        </w:rPr>
        <w:t>*********</w:t>
      </w:r>
    </w:p>
    <w:p w:rsidR="006C47D0" w:rsidRPr="003C2DE2" w:rsidRDefault="006C47D0" w:rsidP="008759F7">
      <w:pPr>
        <w:tabs>
          <w:tab w:val="left" w:pos="851"/>
          <w:tab w:val="left" w:pos="1357"/>
        </w:tabs>
        <w:jc w:val="center"/>
        <w:outlineLvl w:val="0"/>
        <w:rPr>
          <w:rFonts w:ascii="Tahoma" w:hAnsi="Tahoma" w:cs="Tahoma"/>
          <w:b/>
          <w:smallCaps/>
          <w:sz w:val="22"/>
          <w:szCs w:val="22"/>
          <w:u w:val="single"/>
        </w:rPr>
      </w:pPr>
      <w:r w:rsidRPr="003C2DE2">
        <w:rPr>
          <w:rFonts w:ascii="Tahoma" w:hAnsi="Tahoma" w:cs="Tahoma"/>
          <w:b/>
          <w:smallCaps/>
          <w:sz w:val="22"/>
          <w:szCs w:val="22"/>
        </w:rPr>
        <w:br w:type="page"/>
      </w:r>
      <w:bookmarkStart w:id="184" w:name="_Toc496646696"/>
      <w:r w:rsidR="001A0F32" w:rsidRPr="003C2DE2">
        <w:rPr>
          <w:rFonts w:ascii="Tahoma" w:hAnsi="Tahoma" w:cs="Tahoma"/>
          <w:b/>
          <w:smallCaps/>
          <w:sz w:val="22"/>
          <w:szCs w:val="22"/>
        </w:rPr>
        <w:t>ANEXO III - RELATÓRIO DE DESTINAÇÃO DE RECURSOS</w:t>
      </w:r>
      <w:bookmarkEnd w:id="184"/>
    </w:p>
    <w:p w:rsidR="00F35AEE" w:rsidRPr="003C2DE2" w:rsidRDefault="00F35AEE" w:rsidP="008759F7">
      <w:pPr>
        <w:jc w:val="center"/>
        <w:rPr>
          <w:rFonts w:ascii="Tahoma" w:hAnsi="Tahoma" w:cs="Tahoma"/>
          <w:sz w:val="22"/>
          <w:szCs w:val="22"/>
          <w:lang w:val="it-IT"/>
        </w:rPr>
      </w:pPr>
    </w:p>
    <w:p w:rsidR="003B2933" w:rsidRPr="003C2DE2" w:rsidRDefault="003B2933"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p>
    <w:p w:rsidR="00F35AEE" w:rsidRPr="003C2DE2" w:rsidRDefault="00F35AEE"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b/>
          <w:sz w:val="22"/>
          <w:szCs w:val="22"/>
        </w:rPr>
      </w:pPr>
      <w:r w:rsidRPr="003C2DE2">
        <w:rPr>
          <w:rFonts w:ascii="Tahoma" w:hAnsi="Tahoma" w:cs="Tahoma"/>
          <w:b/>
          <w:sz w:val="22"/>
          <w:szCs w:val="22"/>
        </w:rPr>
        <w:t>MODELO DE RELATÓRIO CONFORME PREVISTO NA CLÁUSULA</w:t>
      </w:r>
      <w:r w:rsidR="00097BDE" w:rsidRPr="003C2DE2">
        <w:rPr>
          <w:rFonts w:ascii="Tahoma" w:hAnsi="Tahoma" w:cs="Tahoma"/>
          <w:b/>
          <w:sz w:val="22"/>
          <w:szCs w:val="22"/>
        </w:rPr>
        <w:t xml:space="preserve"> 3.5.</w:t>
      </w:r>
      <w:r w:rsidR="000F1C4C">
        <w:rPr>
          <w:rFonts w:ascii="Tahoma" w:hAnsi="Tahoma" w:cs="Tahoma"/>
          <w:b/>
          <w:sz w:val="22"/>
          <w:szCs w:val="22"/>
        </w:rPr>
        <w:t>4</w:t>
      </w:r>
      <w:r w:rsidR="00EE7125" w:rsidRPr="003C2DE2">
        <w:rPr>
          <w:rFonts w:ascii="Tahoma" w:hAnsi="Tahoma" w:cs="Tahoma"/>
          <w:b/>
          <w:sz w:val="22"/>
          <w:szCs w:val="22"/>
        </w:rPr>
        <w:t xml:space="preserve"> </w:t>
      </w:r>
      <w:r w:rsidRPr="003C2DE2">
        <w:rPr>
          <w:rFonts w:ascii="Tahoma" w:hAnsi="Tahoma" w:cs="Tahoma"/>
          <w:b/>
          <w:sz w:val="22"/>
          <w:szCs w:val="22"/>
        </w:rPr>
        <w:t>DESTA ESCRITURA</w:t>
      </w:r>
    </w:p>
    <w:p w:rsidR="00F35AEE" w:rsidRPr="003C2DE2" w:rsidRDefault="00F35AEE"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r w:rsidRPr="003C2DE2">
        <w:rPr>
          <w:rFonts w:ascii="Tahoma" w:hAnsi="Tahoma" w:cs="Tahoma"/>
          <w:sz w:val="22"/>
          <w:szCs w:val="22"/>
        </w:rPr>
        <w:t>_____________________________________________________</w:t>
      </w:r>
    </w:p>
    <w:p w:rsidR="00A04938" w:rsidRDefault="00A04938" w:rsidP="008759F7">
      <w:pPr>
        <w:tabs>
          <w:tab w:val="left" w:pos="24"/>
          <w:tab w:val="left" w:pos="1200"/>
        </w:tabs>
        <w:autoSpaceDE w:val="0"/>
        <w:autoSpaceDN w:val="0"/>
        <w:adjustRightInd w:val="0"/>
        <w:jc w:val="both"/>
        <w:rPr>
          <w:rFonts w:ascii="Tahoma" w:hAnsi="Tahoma" w:cs="Tahoma"/>
          <w:i/>
          <w:sz w:val="22"/>
          <w:szCs w:val="22"/>
        </w:rPr>
      </w:pPr>
    </w:p>
    <w:p w:rsidR="007C6746" w:rsidRDefault="007C6746" w:rsidP="008759F7">
      <w:pPr>
        <w:tabs>
          <w:tab w:val="left" w:pos="24"/>
          <w:tab w:val="left" w:pos="1200"/>
        </w:tabs>
        <w:autoSpaceDE w:val="0"/>
        <w:autoSpaceDN w:val="0"/>
        <w:adjustRightInd w:val="0"/>
        <w:jc w:val="both"/>
        <w:rPr>
          <w:rFonts w:ascii="Tahoma" w:hAnsi="Tahoma" w:cs="Tahoma"/>
          <w:sz w:val="22"/>
          <w:szCs w:val="22"/>
        </w:rPr>
      </w:pPr>
    </w:p>
    <w:p w:rsidR="00852D5C" w:rsidRPr="003C2DE2" w:rsidRDefault="001A0F32" w:rsidP="008759F7">
      <w:pPr>
        <w:tabs>
          <w:tab w:val="left" w:pos="24"/>
          <w:tab w:val="left" w:pos="1200"/>
        </w:tabs>
        <w:autoSpaceDE w:val="0"/>
        <w:autoSpaceDN w:val="0"/>
        <w:adjustRightInd w:val="0"/>
        <w:jc w:val="both"/>
        <w:rPr>
          <w:rFonts w:ascii="Tahoma" w:hAnsi="Tahoma" w:cs="Tahoma"/>
          <w:b/>
          <w:smallCaps/>
          <w:sz w:val="22"/>
          <w:szCs w:val="22"/>
        </w:rPr>
      </w:pPr>
      <w:r w:rsidRPr="003C2DE2">
        <w:rPr>
          <w:rFonts w:ascii="Tahoma" w:hAnsi="Tahoma" w:cs="Tahoma"/>
          <w:b/>
          <w:smallCaps/>
          <w:sz w:val="22"/>
          <w:szCs w:val="22"/>
        </w:rPr>
        <w:t xml:space="preserve">RELATÓRIO DE COMPROVAÇÃO DE DESTINAÇÃO DE RECURSOS ORIUNDOS DA </w:t>
      </w:r>
      <w:r>
        <w:rPr>
          <w:rFonts w:ascii="Tahoma" w:hAnsi="Tahoma" w:cs="Tahoma"/>
          <w:b/>
          <w:smallCaps/>
          <w:sz w:val="22"/>
          <w:szCs w:val="22"/>
        </w:rPr>
        <w:t>10</w:t>
      </w:r>
      <w:r w:rsidRPr="003C2DE2">
        <w:rPr>
          <w:rFonts w:ascii="Tahoma" w:hAnsi="Tahoma" w:cs="Tahoma"/>
          <w:b/>
          <w:smallCaps/>
          <w:sz w:val="22"/>
          <w:szCs w:val="22"/>
        </w:rPr>
        <w:t xml:space="preserve">ª </w:t>
      </w:r>
      <w:r w:rsidR="004D0B34">
        <w:rPr>
          <w:rFonts w:ascii="Tahoma" w:hAnsi="Tahoma" w:cs="Tahoma"/>
          <w:b/>
          <w:smallCaps/>
          <w:sz w:val="22"/>
          <w:szCs w:val="22"/>
        </w:rPr>
        <w:t xml:space="preserve">(DÉCIMA) </w:t>
      </w:r>
      <w:r w:rsidRPr="003C2DE2">
        <w:rPr>
          <w:rFonts w:ascii="Tahoma" w:hAnsi="Tahoma" w:cs="Tahoma"/>
          <w:b/>
          <w:smallCaps/>
          <w:sz w:val="22"/>
          <w:szCs w:val="22"/>
        </w:rPr>
        <w:t>EMISSÃO DE DEBÊNTURES, PARA COLOCAÇÃO PRIVADA, NÃO CONVERSÍVEIS EM AÇÕES, DA ESPÉCIE QUIROGRAFÁRIA, DA KLABIN S.A.</w:t>
      </w:r>
    </w:p>
    <w:p w:rsidR="00943123" w:rsidRPr="003C2DE2" w:rsidRDefault="00943123" w:rsidP="008759F7">
      <w:pPr>
        <w:tabs>
          <w:tab w:val="left" w:pos="24"/>
          <w:tab w:val="left" w:pos="1200"/>
        </w:tabs>
        <w:autoSpaceDE w:val="0"/>
        <w:autoSpaceDN w:val="0"/>
        <w:adjustRightInd w:val="0"/>
        <w:rPr>
          <w:rFonts w:ascii="Tahoma" w:hAnsi="Tahoma" w:cs="Tahoma"/>
          <w:sz w:val="22"/>
          <w:szCs w:val="22"/>
        </w:rPr>
      </w:pPr>
    </w:p>
    <w:p w:rsidR="00852D5C" w:rsidRPr="003C2DE2" w:rsidRDefault="00852D5C" w:rsidP="008759F7">
      <w:pPr>
        <w:tabs>
          <w:tab w:val="left" w:pos="24"/>
          <w:tab w:val="left" w:pos="5435"/>
        </w:tabs>
        <w:autoSpaceDE w:val="0"/>
        <w:autoSpaceDN w:val="0"/>
        <w:adjustRightInd w:val="0"/>
        <w:rPr>
          <w:rFonts w:ascii="Tahoma" w:hAnsi="Tahoma" w:cs="Tahoma"/>
          <w:sz w:val="22"/>
          <w:szCs w:val="22"/>
        </w:rPr>
      </w:pPr>
    </w:p>
    <w:p w:rsidR="00852D5C" w:rsidRDefault="00852D5C" w:rsidP="008759F7">
      <w:pPr>
        <w:tabs>
          <w:tab w:val="left" w:pos="24"/>
          <w:tab w:val="left" w:pos="5435"/>
        </w:tabs>
        <w:autoSpaceDE w:val="0"/>
        <w:autoSpaceDN w:val="0"/>
        <w:adjustRightInd w:val="0"/>
        <w:rPr>
          <w:rFonts w:ascii="Tahoma" w:hAnsi="Tahoma" w:cs="Tahoma"/>
          <w:sz w:val="22"/>
          <w:szCs w:val="22"/>
        </w:rPr>
      </w:pPr>
      <w:r w:rsidRPr="003C2DE2">
        <w:rPr>
          <w:rFonts w:ascii="Tahoma" w:hAnsi="Tahoma" w:cs="Tahoma"/>
          <w:sz w:val="22"/>
          <w:szCs w:val="22"/>
        </w:rPr>
        <w:t xml:space="preserve">Período: </w:t>
      </w:r>
      <w:r w:rsidR="00F35AEE" w:rsidRPr="003C2DE2">
        <w:rPr>
          <w:rFonts w:ascii="Tahoma" w:hAnsi="Tahoma" w:cs="Tahoma"/>
          <w:sz w:val="22"/>
          <w:szCs w:val="22"/>
        </w:rPr>
        <w:t>__</w:t>
      </w:r>
      <w:r w:rsidR="00E6618B" w:rsidRPr="003C2DE2">
        <w:rPr>
          <w:rFonts w:ascii="Tahoma" w:hAnsi="Tahoma" w:cs="Tahoma"/>
          <w:sz w:val="22"/>
          <w:szCs w:val="22"/>
        </w:rPr>
        <w:t xml:space="preserve"> </w:t>
      </w:r>
      <w:r w:rsidRPr="003C2DE2">
        <w:rPr>
          <w:rFonts w:ascii="Tahoma" w:hAnsi="Tahoma" w:cs="Tahoma"/>
          <w:sz w:val="22"/>
          <w:szCs w:val="22"/>
        </w:rPr>
        <w:t>/</w:t>
      </w:r>
      <w:r w:rsidR="00F35AEE" w:rsidRPr="003C2DE2">
        <w:rPr>
          <w:rFonts w:ascii="Tahoma" w:hAnsi="Tahoma" w:cs="Tahoma"/>
          <w:sz w:val="22"/>
          <w:szCs w:val="22"/>
        </w:rPr>
        <w:t>__</w:t>
      </w:r>
      <w:r w:rsidR="00E6618B" w:rsidRPr="003C2DE2">
        <w:rPr>
          <w:rFonts w:ascii="Tahoma" w:hAnsi="Tahoma" w:cs="Tahoma"/>
          <w:sz w:val="22"/>
          <w:szCs w:val="22"/>
        </w:rPr>
        <w:t xml:space="preserve"> </w:t>
      </w:r>
      <w:r w:rsidRPr="003C2DE2">
        <w:rPr>
          <w:rFonts w:ascii="Tahoma" w:hAnsi="Tahoma" w:cs="Tahoma"/>
          <w:sz w:val="22"/>
          <w:szCs w:val="22"/>
        </w:rPr>
        <w:t>/20</w:t>
      </w:r>
      <w:r w:rsidR="00F35AEE" w:rsidRPr="003C2DE2">
        <w:rPr>
          <w:rFonts w:ascii="Tahoma" w:hAnsi="Tahoma" w:cs="Tahoma"/>
          <w:sz w:val="22"/>
          <w:szCs w:val="22"/>
        </w:rPr>
        <w:t>__</w:t>
      </w:r>
      <w:r w:rsidRPr="003C2DE2">
        <w:rPr>
          <w:rFonts w:ascii="Tahoma" w:hAnsi="Tahoma" w:cs="Tahoma"/>
          <w:sz w:val="22"/>
          <w:szCs w:val="22"/>
        </w:rPr>
        <w:t xml:space="preserve"> até </w:t>
      </w:r>
      <w:r w:rsidR="00F35AEE" w:rsidRPr="003C2DE2">
        <w:rPr>
          <w:rFonts w:ascii="Tahoma" w:hAnsi="Tahoma" w:cs="Tahoma"/>
          <w:sz w:val="22"/>
          <w:szCs w:val="22"/>
        </w:rPr>
        <w:t>__</w:t>
      </w:r>
      <w:r w:rsidR="00E6618B" w:rsidRPr="003C2DE2">
        <w:rPr>
          <w:rFonts w:ascii="Tahoma" w:hAnsi="Tahoma" w:cs="Tahoma"/>
          <w:sz w:val="22"/>
          <w:szCs w:val="22"/>
        </w:rPr>
        <w:t xml:space="preserve"> </w:t>
      </w:r>
      <w:r w:rsidRPr="003C2DE2">
        <w:rPr>
          <w:rFonts w:ascii="Tahoma" w:hAnsi="Tahoma" w:cs="Tahoma"/>
          <w:sz w:val="22"/>
          <w:szCs w:val="22"/>
        </w:rPr>
        <w:t>/</w:t>
      </w:r>
      <w:r w:rsidR="00F35AEE" w:rsidRPr="003C2DE2">
        <w:rPr>
          <w:rFonts w:ascii="Tahoma" w:hAnsi="Tahoma" w:cs="Tahoma"/>
          <w:sz w:val="22"/>
          <w:szCs w:val="22"/>
        </w:rPr>
        <w:t>__</w:t>
      </w:r>
      <w:r w:rsidR="00E6618B" w:rsidRPr="003C2DE2">
        <w:rPr>
          <w:rFonts w:ascii="Tahoma" w:hAnsi="Tahoma" w:cs="Tahoma"/>
          <w:sz w:val="22"/>
          <w:szCs w:val="22"/>
        </w:rPr>
        <w:t xml:space="preserve"> </w:t>
      </w:r>
      <w:r w:rsidRPr="003C2DE2">
        <w:rPr>
          <w:rFonts w:ascii="Tahoma" w:hAnsi="Tahoma" w:cs="Tahoma"/>
          <w:sz w:val="22"/>
          <w:szCs w:val="22"/>
        </w:rPr>
        <w:t>/20</w:t>
      </w:r>
      <w:r w:rsidR="00F35AEE" w:rsidRPr="003C2DE2">
        <w:rPr>
          <w:rFonts w:ascii="Tahoma" w:hAnsi="Tahoma" w:cs="Tahoma"/>
          <w:sz w:val="22"/>
          <w:szCs w:val="22"/>
        </w:rPr>
        <w:t>__</w:t>
      </w:r>
    </w:p>
    <w:p w:rsidR="00B16C5B" w:rsidRDefault="00B16C5B" w:rsidP="008759F7">
      <w:pPr>
        <w:tabs>
          <w:tab w:val="left" w:pos="24"/>
          <w:tab w:val="left" w:pos="5435"/>
        </w:tabs>
        <w:autoSpaceDE w:val="0"/>
        <w:autoSpaceDN w:val="0"/>
        <w:adjustRightInd w:val="0"/>
        <w:rPr>
          <w:rFonts w:ascii="Tahoma" w:hAnsi="Tahoma" w:cs="Tahoma"/>
          <w:sz w:val="22"/>
          <w:szCs w:val="22"/>
        </w:rPr>
      </w:pPr>
    </w:p>
    <w:p w:rsidR="00B16C5B" w:rsidRPr="003C2DE2" w:rsidRDefault="00B16C5B" w:rsidP="001961D2">
      <w:pPr>
        <w:tabs>
          <w:tab w:val="left" w:pos="24"/>
          <w:tab w:val="left" w:pos="5435"/>
        </w:tabs>
        <w:autoSpaceDE w:val="0"/>
        <w:autoSpaceDN w:val="0"/>
        <w:adjustRightInd w:val="0"/>
        <w:jc w:val="both"/>
        <w:rPr>
          <w:rFonts w:ascii="Tahoma" w:hAnsi="Tahoma" w:cs="Tahoma"/>
          <w:sz w:val="22"/>
          <w:szCs w:val="22"/>
        </w:rPr>
      </w:pPr>
      <w:r w:rsidRPr="001961D2">
        <w:rPr>
          <w:rFonts w:ascii="Tahoma" w:hAnsi="Tahoma" w:cs="Tahoma"/>
          <w:b/>
          <w:sz w:val="22"/>
          <w:szCs w:val="22"/>
        </w:rPr>
        <w:t>KLABIN S.A</w:t>
      </w:r>
      <w:r w:rsidRPr="006C58ED">
        <w:rPr>
          <w:rFonts w:ascii="Tahoma" w:hAnsi="Tahoma" w:cs="Tahoma"/>
          <w:sz w:val="22"/>
          <w:szCs w:val="22"/>
        </w:rPr>
        <w:t>.</w:t>
      </w:r>
      <w:r w:rsidRPr="003C2DE2">
        <w:rPr>
          <w:rFonts w:ascii="Tahoma" w:hAnsi="Tahoma" w:cs="Tahoma"/>
          <w:sz w:val="22"/>
          <w:szCs w:val="22"/>
        </w:rPr>
        <w:t>, sociedade por ações, com registro de companhia aberta perante a Comissão de Valores Mobiliários (“</w:t>
      </w:r>
      <w:r w:rsidRPr="006C58ED">
        <w:rPr>
          <w:rFonts w:ascii="Tahoma" w:hAnsi="Tahoma" w:cs="Tahoma"/>
          <w:sz w:val="22"/>
          <w:szCs w:val="22"/>
        </w:rPr>
        <w:t>CVM</w:t>
      </w:r>
      <w:r w:rsidRPr="003C2DE2">
        <w:rPr>
          <w:rFonts w:ascii="Tahoma" w:hAnsi="Tahoma" w:cs="Tahoma"/>
          <w:sz w:val="22"/>
          <w:szCs w:val="22"/>
        </w:rPr>
        <w:t>”), com sede na cidade de São Paulo, Estado de São Paulo, na Avenida Brigadeiro Faria Lima, 3.600, 3º, 4º e 5º andares, CEP 04538-132, inscrita no Cadastro Nacional de Pessoa Jurídica do Ministério da Fazenda (“</w:t>
      </w:r>
      <w:r w:rsidRPr="006C58ED">
        <w:rPr>
          <w:rFonts w:ascii="Tahoma" w:hAnsi="Tahoma" w:cs="Tahoma"/>
          <w:sz w:val="22"/>
          <w:szCs w:val="22"/>
        </w:rPr>
        <w:t>CNPJ/MF</w:t>
      </w:r>
      <w:r w:rsidRPr="003C2DE2">
        <w:rPr>
          <w:rFonts w:ascii="Tahoma" w:hAnsi="Tahoma" w:cs="Tahoma"/>
          <w:sz w:val="22"/>
          <w:szCs w:val="22"/>
        </w:rPr>
        <w:t>”) sob o nº</w:t>
      </w:r>
      <w:r>
        <w:rPr>
          <w:rFonts w:ascii="Tahoma" w:hAnsi="Tahoma" w:cs="Tahoma"/>
          <w:sz w:val="22"/>
          <w:szCs w:val="22"/>
        </w:rPr>
        <w:t> </w:t>
      </w:r>
      <w:r w:rsidRPr="003C2DE2">
        <w:rPr>
          <w:rFonts w:ascii="Tahoma" w:hAnsi="Tahoma" w:cs="Tahoma"/>
          <w:sz w:val="22"/>
          <w:szCs w:val="22"/>
        </w:rPr>
        <w:t>89.637.490/0001-45, na qualidade de emissora das Debêntures</w:t>
      </w:r>
      <w:r w:rsidRPr="006C58ED">
        <w:rPr>
          <w:rFonts w:ascii="Tahoma" w:hAnsi="Tahoma" w:cs="Tahoma"/>
          <w:sz w:val="22"/>
          <w:szCs w:val="22"/>
        </w:rPr>
        <w:t xml:space="preserve">, neste ato representada na forma do seu Estatuto Social, declara para os devidos fins que utilizou, no último </w:t>
      </w:r>
      <w:r>
        <w:rPr>
          <w:rFonts w:ascii="Tahoma" w:hAnsi="Tahoma" w:cs="Tahoma"/>
          <w:sz w:val="22"/>
          <w:szCs w:val="22"/>
        </w:rPr>
        <w:t>[</w:t>
      </w:r>
      <w:r w:rsidRPr="006C58ED">
        <w:rPr>
          <w:rFonts w:ascii="Tahoma" w:hAnsi="Tahoma" w:cs="Tahoma"/>
          <w:sz w:val="22"/>
          <w:szCs w:val="22"/>
        </w:rPr>
        <w:t>trimestre</w:t>
      </w:r>
      <w:r w:rsidR="00A04938">
        <w:rPr>
          <w:rFonts w:ascii="Tahoma" w:hAnsi="Tahoma" w:cs="Tahoma"/>
          <w:sz w:val="22"/>
          <w:szCs w:val="22"/>
        </w:rPr>
        <w:t xml:space="preserve">] </w:t>
      </w:r>
      <w:r>
        <w:rPr>
          <w:rFonts w:ascii="Tahoma" w:hAnsi="Tahoma" w:cs="Tahoma"/>
          <w:sz w:val="22"/>
          <w:szCs w:val="22"/>
        </w:rPr>
        <w:t>/</w:t>
      </w:r>
      <w:r w:rsidR="00A04938">
        <w:rPr>
          <w:rFonts w:ascii="Tahoma" w:hAnsi="Tahoma" w:cs="Tahoma"/>
          <w:sz w:val="22"/>
          <w:szCs w:val="22"/>
        </w:rPr>
        <w:t xml:space="preserve"> [</w:t>
      </w:r>
      <w:r>
        <w:rPr>
          <w:rFonts w:ascii="Tahoma" w:hAnsi="Tahoma" w:cs="Tahoma"/>
          <w:sz w:val="22"/>
          <w:szCs w:val="22"/>
        </w:rPr>
        <w:t>semestre]</w:t>
      </w:r>
      <w:r w:rsidRPr="006C58ED">
        <w:rPr>
          <w:rFonts w:ascii="Tahoma" w:hAnsi="Tahoma" w:cs="Tahoma"/>
          <w:sz w:val="22"/>
          <w:szCs w:val="22"/>
        </w:rPr>
        <w:t xml:space="preserve"> ou </w:t>
      </w:r>
      <w:r w:rsidR="00A04938">
        <w:rPr>
          <w:rFonts w:ascii="Tahoma" w:hAnsi="Tahoma" w:cs="Tahoma"/>
          <w:sz w:val="22"/>
          <w:szCs w:val="22"/>
        </w:rPr>
        <w:t>[</w:t>
      </w:r>
      <w:r w:rsidRPr="006C58ED">
        <w:rPr>
          <w:rFonts w:ascii="Tahoma" w:hAnsi="Tahoma" w:cs="Tahoma"/>
          <w:sz w:val="22"/>
          <w:szCs w:val="22"/>
        </w:rPr>
        <w:t xml:space="preserve">em outra periodicidade legal que venha ser imposta </w:t>
      </w:r>
      <w:r>
        <w:rPr>
          <w:rFonts w:ascii="Tahoma" w:hAnsi="Tahoma" w:cs="Tahoma"/>
          <w:sz w:val="22"/>
          <w:szCs w:val="22"/>
        </w:rPr>
        <w:t xml:space="preserve">por qualquer </w:t>
      </w:r>
      <w:r w:rsidRPr="006C58ED">
        <w:rPr>
          <w:rFonts w:ascii="Tahoma" w:hAnsi="Tahoma" w:cs="Tahoma"/>
          <w:sz w:val="22"/>
          <w:szCs w:val="22"/>
        </w:rPr>
        <w:t xml:space="preserve">autoridade competente], os recursos obtidos por meio da 10ª (décima) Emissão de Debêntures, para Colocação Privada, Não Conversíveis em Ações, da Espécie Quirografária da Devedora, </w:t>
      </w:r>
      <w:r w:rsidR="00A04938">
        <w:rPr>
          <w:rFonts w:ascii="Tahoma" w:hAnsi="Tahoma" w:cs="Tahoma"/>
          <w:sz w:val="22"/>
          <w:szCs w:val="22"/>
        </w:rPr>
        <w:t xml:space="preserve">realizada </w:t>
      </w:r>
      <w:r w:rsidRPr="006C58ED">
        <w:rPr>
          <w:rFonts w:ascii="Tahoma" w:hAnsi="Tahoma" w:cs="Tahoma"/>
          <w:sz w:val="22"/>
          <w:szCs w:val="22"/>
        </w:rPr>
        <w:t xml:space="preserve">em [•] de [•] de 2018, exclusivamente, para os serviços previstos na cláusula </w:t>
      </w:r>
      <w:r w:rsidR="00A04938">
        <w:rPr>
          <w:rFonts w:ascii="Tahoma" w:hAnsi="Tahoma" w:cs="Tahoma"/>
          <w:sz w:val="22"/>
          <w:szCs w:val="22"/>
        </w:rPr>
        <w:t>3.5.1</w:t>
      </w:r>
      <w:r w:rsidRPr="006C58ED">
        <w:rPr>
          <w:rFonts w:ascii="Tahoma" w:hAnsi="Tahoma" w:cs="Tahoma"/>
          <w:sz w:val="22"/>
          <w:szCs w:val="22"/>
        </w:rPr>
        <w:t>, conforme abaixo descrito</w:t>
      </w:r>
    </w:p>
    <w:p w:rsidR="00B062E7" w:rsidRDefault="00B062E7" w:rsidP="008759F7">
      <w:pPr>
        <w:tabs>
          <w:tab w:val="left" w:pos="24"/>
          <w:tab w:val="left" w:pos="5435"/>
        </w:tabs>
        <w:autoSpaceDE w:val="0"/>
        <w:autoSpaceDN w:val="0"/>
        <w:adjustRightInd w:val="0"/>
        <w:rPr>
          <w:rFonts w:ascii="Tahoma" w:hAnsi="Tahoma" w:cs="Tahoma"/>
          <w:sz w:val="22"/>
          <w:szCs w:val="22"/>
        </w:rPr>
      </w:pPr>
    </w:p>
    <w:p w:rsidR="00A04938" w:rsidRDefault="00A04938" w:rsidP="008759F7">
      <w:pPr>
        <w:tabs>
          <w:tab w:val="left" w:pos="24"/>
          <w:tab w:val="left" w:pos="5435"/>
        </w:tabs>
        <w:autoSpaceDE w:val="0"/>
        <w:autoSpaceDN w:val="0"/>
        <w:adjustRightInd w:val="0"/>
        <w:rPr>
          <w:rFonts w:ascii="Tahoma" w:hAnsi="Tahoma" w:cs="Tahom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521"/>
        <w:gridCol w:w="1143"/>
        <w:gridCol w:w="4216"/>
      </w:tblGrid>
      <w:tr w:rsidR="005B1F57" w:rsidRPr="003C2DE2" w:rsidTr="0043473B">
        <w:trPr>
          <w:jc w:val="center"/>
        </w:trPr>
        <w:tc>
          <w:tcPr>
            <w:tcW w:w="0" w:type="auto"/>
            <w:shd w:val="clear" w:color="auto" w:fill="A6A6A6"/>
          </w:tcPr>
          <w:p w:rsidR="005B1F57" w:rsidRPr="003C2DE2" w:rsidRDefault="005B1F57" w:rsidP="0032787B">
            <w:pPr>
              <w:tabs>
                <w:tab w:val="left" w:pos="24"/>
                <w:tab w:val="left" w:pos="5435"/>
              </w:tabs>
              <w:autoSpaceDE w:val="0"/>
              <w:autoSpaceDN w:val="0"/>
              <w:adjustRightInd w:val="0"/>
              <w:rPr>
                <w:rFonts w:ascii="Tahoma" w:hAnsi="Tahoma" w:cs="Tahoma"/>
                <w:b/>
                <w:sz w:val="22"/>
                <w:szCs w:val="22"/>
              </w:rPr>
            </w:pPr>
            <w:r w:rsidRPr="003C2DE2">
              <w:rPr>
                <w:rFonts w:ascii="Tahoma" w:hAnsi="Tahoma" w:cs="Tahoma"/>
                <w:b/>
                <w:sz w:val="22"/>
                <w:szCs w:val="22"/>
              </w:rPr>
              <w:t>Nota Fiscal</w:t>
            </w:r>
          </w:p>
        </w:tc>
        <w:tc>
          <w:tcPr>
            <w:tcW w:w="0" w:type="auto"/>
            <w:shd w:val="clear" w:color="auto" w:fill="A6A6A6"/>
          </w:tcPr>
          <w:p w:rsidR="005B1F57" w:rsidRDefault="005B1F57" w:rsidP="0032787B">
            <w:pPr>
              <w:tabs>
                <w:tab w:val="left" w:pos="24"/>
                <w:tab w:val="left" w:pos="5435"/>
              </w:tabs>
              <w:autoSpaceDE w:val="0"/>
              <w:autoSpaceDN w:val="0"/>
              <w:adjustRightInd w:val="0"/>
              <w:rPr>
                <w:rFonts w:ascii="Tahoma" w:hAnsi="Tahoma" w:cs="Tahoma"/>
                <w:b/>
                <w:sz w:val="22"/>
                <w:szCs w:val="22"/>
              </w:rPr>
            </w:pPr>
            <w:r>
              <w:rPr>
                <w:rFonts w:ascii="Tahoma" w:hAnsi="Tahoma" w:cs="Tahoma"/>
                <w:b/>
                <w:sz w:val="22"/>
                <w:szCs w:val="22"/>
              </w:rPr>
              <w:t>Descrição do Produto</w:t>
            </w:r>
          </w:p>
        </w:tc>
        <w:tc>
          <w:tcPr>
            <w:tcW w:w="0" w:type="auto"/>
            <w:shd w:val="clear" w:color="auto" w:fill="A6A6A6"/>
          </w:tcPr>
          <w:p w:rsidR="005B1F57" w:rsidRPr="003C2DE2" w:rsidRDefault="005B1F57" w:rsidP="0032787B">
            <w:pPr>
              <w:tabs>
                <w:tab w:val="left" w:pos="24"/>
                <w:tab w:val="left" w:pos="5435"/>
              </w:tabs>
              <w:autoSpaceDE w:val="0"/>
              <w:autoSpaceDN w:val="0"/>
              <w:adjustRightInd w:val="0"/>
              <w:rPr>
                <w:rFonts w:ascii="Tahoma" w:hAnsi="Tahoma" w:cs="Tahoma"/>
                <w:b/>
                <w:sz w:val="22"/>
                <w:szCs w:val="22"/>
              </w:rPr>
            </w:pPr>
            <w:r>
              <w:rPr>
                <w:rFonts w:ascii="Tahoma" w:hAnsi="Tahoma" w:cs="Tahoma"/>
                <w:b/>
                <w:sz w:val="22"/>
                <w:szCs w:val="22"/>
              </w:rPr>
              <w:t>Valor R$</w:t>
            </w:r>
          </w:p>
        </w:tc>
        <w:tc>
          <w:tcPr>
            <w:tcW w:w="0" w:type="auto"/>
            <w:shd w:val="clear" w:color="auto" w:fill="A6A6A6"/>
          </w:tcPr>
          <w:p w:rsidR="005B1F57" w:rsidRDefault="005B1F57" w:rsidP="0032787B">
            <w:pPr>
              <w:tabs>
                <w:tab w:val="left" w:pos="24"/>
                <w:tab w:val="left" w:pos="5435"/>
              </w:tabs>
              <w:autoSpaceDE w:val="0"/>
              <w:autoSpaceDN w:val="0"/>
              <w:adjustRightInd w:val="0"/>
              <w:rPr>
                <w:rFonts w:ascii="Tahoma" w:hAnsi="Tahoma" w:cs="Tahoma"/>
                <w:b/>
                <w:sz w:val="22"/>
                <w:szCs w:val="22"/>
              </w:rPr>
            </w:pPr>
            <w:r>
              <w:rPr>
                <w:rFonts w:ascii="Tahoma" w:hAnsi="Tahoma" w:cs="Tahoma"/>
                <w:b/>
                <w:sz w:val="22"/>
                <w:szCs w:val="22"/>
              </w:rPr>
              <w:t>Porcentagem do Lastro utilizado (%)</w:t>
            </w:r>
          </w:p>
        </w:tc>
      </w:tr>
      <w:tr w:rsidR="005B1F57" w:rsidRPr="003C2DE2" w:rsidTr="0043473B">
        <w:trPr>
          <w:jc w:val="center"/>
        </w:trPr>
        <w:tc>
          <w:tcPr>
            <w:tcW w:w="0" w:type="auto"/>
            <w:shd w:val="clear" w:color="auto" w:fill="auto"/>
          </w:tcPr>
          <w:p w:rsidR="005B1F57" w:rsidRPr="003C2DE2" w:rsidRDefault="005B1F57" w:rsidP="0032787B">
            <w:pPr>
              <w:tabs>
                <w:tab w:val="left" w:pos="24"/>
                <w:tab w:val="left" w:pos="5435"/>
              </w:tabs>
              <w:autoSpaceDE w:val="0"/>
              <w:autoSpaceDN w:val="0"/>
              <w:adjustRightInd w:val="0"/>
              <w:rPr>
                <w:rFonts w:ascii="Tahoma" w:hAnsi="Tahoma" w:cs="Tahoma"/>
                <w:sz w:val="22"/>
                <w:szCs w:val="22"/>
              </w:rPr>
            </w:pPr>
          </w:p>
        </w:tc>
        <w:tc>
          <w:tcPr>
            <w:tcW w:w="0" w:type="auto"/>
          </w:tcPr>
          <w:p w:rsidR="005B1F57" w:rsidRPr="003C2DE2" w:rsidRDefault="005B1F57" w:rsidP="0032787B">
            <w:pPr>
              <w:tabs>
                <w:tab w:val="left" w:pos="24"/>
                <w:tab w:val="left" w:pos="5435"/>
              </w:tabs>
              <w:autoSpaceDE w:val="0"/>
              <w:autoSpaceDN w:val="0"/>
              <w:adjustRightInd w:val="0"/>
              <w:rPr>
                <w:rFonts w:ascii="Tahoma" w:hAnsi="Tahoma" w:cs="Tahoma"/>
                <w:sz w:val="22"/>
                <w:szCs w:val="22"/>
              </w:rPr>
            </w:pPr>
          </w:p>
        </w:tc>
        <w:tc>
          <w:tcPr>
            <w:tcW w:w="0" w:type="auto"/>
          </w:tcPr>
          <w:p w:rsidR="005B1F57" w:rsidRPr="003C2DE2" w:rsidRDefault="005B1F57" w:rsidP="0032787B">
            <w:pPr>
              <w:tabs>
                <w:tab w:val="left" w:pos="24"/>
                <w:tab w:val="left" w:pos="5435"/>
              </w:tabs>
              <w:autoSpaceDE w:val="0"/>
              <w:autoSpaceDN w:val="0"/>
              <w:adjustRightInd w:val="0"/>
              <w:rPr>
                <w:rFonts w:ascii="Tahoma" w:hAnsi="Tahoma" w:cs="Tahoma"/>
                <w:sz w:val="22"/>
                <w:szCs w:val="22"/>
              </w:rPr>
            </w:pPr>
          </w:p>
        </w:tc>
        <w:tc>
          <w:tcPr>
            <w:tcW w:w="0" w:type="auto"/>
          </w:tcPr>
          <w:p w:rsidR="005B1F57" w:rsidRPr="003C2DE2" w:rsidRDefault="005B1F57" w:rsidP="0032787B">
            <w:pPr>
              <w:tabs>
                <w:tab w:val="left" w:pos="24"/>
                <w:tab w:val="left" w:pos="5435"/>
              </w:tabs>
              <w:autoSpaceDE w:val="0"/>
              <w:autoSpaceDN w:val="0"/>
              <w:adjustRightInd w:val="0"/>
              <w:rPr>
                <w:rFonts w:ascii="Tahoma" w:hAnsi="Tahoma" w:cs="Tahoma"/>
                <w:sz w:val="22"/>
                <w:szCs w:val="22"/>
              </w:rPr>
            </w:pPr>
          </w:p>
        </w:tc>
      </w:tr>
      <w:tr w:rsidR="005B1F57" w:rsidRPr="003C2DE2" w:rsidTr="0043473B">
        <w:trPr>
          <w:jc w:val="center"/>
        </w:trPr>
        <w:tc>
          <w:tcPr>
            <w:tcW w:w="0" w:type="auto"/>
            <w:shd w:val="clear" w:color="auto" w:fill="auto"/>
          </w:tcPr>
          <w:p w:rsidR="005B1F57" w:rsidRPr="003C2DE2" w:rsidRDefault="005B1F57" w:rsidP="0032787B">
            <w:pPr>
              <w:tabs>
                <w:tab w:val="left" w:pos="24"/>
                <w:tab w:val="left" w:pos="5435"/>
              </w:tabs>
              <w:autoSpaceDE w:val="0"/>
              <w:autoSpaceDN w:val="0"/>
              <w:adjustRightInd w:val="0"/>
              <w:rPr>
                <w:rFonts w:ascii="Tahoma" w:hAnsi="Tahoma" w:cs="Tahoma"/>
                <w:sz w:val="22"/>
                <w:szCs w:val="22"/>
              </w:rPr>
            </w:pPr>
          </w:p>
        </w:tc>
        <w:tc>
          <w:tcPr>
            <w:tcW w:w="0" w:type="auto"/>
          </w:tcPr>
          <w:p w:rsidR="005B1F57" w:rsidRPr="003C2DE2" w:rsidRDefault="005B1F57" w:rsidP="0032787B">
            <w:pPr>
              <w:tabs>
                <w:tab w:val="left" w:pos="24"/>
                <w:tab w:val="left" w:pos="5435"/>
              </w:tabs>
              <w:autoSpaceDE w:val="0"/>
              <w:autoSpaceDN w:val="0"/>
              <w:adjustRightInd w:val="0"/>
              <w:rPr>
                <w:rFonts w:ascii="Tahoma" w:hAnsi="Tahoma" w:cs="Tahoma"/>
                <w:sz w:val="22"/>
                <w:szCs w:val="22"/>
              </w:rPr>
            </w:pPr>
          </w:p>
        </w:tc>
        <w:tc>
          <w:tcPr>
            <w:tcW w:w="0" w:type="auto"/>
          </w:tcPr>
          <w:p w:rsidR="005B1F57" w:rsidRPr="003C2DE2" w:rsidRDefault="005B1F57" w:rsidP="0032787B">
            <w:pPr>
              <w:tabs>
                <w:tab w:val="left" w:pos="24"/>
                <w:tab w:val="left" w:pos="5435"/>
              </w:tabs>
              <w:autoSpaceDE w:val="0"/>
              <w:autoSpaceDN w:val="0"/>
              <w:adjustRightInd w:val="0"/>
              <w:rPr>
                <w:rFonts w:ascii="Tahoma" w:hAnsi="Tahoma" w:cs="Tahoma"/>
                <w:sz w:val="22"/>
                <w:szCs w:val="22"/>
              </w:rPr>
            </w:pPr>
            <w:r>
              <w:rPr>
                <w:rFonts w:ascii="Tahoma" w:hAnsi="Tahoma" w:cs="Tahoma"/>
                <w:sz w:val="22"/>
                <w:szCs w:val="22"/>
              </w:rPr>
              <w:t>R$</w:t>
            </w:r>
          </w:p>
        </w:tc>
        <w:tc>
          <w:tcPr>
            <w:tcW w:w="0" w:type="auto"/>
          </w:tcPr>
          <w:p w:rsidR="005B1F57" w:rsidRPr="003C2DE2" w:rsidRDefault="005B1F57" w:rsidP="0032787B">
            <w:pPr>
              <w:tabs>
                <w:tab w:val="left" w:pos="24"/>
                <w:tab w:val="left" w:pos="5435"/>
              </w:tabs>
              <w:autoSpaceDE w:val="0"/>
              <w:autoSpaceDN w:val="0"/>
              <w:adjustRightInd w:val="0"/>
              <w:rPr>
                <w:rFonts w:ascii="Tahoma" w:hAnsi="Tahoma" w:cs="Tahoma"/>
                <w:sz w:val="22"/>
                <w:szCs w:val="22"/>
              </w:rPr>
            </w:pPr>
            <w:r>
              <w:rPr>
                <w:rFonts w:ascii="Tahoma" w:hAnsi="Tahoma" w:cs="Tahoma"/>
                <w:sz w:val="22"/>
                <w:szCs w:val="22"/>
              </w:rPr>
              <w:t>[•]%</w:t>
            </w:r>
          </w:p>
        </w:tc>
      </w:tr>
    </w:tbl>
    <w:p w:rsidR="00A04938" w:rsidRPr="003C2DE2" w:rsidRDefault="00A04938" w:rsidP="008759F7">
      <w:pPr>
        <w:tabs>
          <w:tab w:val="left" w:pos="24"/>
          <w:tab w:val="left" w:pos="5435"/>
        </w:tabs>
        <w:autoSpaceDE w:val="0"/>
        <w:autoSpaceDN w:val="0"/>
        <w:adjustRightInd w:val="0"/>
        <w:rPr>
          <w:rFonts w:ascii="Tahoma" w:hAnsi="Tahoma" w:cs="Tahoma"/>
          <w:sz w:val="22"/>
          <w:szCs w:val="22"/>
        </w:rPr>
      </w:pPr>
    </w:p>
    <w:p w:rsidR="00B062E7" w:rsidRPr="003C2DE2" w:rsidRDefault="00B062E7" w:rsidP="008759F7">
      <w:pPr>
        <w:tabs>
          <w:tab w:val="left" w:pos="24"/>
          <w:tab w:val="left" w:pos="5435"/>
        </w:tabs>
        <w:autoSpaceDE w:val="0"/>
        <w:autoSpaceDN w:val="0"/>
        <w:adjustRightInd w:val="0"/>
        <w:rPr>
          <w:rFonts w:ascii="Tahoma" w:hAnsi="Tahoma" w:cs="Tahoma"/>
          <w:sz w:val="22"/>
          <w:szCs w:val="22"/>
        </w:rPr>
      </w:pPr>
    </w:p>
    <w:p w:rsidR="00852D5C" w:rsidRPr="003C2DE2" w:rsidRDefault="00852D5C" w:rsidP="008759F7">
      <w:pPr>
        <w:tabs>
          <w:tab w:val="left" w:pos="24"/>
          <w:tab w:val="left" w:pos="5435"/>
        </w:tabs>
        <w:autoSpaceDE w:val="0"/>
        <w:autoSpaceDN w:val="0"/>
        <w:adjustRightInd w:val="0"/>
        <w:ind w:firstLine="709"/>
        <w:rPr>
          <w:rFonts w:ascii="Tahoma" w:hAnsi="Tahoma" w:cs="Tahoma"/>
          <w:sz w:val="22"/>
          <w:szCs w:val="22"/>
        </w:rPr>
      </w:pPr>
    </w:p>
    <w:p w:rsidR="0024006E" w:rsidRPr="003C2DE2" w:rsidRDefault="0024006E" w:rsidP="008759F7">
      <w:pPr>
        <w:tabs>
          <w:tab w:val="left" w:pos="24"/>
          <w:tab w:val="left" w:pos="5435"/>
        </w:tabs>
        <w:autoSpaceDE w:val="0"/>
        <w:autoSpaceDN w:val="0"/>
        <w:adjustRightInd w:val="0"/>
        <w:jc w:val="center"/>
        <w:rPr>
          <w:rFonts w:ascii="Tahoma" w:hAnsi="Tahoma" w:cs="Tahoma"/>
          <w:sz w:val="22"/>
          <w:szCs w:val="22"/>
        </w:rPr>
      </w:pPr>
    </w:p>
    <w:p w:rsidR="00852D5C" w:rsidRPr="003C2DE2" w:rsidRDefault="00943123" w:rsidP="008759F7">
      <w:pPr>
        <w:tabs>
          <w:tab w:val="left" w:pos="24"/>
          <w:tab w:val="left" w:pos="1200"/>
        </w:tabs>
        <w:autoSpaceDE w:val="0"/>
        <w:autoSpaceDN w:val="0"/>
        <w:adjustRightInd w:val="0"/>
        <w:ind w:firstLine="709"/>
        <w:rPr>
          <w:rFonts w:ascii="Tahoma" w:hAnsi="Tahoma" w:cs="Tahoma"/>
          <w:sz w:val="22"/>
          <w:szCs w:val="22"/>
        </w:rPr>
      </w:pPr>
      <w:r w:rsidRPr="003C2DE2">
        <w:rPr>
          <w:rFonts w:ascii="Tahoma" w:hAnsi="Tahoma" w:cs="Tahoma"/>
          <w:sz w:val="22"/>
          <w:szCs w:val="22"/>
        </w:rPr>
        <w:tab/>
      </w:r>
    </w:p>
    <w:p w:rsidR="00852D5C" w:rsidRPr="003C2DE2" w:rsidRDefault="00852D5C" w:rsidP="008759F7">
      <w:pPr>
        <w:tabs>
          <w:tab w:val="left" w:pos="24"/>
          <w:tab w:val="left" w:pos="5435"/>
        </w:tabs>
        <w:autoSpaceDE w:val="0"/>
        <w:autoSpaceDN w:val="0"/>
        <w:adjustRightInd w:val="0"/>
        <w:rPr>
          <w:rFonts w:ascii="Tahoma" w:hAnsi="Tahoma" w:cs="Tahoma"/>
          <w:sz w:val="22"/>
          <w:szCs w:val="22"/>
        </w:rPr>
      </w:pPr>
      <w:r w:rsidRPr="003C2DE2">
        <w:rPr>
          <w:rFonts w:ascii="Tahoma" w:hAnsi="Tahoma" w:cs="Tahoma"/>
          <w:sz w:val="22"/>
          <w:szCs w:val="22"/>
        </w:rPr>
        <w:t>_______________________________________________</w:t>
      </w:r>
    </w:p>
    <w:p w:rsidR="00852D5C" w:rsidRPr="003C2DE2" w:rsidRDefault="009B5CAE" w:rsidP="008759F7">
      <w:pPr>
        <w:tabs>
          <w:tab w:val="left" w:pos="24"/>
          <w:tab w:val="left" w:pos="5435"/>
        </w:tabs>
        <w:autoSpaceDE w:val="0"/>
        <w:autoSpaceDN w:val="0"/>
        <w:adjustRightInd w:val="0"/>
        <w:rPr>
          <w:rFonts w:ascii="Tahoma" w:hAnsi="Tahoma" w:cs="Tahoma"/>
          <w:b/>
          <w:smallCaps/>
          <w:sz w:val="22"/>
          <w:szCs w:val="22"/>
        </w:rPr>
      </w:pPr>
      <w:r w:rsidRPr="003C2DE2">
        <w:rPr>
          <w:rFonts w:ascii="Tahoma" w:hAnsi="Tahoma" w:cs="Tahoma"/>
          <w:b/>
          <w:smallCaps/>
          <w:sz w:val="22"/>
          <w:szCs w:val="22"/>
        </w:rPr>
        <w:t>KLABIN S.A.</w:t>
      </w:r>
    </w:p>
    <w:p w:rsidR="00515582" w:rsidRPr="003C2DE2" w:rsidRDefault="00BA203F" w:rsidP="008759F7">
      <w:pPr>
        <w:tabs>
          <w:tab w:val="left" w:pos="851"/>
          <w:tab w:val="left" w:pos="1357"/>
        </w:tabs>
        <w:jc w:val="center"/>
        <w:outlineLvl w:val="0"/>
        <w:rPr>
          <w:rFonts w:ascii="Tahoma" w:hAnsi="Tahoma" w:cs="Tahoma"/>
          <w:b/>
          <w:smallCaps/>
          <w:sz w:val="22"/>
          <w:szCs w:val="22"/>
        </w:rPr>
      </w:pPr>
      <w:r w:rsidRPr="003C2DE2">
        <w:rPr>
          <w:rFonts w:ascii="Tahoma" w:hAnsi="Tahoma" w:cs="Tahoma"/>
          <w:sz w:val="22"/>
          <w:szCs w:val="22"/>
        </w:rPr>
        <w:br w:type="page"/>
      </w:r>
      <w:bookmarkStart w:id="185" w:name="_Toc496646697"/>
      <w:r w:rsidR="001A0F32" w:rsidRPr="003C2DE2">
        <w:rPr>
          <w:rFonts w:ascii="Tahoma" w:hAnsi="Tahoma" w:cs="Tahoma"/>
          <w:b/>
          <w:smallCaps/>
          <w:sz w:val="22"/>
          <w:szCs w:val="22"/>
        </w:rPr>
        <w:t>ANEXO IV - RECIBO DE INTEGRALIZAÇÃO DAS DEBÊNTURES</w:t>
      </w:r>
      <w:bookmarkEnd w:id="185"/>
    </w:p>
    <w:p w:rsidR="00515582" w:rsidRPr="003C2DE2" w:rsidRDefault="00515582"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p>
    <w:p w:rsidR="00515582" w:rsidRPr="003C2DE2" w:rsidRDefault="00515582"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p>
    <w:p w:rsidR="00F35AEE" w:rsidRPr="003C2DE2" w:rsidRDefault="00F35AEE"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b/>
          <w:sz w:val="22"/>
          <w:szCs w:val="22"/>
        </w:rPr>
      </w:pPr>
      <w:r w:rsidRPr="003C2DE2">
        <w:rPr>
          <w:rFonts w:ascii="Tahoma" w:hAnsi="Tahoma" w:cs="Tahoma"/>
          <w:b/>
          <w:sz w:val="22"/>
          <w:szCs w:val="22"/>
        </w:rPr>
        <w:t>MODELO DE RECIBO DE INTEGRALIZAÇÃO CONFORME PREVISTO NA CLÁUSULA 4.</w:t>
      </w:r>
      <w:r w:rsidR="00745761">
        <w:rPr>
          <w:rFonts w:ascii="Tahoma" w:hAnsi="Tahoma" w:cs="Tahoma"/>
          <w:b/>
          <w:sz w:val="22"/>
          <w:szCs w:val="22"/>
        </w:rPr>
        <w:t>5</w:t>
      </w:r>
      <w:r w:rsidRPr="003C2DE2">
        <w:rPr>
          <w:rFonts w:ascii="Tahoma" w:hAnsi="Tahoma" w:cs="Tahoma"/>
          <w:b/>
          <w:sz w:val="22"/>
          <w:szCs w:val="22"/>
        </w:rPr>
        <w:t>.</w:t>
      </w:r>
      <w:r w:rsidR="00836865" w:rsidRPr="003C2DE2">
        <w:rPr>
          <w:rFonts w:ascii="Tahoma" w:hAnsi="Tahoma" w:cs="Tahoma"/>
          <w:b/>
          <w:sz w:val="22"/>
          <w:szCs w:val="22"/>
        </w:rPr>
        <w:t>1</w:t>
      </w:r>
      <w:r w:rsidRPr="003C2DE2">
        <w:rPr>
          <w:rFonts w:ascii="Tahoma" w:hAnsi="Tahoma" w:cs="Tahoma"/>
          <w:b/>
          <w:sz w:val="22"/>
          <w:szCs w:val="22"/>
        </w:rPr>
        <w:t xml:space="preserve"> DESTA ESCRITURA</w:t>
      </w:r>
    </w:p>
    <w:p w:rsidR="00F35AEE" w:rsidRPr="003C2DE2" w:rsidRDefault="00F35AEE" w:rsidP="008759F7">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r w:rsidRPr="003C2DE2">
        <w:rPr>
          <w:rFonts w:ascii="Tahoma" w:hAnsi="Tahoma" w:cs="Tahoma"/>
          <w:sz w:val="22"/>
          <w:szCs w:val="22"/>
        </w:rPr>
        <w:t>_____________________________________________________</w:t>
      </w:r>
    </w:p>
    <w:p w:rsidR="00515582" w:rsidRPr="003C2DE2" w:rsidRDefault="00515582" w:rsidP="008759F7">
      <w:pPr>
        <w:tabs>
          <w:tab w:val="left" w:pos="24"/>
          <w:tab w:val="left" w:pos="5435"/>
        </w:tabs>
        <w:autoSpaceDE w:val="0"/>
        <w:autoSpaceDN w:val="0"/>
        <w:adjustRightInd w:val="0"/>
        <w:rPr>
          <w:rFonts w:ascii="Tahoma" w:hAnsi="Tahoma" w:cs="Tahoma"/>
          <w:sz w:val="22"/>
          <w:szCs w:val="22"/>
        </w:rPr>
      </w:pPr>
    </w:p>
    <w:p w:rsidR="00515582" w:rsidRPr="003C2DE2" w:rsidRDefault="001A0F32" w:rsidP="008759F7">
      <w:pPr>
        <w:autoSpaceDE w:val="0"/>
        <w:autoSpaceDN w:val="0"/>
        <w:adjustRightInd w:val="0"/>
        <w:jc w:val="both"/>
        <w:rPr>
          <w:rFonts w:ascii="Tahoma" w:hAnsi="Tahoma" w:cs="Tahoma"/>
          <w:b/>
          <w:smallCaps/>
          <w:sz w:val="22"/>
          <w:szCs w:val="22"/>
          <w:u w:val="single"/>
        </w:rPr>
      </w:pPr>
      <w:r w:rsidRPr="003C2DE2">
        <w:rPr>
          <w:rFonts w:ascii="Tahoma" w:hAnsi="Tahoma" w:cs="Tahoma"/>
          <w:b/>
          <w:smallCaps/>
          <w:sz w:val="22"/>
          <w:szCs w:val="22"/>
          <w:u w:val="single"/>
        </w:rPr>
        <w:t xml:space="preserve">RECIBO DE INTEGRALIZAÇÃO DE DEBÊNTURES, PARA COLOCAÇÃO PRIVADA, NÃO CONVERSÍVEIS EM AÇÕES, DA ESPÉCIE QUIROGRAFÁRIA, DA </w:t>
      </w:r>
      <w:r>
        <w:rPr>
          <w:rFonts w:ascii="Tahoma" w:hAnsi="Tahoma" w:cs="Tahoma"/>
          <w:b/>
          <w:smallCaps/>
          <w:sz w:val="22"/>
          <w:szCs w:val="22"/>
          <w:u w:val="single"/>
        </w:rPr>
        <w:t>10</w:t>
      </w:r>
      <w:r w:rsidRPr="003C2DE2">
        <w:rPr>
          <w:rFonts w:ascii="Tahoma" w:hAnsi="Tahoma" w:cs="Tahoma"/>
          <w:b/>
          <w:smallCaps/>
          <w:sz w:val="22"/>
          <w:szCs w:val="22"/>
          <w:u w:val="single"/>
        </w:rPr>
        <w:t>ª</w:t>
      </w:r>
      <w:r w:rsidR="004D0B34">
        <w:rPr>
          <w:rFonts w:ascii="Tahoma" w:hAnsi="Tahoma" w:cs="Tahoma"/>
          <w:b/>
          <w:smallCaps/>
          <w:sz w:val="22"/>
          <w:szCs w:val="22"/>
          <w:u w:val="single"/>
        </w:rPr>
        <w:t xml:space="preserve"> (DÉCIMA)</w:t>
      </w:r>
      <w:r w:rsidRPr="003C2DE2">
        <w:rPr>
          <w:rFonts w:ascii="Tahoma" w:hAnsi="Tahoma" w:cs="Tahoma"/>
          <w:b/>
          <w:smallCaps/>
          <w:sz w:val="22"/>
          <w:szCs w:val="22"/>
          <w:u w:val="single"/>
        </w:rPr>
        <w:t xml:space="preserve"> EMISSÃO DA KLABIN S.A. </w:t>
      </w:r>
    </w:p>
    <w:p w:rsidR="00515582" w:rsidRDefault="00515582" w:rsidP="008759F7">
      <w:pPr>
        <w:autoSpaceDE w:val="0"/>
        <w:autoSpaceDN w:val="0"/>
        <w:adjustRightInd w:val="0"/>
        <w:jc w:val="center"/>
        <w:rPr>
          <w:rFonts w:ascii="Tahoma" w:hAnsi="Tahoma" w:cs="Tahoma"/>
          <w:smallCaps/>
          <w:sz w:val="22"/>
          <w:szCs w:val="22"/>
        </w:rPr>
      </w:pPr>
    </w:p>
    <w:p w:rsidR="00786A3D" w:rsidRPr="003C2DE2" w:rsidRDefault="00786A3D" w:rsidP="008759F7">
      <w:pPr>
        <w:autoSpaceDE w:val="0"/>
        <w:autoSpaceDN w:val="0"/>
        <w:adjustRightInd w:val="0"/>
        <w:jc w:val="center"/>
        <w:rPr>
          <w:rFonts w:ascii="Tahoma" w:hAnsi="Tahoma" w:cs="Tahoma"/>
          <w:smallCaps/>
          <w:sz w:val="22"/>
          <w:szCs w:val="22"/>
        </w:rPr>
      </w:pPr>
    </w:p>
    <w:p w:rsidR="00256473" w:rsidRPr="003C2DE2" w:rsidRDefault="00256473" w:rsidP="008759F7">
      <w:pPr>
        <w:rPr>
          <w:rFonts w:ascii="Tahoma" w:hAnsi="Tahoma" w:cs="Tahoma"/>
          <w:b/>
          <w:sz w:val="22"/>
          <w:szCs w:val="22"/>
        </w:rPr>
      </w:pPr>
      <w:r w:rsidRPr="003C2DE2">
        <w:rPr>
          <w:rFonts w:ascii="Tahoma" w:hAnsi="Tahoma" w:cs="Tahoma"/>
          <w:b/>
          <w:sz w:val="22"/>
          <w:szCs w:val="22"/>
        </w:rPr>
        <w:t>Emissora</w:t>
      </w:r>
    </w:p>
    <w:p w:rsidR="00256473" w:rsidRDefault="00256473" w:rsidP="008759F7">
      <w:pPr>
        <w:rPr>
          <w:rFonts w:ascii="Tahoma" w:hAnsi="Tahoma" w:cs="Tahoma"/>
          <w:b/>
          <w:sz w:val="22"/>
          <w:szCs w:val="22"/>
        </w:rPr>
      </w:pPr>
    </w:p>
    <w:p w:rsidR="00786A3D" w:rsidRPr="003C2DE2" w:rsidRDefault="00786A3D" w:rsidP="008759F7">
      <w:pPr>
        <w:rPr>
          <w:rFonts w:ascii="Tahoma" w:hAnsi="Tahoma" w:cs="Tahoma"/>
          <w:b/>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87"/>
      </w:tblGrid>
      <w:tr w:rsidR="00256473" w:rsidRPr="003C2DE2" w:rsidTr="004A2075">
        <w:tc>
          <w:tcPr>
            <w:tcW w:w="5000" w:type="pct"/>
            <w:tcBorders>
              <w:top w:val="single" w:sz="6" w:space="0" w:color="auto"/>
              <w:left w:val="single" w:sz="6" w:space="0" w:color="auto"/>
              <w:bottom w:val="single" w:sz="6" w:space="0" w:color="auto"/>
              <w:right w:val="single" w:sz="6" w:space="0" w:color="auto"/>
            </w:tcBorders>
          </w:tcPr>
          <w:p w:rsidR="00256473" w:rsidRPr="003C2DE2" w:rsidRDefault="00745761" w:rsidP="008759F7">
            <w:pPr>
              <w:jc w:val="both"/>
              <w:rPr>
                <w:rFonts w:ascii="Tahoma" w:hAnsi="Tahoma" w:cs="Tahoma"/>
                <w:sz w:val="22"/>
                <w:szCs w:val="22"/>
              </w:rPr>
            </w:pPr>
            <w:r w:rsidRPr="003C2DE2">
              <w:rPr>
                <w:rFonts w:ascii="Tahoma" w:hAnsi="Tahoma" w:cs="Tahoma"/>
                <w:b/>
                <w:bCs/>
                <w:smallCaps/>
                <w:sz w:val="22"/>
                <w:szCs w:val="22"/>
              </w:rPr>
              <w:t>KLABIN S.A.</w:t>
            </w:r>
            <w:r w:rsidRPr="003C2DE2">
              <w:rPr>
                <w:rFonts w:ascii="Tahoma" w:hAnsi="Tahoma" w:cs="Tahoma"/>
                <w:sz w:val="22"/>
                <w:szCs w:val="22"/>
              </w:rPr>
              <w:t xml:space="preserve">, </w:t>
            </w:r>
            <w:r w:rsidR="00B96EB6" w:rsidRPr="003C2DE2">
              <w:rPr>
                <w:rFonts w:ascii="Tahoma" w:hAnsi="Tahoma" w:cs="Tahoma"/>
                <w:sz w:val="22"/>
                <w:szCs w:val="22"/>
              </w:rPr>
              <w:t xml:space="preserve">sociedade </w:t>
            </w:r>
            <w:r w:rsidR="00551499" w:rsidRPr="003C2DE2">
              <w:rPr>
                <w:rFonts w:ascii="Tahoma" w:hAnsi="Tahoma" w:cs="Tahoma"/>
                <w:sz w:val="22"/>
                <w:szCs w:val="22"/>
              </w:rPr>
              <w:t>por ações</w:t>
            </w:r>
            <w:r w:rsidR="00B96EB6" w:rsidRPr="003C2DE2">
              <w:rPr>
                <w:rFonts w:ascii="Tahoma" w:hAnsi="Tahoma" w:cs="Tahoma"/>
                <w:sz w:val="22"/>
                <w:szCs w:val="22"/>
              </w:rPr>
              <w:t>, com registro de companhia aberta perante a Comissão de Valores Mobiliários (“</w:t>
            </w:r>
            <w:r w:rsidR="00B96EB6" w:rsidRPr="003C2DE2">
              <w:rPr>
                <w:rFonts w:ascii="Tahoma" w:hAnsi="Tahoma" w:cs="Tahoma"/>
                <w:sz w:val="22"/>
                <w:szCs w:val="22"/>
                <w:u w:val="single"/>
              </w:rPr>
              <w:t>CVM</w:t>
            </w:r>
            <w:r w:rsidR="00B96EB6" w:rsidRPr="003C2DE2">
              <w:rPr>
                <w:rFonts w:ascii="Tahoma" w:hAnsi="Tahoma" w:cs="Tahoma"/>
                <w:sz w:val="22"/>
                <w:szCs w:val="22"/>
              </w:rPr>
              <w:t>”), com sede na cidade de São Paulo, Estado de São Paulo, na Avenida Brigadeiro Faria Lima, 3.600, 3º, 4º e 5º andares, CEP 04538-132, inscrita no Cadastro Nacional de Pessoa Jurídica do Ministério da Fazenda (“</w:t>
            </w:r>
            <w:r w:rsidR="00B96EB6" w:rsidRPr="003C2DE2">
              <w:rPr>
                <w:rFonts w:ascii="Tahoma" w:hAnsi="Tahoma" w:cs="Tahoma"/>
                <w:sz w:val="22"/>
                <w:szCs w:val="22"/>
                <w:u w:val="single"/>
              </w:rPr>
              <w:t>CNPJ/MF</w:t>
            </w:r>
            <w:r w:rsidR="00B96EB6" w:rsidRPr="003C2DE2">
              <w:rPr>
                <w:rFonts w:ascii="Tahoma" w:hAnsi="Tahoma" w:cs="Tahoma"/>
                <w:sz w:val="22"/>
                <w:szCs w:val="22"/>
              </w:rPr>
              <w:t>”) sob o nº 89.637.490/0001-45, neste ato devidamente representada na forma de seus atos societários</w:t>
            </w:r>
            <w:r w:rsidR="00B96EB6" w:rsidRPr="003C2DE2">
              <w:rPr>
                <w:rFonts w:ascii="Tahoma" w:hAnsi="Tahoma" w:cs="Tahoma"/>
                <w:bCs/>
                <w:sz w:val="22"/>
                <w:szCs w:val="22"/>
              </w:rPr>
              <w:t xml:space="preserve"> arquivados na Junta Comercial do Estado de São Paulo (“</w:t>
            </w:r>
            <w:r w:rsidR="00B96EB6" w:rsidRPr="003C2DE2">
              <w:rPr>
                <w:rFonts w:ascii="Tahoma" w:hAnsi="Tahoma" w:cs="Tahoma"/>
                <w:bCs/>
                <w:sz w:val="22"/>
                <w:szCs w:val="22"/>
                <w:u w:val="single"/>
              </w:rPr>
              <w:t>JUCESP</w:t>
            </w:r>
            <w:r w:rsidR="00B96EB6" w:rsidRPr="003C2DE2">
              <w:rPr>
                <w:rFonts w:ascii="Tahoma" w:hAnsi="Tahoma" w:cs="Tahoma"/>
                <w:bCs/>
                <w:sz w:val="22"/>
                <w:szCs w:val="22"/>
              </w:rPr>
              <w:t>”) sob o NIRE 35.300.188.349</w:t>
            </w:r>
            <w:r w:rsidR="00B96EB6" w:rsidRPr="003C2DE2">
              <w:rPr>
                <w:rFonts w:ascii="Tahoma" w:hAnsi="Tahoma" w:cs="Tahoma"/>
                <w:sz w:val="22"/>
                <w:szCs w:val="22"/>
              </w:rPr>
              <w:t>, na qualidade de emissora das Debêntures (abaixo definido) (“</w:t>
            </w:r>
            <w:r w:rsidR="00B96EB6" w:rsidRPr="003C2DE2">
              <w:rPr>
                <w:rFonts w:ascii="Tahoma" w:hAnsi="Tahoma" w:cs="Tahoma"/>
                <w:sz w:val="22"/>
                <w:szCs w:val="22"/>
                <w:u w:val="single"/>
              </w:rPr>
              <w:t>Emissora</w:t>
            </w:r>
            <w:r w:rsidR="00B96EB6" w:rsidRPr="003C2DE2">
              <w:rPr>
                <w:rFonts w:ascii="Tahoma" w:hAnsi="Tahoma" w:cs="Tahoma"/>
                <w:sz w:val="22"/>
                <w:szCs w:val="22"/>
              </w:rPr>
              <w:t>”).</w:t>
            </w:r>
          </w:p>
        </w:tc>
      </w:tr>
    </w:tbl>
    <w:p w:rsidR="00256473" w:rsidRDefault="00256473" w:rsidP="008759F7">
      <w:pPr>
        <w:autoSpaceDE w:val="0"/>
        <w:autoSpaceDN w:val="0"/>
        <w:adjustRightInd w:val="0"/>
        <w:rPr>
          <w:rFonts w:ascii="Tahoma" w:hAnsi="Tahoma" w:cs="Tahoma"/>
          <w:b/>
          <w:sz w:val="22"/>
          <w:szCs w:val="22"/>
        </w:rPr>
      </w:pPr>
    </w:p>
    <w:p w:rsidR="00786A3D" w:rsidRPr="003C2DE2" w:rsidRDefault="00786A3D" w:rsidP="008759F7">
      <w:pPr>
        <w:autoSpaceDE w:val="0"/>
        <w:autoSpaceDN w:val="0"/>
        <w:adjustRightInd w:val="0"/>
        <w:rPr>
          <w:rFonts w:ascii="Tahoma" w:hAnsi="Tahoma" w:cs="Tahoma"/>
          <w:b/>
          <w:sz w:val="22"/>
          <w:szCs w:val="22"/>
        </w:rPr>
      </w:pPr>
    </w:p>
    <w:p w:rsidR="00256473" w:rsidRPr="003C2DE2" w:rsidRDefault="00256473" w:rsidP="008759F7">
      <w:pPr>
        <w:rPr>
          <w:rFonts w:ascii="Tahoma" w:hAnsi="Tahoma" w:cs="Tahoma"/>
          <w:b/>
          <w:sz w:val="22"/>
          <w:szCs w:val="22"/>
        </w:rPr>
      </w:pPr>
      <w:r w:rsidRPr="003C2DE2">
        <w:rPr>
          <w:rFonts w:ascii="Tahoma" w:hAnsi="Tahoma" w:cs="Tahoma"/>
          <w:b/>
          <w:sz w:val="22"/>
          <w:szCs w:val="22"/>
        </w:rPr>
        <w:t>Debenturista</w:t>
      </w:r>
    </w:p>
    <w:p w:rsidR="00256473" w:rsidRDefault="00256473" w:rsidP="008759F7">
      <w:pPr>
        <w:rPr>
          <w:rFonts w:ascii="Tahoma" w:hAnsi="Tahoma" w:cs="Tahoma"/>
          <w:b/>
          <w:sz w:val="22"/>
          <w:szCs w:val="22"/>
        </w:rPr>
      </w:pPr>
    </w:p>
    <w:p w:rsidR="00786A3D" w:rsidRPr="003C2DE2" w:rsidRDefault="00786A3D" w:rsidP="008759F7">
      <w:pPr>
        <w:rPr>
          <w:rFonts w:ascii="Tahoma" w:hAnsi="Tahoma" w:cs="Tahoma"/>
          <w:b/>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87"/>
      </w:tblGrid>
      <w:tr w:rsidR="00256473" w:rsidRPr="003C2DE2" w:rsidTr="004A2075">
        <w:tc>
          <w:tcPr>
            <w:tcW w:w="5000" w:type="pct"/>
            <w:tcBorders>
              <w:top w:val="single" w:sz="6" w:space="0" w:color="auto"/>
              <w:left w:val="single" w:sz="6" w:space="0" w:color="auto"/>
              <w:bottom w:val="single" w:sz="6" w:space="0" w:color="auto"/>
              <w:right w:val="single" w:sz="6" w:space="0" w:color="auto"/>
            </w:tcBorders>
          </w:tcPr>
          <w:p w:rsidR="00256473" w:rsidRPr="003C2DE2" w:rsidRDefault="009B5CAE" w:rsidP="006E0030">
            <w:pPr>
              <w:jc w:val="both"/>
              <w:rPr>
                <w:rFonts w:ascii="Tahoma" w:hAnsi="Tahoma" w:cs="Tahoma"/>
                <w:bCs/>
                <w:sz w:val="22"/>
                <w:szCs w:val="22"/>
              </w:rPr>
            </w:pPr>
            <w:r>
              <w:rPr>
                <w:rFonts w:ascii="Tahoma" w:hAnsi="Tahoma" w:cs="Tahoma"/>
                <w:b/>
                <w:sz w:val="22"/>
                <w:szCs w:val="22"/>
              </w:rPr>
              <w:t>ARES SERVIÇOS IMOBILIÁRIOS LTDA.</w:t>
            </w:r>
            <w:r w:rsidRPr="003C2DE2">
              <w:rPr>
                <w:rFonts w:ascii="Tahoma" w:hAnsi="Tahoma" w:cs="Tahoma"/>
                <w:b/>
                <w:smallCaps/>
                <w:sz w:val="22"/>
                <w:szCs w:val="22"/>
              </w:rPr>
              <w:t xml:space="preserve">, </w:t>
            </w:r>
            <w:r>
              <w:rPr>
                <w:rFonts w:ascii="Tahoma" w:hAnsi="Tahoma" w:cs="Tahoma"/>
                <w:sz w:val="22"/>
                <w:szCs w:val="22"/>
              </w:rPr>
              <w:t>sociedade empresária de responsabilidade limitada, com sede na cidade de São Paulo, Estado de São Paulo, na Avenida Santo Amaro, 48, 1º andar, conjunto 12, Itaim Bibi, CEP 04506-000</w:t>
            </w:r>
            <w:r w:rsidRPr="003C2DE2">
              <w:rPr>
                <w:rFonts w:ascii="Tahoma" w:hAnsi="Tahoma" w:cs="Tahoma"/>
                <w:sz w:val="22"/>
                <w:szCs w:val="22"/>
              </w:rPr>
              <w:t>,</w:t>
            </w:r>
            <w:r w:rsidR="00877E35">
              <w:rPr>
                <w:rFonts w:ascii="Tahoma" w:hAnsi="Tahoma" w:cs="Tahoma"/>
                <w:sz w:val="22"/>
                <w:szCs w:val="22"/>
              </w:rPr>
              <w:t xml:space="preserve"> </w:t>
            </w:r>
            <w:r>
              <w:rPr>
                <w:rFonts w:ascii="Tahoma" w:hAnsi="Tahoma" w:cs="Tahoma"/>
                <w:sz w:val="22"/>
                <w:szCs w:val="22"/>
              </w:rPr>
              <w:t xml:space="preserve">inscrita no CNPJ/MF sob o nº 18.906.382/0001-82, </w:t>
            </w:r>
            <w:r w:rsidRPr="003C2DE2">
              <w:rPr>
                <w:rFonts w:ascii="Tahoma" w:hAnsi="Tahoma" w:cs="Tahoma"/>
                <w:sz w:val="22"/>
                <w:szCs w:val="22"/>
              </w:rPr>
              <w:t>neste ato devidamente representada na forma de seus atos societários</w:t>
            </w:r>
            <w:r w:rsidRPr="003C2DE2">
              <w:rPr>
                <w:rFonts w:ascii="Tahoma" w:hAnsi="Tahoma" w:cs="Tahoma"/>
                <w:bCs/>
                <w:sz w:val="22"/>
                <w:szCs w:val="22"/>
              </w:rPr>
              <w:t xml:space="preserve"> arquivados na JUCESP</w:t>
            </w:r>
            <w:r>
              <w:rPr>
                <w:rFonts w:ascii="Tahoma" w:hAnsi="Tahoma" w:cs="Tahoma"/>
                <w:bCs/>
                <w:sz w:val="22"/>
                <w:szCs w:val="22"/>
              </w:rPr>
              <w:t xml:space="preserve"> </w:t>
            </w:r>
            <w:r w:rsidRPr="003C2DE2">
              <w:rPr>
                <w:rFonts w:ascii="Tahoma" w:hAnsi="Tahoma" w:cs="Tahoma"/>
                <w:bCs/>
                <w:sz w:val="22"/>
                <w:szCs w:val="22"/>
              </w:rPr>
              <w:t xml:space="preserve">sob o NIRE </w:t>
            </w:r>
            <w:r>
              <w:rPr>
                <w:rFonts w:ascii="Tahoma" w:hAnsi="Tahoma" w:cs="Tahoma"/>
                <w:bCs/>
                <w:sz w:val="22"/>
                <w:szCs w:val="22"/>
              </w:rPr>
              <w:t xml:space="preserve">nº </w:t>
            </w:r>
            <w:r>
              <w:rPr>
                <w:rFonts w:ascii="Tahoma" w:hAnsi="Tahoma" w:cs="Tahoma"/>
                <w:sz w:val="22"/>
                <w:szCs w:val="22"/>
              </w:rPr>
              <w:t>35.227.845.390</w:t>
            </w:r>
            <w:r w:rsidR="00745761" w:rsidRPr="003C2DE2">
              <w:rPr>
                <w:rFonts w:ascii="Tahoma" w:hAnsi="Tahoma" w:cs="Tahoma"/>
                <w:sz w:val="22"/>
                <w:szCs w:val="22"/>
              </w:rPr>
              <w:t>, na qualidade de subscritor das Debêntures (abaixo definidas) (“</w:t>
            </w:r>
            <w:r w:rsidR="00745761" w:rsidRPr="003C2DE2">
              <w:rPr>
                <w:rFonts w:ascii="Tahoma" w:hAnsi="Tahoma" w:cs="Tahoma"/>
                <w:sz w:val="22"/>
                <w:szCs w:val="22"/>
                <w:u w:val="single"/>
              </w:rPr>
              <w:t>Debenturista</w:t>
            </w:r>
            <w:r w:rsidR="00745761" w:rsidRPr="003C2DE2">
              <w:rPr>
                <w:rFonts w:ascii="Tahoma" w:hAnsi="Tahoma" w:cs="Tahoma"/>
                <w:sz w:val="22"/>
                <w:szCs w:val="22"/>
              </w:rPr>
              <w:t>”).</w:t>
            </w:r>
          </w:p>
        </w:tc>
      </w:tr>
    </w:tbl>
    <w:p w:rsidR="00256473" w:rsidRDefault="00256473" w:rsidP="008759F7">
      <w:pPr>
        <w:rPr>
          <w:rFonts w:ascii="Tahoma" w:hAnsi="Tahoma" w:cs="Tahoma"/>
          <w:sz w:val="22"/>
          <w:szCs w:val="22"/>
        </w:rPr>
      </w:pPr>
    </w:p>
    <w:p w:rsidR="00786A3D" w:rsidRPr="003C2DE2" w:rsidRDefault="00786A3D" w:rsidP="008759F7">
      <w:pPr>
        <w:rPr>
          <w:rFonts w:ascii="Tahoma" w:hAnsi="Tahoma" w:cs="Tahoma"/>
          <w:sz w:val="22"/>
          <w:szCs w:val="22"/>
        </w:rPr>
      </w:pPr>
    </w:p>
    <w:p w:rsidR="00256473" w:rsidRPr="003C2DE2" w:rsidRDefault="00256473" w:rsidP="008759F7">
      <w:pPr>
        <w:rPr>
          <w:rFonts w:ascii="Tahoma" w:hAnsi="Tahoma" w:cs="Tahoma"/>
          <w:b/>
          <w:sz w:val="22"/>
          <w:szCs w:val="22"/>
        </w:rPr>
      </w:pPr>
      <w:r w:rsidRPr="003C2DE2">
        <w:rPr>
          <w:rFonts w:ascii="Tahoma" w:hAnsi="Tahoma" w:cs="Tahoma"/>
          <w:b/>
          <w:sz w:val="22"/>
          <w:szCs w:val="22"/>
        </w:rPr>
        <w:t>Declarações</w:t>
      </w:r>
    </w:p>
    <w:p w:rsidR="00256473" w:rsidRDefault="00256473" w:rsidP="008759F7">
      <w:pPr>
        <w:rPr>
          <w:rFonts w:ascii="Tahoma" w:hAnsi="Tahoma" w:cs="Tahoma"/>
          <w:sz w:val="22"/>
          <w:szCs w:val="22"/>
        </w:rPr>
      </w:pPr>
    </w:p>
    <w:p w:rsidR="00786A3D" w:rsidRPr="003C2DE2" w:rsidRDefault="00786A3D" w:rsidP="008759F7">
      <w:pPr>
        <w:rPr>
          <w:rFonts w:ascii="Tahoma" w:hAnsi="Tahoma" w:cs="Tahoma"/>
          <w:sz w:val="22"/>
          <w:szCs w:val="22"/>
        </w:rPr>
      </w:pPr>
    </w:p>
    <w:tbl>
      <w:tblPr>
        <w:tblW w:w="5000" w:type="pct"/>
        <w:tblLook w:val="04A0" w:firstRow="1" w:lastRow="0" w:firstColumn="1" w:lastColumn="0" w:noHBand="0" w:noVBand="1"/>
      </w:tblPr>
      <w:tblGrid>
        <w:gridCol w:w="9287"/>
      </w:tblGrid>
      <w:tr w:rsidR="00256473" w:rsidRPr="003C2DE2" w:rsidTr="004A2075">
        <w:tc>
          <w:tcPr>
            <w:tcW w:w="5000" w:type="pct"/>
            <w:tcBorders>
              <w:top w:val="single" w:sz="6" w:space="0" w:color="auto"/>
              <w:left w:val="single" w:sz="6" w:space="0" w:color="auto"/>
              <w:bottom w:val="single" w:sz="6" w:space="0" w:color="auto"/>
              <w:right w:val="single" w:sz="6" w:space="0" w:color="auto"/>
            </w:tcBorders>
          </w:tcPr>
          <w:p w:rsidR="00256473" w:rsidRPr="003C2DE2" w:rsidRDefault="00256473" w:rsidP="008759F7">
            <w:pPr>
              <w:rPr>
                <w:rFonts w:ascii="Tahoma" w:hAnsi="Tahoma" w:cs="Tahoma"/>
                <w:sz w:val="22"/>
                <w:szCs w:val="22"/>
              </w:rPr>
            </w:pPr>
          </w:p>
          <w:p w:rsidR="00380929" w:rsidRPr="003C2DE2" w:rsidRDefault="00380929" w:rsidP="008759F7">
            <w:pPr>
              <w:jc w:val="both"/>
              <w:rPr>
                <w:rFonts w:ascii="Tahoma" w:hAnsi="Tahoma" w:cs="Tahoma"/>
                <w:sz w:val="22"/>
                <w:szCs w:val="22"/>
              </w:rPr>
            </w:pPr>
            <w:r w:rsidRPr="003C2DE2">
              <w:rPr>
                <w:rFonts w:ascii="Tahoma" w:hAnsi="Tahoma" w:cs="Tahoma"/>
                <w:sz w:val="22"/>
                <w:szCs w:val="22"/>
              </w:rPr>
              <w:t>Foram integralizadas, nesta data, ____ (____________) debêntures emitidas nos termos do “</w:t>
            </w:r>
            <w:r w:rsidRPr="003C2DE2">
              <w:rPr>
                <w:rFonts w:ascii="Tahoma" w:hAnsi="Tahoma" w:cs="Tahoma"/>
                <w:bCs/>
                <w:i/>
                <w:sz w:val="22"/>
                <w:szCs w:val="22"/>
              </w:rPr>
              <w:t xml:space="preserve">Instrumento Particular de Escritura da </w:t>
            </w:r>
            <w:r w:rsidR="00745761">
              <w:rPr>
                <w:rFonts w:ascii="Tahoma" w:hAnsi="Tahoma" w:cs="Tahoma"/>
                <w:i/>
                <w:sz w:val="22"/>
                <w:szCs w:val="22"/>
              </w:rPr>
              <w:t>10</w:t>
            </w:r>
            <w:r w:rsidR="009D4AF2" w:rsidRPr="003C2DE2">
              <w:rPr>
                <w:rFonts w:ascii="Tahoma" w:hAnsi="Tahoma" w:cs="Tahoma"/>
                <w:bCs/>
                <w:i/>
                <w:sz w:val="22"/>
                <w:szCs w:val="22"/>
                <w:vertAlign w:val="superscript"/>
              </w:rPr>
              <w:t>a</w:t>
            </w:r>
            <w:r w:rsidR="009D4AF2" w:rsidRPr="003C2DE2">
              <w:rPr>
                <w:rFonts w:ascii="Tahoma" w:hAnsi="Tahoma" w:cs="Tahoma"/>
                <w:bCs/>
                <w:i/>
                <w:sz w:val="22"/>
                <w:szCs w:val="22"/>
              </w:rPr>
              <w:t xml:space="preserve"> </w:t>
            </w:r>
            <w:r w:rsidRPr="003C2DE2">
              <w:rPr>
                <w:rFonts w:ascii="Tahoma" w:hAnsi="Tahoma" w:cs="Tahoma"/>
                <w:bCs/>
                <w:i/>
                <w:sz w:val="22"/>
                <w:szCs w:val="22"/>
              </w:rPr>
              <w:t>Emissão de Debênture</w:t>
            </w:r>
            <w:r w:rsidRPr="003C2DE2">
              <w:rPr>
                <w:rFonts w:ascii="Tahoma" w:hAnsi="Tahoma" w:cs="Tahoma"/>
                <w:i/>
                <w:sz w:val="22"/>
                <w:szCs w:val="22"/>
              </w:rPr>
              <w:t>s</w:t>
            </w:r>
            <w:r w:rsidRPr="003C2DE2">
              <w:rPr>
                <w:rFonts w:ascii="Tahoma" w:hAnsi="Tahoma" w:cs="Tahoma"/>
                <w:bCs/>
                <w:i/>
                <w:sz w:val="22"/>
                <w:szCs w:val="22"/>
              </w:rPr>
              <w:t xml:space="preserve"> Simples, Não Conversíve</w:t>
            </w:r>
            <w:r w:rsidRPr="003C2DE2">
              <w:rPr>
                <w:rFonts w:ascii="Tahoma" w:hAnsi="Tahoma" w:cs="Tahoma"/>
                <w:i/>
                <w:sz w:val="22"/>
                <w:szCs w:val="22"/>
              </w:rPr>
              <w:t>is</w:t>
            </w:r>
            <w:r w:rsidRPr="003C2DE2">
              <w:rPr>
                <w:rFonts w:ascii="Tahoma" w:hAnsi="Tahoma" w:cs="Tahoma"/>
                <w:bCs/>
                <w:i/>
                <w:sz w:val="22"/>
                <w:szCs w:val="22"/>
              </w:rPr>
              <w:t xml:space="preserve"> em Aç</w:t>
            </w:r>
            <w:r w:rsidRPr="003C2DE2">
              <w:rPr>
                <w:rFonts w:ascii="Tahoma" w:hAnsi="Tahoma" w:cs="Tahoma"/>
                <w:i/>
                <w:sz w:val="22"/>
                <w:szCs w:val="22"/>
              </w:rPr>
              <w:t>ões</w:t>
            </w:r>
            <w:r w:rsidRPr="003C2DE2">
              <w:rPr>
                <w:rFonts w:ascii="Tahoma" w:hAnsi="Tahoma" w:cs="Tahoma"/>
                <w:bCs/>
                <w:i/>
                <w:sz w:val="22"/>
                <w:szCs w:val="22"/>
              </w:rPr>
              <w:t>, da Espécie Quirografária</w:t>
            </w:r>
            <w:r w:rsidRPr="003C2DE2">
              <w:rPr>
                <w:rFonts w:ascii="Tahoma" w:hAnsi="Tahoma" w:cs="Tahoma"/>
                <w:i/>
                <w:sz w:val="22"/>
                <w:szCs w:val="22"/>
              </w:rPr>
              <w:t>,</w:t>
            </w:r>
            <w:r w:rsidRPr="003C2DE2">
              <w:rPr>
                <w:rFonts w:ascii="Tahoma" w:hAnsi="Tahoma" w:cs="Tahoma"/>
                <w:bCs/>
                <w:i/>
                <w:sz w:val="22"/>
                <w:szCs w:val="22"/>
              </w:rPr>
              <w:t xml:space="preserve"> em Série Única, para Colocação Privada, da</w:t>
            </w:r>
            <w:r w:rsidRPr="003C2DE2">
              <w:rPr>
                <w:rFonts w:ascii="Tahoma" w:hAnsi="Tahoma" w:cs="Tahoma"/>
                <w:i/>
                <w:sz w:val="22"/>
                <w:szCs w:val="22"/>
              </w:rPr>
              <w:t xml:space="preserve"> Klabin </w:t>
            </w:r>
            <w:r w:rsidRPr="003C2DE2">
              <w:rPr>
                <w:rFonts w:ascii="Tahoma" w:hAnsi="Tahoma" w:cs="Tahoma"/>
                <w:bCs/>
                <w:i/>
                <w:sz w:val="22"/>
                <w:szCs w:val="22"/>
              </w:rPr>
              <w:t>S.A.</w:t>
            </w:r>
            <w:r w:rsidRPr="003C2DE2">
              <w:rPr>
                <w:rFonts w:ascii="Tahoma" w:hAnsi="Tahoma" w:cs="Tahoma"/>
                <w:sz w:val="22"/>
                <w:szCs w:val="22"/>
              </w:rPr>
              <w:t xml:space="preserve">”, celebrado em </w:t>
            </w:r>
            <w:r w:rsidR="00E437EB">
              <w:rPr>
                <w:rFonts w:ascii="Tahoma" w:hAnsi="Tahoma" w:cs="Tahoma"/>
                <w:sz w:val="22"/>
                <w:szCs w:val="22"/>
              </w:rPr>
              <w:t>29</w:t>
            </w:r>
            <w:r w:rsidR="00745761" w:rsidRPr="003C2DE2">
              <w:rPr>
                <w:rFonts w:ascii="Tahoma" w:hAnsi="Tahoma" w:cs="Tahoma"/>
                <w:sz w:val="22"/>
                <w:szCs w:val="22"/>
              </w:rPr>
              <w:t xml:space="preserve"> </w:t>
            </w:r>
            <w:r w:rsidRPr="003C2DE2">
              <w:rPr>
                <w:rFonts w:ascii="Tahoma" w:hAnsi="Tahoma" w:cs="Tahoma"/>
                <w:sz w:val="22"/>
                <w:szCs w:val="22"/>
              </w:rPr>
              <w:t xml:space="preserve">de </w:t>
            </w:r>
            <w:r w:rsidR="00E437EB">
              <w:rPr>
                <w:rFonts w:ascii="Tahoma" w:hAnsi="Tahoma" w:cs="Tahoma"/>
                <w:sz w:val="22"/>
                <w:szCs w:val="22"/>
              </w:rPr>
              <w:t xml:space="preserve">agosto </w:t>
            </w:r>
            <w:r w:rsidRPr="003C2DE2">
              <w:rPr>
                <w:rFonts w:ascii="Tahoma" w:hAnsi="Tahoma" w:cs="Tahoma"/>
                <w:sz w:val="22"/>
                <w:szCs w:val="22"/>
              </w:rPr>
              <w:t>de 201</w:t>
            </w:r>
            <w:r w:rsidR="00745761">
              <w:rPr>
                <w:rFonts w:ascii="Tahoma" w:hAnsi="Tahoma" w:cs="Tahoma"/>
                <w:sz w:val="22"/>
                <w:szCs w:val="22"/>
              </w:rPr>
              <w:t>8</w:t>
            </w:r>
            <w:r w:rsidRPr="003C2DE2">
              <w:rPr>
                <w:rFonts w:ascii="Tahoma" w:hAnsi="Tahoma" w:cs="Tahoma"/>
                <w:sz w:val="22"/>
                <w:szCs w:val="22"/>
              </w:rPr>
              <w:t xml:space="preserve"> (“</w:t>
            </w:r>
            <w:r w:rsidRPr="003C2DE2">
              <w:rPr>
                <w:rFonts w:ascii="Tahoma" w:hAnsi="Tahoma" w:cs="Tahoma"/>
                <w:sz w:val="22"/>
                <w:szCs w:val="22"/>
                <w:u w:val="single"/>
              </w:rPr>
              <w:t>Debêntures Integralizadas</w:t>
            </w:r>
            <w:r w:rsidRPr="003C2DE2">
              <w:rPr>
                <w:rFonts w:ascii="Tahoma" w:hAnsi="Tahoma" w:cs="Tahoma"/>
                <w:sz w:val="22"/>
                <w:szCs w:val="22"/>
              </w:rPr>
              <w:t>” e “</w:t>
            </w:r>
            <w:r w:rsidRPr="003C2DE2">
              <w:rPr>
                <w:rFonts w:ascii="Tahoma" w:hAnsi="Tahoma" w:cs="Tahoma"/>
                <w:sz w:val="22"/>
                <w:szCs w:val="22"/>
                <w:u w:val="single"/>
              </w:rPr>
              <w:t>Escritura de Emissão de Debêntures</w:t>
            </w:r>
            <w:r w:rsidRPr="003C2DE2">
              <w:rPr>
                <w:rFonts w:ascii="Tahoma" w:hAnsi="Tahoma" w:cs="Tahoma"/>
                <w:sz w:val="22"/>
                <w:szCs w:val="22"/>
              </w:rPr>
              <w:t>”, respectivamente).</w:t>
            </w:r>
          </w:p>
          <w:p w:rsidR="00256473" w:rsidRPr="003C2DE2" w:rsidRDefault="00256473" w:rsidP="008759F7">
            <w:pPr>
              <w:rPr>
                <w:rFonts w:ascii="Tahoma" w:hAnsi="Tahoma" w:cs="Tahoma"/>
                <w:sz w:val="22"/>
                <w:szCs w:val="22"/>
              </w:rPr>
            </w:pPr>
          </w:p>
          <w:p w:rsidR="00256473" w:rsidRPr="003C2DE2" w:rsidRDefault="00256473" w:rsidP="008759F7">
            <w:pPr>
              <w:jc w:val="both"/>
              <w:rPr>
                <w:rFonts w:ascii="Tahoma" w:hAnsi="Tahoma" w:cs="Tahoma"/>
                <w:sz w:val="22"/>
                <w:szCs w:val="22"/>
              </w:rPr>
            </w:pPr>
            <w:r w:rsidRPr="003C2DE2">
              <w:rPr>
                <w:rFonts w:ascii="Tahoma" w:hAnsi="Tahoma" w:cs="Tahoma"/>
                <w:sz w:val="22"/>
                <w:szCs w:val="22"/>
              </w:rPr>
              <w:t xml:space="preserve">A Emissora declara que recebeu o pagamento referente às Debêntures Integralizadas, na forma prevista na </w:t>
            </w:r>
            <w:r w:rsidR="00757998" w:rsidRPr="003C2DE2">
              <w:rPr>
                <w:rFonts w:ascii="Tahoma" w:hAnsi="Tahoma" w:cs="Tahoma"/>
                <w:sz w:val="22"/>
                <w:szCs w:val="22"/>
              </w:rPr>
              <w:t>C</w:t>
            </w:r>
            <w:r w:rsidRPr="003C2DE2">
              <w:rPr>
                <w:rFonts w:ascii="Tahoma" w:hAnsi="Tahoma" w:cs="Tahoma"/>
                <w:sz w:val="22"/>
                <w:szCs w:val="22"/>
              </w:rPr>
              <w:t>láusula 4.5.</w:t>
            </w:r>
            <w:r w:rsidR="00F90784" w:rsidRPr="003C2DE2">
              <w:rPr>
                <w:rFonts w:ascii="Tahoma" w:hAnsi="Tahoma" w:cs="Tahoma"/>
                <w:sz w:val="22"/>
                <w:szCs w:val="22"/>
              </w:rPr>
              <w:t>1</w:t>
            </w:r>
            <w:r w:rsidRPr="003C2DE2">
              <w:rPr>
                <w:rFonts w:ascii="Tahoma" w:hAnsi="Tahoma" w:cs="Tahoma"/>
                <w:sz w:val="22"/>
                <w:szCs w:val="22"/>
              </w:rPr>
              <w:t xml:space="preserve"> da Escritura de Emissão de Debêntures.</w:t>
            </w:r>
          </w:p>
          <w:p w:rsidR="00256473" w:rsidRPr="003C2DE2" w:rsidRDefault="00256473" w:rsidP="008759F7">
            <w:pPr>
              <w:jc w:val="both"/>
              <w:rPr>
                <w:rFonts w:ascii="Tahoma" w:hAnsi="Tahoma" w:cs="Tahoma"/>
                <w:sz w:val="22"/>
                <w:szCs w:val="22"/>
              </w:rPr>
            </w:pPr>
          </w:p>
          <w:p w:rsidR="00256473" w:rsidRPr="003C2DE2" w:rsidRDefault="00256473" w:rsidP="008759F7">
            <w:pPr>
              <w:jc w:val="both"/>
              <w:rPr>
                <w:rFonts w:ascii="Tahoma" w:hAnsi="Tahoma" w:cs="Tahoma"/>
                <w:sz w:val="22"/>
                <w:szCs w:val="22"/>
              </w:rPr>
            </w:pPr>
            <w:r w:rsidRPr="003C2DE2">
              <w:rPr>
                <w:rFonts w:ascii="Tahoma" w:hAnsi="Tahoma" w:cs="Tahoma"/>
                <w:sz w:val="22"/>
                <w:szCs w:val="22"/>
              </w:rPr>
              <w:t>A Emissora dá-se por satisfeita para nada mais</w:t>
            </w:r>
            <w:r w:rsidR="00F90784" w:rsidRPr="003C2DE2">
              <w:rPr>
                <w:rFonts w:ascii="Tahoma" w:hAnsi="Tahoma" w:cs="Tahoma"/>
                <w:sz w:val="22"/>
                <w:szCs w:val="22"/>
              </w:rPr>
              <w:t xml:space="preserve"> reclamar, seja a que título for</w:t>
            </w:r>
            <w:r w:rsidRPr="003C2DE2">
              <w:rPr>
                <w:rFonts w:ascii="Tahoma" w:hAnsi="Tahoma" w:cs="Tahoma"/>
                <w:sz w:val="22"/>
                <w:szCs w:val="22"/>
              </w:rPr>
              <w:t>, outorgando a mais plena, geral, irrevogável e irretratável quitação de todas e quaisquer obrigações oriundas das Debêntures Integralizadas.</w:t>
            </w:r>
          </w:p>
          <w:p w:rsidR="00256473" w:rsidRPr="003C2DE2" w:rsidRDefault="00256473" w:rsidP="008759F7">
            <w:pPr>
              <w:rPr>
                <w:rFonts w:ascii="Tahoma" w:hAnsi="Tahoma" w:cs="Tahoma"/>
                <w:sz w:val="22"/>
                <w:szCs w:val="22"/>
              </w:rPr>
            </w:pPr>
          </w:p>
        </w:tc>
      </w:tr>
    </w:tbl>
    <w:p w:rsidR="00256473" w:rsidRPr="003C2DE2" w:rsidRDefault="00256473" w:rsidP="008759F7">
      <w:pPr>
        <w:rPr>
          <w:rFonts w:ascii="Tahoma" w:hAnsi="Tahoma" w:cs="Tahoma"/>
          <w:sz w:val="22"/>
          <w:szCs w:val="22"/>
        </w:rPr>
      </w:pPr>
    </w:p>
    <w:p w:rsidR="00380929" w:rsidRPr="003C2DE2" w:rsidRDefault="00380929" w:rsidP="008759F7">
      <w:pPr>
        <w:jc w:val="center"/>
        <w:rPr>
          <w:rFonts w:ascii="Tahoma" w:hAnsi="Tahoma" w:cs="Tahoma"/>
          <w:sz w:val="22"/>
          <w:szCs w:val="22"/>
        </w:rPr>
      </w:pPr>
      <w:r w:rsidRPr="003C2DE2">
        <w:rPr>
          <w:rFonts w:ascii="Tahoma" w:hAnsi="Tahoma" w:cs="Tahoma"/>
          <w:sz w:val="22"/>
          <w:szCs w:val="22"/>
        </w:rPr>
        <w:t>São Paulo, ___ de ________ de 201</w:t>
      </w:r>
      <w:r w:rsidR="00745761">
        <w:rPr>
          <w:rFonts w:ascii="Tahoma" w:hAnsi="Tahoma" w:cs="Tahoma"/>
          <w:sz w:val="22"/>
          <w:szCs w:val="22"/>
        </w:rPr>
        <w:t>8</w:t>
      </w:r>
      <w:r w:rsidR="00877E35">
        <w:rPr>
          <w:rFonts w:ascii="Tahoma" w:hAnsi="Tahoma" w:cs="Tahoma"/>
          <w:sz w:val="22"/>
          <w:szCs w:val="22"/>
        </w:rPr>
        <w:t>.</w:t>
      </w:r>
    </w:p>
    <w:p w:rsidR="00786A3D" w:rsidRDefault="00786A3D" w:rsidP="008759F7">
      <w:pPr>
        <w:rPr>
          <w:rFonts w:ascii="Tahoma" w:hAnsi="Tahoma" w:cs="Tahoma"/>
          <w:sz w:val="22"/>
          <w:szCs w:val="22"/>
        </w:rPr>
      </w:pPr>
    </w:p>
    <w:p w:rsidR="00786A3D" w:rsidRPr="003C2DE2" w:rsidRDefault="00786A3D" w:rsidP="008759F7">
      <w:pPr>
        <w:rPr>
          <w:rFonts w:ascii="Tahoma" w:hAnsi="Tahoma" w:cs="Tahoma"/>
          <w:sz w:val="22"/>
          <w:szCs w:val="22"/>
        </w:rPr>
      </w:pPr>
    </w:p>
    <w:p w:rsidR="00256473" w:rsidRPr="003C2DE2" w:rsidRDefault="00256473" w:rsidP="008759F7">
      <w:pPr>
        <w:jc w:val="center"/>
        <w:rPr>
          <w:rFonts w:ascii="Tahoma" w:hAnsi="Tahoma" w:cs="Tahoma"/>
          <w:b/>
          <w:sz w:val="22"/>
          <w:szCs w:val="22"/>
        </w:rPr>
      </w:pPr>
      <w:r w:rsidRPr="003C2DE2">
        <w:rPr>
          <w:rFonts w:ascii="Tahoma" w:hAnsi="Tahoma" w:cs="Tahoma"/>
          <w:b/>
          <w:sz w:val="22"/>
          <w:szCs w:val="22"/>
        </w:rPr>
        <w:t>_______________________</w:t>
      </w:r>
    </w:p>
    <w:p w:rsidR="00515582" w:rsidRDefault="009B5CAE" w:rsidP="008759F7">
      <w:pPr>
        <w:jc w:val="center"/>
        <w:rPr>
          <w:rFonts w:ascii="Tahoma" w:hAnsi="Tahoma" w:cs="Tahoma"/>
          <w:b/>
          <w:smallCaps/>
          <w:sz w:val="22"/>
          <w:szCs w:val="22"/>
        </w:rPr>
      </w:pPr>
      <w:r w:rsidRPr="003C2DE2">
        <w:rPr>
          <w:rFonts w:ascii="Tahoma" w:hAnsi="Tahoma" w:cs="Tahoma"/>
          <w:b/>
          <w:smallCaps/>
          <w:sz w:val="22"/>
          <w:szCs w:val="22"/>
        </w:rPr>
        <w:t xml:space="preserve">KLABIN </w:t>
      </w:r>
      <w:r w:rsidR="00256473" w:rsidRPr="003C2DE2">
        <w:rPr>
          <w:rFonts w:ascii="Tahoma" w:hAnsi="Tahoma" w:cs="Tahoma"/>
          <w:b/>
          <w:smallCaps/>
          <w:sz w:val="22"/>
          <w:szCs w:val="22"/>
        </w:rPr>
        <w:t>S.A.</w:t>
      </w:r>
    </w:p>
    <w:p w:rsidR="00786A3D" w:rsidRDefault="00786A3D">
      <w:pPr>
        <w:rPr>
          <w:rFonts w:ascii="Tahoma" w:hAnsi="Tahoma" w:cs="Tahoma"/>
          <w:b/>
          <w:smallCaps/>
          <w:sz w:val="22"/>
          <w:szCs w:val="22"/>
        </w:rPr>
      </w:pPr>
      <w:r>
        <w:rPr>
          <w:rFonts w:ascii="Tahoma" w:hAnsi="Tahoma" w:cs="Tahoma"/>
          <w:b/>
          <w:smallCaps/>
          <w:sz w:val="22"/>
          <w:szCs w:val="22"/>
        </w:rPr>
        <w:br w:type="page"/>
      </w:r>
    </w:p>
    <w:p w:rsidR="00786A3D" w:rsidRPr="003C2DE2" w:rsidRDefault="00786A3D" w:rsidP="00786A3D">
      <w:pPr>
        <w:tabs>
          <w:tab w:val="left" w:pos="851"/>
          <w:tab w:val="left" w:pos="1357"/>
        </w:tabs>
        <w:jc w:val="center"/>
        <w:outlineLvl w:val="0"/>
        <w:rPr>
          <w:rFonts w:ascii="Tahoma" w:hAnsi="Tahoma" w:cs="Tahoma"/>
          <w:b/>
          <w:smallCaps/>
          <w:sz w:val="22"/>
          <w:szCs w:val="22"/>
        </w:rPr>
      </w:pPr>
      <w:r w:rsidRPr="003C2DE2">
        <w:rPr>
          <w:rFonts w:ascii="Tahoma" w:hAnsi="Tahoma" w:cs="Tahoma"/>
          <w:b/>
          <w:smallCaps/>
          <w:sz w:val="22"/>
          <w:szCs w:val="22"/>
        </w:rPr>
        <w:t xml:space="preserve">ANEXO </w:t>
      </w:r>
      <w:r>
        <w:rPr>
          <w:rFonts w:ascii="Tahoma" w:hAnsi="Tahoma" w:cs="Tahoma"/>
          <w:b/>
          <w:smallCaps/>
          <w:sz w:val="22"/>
          <w:szCs w:val="22"/>
        </w:rPr>
        <w:t>V</w:t>
      </w:r>
      <w:r w:rsidRPr="003C2DE2">
        <w:rPr>
          <w:rFonts w:ascii="Tahoma" w:hAnsi="Tahoma" w:cs="Tahoma"/>
          <w:b/>
          <w:smallCaps/>
          <w:sz w:val="22"/>
          <w:szCs w:val="22"/>
        </w:rPr>
        <w:t xml:space="preserve"> </w:t>
      </w:r>
      <w:r>
        <w:rPr>
          <w:rFonts w:ascii="Tahoma" w:hAnsi="Tahoma" w:cs="Tahoma"/>
          <w:b/>
          <w:smallCaps/>
          <w:sz w:val="22"/>
          <w:szCs w:val="22"/>
        </w:rPr>
        <w:t>–</w:t>
      </w:r>
      <w:r w:rsidRPr="003C2DE2">
        <w:rPr>
          <w:rFonts w:ascii="Tahoma" w:hAnsi="Tahoma" w:cs="Tahoma"/>
          <w:b/>
          <w:smallCaps/>
          <w:sz w:val="22"/>
          <w:szCs w:val="22"/>
        </w:rPr>
        <w:t xml:space="preserve"> </w:t>
      </w:r>
      <w:r>
        <w:rPr>
          <w:rFonts w:ascii="Tahoma" w:hAnsi="Tahoma" w:cs="Tahoma"/>
          <w:b/>
          <w:smallCaps/>
          <w:sz w:val="22"/>
          <w:szCs w:val="22"/>
        </w:rPr>
        <w:t>CRONOGRAMA</w:t>
      </w:r>
      <w:r w:rsidR="00410733">
        <w:rPr>
          <w:rFonts w:ascii="Tahoma" w:hAnsi="Tahoma" w:cs="Tahoma"/>
          <w:b/>
          <w:smallCaps/>
          <w:sz w:val="22"/>
          <w:szCs w:val="22"/>
        </w:rPr>
        <w:t xml:space="preserve"> /ORÇAMENTO</w:t>
      </w:r>
      <w:r>
        <w:rPr>
          <w:rFonts w:ascii="Tahoma" w:hAnsi="Tahoma" w:cs="Tahoma"/>
          <w:b/>
          <w:smallCaps/>
          <w:sz w:val="22"/>
          <w:szCs w:val="22"/>
        </w:rPr>
        <w:t xml:space="preserve"> DE DESTINAÇÃO DOS RECURSOS</w:t>
      </w:r>
    </w:p>
    <w:p w:rsidR="00786A3D" w:rsidRPr="003C2DE2" w:rsidRDefault="00786A3D" w:rsidP="00786A3D">
      <w:pPr>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rPr>
          <w:rFonts w:ascii="Tahoma" w:hAnsi="Tahoma" w:cs="Tahoma"/>
          <w:sz w:val="22"/>
          <w:szCs w:val="22"/>
        </w:rPr>
      </w:pPr>
      <w:r w:rsidRPr="003C2DE2">
        <w:rPr>
          <w:rFonts w:ascii="Tahoma" w:hAnsi="Tahoma" w:cs="Tahoma"/>
          <w:sz w:val="22"/>
          <w:szCs w:val="22"/>
        </w:rPr>
        <w:t>_____________________________________________________</w:t>
      </w:r>
    </w:p>
    <w:p w:rsidR="00786A3D" w:rsidRDefault="00786A3D" w:rsidP="00786A3D">
      <w:pPr>
        <w:jc w:val="center"/>
        <w:rPr>
          <w:rFonts w:ascii="Tahoma" w:hAnsi="Tahoma" w:cs="Tahoma"/>
          <w:sz w:val="22"/>
          <w:szCs w:val="22"/>
        </w:rPr>
      </w:pPr>
    </w:p>
    <w:p w:rsidR="00B16C5B" w:rsidRDefault="00B16C5B" w:rsidP="00786A3D">
      <w:pPr>
        <w:jc w:val="center"/>
        <w:rPr>
          <w:rFonts w:ascii="Tahoma" w:hAnsi="Tahoma" w:cs="Tahoma"/>
          <w:i/>
          <w:sz w:val="22"/>
          <w:szCs w:val="22"/>
        </w:rPr>
      </w:pPr>
    </w:p>
    <w:p w:rsidR="00B16C5B" w:rsidRPr="00E62F14" w:rsidRDefault="00410733" w:rsidP="00786A3D">
      <w:pPr>
        <w:jc w:val="center"/>
        <w:rPr>
          <w:rFonts w:ascii="Tahoma" w:hAnsi="Tahoma" w:cs="Tahoma"/>
          <w:i/>
          <w:sz w:val="22"/>
          <w:szCs w:val="22"/>
        </w:rPr>
      </w:pPr>
      <w:r w:rsidRPr="006950F8">
        <w:rPr>
          <w:noProof/>
        </w:rPr>
        <w:drawing>
          <wp:inline distT="0" distB="0" distL="0" distR="0">
            <wp:extent cx="5758539" cy="3174521"/>
            <wp:effectExtent l="0" t="0" r="0" b="69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8576" cy="3185567"/>
                    </a:xfrm>
                    <a:prstGeom prst="rect">
                      <a:avLst/>
                    </a:prstGeom>
                    <a:noFill/>
                    <a:ln>
                      <a:noFill/>
                    </a:ln>
                  </pic:spPr>
                </pic:pic>
              </a:graphicData>
            </a:graphic>
          </wp:inline>
        </w:drawing>
      </w:r>
    </w:p>
    <w:sectPr w:rsidR="00B16C5B" w:rsidRPr="00E62F14" w:rsidSect="0016268A">
      <w:headerReference w:type="first" r:id="rId22"/>
      <w:pgSz w:w="11907" w:h="16840" w:code="9"/>
      <w:pgMar w:top="1985" w:right="851" w:bottom="1701" w:left="1985" w:header="709" w:footer="2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473B" w:rsidRDefault="0043473B">
      <w:r>
        <w:separator/>
      </w:r>
    </w:p>
  </w:endnote>
  <w:endnote w:type="continuationSeparator" w:id="0">
    <w:p w:rsidR="0043473B" w:rsidRDefault="0043473B">
      <w:r>
        <w:continuationSeparator/>
      </w:r>
    </w:p>
  </w:endnote>
  <w:endnote w:type="continuationNotice" w:id="1">
    <w:p w:rsidR="0043473B" w:rsidRDefault="004347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Default="0043473B">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Default="0043473B" w:rsidP="00B762C5">
    <w:pPr>
      <w:pStyle w:val="Rodap"/>
      <w:rPr>
        <w:rFonts w:ascii="Tahoma" w:hAnsi="Tahoma" w:cs="Tahoma"/>
        <w:sz w:val="12"/>
      </w:rPr>
    </w:pPr>
  </w:p>
  <w:p w:rsidR="0043473B" w:rsidRDefault="0043473B" w:rsidP="00F747DD">
    <w:pPr>
      <w:pStyle w:val="Rodap"/>
      <w:rPr>
        <w:rFonts w:ascii="Tahoma" w:hAnsi="Tahoma"/>
        <w:sz w:val="12"/>
      </w:rPr>
    </w:pPr>
  </w:p>
  <w:p w:rsidR="0043473B" w:rsidRPr="00F07A2D" w:rsidRDefault="0043473B" w:rsidP="00F07A2D">
    <w:pPr>
      <w:pStyle w:val="Rodap"/>
      <w:rPr>
        <w:rFonts w:ascii="Tahoma" w:hAnsi="Tahoma" w:cs="Tahoma"/>
        <w:sz w:val="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Default="00240BDE">
    <w:pPr>
      <w:pStyle w:val="Rodap"/>
    </w:pPr>
    <w:r>
      <w:rPr>
        <w:noProof/>
      </w:rPr>
    </w:r>
    <w:r>
      <w:rPr>
        <w:noProof/>
      </w:rPr>
      <w:pict>
        <v:shapetype id="_x0000_t202" coordsize="21600,21600" o:spt="202" path="m,l,21600r21600,l21600,xe">
          <v:stroke joinstyle="miter"/>
          <v:path gradientshapeok="t" o:connecttype="rect"/>
        </v:shapetype>
        <v:shape id="wsFIRSTFOOTER" o:spid="_x0000_s34817" type="#_x0000_t202" style="width:500pt;height:30pt;visibility:visible;mso-wrap-style:square;mso-left-percent:-10001;mso-top-percent:-10001;mso-position-horizontal:absolute;mso-position-horizontal-relative:char;mso-position-vertical:absolute;mso-position-vertical-relative:line;mso-left-percent:-10001;mso-top-percent:-10001;v-text-anchor:top" stroked="f">
          <v:textbox style="mso-fit-shape-to-text:t" inset="0,0,0,0">
            <w:txbxContent>
              <w:p w:rsidR="0043473B" w:rsidRPr="00C80CDA" w:rsidRDefault="0043473B">
                <w:pPr>
                  <w:rPr>
                    <w:rFonts w:ascii="Trebuchet MS" w:hAnsi="Trebuchet MS"/>
                    <w:sz w:val="16"/>
                  </w:rPr>
                </w:pPr>
                <w:r>
                  <w:rPr>
                    <w:rFonts w:ascii="Trebuchet MS" w:hAnsi="Trebuchet MS"/>
                    <w:sz w:val="16"/>
                  </w:rPr>
                  <w:t>DA #9932689 v37</w:t>
                </w:r>
              </w:p>
            </w:txbxContent>
          </v:textbox>
          <w10:anchorlock/>
        </v:shape>
      </w:pict>
    </w:r>
  </w:p>
  <w:p w:rsidR="0043473B" w:rsidRDefault="0043473B">
    <w:pPr>
      <w:pStyle w:val="Rodap"/>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Pr="00E319C4" w:rsidRDefault="0043473B">
    <w:pPr>
      <w:pStyle w:val="Rodap"/>
      <w:jc w:val="right"/>
      <w:rPr>
        <w:rFonts w:ascii="Trebuchet MS" w:hAnsi="Trebuchet MS"/>
        <w:sz w:val="22"/>
        <w:szCs w:val="22"/>
      </w:rPr>
    </w:pPr>
  </w:p>
  <w:p w:rsidR="0043473B" w:rsidRDefault="0043473B" w:rsidP="00CC70AA">
    <w:pPr>
      <w:pStyle w:val="Rodap"/>
      <w:rPr>
        <w:rFonts w:ascii="Tahoma" w:hAnsi="Tahoma" w:cs="Tahoma"/>
        <w:sz w:val="12"/>
        <w:szCs w:val="22"/>
      </w:rPr>
    </w:pPr>
    <w:r>
      <w:rPr>
        <w:rFonts w:ascii="Tahoma" w:hAnsi="Tahoma" w:cs="Tahoma"/>
        <w:sz w:val="12"/>
        <w:szCs w:val="22"/>
      </w:rPr>
      <w:fldChar w:fldCharType="begin"/>
    </w:r>
    <w:r>
      <w:rPr>
        <w:rFonts w:ascii="Tahoma" w:hAnsi="Tahoma" w:cs="Tahoma"/>
        <w:sz w:val="12"/>
        <w:szCs w:val="22"/>
      </w:rPr>
      <w:instrText xml:space="preserve"> DOCPROPERTY "iManageFooter"  \* MERGEFORMAT </w:instrText>
    </w:r>
    <w:r>
      <w:rPr>
        <w:rFonts w:ascii="Tahoma" w:hAnsi="Tahoma" w:cs="Tahoma"/>
        <w:sz w:val="12"/>
        <w:szCs w:val="22"/>
      </w:rPr>
      <w:fldChar w:fldCharType="separate"/>
    </w:r>
  </w:p>
  <w:p w:rsidR="0043473B" w:rsidRPr="00CC70AA" w:rsidRDefault="0043473B" w:rsidP="00CC70AA">
    <w:pPr>
      <w:pStyle w:val="Rodap"/>
      <w:rPr>
        <w:rFonts w:ascii="Tahoma" w:hAnsi="Tahoma" w:cs="Tahoma"/>
        <w:sz w:val="12"/>
        <w:szCs w:val="22"/>
      </w:rPr>
    </w:pPr>
    <w:r>
      <w:rPr>
        <w:rFonts w:ascii="Tahoma" w:hAnsi="Tahoma" w:cs="Tahoma"/>
        <w:sz w:val="12"/>
        <w:szCs w:val="22"/>
      </w:rPr>
      <w:t xml:space="preserve">SP - 23279166v1 </w:t>
    </w:r>
    <w:r>
      <w:rPr>
        <w:rFonts w:ascii="Tahoma" w:hAnsi="Tahoma" w:cs="Tahoma"/>
        <w:sz w:val="1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Default="0043473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473B" w:rsidRDefault="0043473B">
      <w:r>
        <w:separator/>
      </w:r>
    </w:p>
  </w:footnote>
  <w:footnote w:type="continuationSeparator" w:id="0">
    <w:p w:rsidR="0043473B" w:rsidRDefault="0043473B">
      <w:r>
        <w:continuationSeparator/>
      </w:r>
    </w:p>
  </w:footnote>
  <w:footnote w:type="continuationNotice" w:id="1">
    <w:p w:rsidR="0043473B" w:rsidRDefault="0043473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Default="0043473B">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Default="0043473B">
    <w:pPr>
      <w:pStyle w:val="Cabealho"/>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Default="0043473B">
    <w:pPr>
      <w:pStyle w:val="Cabealh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73B" w:rsidRPr="0024525D" w:rsidRDefault="0043473B" w:rsidP="00E02205">
    <w:pPr>
      <w:pStyle w:val="Cabealho"/>
      <w:jc w:val="center"/>
      <w:rPr>
        <w:rFonts w:ascii="Trebuchet MS" w:hAnsi="Trebuchet MS"/>
        <w:sz w:val="18"/>
        <w:szCs w:val="18"/>
      </w:rPr>
    </w:pPr>
    <w:r w:rsidRPr="0024525D">
      <w:rPr>
        <w:rFonts w:ascii="Trebuchet MS" w:hAnsi="Trebuchet MS"/>
        <w:sz w:val="18"/>
        <w:szCs w:val="18"/>
      </w:rPr>
      <w:fldChar w:fldCharType="begin"/>
    </w:r>
    <w:r w:rsidRPr="0024525D">
      <w:rPr>
        <w:rFonts w:ascii="Trebuchet MS" w:hAnsi="Trebuchet MS"/>
        <w:sz w:val="18"/>
        <w:szCs w:val="18"/>
      </w:rPr>
      <w:instrText>PAGE   \* MERGEFORMAT</w:instrText>
    </w:r>
    <w:r w:rsidRPr="0024525D">
      <w:rPr>
        <w:rFonts w:ascii="Trebuchet MS" w:hAnsi="Trebuchet MS"/>
        <w:sz w:val="18"/>
        <w:szCs w:val="18"/>
      </w:rPr>
      <w:fldChar w:fldCharType="separate"/>
    </w:r>
    <w:r w:rsidRPr="007358EB">
      <w:rPr>
        <w:rFonts w:ascii="Trebuchet MS" w:hAnsi="Trebuchet MS"/>
        <w:noProof/>
        <w:sz w:val="18"/>
        <w:szCs w:val="18"/>
      </w:rPr>
      <w:t>2</w:t>
    </w:r>
    <w:r w:rsidRPr="0024525D">
      <w:rPr>
        <w:rFonts w:ascii="Trebuchet MS" w:hAnsi="Trebuchet MS"/>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BF9C58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1DD24F88"/>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031A3691"/>
    <w:multiLevelType w:val="hybridMultilevel"/>
    <w:tmpl w:val="2CF65AD6"/>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51D484A"/>
    <w:multiLevelType w:val="hybridMultilevel"/>
    <w:tmpl w:val="15782070"/>
    <w:lvl w:ilvl="0" w:tplc="BF88808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4386F"/>
    <w:multiLevelType w:val="multilevel"/>
    <w:tmpl w:val="5A8E8AAE"/>
    <w:lvl w:ilvl="0">
      <w:start w:val="2"/>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B31D15"/>
    <w:multiLevelType w:val="hybridMultilevel"/>
    <w:tmpl w:val="C08408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C280ECD"/>
    <w:multiLevelType w:val="hybridMultilevel"/>
    <w:tmpl w:val="57860F06"/>
    <w:lvl w:ilvl="0" w:tplc="AB5EAEB2">
      <w:start w:val="1"/>
      <w:numFmt w:val="upperRoman"/>
      <w:lvlText w:val="%1."/>
      <w:lvlJc w:val="left"/>
      <w:pPr>
        <w:tabs>
          <w:tab w:val="num" w:pos="1418"/>
        </w:tabs>
        <w:ind w:left="1418" w:hanging="709"/>
      </w:pPr>
      <w:rPr>
        <w:rFonts w:cs="Times New Roman" w:hint="default"/>
      </w:rPr>
    </w:lvl>
    <w:lvl w:ilvl="1" w:tplc="AF7003BA">
      <w:start w:val="1"/>
      <w:numFmt w:val="lowerLetter"/>
      <w:lvlText w:val="(%2)"/>
      <w:lvlJc w:val="left"/>
      <w:pPr>
        <w:tabs>
          <w:tab w:val="num" w:pos="1788"/>
        </w:tabs>
        <w:ind w:left="1788" w:hanging="708"/>
      </w:pPr>
      <w:rPr>
        <w:rFonts w:cs="Times New Roman" w:hint="default"/>
        <w:b/>
        <w:i w:val="0"/>
      </w:rPr>
    </w:lvl>
    <w:lvl w:ilvl="2" w:tplc="0416001B">
      <w:start w:val="1"/>
      <w:numFmt w:val="lowerRoman"/>
      <w:lvlText w:val="(%3)"/>
      <w:lvlJc w:val="left"/>
      <w:pPr>
        <w:tabs>
          <w:tab w:val="num" w:pos="2700"/>
        </w:tabs>
        <w:ind w:left="2700" w:hanging="720"/>
      </w:pPr>
      <w:rPr>
        <w:rFonts w:cs="Times New Roman" w:hint="default"/>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0E71283"/>
    <w:multiLevelType w:val="hybridMultilevel"/>
    <w:tmpl w:val="2CF65AD6"/>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B3276F"/>
    <w:multiLevelType w:val="hybridMultilevel"/>
    <w:tmpl w:val="2CF65AD6"/>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2364BE1"/>
    <w:multiLevelType w:val="hybridMultilevel"/>
    <w:tmpl w:val="798431A2"/>
    <w:lvl w:ilvl="0" w:tplc="0FA69588">
      <w:start w:val="1"/>
      <w:numFmt w:val="lowerLetter"/>
      <w:lvlText w:val="(%1)"/>
      <w:lvlJc w:val="left"/>
      <w:pPr>
        <w:ind w:left="1620" w:hanging="720"/>
      </w:pPr>
      <w:rPr>
        <w:rFonts w:hint="default"/>
        <w:b/>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0" w15:restartNumberingAfterBreak="0">
    <w:nsid w:val="1C424512"/>
    <w:multiLevelType w:val="multilevel"/>
    <w:tmpl w:val="288CD4B6"/>
    <w:lvl w:ilvl="0">
      <w:start w:val="8"/>
      <w:numFmt w:val="decimal"/>
      <w:lvlText w:val="%1."/>
      <w:lvlJc w:val="left"/>
      <w:pPr>
        <w:ind w:left="390" w:hanging="390"/>
      </w:pPr>
      <w:rPr>
        <w:rFonts w:hint="default"/>
        <w:b w:val="0"/>
      </w:rPr>
    </w:lvl>
    <w:lvl w:ilvl="1">
      <w:start w:val="1"/>
      <w:numFmt w:val="decimal"/>
      <w:lvlText w:val="%1.%2."/>
      <w:lvlJc w:val="left"/>
      <w:pPr>
        <w:ind w:left="228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11" w15:restartNumberingAfterBreak="0">
    <w:nsid w:val="2391290D"/>
    <w:multiLevelType w:val="hybridMultilevel"/>
    <w:tmpl w:val="12F0FC4E"/>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6374AD6"/>
    <w:multiLevelType w:val="hybridMultilevel"/>
    <w:tmpl w:val="E92826F2"/>
    <w:lvl w:ilvl="0" w:tplc="75580ED8">
      <w:start w:val="1"/>
      <w:numFmt w:val="lowerRoman"/>
      <w:lvlText w:val="(%1)"/>
      <w:lvlJc w:val="left"/>
      <w:pPr>
        <w:widowControl w:val="0"/>
        <w:tabs>
          <w:tab w:val="num" w:pos="1080"/>
        </w:tabs>
        <w:autoSpaceDE w:val="0"/>
        <w:autoSpaceDN w:val="0"/>
        <w:adjustRightInd w:val="0"/>
        <w:ind w:left="1080" w:hanging="360"/>
        <w:jc w:val="both"/>
      </w:pPr>
      <w:rPr>
        <w:rFonts w:hint="default"/>
        <w:b/>
        <w:i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13" w15:restartNumberingAfterBreak="0">
    <w:nsid w:val="2A0542DC"/>
    <w:multiLevelType w:val="hybridMultilevel"/>
    <w:tmpl w:val="74904AD0"/>
    <w:lvl w:ilvl="0" w:tplc="6E682660">
      <w:start w:val="1"/>
      <w:numFmt w:val="lowerRoman"/>
      <w:lvlText w:val="(%1)"/>
      <w:lvlJc w:val="left"/>
      <w:pPr>
        <w:ind w:left="731" w:hanging="720"/>
      </w:pPr>
      <w:rPr>
        <w:rFonts w:hint="default"/>
        <w:b/>
      </w:rPr>
    </w:lvl>
    <w:lvl w:ilvl="1" w:tplc="04160019" w:tentative="1">
      <w:start w:val="1"/>
      <w:numFmt w:val="lowerLetter"/>
      <w:lvlText w:val="%2."/>
      <w:lvlJc w:val="left"/>
      <w:pPr>
        <w:ind w:left="1091" w:hanging="360"/>
      </w:pPr>
    </w:lvl>
    <w:lvl w:ilvl="2" w:tplc="0416001B">
      <w:start w:val="1"/>
      <w:numFmt w:val="lowerRoman"/>
      <w:lvlText w:val="%3."/>
      <w:lvlJc w:val="right"/>
      <w:pPr>
        <w:ind w:left="1811" w:hanging="180"/>
      </w:pPr>
    </w:lvl>
    <w:lvl w:ilvl="3" w:tplc="0416000F">
      <w:start w:val="1"/>
      <w:numFmt w:val="decimal"/>
      <w:lvlText w:val="%4."/>
      <w:lvlJc w:val="left"/>
      <w:pPr>
        <w:ind w:left="2531" w:hanging="360"/>
      </w:pPr>
    </w:lvl>
    <w:lvl w:ilvl="4" w:tplc="04160019" w:tentative="1">
      <w:start w:val="1"/>
      <w:numFmt w:val="lowerLetter"/>
      <w:lvlText w:val="%5."/>
      <w:lvlJc w:val="left"/>
      <w:pPr>
        <w:ind w:left="3251" w:hanging="360"/>
      </w:pPr>
    </w:lvl>
    <w:lvl w:ilvl="5" w:tplc="0416001B" w:tentative="1">
      <w:start w:val="1"/>
      <w:numFmt w:val="lowerRoman"/>
      <w:lvlText w:val="%6."/>
      <w:lvlJc w:val="right"/>
      <w:pPr>
        <w:ind w:left="3971" w:hanging="180"/>
      </w:pPr>
    </w:lvl>
    <w:lvl w:ilvl="6" w:tplc="0416000F" w:tentative="1">
      <w:start w:val="1"/>
      <w:numFmt w:val="decimal"/>
      <w:lvlText w:val="%7."/>
      <w:lvlJc w:val="left"/>
      <w:pPr>
        <w:ind w:left="4691" w:hanging="360"/>
      </w:pPr>
    </w:lvl>
    <w:lvl w:ilvl="7" w:tplc="04160019" w:tentative="1">
      <w:start w:val="1"/>
      <w:numFmt w:val="lowerLetter"/>
      <w:lvlText w:val="%8."/>
      <w:lvlJc w:val="left"/>
      <w:pPr>
        <w:ind w:left="5411" w:hanging="360"/>
      </w:pPr>
    </w:lvl>
    <w:lvl w:ilvl="8" w:tplc="0416001B" w:tentative="1">
      <w:start w:val="1"/>
      <w:numFmt w:val="lowerRoman"/>
      <w:lvlText w:val="%9."/>
      <w:lvlJc w:val="right"/>
      <w:pPr>
        <w:ind w:left="6131" w:hanging="180"/>
      </w:pPr>
    </w:lvl>
  </w:abstractNum>
  <w:abstractNum w:abstractNumId="14" w15:restartNumberingAfterBreak="0">
    <w:nsid w:val="2C0044F5"/>
    <w:multiLevelType w:val="hybridMultilevel"/>
    <w:tmpl w:val="2CF65AD6"/>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72F4509"/>
    <w:multiLevelType w:val="multilevel"/>
    <w:tmpl w:val="A58EBDC0"/>
    <w:lvl w:ilvl="0">
      <w:start w:val="1"/>
      <w:numFmt w:val="decimal"/>
      <w:pStyle w:val="Estilo1"/>
      <w:lvlText w:val="%1."/>
      <w:lvlJc w:val="left"/>
      <w:pPr>
        <w:tabs>
          <w:tab w:val="num" w:pos="709"/>
        </w:tabs>
        <w:ind w:left="709" w:hanging="709"/>
      </w:pPr>
      <w:rPr>
        <w:rFonts w:cs="Times New Roman" w:hint="default"/>
        <w:b/>
      </w:rPr>
    </w:lvl>
    <w:lvl w:ilvl="1">
      <w:start w:val="1"/>
      <w:numFmt w:val="decimal"/>
      <w:lvlText w:val="%1.%2"/>
      <w:lvlJc w:val="left"/>
      <w:pPr>
        <w:tabs>
          <w:tab w:val="num" w:pos="1702"/>
        </w:tabs>
        <w:ind w:left="1702" w:hanging="709"/>
      </w:pPr>
      <w:rPr>
        <w:rFonts w:ascii="Trebuchet MS" w:hAnsi="Trebuchet MS" w:cs="Times New Roman" w:hint="default"/>
        <w:b w:val="0"/>
        <w:i w:val="0"/>
        <w:sz w:val="22"/>
        <w:szCs w:val="22"/>
      </w:rPr>
    </w:lvl>
    <w:lvl w:ilvl="2">
      <w:start w:val="1"/>
      <w:numFmt w:val="decimal"/>
      <w:lvlText w:val="%1.%2.%3"/>
      <w:lvlJc w:val="left"/>
      <w:pPr>
        <w:tabs>
          <w:tab w:val="num" w:pos="993"/>
        </w:tabs>
        <w:ind w:left="993" w:hanging="709"/>
      </w:pPr>
      <w:rPr>
        <w:rFonts w:ascii="Trebuchet MS" w:hAnsi="Trebuchet MS" w:cs="Times New Roman" w:hint="default"/>
        <w:sz w:val="22"/>
        <w:szCs w:val="22"/>
      </w:rPr>
    </w:lvl>
    <w:lvl w:ilvl="3">
      <w:start w:val="1"/>
      <w:numFmt w:val="decimal"/>
      <w:lvlText w:val="%1.%2.%3.%4"/>
      <w:lvlJc w:val="left"/>
      <w:pPr>
        <w:tabs>
          <w:tab w:val="num" w:pos="709"/>
        </w:tabs>
        <w:ind w:left="709" w:hanging="709"/>
      </w:pPr>
      <w:rPr>
        <w:rFonts w:cs="Times New Roman" w:hint="default"/>
        <w:b w:val="0"/>
        <w:sz w:val="22"/>
        <w:szCs w:val="22"/>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6" w15:restartNumberingAfterBreak="0">
    <w:nsid w:val="3E132970"/>
    <w:multiLevelType w:val="hybridMultilevel"/>
    <w:tmpl w:val="D51AF0F4"/>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EC128A0"/>
    <w:multiLevelType w:val="hybridMultilevel"/>
    <w:tmpl w:val="73805EA0"/>
    <w:lvl w:ilvl="0" w:tplc="72C2F55C">
      <w:start w:val="1"/>
      <w:numFmt w:val="lowerLetter"/>
      <w:lvlText w:val="%1)"/>
      <w:lvlJc w:val="left"/>
      <w:pPr>
        <w:ind w:left="1800" w:hanging="540"/>
      </w:pPr>
      <w:rPr>
        <w:rFonts w:hint="default"/>
        <w:b/>
      </w:rPr>
    </w:lvl>
    <w:lvl w:ilvl="1" w:tplc="04160019" w:tentative="1">
      <w:start w:val="1"/>
      <w:numFmt w:val="lowerLetter"/>
      <w:lvlText w:val="%2."/>
      <w:lvlJc w:val="left"/>
      <w:pPr>
        <w:ind w:left="2340" w:hanging="360"/>
      </w:pPr>
    </w:lvl>
    <w:lvl w:ilvl="2" w:tplc="0416001B" w:tentative="1">
      <w:start w:val="1"/>
      <w:numFmt w:val="lowerRoman"/>
      <w:lvlText w:val="%3."/>
      <w:lvlJc w:val="right"/>
      <w:pPr>
        <w:ind w:left="3060" w:hanging="180"/>
      </w:pPr>
    </w:lvl>
    <w:lvl w:ilvl="3" w:tplc="0416000F" w:tentative="1">
      <w:start w:val="1"/>
      <w:numFmt w:val="decimal"/>
      <w:lvlText w:val="%4."/>
      <w:lvlJc w:val="left"/>
      <w:pPr>
        <w:ind w:left="3780" w:hanging="360"/>
      </w:pPr>
    </w:lvl>
    <w:lvl w:ilvl="4" w:tplc="04160019" w:tentative="1">
      <w:start w:val="1"/>
      <w:numFmt w:val="lowerLetter"/>
      <w:lvlText w:val="%5."/>
      <w:lvlJc w:val="left"/>
      <w:pPr>
        <w:ind w:left="4500" w:hanging="360"/>
      </w:pPr>
    </w:lvl>
    <w:lvl w:ilvl="5" w:tplc="0416001B" w:tentative="1">
      <w:start w:val="1"/>
      <w:numFmt w:val="lowerRoman"/>
      <w:lvlText w:val="%6."/>
      <w:lvlJc w:val="right"/>
      <w:pPr>
        <w:ind w:left="5220" w:hanging="180"/>
      </w:pPr>
    </w:lvl>
    <w:lvl w:ilvl="6" w:tplc="0416000F" w:tentative="1">
      <w:start w:val="1"/>
      <w:numFmt w:val="decimal"/>
      <w:lvlText w:val="%7."/>
      <w:lvlJc w:val="left"/>
      <w:pPr>
        <w:ind w:left="5940" w:hanging="360"/>
      </w:pPr>
    </w:lvl>
    <w:lvl w:ilvl="7" w:tplc="04160019" w:tentative="1">
      <w:start w:val="1"/>
      <w:numFmt w:val="lowerLetter"/>
      <w:lvlText w:val="%8."/>
      <w:lvlJc w:val="left"/>
      <w:pPr>
        <w:ind w:left="6660" w:hanging="360"/>
      </w:pPr>
    </w:lvl>
    <w:lvl w:ilvl="8" w:tplc="0416001B" w:tentative="1">
      <w:start w:val="1"/>
      <w:numFmt w:val="lowerRoman"/>
      <w:lvlText w:val="%9."/>
      <w:lvlJc w:val="right"/>
      <w:pPr>
        <w:ind w:left="7380" w:hanging="180"/>
      </w:pPr>
    </w:lvl>
  </w:abstractNum>
  <w:abstractNum w:abstractNumId="18" w15:restartNumberingAfterBreak="0">
    <w:nsid w:val="4907500E"/>
    <w:multiLevelType w:val="hybridMultilevel"/>
    <w:tmpl w:val="C6D6B79E"/>
    <w:lvl w:ilvl="0" w:tplc="9B22E972">
      <w:start w:val="1"/>
      <w:numFmt w:val="lowerRoman"/>
      <w:lvlText w:val="(%1)"/>
      <w:lvlJc w:val="left"/>
      <w:pPr>
        <w:ind w:left="1071" w:hanging="360"/>
      </w:pPr>
      <w:rPr>
        <w:rFonts w:hint="default"/>
        <w:b/>
      </w:rPr>
    </w:lvl>
    <w:lvl w:ilvl="1" w:tplc="04160019" w:tentative="1">
      <w:start w:val="1"/>
      <w:numFmt w:val="lowerLetter"/>
      <w:lvlText w:val="%2."/>
      <w:lvlJc w:val="left"/>
      <w:pPr>
        <w:ind w:left="1791" w:hanging="360"/>
      </w:pPr>
    </w:lvl>
    <w:lvl w:ilvl="2" w:tplc="0416001B" w:tentative="1">
      <w:start w:val="1"/>
      <w:numFmt w:val="lowerRoman"/>
      <w:lvlText w:val="%3."/>
      <w:lvlJc w:val="right"/>
      <w:pPr>
        <w:ind w:left="2511" w:hanging="180"/>
      </w:pPr>
    </w:lvl>
    <w:lvl w:ilvl="3" w:tplc="0416000F" w:tentative="1">
      <w:start w:val="1"/>
      <w:numFmt w:val="decimal"/>
      <w:lvlText w:val="%4."/>
      <w:lvlJc w:val="left"/>
      <w:pPr>
        <w:ind w:left="3231" w:hanging="360"/>
      </w:pPr>
    </w:lvl>
    <w:lvl w:ilvl="4" w:tplc="04160019" w:tentative="1">
      <w:start w:val="1"/>
      <w:numFmt w:val="lowerLetter"/>
      <w:lvlText w:val="%5."/>
      <w:lvlJc w:val="left"/>
      <w:pPr>
        <w:ind w:left="3951" w:hanging="360"/>
      </w:pPr>
    </w:lvl>
    <w:lvl w:ilvl="5" w:tplc="0416001B" w:tentative="1">
      <w:start w:val="1"/>
      <w:numFmt w:val="lowerRoman"/>
      <w:lvlText w:val="%6."/>
      <w:lvlJc w:val="right"/>
      <w:pPr>
        <w:ind w:left="4671" w:hanging="180"/>
      </w:pPr>
    </w:lvl>
    <w:lvl w:ilvl="6" w:tplc="0416000F" w:tentative="1">
      <w:start w:val="1"/>
      <w:numFmt w:val="decimal"/>
      <w:lvlText w:val="%7."/>
      <w:lvlJc w:val="left"/>
      <w:pPr>
        <w:ind w:left="5391" w:hanging="360"/>
      </w:pPr>
    </w:lvl>
    <w:lvl w:ilvl="7" w:tplc="04160019" w:tentative="1">
      <w:start w:val="1"/>
      <w:numFmt w:val="lowerLetter"/>
      <w:lvlText w:val="%8."/>
      <w:lvlJc w:val="left"/>
      <w:pPr>
        <w:ind w:left="6111" w:hanging="360"/>
      </w:pPr>
    </w:lvl>
    <w:lvl w:ilvl="8" w:tplc="0416001B" w:tentative="1">
      <w:start w:val="1"/>
      <w:numFmt w:val="lowerRoman"/>
      <w:lvlText w:val="%9."/>
      <w:lvlJc w:val="right"/>
      <w:pPr>
        <w:ind w:left="6831" w:hanging="180"/>
      </w:pPr>
    </w:lvl>
  </w:abstractNum>
  <w:abstractNum w:abstractNumId="19" w15:restartNumberingAfterBreak="0">
    <w:nsid w:val="495D3AAF"/>
    <w:multiLevelType w:val="multilevel"/>
    <w:tmpl w:val="35964D82"/>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4D63267A"/>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start w:val="1"/>
      <w:numFmt w:val="lowerLetter"/>
      <w:lvlText w:val="%2."/>
      <w:lvlJc w:val="left"/>
      <w:pPr>
        <w:ind w:left="2149" w:hanging="360"/>
      </w:pPr>
    </w:lvl>
    <w:lvl w:ilvl="2" w:tplc="0416001B">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1" w15:restartNumberingAfterBreak="0">
    <w:nsid w:val="4D7245E0"/>
    <w:multiLevelType w:val="hybridMultilevel"/>
    <w:tmpl w:val="E3282E1E"/>
    <w:lvl w:ilvl="0" w:tplc="9D0A2192">
      <w:start w:val="1"/>
      <w:numFmt w:val="lowerRoman"/>
      <w:lvlText w:val="(%1)"/>
      <w:lvlJc w:val="left"/>
      <w:pPr>
        <w:ind w:left="1430" w:hanging="720"/>
      </w:pPr>
      <w:rPr>
        <w:rFonts w:ascii="Trebuchet MS" w:hAnsi="Trebuchet MS" w:cs="Times New Roman" w:hint="default"/>
        <w:b/>
        <w:i w:val="0"/>
        <w:lang w:val="pt-BR"/>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4E223C3A"/>
    <w:multiLevelType w:val="hybridMultilevel"/>
    <w:tmpl w:val="1E6ED8C0"/>
    <w:lvl w:ilvl="0" w:tplc="9D0A2192">
      <w:start w:val="1"/>
      <w:numFmt w:val="lowerRoman"/>
      <w:lvlText w:val="(%1)"/>
      <w:lvlJc w:val="left"/>
      <w:pPr>
        <w:ind w:left="1430" w:hanging="720"/>
      </w:pPr>
      <w:rPr>
        <w:rFonts w:ascii="Trebuchet MS" w:hAnsi="Trebuchet MS" w:cs="Times New Roman" w:hint="default"/>
        <w:b/>
        <w:i w:val="0"/>
        <w:lang w:val="pt-BR"/>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3" w15:restartNumberingAfterBreak="0">
    <w:nsid w:val="5041211E"/>
    <w:multiLevelType w:val="multilevel"/>
    <w:tmpl w:val="755CC72C"/>
    <w:lvl w:ilvl="0">
      <w:start w:val="10"/>
      <w:numFmt w:val="decimal"/>
      <w:lvlText w:val="%1."/>
      <w:lvlJc w:val="left"/>
      <w:pPr>
        <w:ind w:left="510" w:hanging="51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440" w:hanging="2160"/>
      </w:pPr>
      <w:rPr>
        <w:rFonts w:hint="default"/>
      </w:rPr>
    </w:lvl>
  </w:abstractNum>
  <w:abstractNum w:abstractNumId="24" w15:restartNumberingAfterBreak="0">
    <w:nsid w:val="56181ECB"/>
    <w:multiLevelType w:val="hybridMultilevel"/>
    <w:tmpl w:val="5672B4BC"/>
    <w:lvl w:ilvl="0" w:tplc="22D00E5A">
      <w:start w:val="1"/>
      <w:numFmt w:val="lowerRoman"/>
      <w:lvlText w:val="(%1)"/>
      <w:lvlJc w:val="left"/>
      <w:pPr>
        <w:ind w:left="1071" w:hanging="360"/>
      </w:pPr>
      <w:rPr>
        <w:rFonts w:hint="default"/>
        <w:b/>
      </w:rPr>
    </w:lvl>
    <w:lvl w:ilvl="1" w:tplc="04160019" w:tentative="1">
      <w:start w:val="1"/>
      <w:numFmt w:val="lowerLetter"/>
      <w:lvlText w:val="%2."/>
      <w:lvlJc w:val="left"/>
      <w:pPr>
        <w:ind w:left="1791" w:hanging="360"/>
      </w:pPr>
    </w:lvl>
    <w:lvl w:ilvl="2" w:tplc="0416001B" w:tentative="1">
      <w:start w:val="1"/>
      <w:numFmt w:val="lowerRoman"/>
      <w:lvlText w:val="%3."/>
      <w:lvlJc w:val="right"/>
      <w:pPr>
        <w:ind w:left="2511" w:hanging="180"/>
      </w:pPr>
    </w:lvl>
    <w:lvl w:ilvl="3" w:tplc="0416000F" w:tentative="1">
      <w:start w:val="1"/>
      <w:numFmt w:val="decimal"/>
      <w:lvlText w:val="%4."/>
      <w:lvlJc w:val="left"/>
      <w:pPr>
        <w:ind w:left="3231" w:hanging="360"/>
      </w:pPr>
    </w:lvl>
    <w:lvl w:ilvl="4" w:tplc="04160019" w:tentative="1">
      <w:start w:val="1"/>
      <w:numFmt w:val="lowerLetter"/>
      <w:lvlText w:val="%5."/>
      <w:lvlJc w:val="left"/>
      <w:pPr>
        <w:ind w:left="3951" w:hanging="360"/>
      </w:pPr>
    </w:lvl>
    <w:lvl w:ilvl="5" w:tplc="0416001B" w:tentative="1">
      <w:start w:val="1"/>
      <w:numFmt w:val="lowerRoman"/>
      <w:lvlText w:val="%6."/>
      <w:lvlJc w:val="right"/>
      <w:pPr>
        <w:ind w:left="4671" w:hanging="180"/>
      </w:pPr>
    </w:lvl>
    <w:lvl w:ilvl="6" w:tplc="0416000F" w:tentative="1">
      <w:start w:val="1"/>
      <w:numFmt w:val="decimal"/>
      <w:lvlText w:val="%7."/>
      <w:lvlJc w:val="left"/>
      <w:pPr>
        <w:ind w:left="5391" w:hanging="360"/>
      </w:pPr>
    </w:lvl>
    <w:lvl w:ilvl="7" w:tplc="04160019" w:tentative="1">
      <w:start w:val="1"/>
      <w:numFmt w:val="lowerLetter"/>
      <w:lvlText w:val="%8."/>
      <w:lvlJc w:val="left"/>
      <w:pPr>
        <w:ind w:left="6111" w:hanging="360"/>
      </w:pPr>
    </w:lvl>
    <w:lvl w:ilvl="8" w:tplc="0416001B" w:tentative="1">
      <w:start w:val="1"/>
      <w:numFmt w:val="lowerRoman"/>
      <w:lvlText w:val="%9."/>
      <w:lvlJc w:val="right"/>
      <w:pPr>
        <w:ind w:left="6831" w:hanging="180"/>
      </w:pPr>
    </w:lvl>
  </w:abstractNum>
  <w:abstractNum w:abstractNumId="25" w15:restartNumberingAfterBreak="0">
    <w:nsid w:val="58B61633"/>
    <w:multiLevelType w:val="hybridMultilevel"/>
    <w:tmpl w:val="279A9A54"/>
    <w:lvl w:ilvl="0" w:tplc="FF388BA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1344BA5"/>
    <w:multiLevelType w:val="hybridMultilevel"/>
    <w:tmpl w:val="2CF65AD6"/>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96B708E"/>
    <w:multiLevelType w:val="hybridMultilevel"/>
    <w:tmpl w:val="17AA2182"/>
    <w:lvl w:ilvl="0" w:tplc="0FA69588">
      <w:start w:val="1"/>
      <w:numFmt w:val="lowerLetter"/>
      <w:lvlText w:val="(%1)"/>
      <w:lvlJc w:val="left"/>
      <w:pPr>
        <w:ind w:left="1620" w:hanging="720"/>
      </w:pPr>
      <w:rPr>
        <w:rFonts w:hint="default"/>
        <w:b/>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28" w15:restartNumberingAfterBreak="0">
    <w:nsid w:val="697F0AA9"/>
    <w:multiLevelType w:val="hybridMultilevel"/>
    <w:tmpl w:val="2CF65AD6"/>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1260190"/>
    <w:multiLevelType w:val="hybridMultilevel"/>
    <w:tmpl w:val="A15230D6"/>
    <w:lvl w:ilvl="0" w:tplc="D01C5258">
      <w:start w:val="1"/>
      <w:numFmt w:val="lowerRoman"/>
      <w:lvlText w:val="(%1)"/>
      <w:lvlJc w:val="left"/>
      <w:pPr>
        <w:ind w:left="1430" w:hanging="720"/>
      </w:pPr>
      <w:rPr>
        <w:rFonts w:ascii="Trebuchet MS" w:hAnsi="Trebuchet MS" w:cs="Times New Roman" w:hint="default"/>
        <w:b/>
        <w:i w:val="0"/>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0" w15:restartNumberingAfterBreak="0">
    <w:nsid w:val="76654082"/>
    <w:multiLevelType w:val="multilevel"/>
    <w:tmpl w:val="1F52F86A"/>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sz w:val="22"/>
        <w:szCs w:val="22"/>
      </w:rPr>
    </w:lvl>
    <w:lvl w:ilvl="2">
      <w:start w:val="1"/>
      <w:numFmt w:val="decimal"/>
      <w:lvlText w:val="%1.%2.%3."/>
      <w:lvlJc w:val="left"/>
      <w:pPr>
        <w:ind w:left="6572" w:hanging="3594"/>
      </w:pPr>
      <w:rPr>
        <w:rFonts w:ascii="Tahoma" w:hAnsi="Tahoma" w:cs="Tahoma" w:hint="default"/>
        <w:b/>
        <w:i w:val="0"/>
        <w:sz w:val="22"/>
        <w:szCs w:val="22"/>
      </w:rPr>
    </w:lvl>
    <w:lvl w:ilvl="3">
      <w:start w:val="1"/>
      <w:numFmt w:val="decimal"/>
      <w:lvlText w:val="%1.%2.%3.%4."/>
      <w:lvlJc w:val="left"/>
      <w:pPr>
        <w:ind w:left="900" w:hanging="90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6B144B4"/>
    <w:multiLevelType w:val="multilevel"/>
    <w:tmpl w:val="E294ECBE"/>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2177" w:hanging="900"/>
      </w:pPr>
      <w:rPr>
        <w:rFonts w:ascii="Trebuchet MS" w:hAnsi="Trebuchet MS" w:hint="default"/>
        <w:b/>
        <w:i w:val="0"/>
        <w:sz w:val="22"/>
        <w:szCs w:val="22"/>
      </w:rPr>
    </w:lvl>
    <w:lvl w:ilvl="3">
      <w:start w:val="1"/>
      <w:numFmt w:val="decimal"/>
      <w:lvlText w:val="%1.%2.%3.%4."/>
      <w:lvlJc w:val="left"/>
      <w:pPr>
        <w:ind w:left="900" w:hanging="90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A35292E"/>
    <w:multiLevelType w:val="hybridMultilevel"/>
    <w:tmpl w:val="B26C729E"/>
    <w:lvl w:ilvl="0" w:tplc="954C0B34">
      <w:start w:val="1"/>
      <w:numFmt w:val="lowerLetter"/>
      <w:lvlText w:val="(%1)"/>
      <w:lvlJc w:val="left"/>
      <w:pPr>
        <w:ind w:left="1211" w:hanging="360"/>
      </w:pPr>
      <w:rPr>
        <w:rFonts w:hint="default"/>
        <w:b/>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3" w15:restartNumberingAfterBreak="0">
    <w:nsid w:val="7DC41E49"/>
    <w:multiLevelType w:val="hybridMultilevel"/>
    <w:tmpl w:val="6262B796"/>
    <w:lvl w:ilvl="0" w:tplc="6818E042">
      <w:start w:val="2"/>
      <w:numFmt w:val="lowerLetter"/>
      <w:lvlText w:val="%1)"/>
      <w:lvlJc w:val="left"/>
      <w:pPr>
        <w:ind w:left="1800" w:hanging="54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E6F54"/>
    <w:multiLevelType w:val="multilevel"/>
    <w:tmpl w:val="D9B465C8"/>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080" w:hanging="1080"/>
      </w:pPr>
      <w:rPr>
        <w:rFonts w:hint="default"/>
        <w:b w:val="0"/>
        <w:sz w:val="22"/>
        <w:szCs w:val="22"/>
      </w:rPr>
    </w:lvl>
    <w:lvl w:ilvl="3">
      <w:start w:val="1"/>
      <w:numFmt w:val="decimal"/>
      <w:lvlText w:val="%1.%2.%3.%4."/>
      <w:lvlJc w:val="left"/>
      <w:pPr>
        <w:ind w:left="3240" w:hanging="1080"/>
      </w:pPr>
      <w:rPr>
        <w:rFonts w:hint="default"/>
      </w:rPr>
    </w:lvl>
    <w:lvl w:ilvl="4">
      <w:start w:val="1"/>
      <w:numFmt w:val="lowerLetter"/>
      <w:lvlText w:val="(%5)"/>
      <w:lvlJc w:val="left"/>
      <w:pPr>
        <w:ind w:left="4320" w:hanging="1440"/>
      </w:pPr>
      <w:rPr>
        <w:rFonts w:ascii="Tahoma" w:eastAsia="Times New Roman" w:hAnsi="Tahoma" w:cs="Tahoma"/>
        <w:i w:val="0"/>
      </w:rPr>
    </w:lvl>
    <w:lvl w:ilvl="5">
      <w:start w:val="1"/>
      <w:numFmt w:val="lowerLetter"/>
      <w:lvlText w:val="(%6)"/>
      <w:lvlJc w:val="left"/>
      <w:pPr>
        <w:ind w:left="5400" w:hanging="1800"/>
      </w:pPr>
      <w:rPr>
        <w:rFonts w:ascii="Tahoma" w:eastAsia="Times New Roman" w:hAnsi="Tahoma" w:cs="Tahoma"/>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5" w15:restartNumberingAfterBreak="0">
    <w:nsid w:val="7E2B0EAA"/>
    <w:multiLevelType w:val="hybridMultilevel"/>
    <w:tmpl w:val="1E6ED8C0"/>
    <w:lvl w:ilvl="0" w:tplc="9D0A2192">
      <w:start w:val="1"/>
      <w:numFmt w:val="lowerRoman"/>
      <w:lvlText w:val="(%1)"/>
      <w:lvlJc w:val="left"/>
      <w:pPr>
        <w:ind w:left="1430" w:hanging="720"/>
      </w:pPr>
      <w:rPr>
        <w:rFonts w:ascii="Trebuchet MS" w:hAnsi="Trebuchet MS" w:cs="Times New Roman" w:hint="default"/>
        <w:b/>
        <w:i w:val="0"/>
        <w:lang w:val="pt-BR"/>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num w:numId="1">
    <w:abstractNumId w:val="30"/>
  </w:num>
  <w:num w:numId="2">
    <w:abstractNumId w:val="17"/>
  </w:num>
  <w:num w:numId="3">
    <w:abstractNumId w:val="21"/>
  </w:num>
  <w:num w:numId="4">
    <w:abstractNumId w:val="33"/>
  </w:num>
  <w:num w:numId="5">
    <w:abstractNumId w:val="3"/>
  </w:num>
  <w:num w:numId="6">
    <w:abstractNumId w:val="32"/>
  </w:num>
  <w:num w:numId="7">
    <w:abstractNumId w:val="20"/>
  </w:num>
  <w:num w:numId="8">
    <w:abstractNumId w:val="35"/>
  </w:num>
  <w:num w:numId="9">
    <w:abstractNumId w:val="25"/>
  </w:num>
  <w:num w:numId="10">
    <w:abstractNumId w:val="13"/>
  </w:num>
  <w:num w:numId="11">
    <w:abstractNumId w:val="16"/>
  </w:num>
  <w:num w:numId="12">
    <w:abstractNumId w:val="22"/>
  </w:num>
  <w:num w:numId="13">
    <w:abstractNumId w:val="2"/>
  </w:num>
  <w:num w:numId="14">
    <w:abstractNumId w:val="0"/>
  </w:num>
  <w:num w:numId="15">
    <w:abstractNumId w:val="5"/>
  </w:num>
  <w:num w:numId="16">
    <w:abstractNumId w:val="31"/>
  </w:num>
  <w:num w:numId="17">
    <w:abstractNumId w:val="4"/>
  </w:num>
  <w:num w:numId="18">
    <w:abstractNumId w:val="1"/>
  </w:num>
  <w:num w:numId="19">
    <w:abstractNumId w:val="19"/>
  </w:num>
  <w:num w:numId="20">
    <w:abstractNumId w:val="34"/>
  </w:num>
  <w:num w:numId="21">
    <w:abstractNumId w:val="10"/>
  </w:num>
  <w:num w:numId="22">
    <w:abstractNumId w:val="23"/>
  </w:num>
  <w:num w:numId="23">
    <w:abstractNumId w:val="29"/>
  </w:num>
  <w:num w:numId="24">
    <w:abstractNumId w:val="9"/>
  </w:num>
  <w:num w:numId="25">
    <w:abstractNumId w:val="11"/>
  </w:num>
  <w:num w:numId="26">
    <w:abstractNumId w:val="27"/>
  </w:num>
  <w:num w:numId="27">
    <w:abstractNumId w:val="15"/>
  </w:num>
  <w:num w:numId="28">
    <w:abstractNumId w:val="6"/>
  </w:num>
  <w:num w:numId="29">
    <w:abstractNumId w:val="28"/>
  </w:num>
  <w:num w:numId="30">
    <w:abstractNumId w:val="8"/>
  </w:num>
  <w:num w:numId="31">
    <w:abstractNumId w:val="18"/>
  </w:num>
  <w:num w:numId="32">
    <w:abstractNumId w:val="24"/>
  </w:num>
  <w:num w:numId="33">
    <w:abstractNumId w:val="7"/>
  </w:num>
  <w:num w:numId="34">
    <w:abstractNumId w:val="26"/>
  </w:num>
  <w:num w:numId="35">
    <w:abstractNumId w:val="12"/>
  </w:num>
  <w:num w:numId="36">
    <w:abstractNumId w:val="14"/>
  </w:num>
  <w:numIdMacAtCleanup w:val="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ttos Filho">
    <w15:presenceInfo w15:providerId="None" w15:userId="Mattos Fi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34819"/>
    <o:shapelayout v:ext="edit">
      <o:idmap v:ext="edit" data="34"/>
    </o:shapelayout>
  </w:hdrShapeDefaults>
  <w:footnotePr>
    <w:footnote w:id="-1"/>
    <w:footnote w:id="0"/>
    <w:footnote w:id="1"/>
  </w:footnotePr>
  <w:endnotePr>
    <w:endnote w:id="-1"/>
    <w:endnote w:id="0"/>
    <w:endnote w:id="1"/>
  </w:endnotePr>
  <w:compat>
    <w:compatSetting w:name="compatibilityMode" w:uri="http://schemas.microsoft.com/office/word" w:val="12"/>
  </w:compat>
  <w:rsids>
    <w:rsidRoot w:val="00DC3202"/>
    <w:rsid w:val="000003D4"/>
    <w:rsid w:val="00000F0F"/>
    <w:rsid w:val="000010B4"/>
    <w:rsid w:val="000016DB"/>
    <w:rsid w:val="000028FB"/>
    <w:rsid w:val="000033E3"/>
    <w:rsid w:val="0000340E"/>
    <w:rsid w:val="0000344E"/>
    <w:rsid w:val="00003F46"/>
    <w:rsid w:val="000050BC"/>
    <w:rsid w:val="000052D6"/>
    <w:rsid w:val="000062A2"/>
    <w:rsid w:val="0000668C"/>
    <w:rsid w:val="000073E1"/>
    <w:rsid w:val="00007553"/>
    <w:rsid w:val="00007594"/>
    <w:rsid w:val="00007EEF"/>
    <w:rsid w:val="00007FFD"/>
    <w:rsid w:val="000104B1"/>
    <w:rsid w:val="00010FC8"/>
    <w:rsid w:val="00011412"/>
    <w:rsid w:val="00011652"/>
    <w:rsid w:val="00011F86"/>
    <w:rsid w:val="000130C0"/>
    <w:rsid w:val="0001373E"/>
    <w:rsid w:val="00014647"/>
    <w:rsid w:val="00014A13"/>
    <w:rsid w:val="0001574C"/>
    <w:rsid w:val="00017430"/>
    <w:rsid w:val="00017D97"/>
    <w:rsid w:val="0002031D"/>
    <w:rsid w:val="000209C2"/>
    <w:rsid w:val="00021B13"/>
    <w:rsid w:val="000225C6"/>
    <w:rsid w:val="00022BA3"/>
    <w:rsid w:val="00023B03"/>
    <w:rsid w:val="00023E59"/>
    <w:rsid w:val="00024AAD"/>
    <w:rsid w:val="00024C43"/>
    <w:rsid w:val="00024EA1"/>
    <w:rsid w:val="000273B3"/>
    <w:rsid w:val="0002779F"/>
    <w:rsid w:val="00032613"/>
    <w:rsid w:val="000331F1"/>
    <w:rsid w:val="00035FA3"/>
    <w:rsid w:val="00036285"/>
    <w:rsid w:val="0003664F"/>
    <w:rsid w:val="00037158"/>
    <w:rsid w:val="00040264"/>
    <w:rsid w:val="0004095C"/>
    <w:rsid w:val="000411E7"/>
    <w:rsid w:val="00041A4D"/>
    <w:rsid w:val="00041D5B"/>
    <w:rsid w:val="00041D8F"/>
    <w:rsid w:val="000432BB"/>
    <w:rsid w:val="00043956"/>
    <w:rsid w:val="0004475B"/>
    <w:rsid w:val="00045115"/>
    <w:rsid w:val="000459D8"/>
    <w:rsid w:val="00045C56"/>
    <w:rsid w:val="000475CE"/>
    <w:rsid w:val="00047637"/>
    <w:rsid w:val="000506FC"/>
    <w:rsid w:val="00051307"/>
    <w:rsid w:val="000525DB"/>
    <w:rsid w:val="0005260F"/>
    <w:rsid w:val="00052C5D"/>
    <w:rsid w:val="000532FF"/>
    <w:rsid w:val="00054C72"/>
    <w:rsid w:val="00055A15"/>
    <w:rsid w:val="00055A52"/>
    <w:rsid w:val="00057352"/>
    <w:rsid w:val="000573EB"/>
    <w:rsid w:val="000574C8"/>
    <w:rsid w:val="0006010F"/>
    <w:rsid w:val="000608DA"/>
    <w:rsid w:val="000633EB"/>
    <w:rsid w:val="00063D2C"/>
    <w:rsid w:val="00064085"/>
    <w:rsid w:val="0006410B"/>
    <w:rsid w:val="00064809"/>
    <w:rsid w:val="00064916"/>
    <w:rsid w:val="00064CC8"/>
    <w:rsid w:val="000659BB"/>
    <w:rsid w:val="00066829"/>
    <w:rsid w:val="000678AF"/>
    <w:rsid w:val="00067D15"/>
    <w:rsid w:val="00067D57"/>
    <w:rsid w:val="00072D2F"/>
    <w:rsid w:val="000741FB"/>
    <w:rsid w:val="000751F2"/>
    <w:rsid w:val="00076DB7"/>
    <w:rsid w:val="0007799D"/>
    <w:rsid w:val="000801CA"/>
    <w:rsid w:val="00080212"/>
    <w:rsid w:val="00081D95"/>
    <w:rsid w:val="000823AC"/>
    <w:rsid w:val="000828FB"/>
    <w:rsid w:val="000831AD"/>
    <w:rsid w:val="00083547"/>
    <w:rsid w:val="0008464F"/>
    <w:rsid w:val="00085782"/>
    <w:rsid w:val="000857D1"/>
    <w:rsid w:val="000860D5"/>
    <w:rsid w:val="00086156"/>
    <w:rsid w:val="00086B1A"/>
    <w:rsid w:val="00087FE4"/>
    <w:rsid w:val="00090239"/>
    <w:rsid w:val="00092142"/>
    <w:rsid w:val="00093C39"/>
    <w:rsid w:val="00093D06"/>
    <w:rsid w:val="00094449"/>
    <w:rsid w:val="00094545"/>
    <w:rsid w:val="00094CBD"/>
    <w:rsid w:val="0009523A"/>
    <w:rsid w:val="0009553C"/>
    <w:rsid w:val="00095770"/>
    <w:rsid w:val="00096EC4"/>
    <w:rsid w:val="0009753F"/>
    <w:rsid w:val="0009759E"/>
    <w:rsid w:val="00097BDE"/>
    <w:rsid w:val="000A0336"/>
    <w:rsid w:val="000A0C0C"/>
    <w:rsid w:val="000A1071"/>
    <w:rsid w:val="000A16FD"/>
    <w:rsid w:val="000A3373"/>
    <w:rsid w:val="000A53AA"/>
    <w:rsid w:val="000A5731"/>
    <w:rsid w:val="000A5D97"/>
    <w:rsid w:val="000A67B2"/>
    <w:rsid w:val="000A74F5"/>
    <w:rsid w:val="000A74FE"/>
    <w:rsid w:val="000A7E73"/>
    <w:rsid w:val="000A7EDF"/>
    <w:rsid w:val="000B0067"/>
    <w:rsid w:val="000B1041"/>
    <w:rsid w:val="000B1636"/>
    <w:rsid w:val="000B1645"/>
    <w:rsid w:val="000B17C0"/>
    <w:rsid w:val="000B192A"/>
    <w:rsid w:val="000B1B3C"/>
    <w:rsid w:val="000B3B3E"/>
    <w:rsid w:val="000B5057"/>
    <w:rsid w:val="000B5C40"/>
    <w:rsid w:val="000B67A7"/>
    <w:rsid w:val="000B69A3"/>
    <w:rsid w:val="000B70C5"/>
    <w:rsid w:val="000C075F"/>
    <w:rsid w:val="000C103F"/>
    <w:rsid w:val="000C1C10"/>
    <w:rsid w:val="000C237D"/>
    <w:rsid w:val="000C27A3"/>
    <w:rsid w:val="000C2C51"/>
    <w:rsid w:val="000C2C61"/>
    <w:rsid w:val="000C2C7D"/>
    <w:rsid w:val="000C364E"/>
    <w:rsid w:val="000C4242"/>
    <w:rsid w:val="000C4418"/>
    <w:rsid w:val="000C6123"/>
    <w:rsid w:val="000C69A0"/>
    <w:rsid w:val="000C70D0"/>
    <w:rsid w:val="000D15E6"/>
    <w:rsid w:val="000D1B80"/>
    <w:rsid w:val="000D2986"/>
    <w:rsid w:val="000D3F46"/>
    <w:rsid w:val="000D46BF"/>
    <w:rsid w:val="000D5675"/>
    <w:rsid w:val="000D5B4C"/>
    <w:rsid w:val="000E102F"/>
    <w:rsid w:val="000E1219"/>
    <w:rsid w:val="000E1220"/>
    <w:rsid w:val="000E1A67"/>
    <w:rsid w:val="000E3106"/>
    <w:rsid w:val="000E365C"/>
    <w:rsid w:val="000E4789"/>
    <w:rsid w:val="000E5DCF"/>
    <w:rsid w:val="000F1C1C"/>
    <w:rsid w:val="000F1C4C"/>
    <w:rsid w:val="000F2C44"/>
    <w:rsid w:val="000F456F"/>
    <w:rsid w:val="000F4ADB"/>
    <w:rsid w:val="000F4FC5"/>
    <w:rsid w:val="000F55E1"/>
    <w:rsid w:val="000F693F"/>
    <w:rsid w:val="00100E57"/>
    <w:rsid w:val="00101F2E"/>
    <w:rsid w:val="00102929"/>
    <w:rsid w:val="00102EE9"/>
    <w:rsid w:val="00105527"/>
    <w:rsid w:val="00106132"/>
    <w:rsid w:val="00106F27"/>
    <w:rsid w:val="001077A2"/>
    <w:rsid w:val="00107E77"/>
    <w:rsid w:val="001101EB"/>
    <w:rsid w:val="00110EBC"/>
    <w:rsid w:val="00111C25"/>
    <w:rsid w:val="00111C51"/>
    <w:rsid w:val="001134B8"/>
    <w:rsid w:val="00114031"/>
    <w:rsid w:val="00114D0F"/>
    <w:rsid w:val="00115795"/>
    <w:rsid w:val="00115DC5"/>
    <w:rsid w:val="001162A6"/>
    <w:rsid w:val="00116820"/>
    <w:rsid w:val="0011758F"/>
    <w:rsid w:val="0011773A"/>
    <w:rsid w:val="00117BB5"/>
    <w:rsid w:val="00120B1A"/>
    <w:rsid w:val="001245CB"/>
    <w:rsid w:val="00124798"/>
    <w:rsid w:val="00124B27"/>
    <w:rsid w:val="00127801"/>
    <w:rsid w:val="0012791D"/>
    <w:rsid w:val="00127E2C"/>
    <w:rsid w:val="00131422"/>
    <w:rsid w:val="0013163F"/>
    <w:rsid w:val="00132718"/>
    <w:rsid w:val="00132BBE"/>
    <w:rsid w:val="0013381A"/>
    <w:rsid w:val="001345A4"/>
    <w:rsid w:val="001353AD"/>
    <w:rsid w:val="00135499"/>
    <w:rsid w:val="00135E26"/>
    <w:rsid w:val="00136278"/>
    <w:rsid w:val="0013681A"/>
    <w:rsid w:val="00136939"/>
    <w:rsid w:val="00136BEE"/>
    <w:rsid w:val="00137595"/>
    <w:rsid w:val="00137D6F"/>
    <w:rsid w:val="0014097E"/>
    <w:rsid w:val="00140A0D"/>
    <w:rsid w:val="00142DAF"/>
    <w:rsid w:val="00143049"/>
    <w:rsid w:val="001430C2"/>
    <w:rsid w:val="00143177"/>
    <w:rsid w:val="001437B6"/>
    <w:rsid w:val="0014471C"/>
    <w:rsid w:val="00147854"/>
    <w:rsid w:val="00147C6D"/>
    <w:rsid w:val="0015052D"/>
    <w:rsid w:val="00150FA6"/>
    <w:rsid w:val="00151768"/>
    <w:rsid w:val="00152C3D"/>
    <w:rsid w:val="00152FF9"/>
    <w:rsid w:val="00153CC2"/>
    <w:rsid w:val="0015510C"/>
    <w:rsid w:val="00155418"/>
    <w:rsid w:val="00155E48"/>
    <w:rsid w:val="001574DC"/>
    <w:rsid w:val="00161013"/>
    <w:rsid w:val="001614EA"/>
    <w:rsid w:val="00161E65"/>
    <w:rsid w:val="0016268A"/>
    <w:rsid w:val="00162C39"/>
    <w:rsid w:val="001632BE"/>
    <w:rsid w:val="001644C7"/>
    <w:rsid w:val="00166720"/>
    <w:rsid w:val="00166FFD"/>
    <w:rsid w:val="001727B8"/>
    <w:rsid w:val="00175783"/>
    <w:rsid w:val="00177425"/>
    <w:rsid w:val="00177ABE"/>
    <w:rsid w:val="00177FE5"/>
    <w:rsid w:val="001812F6"/>
    <w:rsid w:val="00181326"/>
    <w:rsid w:val="00182287"/>
    <w:rsid w:val="00182A3A"/>
    <w:rsid w:val="00184895"/>
    <w:rsid w:val="001848B7"/>
    <w:rsid w:val="00185983"/>
    <w:rsid w:val="001863BA"/>
    <w:rsid w:val="00186D2B"/>
    <w:rsid w:val="00186D39"/>
    <w:rsid w:val="00190397"/>
    <w:rsid w:val="0019061D"/>
    <w:rsid w:val="00190B80"/>
    <w:rsid w:val="00190F97"/>
    <w:rsid w:val="0019160D"/>
    <w:rsid w:val="001926B5"/>
    <w:rsid w:val="00194602"/>
    <w:rsid w:val="00194D71"/>
    <w:rsid w:val="001950B2"/>
    <w:rsid w:val="00195396"/>
    <w:rsid w:val="00195EF4"/>
    <w:rsid w:val="001961D2"/>
    <w:rsid w:val="001A0A47"/>
    <w:rsid w:val="001A0F32"/>
    <w:rsid w:val="001A12D0"/>
    <w:rsid w:val="001A17B8"/>
    <w:rsid w:val="001A2825"/>
    <w:rsid w:val="001A2912"/>
    <w:rsid w:val="001A46FC"/>
    <w:rsid w:val="001A475C"/>
    <w:rsid w:val="001A47D0"/>
    <w:rsid w:val="001A4E3C"/>
    <w:rsid w:val="001A4FD8"/>
    <w:rsid w:val="001A535C"/>
    <w:rsid w:val="001A61CA"/>
    <w:rsid w:val="001A6EC4"/>
    <w:rsid w:val="001A72C8"/>
    <w:rsid w:val="001B06E4"/>
    <w:rsid w:val="001B09E5"/>
    <w:rsid w:val="001B0EA4"/>
    <w:rsid w:val="001B206B"/>
    <w:rsid w:val="001B26AD"/>
    <w:rsid w:val="001B2753"/>
    <w:rsid w:val="001B30A4"/>
    <w:rsid w:val="001B34B7"/>
    <w:rsid w:val="001B3EEF"/>
    <w:rsid w:val="001B71A1"/>
    <w:rsid w:val="001B7D39"/>
    <w:rsid w:val="001C0ABD"/>
    <w:rsid w:val="001C0ACE"/>
    <w:rsid w:val="001C1027"/>
    <w:rsid w:val="001C1E9E"/>
    <w:rsid w:val="001C2B89"/>
    <w:rsid w:val="001C2C13"/>
    <w:rsid w:val="001C4160"/>
    <w:rsid w:val="001C4B5E"/>
    <w:rsid w:val="001C59D2"/>
    <w:rsid w:val="001C6200"/>
    <w:rsid w:val="001C62D1"/>
    <w:rsid w:val="001C6636"/>
    <w:rsid w:val="001D07F8"/>
    <w:rsid w:val="001D0B2C"/>
    <w:rsid w:val="001D16BD"/>
    <w:rsid w:val="001D1CB5"/>
    <w:rsid w:val="001D353F"/>
    <w:rsid w:val="001D38E6"/>
    <w:rsid w:val="001D4A81"/>
    <w:rsid w:val="001D5BCA"/>
    <w:rsid w:val="001D69D3"/>
    <w:rsid w:val="001D7D43"/>
    <w:rsid w:val="001E1219"/>
    <w:rsid w:val="001E149C"/>
    <w:rsid w:val="001E156D"/>
    <w:rsid w:val="001E17BA"/>
    <w:rsid w:val="001E286D"/>
    <w:rsid w:val="001E2C9A"/>
    <w:rsid w:val="001E2FB4"/>
    <w:rsid w:val="001E31AD"/>
    <w:rsid w:val="001E3D2B"/>
    <w:rsid w:val="001E4BFF"/>
    <w:rsid w:val="001E60FB"/>
    <w:rsid w:val="001E6300"/>
    <w:rsid w:val="001E7045"/>
    <w:rsid w:val="001E7ACA"/>
    <w:rsid w:val="001F07BA"/>
    <w:rsid w:val="001F17F1"/>
    <w:rsid w:val="001F3FB9"/>
    <w:rsid w:val="001F4616"/>
    <w:rsid w:val="001F4B76"/>
    <w:rsid w:val="001F551E"/>
    <w:rsid w:val="001F5CFD"/>
    <w:rsid w:val="001F6BDE"/>
    <w:rsid w:val="001F755E"/>
    <w:rsid w:val="001F7917"/>
    <w:rsid w:val="00200A5F"/>
    <w:rsid w:val="00201011"/>
    <w:rsid w:val="00202344"/>
    <w:rsid w:val="00202393"/>
    <w:rsid w:val="00203837"/>
    <w:rsid w:val="00204B4D"/>
    <w:rsid w:val="00204CD2"/>
    <w:rsid w:val="00205481"/>
    <w:rsid w:val="0020555B"/>
    <w:rsid w:val="00205A47"/>
    <w:rsid w:val="00205D1F"/>
    <w:rsid w:val="00210022"/>
    <w:rsid w:val="00210042"/>
    <w:rsid w:val="0021092E"/>
    <w:rsid w:val="00212400"/>
    <w:rsid w:val="00213421"/>
    <w:rsid w:val="00213BCA"/>
    <w:rsid w:val="00213C63"/>
    <w:rsid w:val="0021418F"/>
    <w:rsid w:val="00214AB6"/>
    <w:rsid w:val="00216BD3"/>
    <w:rsid w:val="002174E3"/>
    <w:rsid w:val="00217EA2"/>
    <w:rsid w:val="002205A7"/>
    <w:rsid w:val="002206FA"/>
    <w:rsid w:val="0022089C"/>
    <w:rsid w:val="002219F2"/>
    <w:rsid w:val="00221E0F"/>
    <w:rsid w:val="002225BF"/>
    <w:rsid w:val="002226A4"/>
    <w:rsid w:val="00222F84"/>
    <w:rsid w:val="0022364E"/>
    <w:rsid w:val="002239D2"/>
    <w:rsid w:val="00225194"/>
    <w:rsid w:val="0022568D"/>
    <w:rsid w:val="00226D54"/>
    <w:rsid w:val="002272B9"/>
    <w:rsid w:val="00230881"/>
    <w:rsid w:val="002312E7"/>
    <w:rsid w:val="0023162E"/>
    <w:rsid w:val="002316A3"/>
    <w:rsid w:val="00231AAD"/>
    <w:rsid w:val="00231E88"/>
    <w:rsid w:val="00231EFA"/>
    <w:rsid w:val="00232164"/>
    <w:rsid w:val="002324B3"/>
    <w:rsid w:val="00232543"/>
    <w:rsid w:val="00233C72"/>
    <w:rsid w:val="00234473"/>
    <w:rsid w:val="002349B7"/>
    <w:rsid w:val="00234AE8"/>
    <w:rsid w:val="002358F5"/>
    <w:rsid w:val="00235ADA"/>
    <w:rsid w:val="00237563"/>
    <w:rsid w:val="00237860"/>
    <w:rsid w:val="00237F16"/>
    <w:rsid w:val="0024006E"/>
    <w:rsid w:val="0024058A"/>
    <w:rsid w:val="00240BDE"/>
    <w:rsid w:val="00240F64"/>
    <w:rsid w:val="00241D5F"/>
    <w:rsid w:val="00242DC4"/>
    <w:rsid w:val="002435DB"/>
    <w:rsid w:val="00243878"/>
    <w:rsid w:val="0024488C"/>
    <w:rsid w:val="00246D35"/>
    <w:rsid w:val="00247871"/>
    <w:rsid w:val="002478B0"/>
    <w:rsid w:val="00247A23"/>
    <w:rsid w:val="00251CCC"/>
    <w:rsid w:val="00251E7C"/>
    <w:rsid w:val="002537B2"/>
    <w:rsid w:val="00253F50"/>
    <w:rsid w:val="002551F2"/>
    <w:rsid w:val="00255BB8"/>
    <w:rsid w:val="00255C85"/>
    <w:rsid w:val="002561B8"/>
    <w:rsid w:val="00256473"/>
    <w:rsid w:val="00260CF9"/>
    <w:rsid w:val="00260D64"/>
    <w:rsid w:val="00260E15"/>
    <w:rsid w:val="00261674"/>
    <w:rsid w:val="00262991"/>
    <w:rsid w:val="00263AE4"/>
    <w:rsid w:val="00264381"/>
    <w:rsid w:val="0026501D"/>
    <w:rsid w:val="00265CBC"/>
    <w:rsid w:val="002666E2"/>
    <w:rsid w:val="00267BFF"/>
    <w:rsid w:val="00267FEC"/>
    <w:rsid w:val="002708B7"/>
    <w:rsid w:val="00272836"/>
    <w:rsid w:val="00274185"/>
    <w:rsid w:val="00274F24"/>
    <w:rsid w:val="0027774E"/>
    <w:rsid w:val="00280030"/>
    <w:rsid w:val="00280608"/>
    <w:rsid w:val="00280F25"/>
    <w:rsid w:val="0028161F"/>
    <w:rsid w:val="00281EFD"/>
    <w:rsid w:val="00282A23"/>
    <w:rsid w:val="00283473"/>
    <w:rsid w:val="002834BD"/>
    <w:rsid w:val="0028434A"/>
    <w:rsid w:val="00284959"/>
    <w:rsid w:val="00284964"/>
    <w:rsid w:val="002853FC"/>
    <w:rsid w:val="0028563E"/>
    <w:rsid w:val="0028591D"/>
    <w:rsid w:val="0028599B"/>
    <w:rsid w:val="00286092"/>
    <w:rsid w:val="002864B6"/>
    <w:rsid w:val="002868DA"/>
    <w:rsid w:val="00287439"/>
    <w:rsid w:val="00287B68"/>
    <w:rsid w:val="00290441"/>
    <w:rsid w:val="0029061B"/>
    <w:rsid w:val="00290ADC"/>
    <w:rsid w:val="00290D51"/>
    <w:rsid w:val="00291AE8"/>
    <w:rsid w:val="00291BEE"/>
    <w:rsid w:val="00292213"/>
    <w:rsid w:val="0029226E"/>
    <w:rsid w:val="002937C8"/>
    <w:rsid w:val="0029660F"/>
    <w:rsid w:val="00296A73"/>
    <w:rsid w:val="00297706"/>
    <w:rsid w:val="00297A2A"/>
    <w:rsid w:val="002A025A"/>
    <w:rsid w:val="002A089F"/>
    <w:rsid w:val="002A09D5"/>
    <w:rsid w:val="002A0E9E"/>
    <w:rsid w:val="002A12DD"/>
    <w:rsid w:val="002A1E6C"/>
    <w:rsid w:val="002A204B"/>
    <w:rsid w:val="002A21BA"/>
    <w:rsid w:val="002A21D7"/>
    <w:rsid w:val="002A372F"/>
    <w:rsid w:val="002A39D7"/>
    <w:rsid w:val="002A41E7"/>
    <w:rsid w:val="002A44C4"/>
    <w:rsid w:val="002A6A86"/>
    <w:rsid w:val="002A6CFE"/>
    <w:rsid w:val="002A6D33"/>
    <w:rsid w:val="002A77B0"/>
    <w:rsid w:val="002B0852"/>
    <w:rsid w:val="002B0F78"/>
    <w:rsid w:val="002B19A8"/>
    <w:rsid w:val="002B1F3E"/>
    <w:rsid w:val="002B23BB"/>
    <w:rsid w:val="002B289C"/>
    <w:rsid w:val="002B3028"/>
    <w:rsid w:val="002B57D4"/>
    <w:rsid w:val="002B5D5F"/>
    <w:rsid w:val="002C050D"/>
    <w:rsid w:val="002C0732"/>
    <w:rsid w:val="002C1069"/>
    <w:rsid w:val="002C178C"/>
    <w:rsid w:val="002C265F"/>
    <w:rsid w:val="002C3827"/>
    <w:rsid w:val="002C63D0"/>
    <w:rsid w:val="002C64A7"/>
    <w:rsid w:val="002C6FBB"/>
    <w:rsid w:val="002C7075"/>
    <w:rsid w:val="002D00D8"/>
    <w:rsid w:val="002D0269"/>
    <w:rsid w:val="002D03A9"/>
    <w:rsid w:val="002D070E"/>
    <w:rsid w:val="002D09D1"/>
    <w:rsid w:val="002D3467"/>
    <w:rsid w:val="002D3925"/>
    <w:rsid w:val="002D3E14"/>
    <w:rsid w:val="002D550D"/>
    <w:rsid w:val="002D5CE1"/>
    <w:rsid w:val="002D67A3"/>
    <w:rsid w:val="002D732E"/>
    <w:rsid w:val="002E0F5C"/>
    <w:rsid w:val="002E1A82"/>
    <w:rsid w:val="002E2793"/>
    <w:rsid w:val="002E319B"/>
    <w:rsid w:val="002E44DC"/>
    <w:rsid w:val="002E4783"/>
    <w:rsid w:val="002E59AA"/>
    <w:rsid w:val="002E62A3"/>
    <w:rsid w:val="002E71B8"/>
    <w:rsid w:val="002E7902"/>
    <w:rsid w:val="002E7A99"/>
    <w:rsid w:val="002F0A99"/>
    <w:rsid w:val="002F19DA"/>
    <w:rsid w:val="002F267E"/>
    <w:rsid w:val="002F45FA"/>
    <w:rsid w:val="002F5022"/>
    <w:rsid w:val="002F7467"/>
    <w:rsid w:val="002F7551"/>
    <w:rsid w:val="00300EB5"/>
    <w:rsid w:val="003012A7"/>
    <w:rsid w:val="00301F41"/>
    <w:rsid w:val="003030E4"/>
    <w:rsid w:val="0030503A"/>
    <w:rsid w:val="0030702A"/>
    <w:rsid w:val="003076D5"/>
    <w:rsid w:val="003076EA"/>
    <w:rsid w:val="00310208"/>
    <w:rsid w:val="003107CB"/>
    <w:rsid w:val="0031212A"/>
    <w:rsid w:val="003127EB"/>
    <w:rsid w:val="003160C5"/>
    <w:rsid w:val="0031616B"/>
    <w:rsid w:val="0031682A"/>
    <w:rsid w:val="00317369"/>
    <w:rsid w:val="003203E4"/>
    <w:rsid w:val="00321190"/>
    <w:rsid w:val="003217AD"/>
    <w:rsid w:val="00321A76"/>
    <w:rsid w:val="00322B49"/>
    <w:rsid w:val="00322C4C"/>
    <w:rsid w:val="003276AA"/>
    <w:rsid w:val="0032787B"/>
    <w:rsid w:val="003278EC"/>
    <w:rsid w:val="00327EC4"/>
    <w:rsid w:val="003303BC"/>
    <w:rsid w:val="00330E0B"/>
    <w:rsid w:val="003321D5"/>
    <w:rsid w:val="00332AC7"/>
    <w:rsid w:val="003344A7"/>
    <w:rsid w:val="00334E1B"/>
    <w:rsid w:val="0033695C"/>
    <w:rsid w:val="003377D2"/>
    <w:rsid w:val="00337CA2"/>
    <w:rsid w:val="00340B68"/>
    <w:rsid w:val="00341378"/>
    <w:rsid w:val="0034158E"/>
    <w:rsid w:val="00341680"/>
    <w:rsid w:val="00341E1E"/>
    <w:rsid w:val="00343513"/>
    <w:rsid w:val="00343627"/>
    <w:rsid w:val="00345791"/>
    <w:rsid w:val="003462B1"/>
    <w:rsid w:val="0034671E"/>
    <w:rsid w:val="003468B0"/>
    <w:rsid w:val="00346B68"/>
    <w:rsid w:val="00347F77"/>
    <w:rsid w:val="003514A0"/>
    <w:rsid w:val="00351971"/>
    <w:rsid w:val="00351B20"/>
    <w:rsid w:val="00352BE1"/>
    <w:rsid w:val="00352DE8"/>
    <w:rsid w:val="003531AB"/>
    <w:rsid w:val="00354324"/>
    <w:rsid w:val="003545B6"/>
    <w:rsid w:val="00355434"/>
    <w:rsid w:val="003571E8"/>
    <w:rsid w:val="003600EF"/>
    <w:rsid w:val="00360567"/>
    <w:rsid w:val="00360682"/>
    <w:rsid w:val="00361178"/>
    <w:rsid w:val="003611B8"/>
    <w:rsid w:val="003625ED"/>
    <w:rsid w:val="00364211"/>
    <w:rsid w:val="00365DB8"/>
    <w:rsid w:val="00366531"/>
    <w:rsid w:val="00367FBB"/>
    <w:rsid w:val="00370FCA"/>
    <w:rsid w:val="003711CA"/>
    <w:rsid w:val="00371279"/>
    <w:rsid w:val="003717A1"/>
    <w:rsid w:val="0037197E"/>
    <w:rsid w:val="003724EA"/>
    <w:rsid w:val="0037317F"/>
    <w:rsid w:val="00373B23"/>
    <w:rsid w:val="00376253"/>
    <w:rsid w:val="00380438"/>
    <w:rsid w:val="00380929"/>
    <w:rsid w:val="003818F9"/>
    <w:rsid w:val="00382ED2"/>
    <w:rsid w:val="003830A6"/>
    <w:rsid w:val="00383BFD"/>
    <w:rsid w:val="00383CF3"/>
    <w:rsid w:val="003852F7"/>
    <w:rsid w:val="00385D7F"/>
    <w:rsid w:val="0038663C"/>
    <w:rsid w:val="00387300"/>
    <w:rsid w:val="0038732C"/>
    <w:rsid w:val="00387D77"/>
    <w:rsid w:val="00391749"/>
    <w:rsid w:val="00391C2F"/>
    <w:rsid w:val="00394C1A"/>
    <w:rsid w:val="00394CB8"/>
    <w:rsid w:val="00395A02"/>
    <w:rsid w:val="00395A98"/>
    <w:rsid w:val="00395BF0"/>
    <w:rsid w:val="0039690F"/>
    <w:rsid w:val="00396C52"/>
    <w:rsid w:val="00397E9F"/>
    <w:rsid w:val="003A0717"/>
    <w:rsid w:val="003A303B"/>
    <w:rsid w:val="003A4028"/>
    <w:rsid w:val="003A48AD"/>
    <w:rsid w:val="003A60EC"/>
    <w:rsid w:val="003A62AA"/>
    <w:rsid w:val="003A6E83"/>
    <w:rsid w:val="003A734E"/>
    <w:rsid w:val="003A7607"/>
    <w:rsid w:val="003B13C7"/>
    <w:rsid w:val="003B1688"/>
    <w:rsid w:val="003B16AD"/>
    <w:rsid w:val="003B20C9"/>
    <w:rsid w:val="003B2933"/>
    <w:rsid w:val="003B338B"/>
    <w:rsid w:val="003B3DBF"/>
    <w:rsid w:val="003B58FA"/>
    <w:rsid w:val="003B5C87"/>
    <w:rsid w:val="003B645B"/>
    <w:rsid w:val="003B64AF"/>
    <w:rsid w:val="003B64C0"/>
    <w:rsid w:val="003B7D9C"/>
    <w:rsid w:val="003C1353"/>
    <w:rsid w:val="003C13EA"/>
    <w:rsid w:val="003C1968"/>
    <w:rsid w:val="003C1B1D"/>
    <w:rsid w:val="003C1B62"/>
    <w:rsid w:val="003C2D4D"/>
    <w:rsid w:val="003C2DE2"/>
    <w:rsid w:val="003C3BBA"/>
    <w:rsid w:val="003C4FDF"/>
    <w:rsid w:val="003C542B"/>
    <w:rsid w:val="003C55EF"/>
    <w:rsid w:val="003C5BCF"/>
    <w:rsid w:val="003C6BF1"/>
    <w:rsid w:val="003C7554"/>
    <w:rsid w:val="003C797E"/>
    <w:rsid w:val="003D1715"/>
    <w:rsid w:val="003D1A53"/>
    <w:rsid w:val="003D2186"/>
    <w:rsid w:val="003D3C73"/>
    <w:rsid w:val="003D42F0"/>
    <w:rsid w:val="003D45D2"/>
    <w:rsid w:val="003D4B2E"/>
    <w:rsid w:val="003D567A"/>
    <w:rsid w:val="003D5D73"/>
    <w:rsid w:val="003D5D84"/>
    <w:rsid w:val="003E024A"/>
    <w:rsid w:val="003E09C8"/>
    <w:rsid w:val="003E11F4"/>
    <w:rsid w:val="003E27FF"/>
    <w:rsid w:val="003E31C2"/>
    <w:rsid w:val="003E374D"/>
    <w:rsid w:val="003E397A"/>
    <w:rsid w:val="003E3A8A"/>
    <w:rsid w:val="003E3C09"/>
    <w:rsid w:val="003E3D03"/>
    <w:rsid w:val="003E4E07"/>
    <w:rsid w:val="003E4E89"/>
    <w:rsid w:val="003E51F4"/>
    <w:rsid w:val="003E524E"/>
    <w:rsid w:val="003E586F"/>
    <w:rsid w:val="003E5C88"/>
    <w:rsid w:val="003E699F"/>
    <w:rsid w:val="003E7036"/>
    <w:rsid w:val="003E7845"/>
    <w:rsid w:val="003E7A26"/>
    <w:rsid w:val="003E7B82"/>
    <w:rsid w:val="003F08F5"/>
    <w:rsid w:val="003F0A3B"/>
    <w:rsid w:val="003F1851"/>
    <w:rsid w:val="003F1C2C"/>
    <w:rsid w:val="003F2434"/>
    <w:rsid w:val="003F4B28"/>
    <w:rsid w:val="003F6D1B"/>
    <w:rsid w:val="003F74B0"/>
    <w:rsid w:val="003F77F5"/>
    <w:rsid w:val="00400658"/>
    <w:rsid w:val="00401854"/>
    <w:rsid w:val="00401E95"/>
    <w:rsid w:val="00402D80"/>
    <w:rsid w:val="004031ED"/>
    <w:rsid w:val="0040408E"/>
    <w:rsid w:val="00404B4A"/>
    <w:rsid w:val="00404F4E"/>
    <w:rsid w:val="00405BC0"/>
    <w:rsid w:val="00405C5C"/>
    <w:rsid w:val="00406340"/>
    <w:rsid w:val="00406904"/>
    <w:rsid w:val="004069B2"/>
    <w:rsid w:val="004070E2"/>
    <w:rsid w:val="00407BED"/>
    <w:rsid w:val="00410733"/>
    <w:rsid w:val="00411771"/>
    <w:rsid w:val="00411BBF"/>
    <w:rsid w:val="004125D6"/>
    <w:rsid w:val="00414F57"/>
    <w:rsid w:val="00415147"/>
    <w:rsid w:val="00416CAE"/>
    <w:rsid w:val="00417141"/>
    <w:rsid w:val="00417A86"/>
    <w:rsid w:val="00420613"/>
    <w:rsid w:val="004210A2"/>
    <w:rsid w:val="004218F3"/>
    <w:rsid w:val="00421A26"/>
    <w:rsid w:val="00421D19"/>
    <w:rsid w:val="00421D58"/>
    <w:rsid w:val="00422664"/>
    <w:rsid w:val="004234D1"/>
    <w:rsid w:val="00423BD0"/>
    <w:rsid w:val="00423E66"/>
    <w:rsid w:val="004240BA"/>
    <w:rsid w:val="00425208"/>
    <w:rsid w:val="004257DF"/>
    <w:rsid w:val="00426758"/>
    <w:rsid w:val="004274B7"/>
    <w:rsid w:val="00427E09"/>
    <w:rsid w:val="004301EA"/>
    <w:rsid w:val="00430A7B"/>
    <w:rsid w:val="00430CA9"/>
    <w:rsid w:val="00432F17"/>
    <w:rsid w:val="00434378"/>
    <w:rsid w:val="00434388"/>
    <w:rsid w:val="0043473B"/>
    <w:rsid w:val="0043617E"/>
    <w:rsid w:val="0043649A"/>
    <w:rsid w:val="00436CEA"/>
    <w:rsid w:val="0043750C"/>
    <w:rsid w:val="00437A1E"/>
    <w:rsid w:val="0044044B"/>
    <w:rsid w:val="00440842"/>
    <w:rsid w:val="00440A85"/>
    <w:rsid w:val="004418C0"/>
    <w:rsid w:val="004420CE"/>
    <w:rsid w:val="004424B1"/>
    <w:rsid w:val="00442723"/>
    <w:rsid w:val="004429CA"/>
    <w:rsid w:val="0044325A"/>
    <w:rsid w:val="0044355A"/>
    <w:rsid w:val="00443652"/>
    <w:rsid w:val="00443F19"/>
    <w:rsid w:val="0044448C"/>
    <w:rsid w:val="00446DB6"/>
    <w:rsid w:val="00446F50"/>
    <w:rsid w:val="00447420"/>
    <w:rsid w:val="00447875"/>
    <w:rsid w:val="004479E4"/>
    <w:rsid w:val="00450D71"/>
    <w:rsid w:val="004512BD"/>
    <w:rsid w:val="00451815"/>
    <w:rsid w:val="00452F83"/>
    <w:rsid w:val="00453098"/>
    <w:rsid w:val="00453772"/>
    <w:rsid w:val="00453A71"/>
    <w:rsid w:val="00455CE3"/>
    <w:rsid w:val="004562CA"/>
    <w:rsid w:val="00457193"/>
    <w:rsid w:val="004577BB"/>
    <w:rsid w:val="0046256F"/>
    <w:rsid w:val="00462DEB"/>
    <w:rsid w:val="004639DE"/>
    <w:rsid w:val="00463C41"/>
    <w:rsid w:val="0046421C"/>
    <w:rsid w:val="004649A0"/>
    <w:rsid w:val="00464FF5"/>
    <w:rsid w:val="00465313"/>
    <w:rsid w:val="004655B7"/>
    <w:rsid w:val="00465B8E"/>
    <w:rsid w:val="00466BF4"/>
    <w:rsid w:val="00466C8D"/>
    <w:rsid w:val="00470562"/>
    <w:rsid w:val="004726EE"/>
    <w:rsid w:val="00473ACE"/>
    <w:rsid w:val="004746B5"/>
    <w:rsid w:val="00475B13"/>
    <w:rsid w:val="00475D0E"/>
    <w:rsid w:val="004777F1"/>
    <w:rsid w:val="00477FC9"/>
    <w:rsid w:val="004800A3"/>
    <w:rsid w:val="004807B5"/>
    <w:rsid w:val="00480C41"/>
    <w:rsid w:val="0048154A"/>
    <w:rsid w:val="004819F7"/>
    <w:rsid w:val="00482376"/>
    <w:rsid w:val="004832DA"/>
    <w:rsid w:val="00483DB5"/>
    <w:rsid w:val="004852ED"/>
    <w:rsid w:val="00485C14"/>
    <w:rsid w:val="00486337"/>
    <w:rsid w:val="00486379"/>
    <w:rsid w:val="00487B1E"/>
    <w:rsid w:val="00490051"/>
    <w:rsid w:val="00491119"/>
    <w:rsid w:val="00491305"/>
    <w:rsid w:val="00491AFB"/>
    <w:rsid w:val="00493DF2"/>
    <w:rsid w:val="00494DF3"/>
    <w:rsid w:val="00495463"/>
    <w:rsid w:val="00495ADC"/>
    <w:rsid w:val="004964AF"/>
    <w:rsid w:val="004A0A19"/>
    <w:rsid w:val="004A1044"/>
    <w:rsid w:val="004A126B"/>
    <w:rsid w:val="004A14FC"/>
    <w:rsid w:val="004A2075"/>
    <w:rsid w:val="004A24A3"/>
    <w:rsid w:val="004A3A02"/>
    <w:rsid w:val="004A47EA"/>
    <w:rsid w:val="004A5E14"/>
    <w:rsid w:val="004A6379"/>
    <w:rsid w:val="004A68DA"/>
    <w:rsid w:val="004A7580"/>
    <w:rsid w:val="004A7D79"/>
    <w:rsid w:val="004B02EB"/>
    <w:rsid w:val="004B02EE"/>
    <w:rsid w:val="004B04FA"/>
    <w:rsid w:val="004B0824"/>
    <w:rsid w:val="004B1331"/>
    <w:rsid w:val="004B2876"/>
    <w:rsid w:val="004B32BB"/>
    <w:rsid w:val="004B3D99"/>
    <w:rsid w:val="004B4C8D"/>
    <w:rsid w:val="004B65DE"/>
    <w:rsid w:val="004B66B1"/>
    <w:rsid w:val="004B6FD4"/>
    <w:rsid w:val="004B75E2"/>
    <w:rsid w:val="004B7F92"/>
    <w:rsid w:val="004C014B"/>
    <w:rsid w:val="004C1D9E"/>
    <w:rsid w:val="004C2631"/>
    <w:rsid w:val="004C2851"/>
    <w:rsid w:val="004C3711"/>
    <w:rsid w:val="004C39EE"/>
    <w:rsid w:val="004C3F5E"/>
    <w:rsid w:val="004C55C9"/>
    <w:rsid w:val="004C576A"/>
    <w:rsid w:val="004C61A5"/>
    <w:rsid w:val="004C72F9"/>
    <w:rsid w:val="004C7E92"/>
    <w:rsid w:val="004D02BD"/>
    <w:rsid w:val="004D0B34"/>
    <w:rsid w:val="004D14C2"/>
    <w:rsid w:val="004D1573"/>
    <w:rsid w:val="004D1792"/>
    <w:rsid w:val="004D1B2D"/>
    <w:rsid w:val="004D2901"/>
    <w:rsid w:val="004D2BF6"/>
    <w:rsid w:val="004D2D2E"/>
    <w:rsid w:val="004D4245"/>
    <w:rsid w:val="004D5CD0"/>
    <w:rsid w:val="004D5D46"/>
    <w:rsid w:val="004D6BFB"/>
    <w:rsid w:val="004D6F51"/>
    <w:rsid w:val="004D7325"/>
    <w:rsid w:val="004E0ADA"/>
    <w:rsid w:val="004E0E10"/>
    <w:rsid w:val="004E1D90"/>
    <w:rsid w:val="004E3F1B"/>
    <w:rsid w:val="004E4902"/>
    <w:rsid w:val="004E53F5"/>
    <w:rsid w:val="004E6053"/>
    <w:rsid w:val="004E7374"/>
    <w:rsid w:val="004E798A"/>
    <w:rsid w:val="004F014B"/>
    <w:rsid w:val="004F07C5"/>
    <w:rsid w:val="004F2685"/>
    <w:rsid w:val="004F27E5"/>
    <w:rsid w:val="004F2A0A"/>
    <w:rsid w:val="004F2BC4"/>
    <w:rsid w:val="004F40BA"/>
    <w:rsid w:val="004F49E9"/>
    <w:rsid w:val="004F5183"/>
    <w:rsid w:val="004F6977"/>
    <w:rsid w:val="004F6A85"/>
    <w:rsid w:val="00500747"/>
    <w:rsid w:val="005007EB"/>
    <w:rsid w:val="00501418"/>
    <w:rsid w:val="00502673"/>
    <w:rsid w:val="00502EFF"/>
    <w:rsid w:val="00505217"/>
    <w:rsid w:val="00505B14"/>
    <w:rsid w:val="00505CEE"/>
    <w:rsid w:val="00505DD1"/>
    <w:rsid w:val="005061B5"/>
    <w:rsid w:val="00507B72"/>
    <w:rsid w:val="00507E30"/>
    <w:rsid w:val="00507F3E"/>
    <w:rsid w:val="00507F84"/>
    <w:rsid w:val="00510F63"/>
    <w:rsid w:val="005113D4"/>
    <w:rsid w:val="0051234F"/>
    <w:rsid w:val="00512592"/>
    <w:rsid w:val="00512E94"/>
    <w:rsid w:val="005136D5"/>
    <w:rsid w:val="00513C36"/>
    <w:rsid w:val="00515582"/>
    <w:rsid w:val="00515588"/>
    <w:rsid w:val="00516588"/>
    <w:rsid w:val="00517067"/>
    <w:rsid w:val="0051777E"/>
    <w:rsid w:val="00520981"/>
    <w:rsid w:val="005213F2"/>
    <w:rsid w:val="005215FD"/>
    <w:rsid w:val="00521F1E"/>
    <w:rsid w:val="00521F3F"/>
    <w:rsid w:val="005223F2"/>
    <w:rsid w:val="00522771"/>
    <w:rsid w:val="00522E1E"/>
    <w:rsid w:val="00522E55"/>
    <w:rsid w:val="00523E3C"/>
    <w:rsid w:val="00523E52"/>
    <w:rsid w:val="00523EF3"/>
    <w:rsid w:val="00524301"/>
    <w:rsid w:val="00524C21"/>
    <w:rsid w:val="0052521F"/>
    <w:rsid w:val="00525256"/>
    <w:rsid w:val="0052537E"/>
    <w:rsid w:val="00525B85"/>
    <w:rsid w:val="00530ED6"/>
    <w:rsid w:val="0053106D"/>
    <w:rsid w:val="00531237"/>
    <w:rsid w:val="005316D4"/>
    <w:rsid w:val="00532BD0"/>
    <w:rsid w:val="00532ECC"/>
    <w:rsid w:val="00533485"/>
    <w:rsid w:val="0053414E"/>
    <w:rsid w:val="00534BD2"/>
    <w:rsid w:val="00535937"/>
    <w:rsid w:val="0053645E"/>
    <w:rsid w:val="00542288"/>
    <w:rsid w:val="00543D99"/>
    <w:rsid w:val="00544D60"/>
    <w:rsid w:val="00545230"/>
    <w:rsid w:val="005452E3"/>
    <w:rsid w:val="00545963"/>
    <w:rsid w:val="005476BE"/>
    <w:rsid w:val="00547F41"/>
    <w:rsid w:val="0055125E"/>
    <w:rsid w:val="00551499"/>
    <w:rsid w:val="005535D4"/>
    <w:rsid w:val="005549EE"/>
    <w:rsid w:val="0055626C"/>
    <w:rsid w:val="005567A3"/>
    <w:rsid w:val="00557AC0"/>
    <w:rsid w:val="0056081D"/>
    <w:rsid w:val="00560F9D"/>
    <w:rsid w:val="00562165"/>
    <w:rsid w:val="00563E8A"/>
    <w:rsid w:val="005645B2"/>
    <w:rsid w:val="00565B72"/>
    <w:rsid w:val="00565D07"/>
    <w:rsid w:val="00565F93"/>
    <w:rsid w:val="005666A7"/>
    <w:rsid w:val="00566E68"/>
    <w:rsid w:val="00567339"/>
    <w:rsid w:val="00567B22"/>
    <w:rsid w:val="00567C2A"/>
    <w:rsid w:val="00570345"/>
    <w:rsid w:val="005705FF"/>
    <w:rsid w:val="00571416"/>
    <w:rsid w:val="005752D1"/>
    <w:rsid w:val="00575EB4"/>
    <w:rsid w:val="00576D16"/>
    <w:rsid w:val="00577C09"/>
    <w:rsid w:val="00580AF1"/>
    <w:rsid w:val="00580F45"/>
    <w:rsid w:val="00581198"/>
    <w:rsid w:val="00581484"/>
    <w:rsid w:val="00581618"/>
    <w:rsid w:val="00581BFB"/>
    <w:rsid w:val="00585146"/>
    <w:rsid w:val="00585BE7"/>
    <w:rsid w:val="005868D0"/>
    <w:rsid w:val="005904DD"/>
    <w:rsid w:val="00590679"/>
    <w:rsid w:val="00590822"/>
    <w:rsid w:val="00592B98"/>
    <w:rsid w:val="005934F7"/>
    <w:rsid w:val="00593699"/>
    <w:rsid w:val="00593B92"/>
    <w:rsid w:val="00594A95"/>
    <w:rsid w:val="00595273"/>
    <w:rsid w:val="005A2715"/>
    <w:rsid w:val="005A2920"/>
    <w:rsid w:val="005A330F"/>
    <w:rsid w:val="005A3F75"/>
    <w:rsid w:val="005A5745"/>
    <w:rsid w:val="005A59E8"/>
    <w:rsid w:val="005A5A7C"/>
    <w:rsid w:val="005A6A1E"/>
    <w:rsid w:val="005A6BEB"/>
    <w:rsid w:val="005A7A5E"/>
    <w:rsid w:val="005B0FA1"/>
    <w:rsid w:val="005B19FF"/>
    <w:rsid w:val="005B1F57"/>
    <w:rsid w:val="005B4A03"/>
    <w:rsid w:val="005B70AD"/>
    <w:rsid w:val="005B7187"/>
    <w:rsid w:val="005C0700"/>
    <w:rsid w:val="005C1744"/>
    <w:rsid w:val="005C1F1C"/>
    <w:rsid w:val="005C2631"/>
    <w:rsid w:val="005C308B"/>
    <w:rsid w:val="005C3161"/>
    <w:rsid w:val="005C34B3"/>
    <w:rsid w:val="005C3E82"/>
    <w:rsid w:val="005C40F0"/>
    <w:rsid w:val="005C5639"/>
    <w:rsid w:val="005C5947"/>
    <w:rsid w:val="005C6409"/>
    <w:rsid w:val="005C72EA"/>
    <w:rsid w:val="005C7395"/>
    <w:rsid w:val="005C779D"/>
    <w:rsid w:val="005D0A91"/>
    <w:rsid w:val="005D0AFC"/>
    <w:rsid w:val="005D1416"/>
    <w:rsid w:val="005D1909"/>
    <w:rsid w:val="005D1E16"/>
    <w:rsid w:val="005D22AC"/>
    <w:rsid w:val="005D2AA3"/>
    <w:rsid w:val="005D506C"/>
    <w:rsid w:val="005D57A8"/>
    <w:rsid w:val="005D58C0"/>
    <w:rsid w:val="005D61AF"/>
    <w:rsid w:val="005D6655"/>
    <w:rsid w:val="005E10DF"/>
    <w:rsid w:val="005E12EA"/>
    <w:rsid w:val="005E38D9"/>
    <w:rsid w:val="005E3F59"/>
    <w:rsid w:val="005E4D0C"/>
    <w:rsid w:val="005E5EF8"/>
    <w:rsid w:val="005E62EE"/>
    <w:rsid w:val="005E6445"/>
    <w:rsid w:val="005E6EA0"/>
    <w:rsid w:val="005E71BD"/>
    <w:rsid w:val="005E73BA"/>
    <w:rsid w:val="005E773F"/>
    <w:rsid w:val="005E7A6D"/>
    <w:rsid w:val="005E7F23"/>
    <w:rsid w:val="005F12FC"/>
    <w:rsid w:val="005F1496"/>
    <w:rsid w:val="005F178B"/>
    <w:rsid w:val="005F1F81"/>
    <w:rsid w:val="005F2B4E"/>
    <w:rsid w:val="005F5AD3"/>
    <w:rsid w:val="005F619C"/>
    <w:rsid w:val="005F636F"/>
    <w:rsid w:val="005F739A"/>
    <w:rsid w:val="00600204"/>
    <w:rsid w:val="006002FB"/>
    <w:rsid w:val="006008DF"/>
    <w:rsid w:val="00600A35"/>
    <w:rsid w:val="00600C79"/>
    <w:rsid w:val="00600D5C"/>
    <w:rsid w:val="00600F64"/>
    <w:rsid w:val="00601D08"/>
    <w:rsid w:val="00601D5B"/>
    <w:rsid w:val="006025F1"/>
    <w:rsid w:val="006044CF"/>
    <w:rsid w:val="006071BC"/>
    <w:rsid w:val="00607993"/>
    <w:rsid w:val="00607DC4"/>
    <w:rsid w:val="00607FF3"/>
    <w:rsid w:val="00610DBE"/>
    <w:rsid w:val="00612F2B"/>
    <w:rsid w:val="006153E1"/>
    <w:rsid w:val="0061615E"/>
    <w:rsid w:val="00617AA4"/>
    <w:rsid w:val="00621588"/>
    <w:rsid w:val="0062293B"/>
    <w:rsid w:val="00622D82"/>
    <w:rsid w:val="006233E8"/>
    <w:rsid w:val="00623C5D"/>
    <w:rsid w:val="00623EA9"/>
    <w:rsid w:val="00624181"/>
    <w:rsid w:val="00624198"/>
    <w:rsid w:val="00624468"/>
    <w:rsid w:val="00625696"/>
    <w:rsid w:val="006256FA"/>
    <w:rsid w:val="0062682F"/>
    <w:rsid w:val="0062690F"/>
    <w:rsid w:val="00627623"/>
    <w:rsid w:val="00627B8C"/>
    <w:rsid w:val="0063011D"/>
    <w:rsid w:val="00631C57"/>
    <w:rsid w:val="006326A8"/>
    <w:rsid w:val="0063283A"/>
    <w:rsid w:val="0063340C"/>
    <w:rsid w:val="00633969"/>
    <w:rsid w:val="00633E25"/>
    <w:rsid w:val="00634293"/>
    <w:rsid w:val="00634BA6"/>
    <w:rsid w:val="00634CB7"/>
    <w:rsid w:val="00634E93"/>
    <w:rsid w:val="00635D70"/>
    <w:rsid w:val="00636124"/>
    <w:rsid w:val="006364C7"/>
    <w:rsid w:val="006365C7"/>
    <w:rsid w:val="00636A65"/>
    <w:rsid w:val="00640586"/>
    <w:rsid w:val="006420D3"/>
    <w:rsid w:val="006421B5"/>
    <w:rsid w:val="006424AB"/>
    <w:rsid w:val="00642671"/>
    <w:rsid w:val="00644C2E"/>
    <w:rsid w:val="00646C7E"/>
    <w:rsid w:val="00650BBA"/>
    <w:rsid w:val="00650D62"/>
    <w:rsid w:val="00651124"/>
    <w:rsid w:val="006533DA"/>
    <w:rsid w:val="0065386C"/>
    <w:rsid w:val="00653A25"/>
    <w:rsid w:val="00653C20"/>
    <w:rsid w:val="00653C69"/>
    <w:rsid w:val="00653E91"/>
    <w:rsid w:val="00654F56"/>
    <w:rsid w:val="0065538A"/>
    <w:rsid w:val="006553AC"/>
    <w:rsid w:val="00655A5C"/>
    <w:rsid w:val="006565EF"/>
    <w:rsid w:val="00656B1C"/>
    <w:rsid w:val="0065784F"/>
    <w:rsid w:val="00657ACF"/>
    <w:rsid w:val="00657EAB"/>
    <w:rsid w:val="006612E1"/>
    <w:rsid w:val="006636C0"/>
    <w:rsid w:val="00664166"/>
    <w:rsid w:val="00664E3C"/>
    <w:rsid w:val="00665CC6"/>
    <w:rsid w:val="00670506"/>
    <w:rsid w:val="0067104C"/>
    <w:rsid w:val="00672EE4"/>
    <w:rsid w:val="00672FCD"/>
    <w:rsid w:val="00674418"/>
    <w:rsid w:val="006744AE"/>
    <w:rsid w:val="00675F39"/>
    <w:rsid w:val="00676000"/>
    <w:rsid w:val="0067633D"/>
    <w:rsid w:val="006777F0"/>
    <w:rsid w:val="00677B63"/>
    <w:rsid w:val="0068066E"/>
    <w:rsid w:val="00680C84"/>
    <w:rsid w:val="00681D6E"/>
    <w:rsid w:val="00681F9F"/>
    <w:rsid w:val="006823EE"/>
    <w:rsid w:val="006826DC"/>
    <w:rsid w:val="00682CBC"/>
    <w:rsid w:val="00682E37"/>
    <w:rsid w:val="0068370D"/>
    <w:rsid w:val="00683B78"/>
    <w:rsid w:val="00683D3A"/>
    <w:rsid w:val="006840F0"/>
    <w:rsid w:val="00686840"/>
    <w:rsid w:val="00686A64"/>
    <w:rsid w:val="00687613"/>
    <w:rsid w:val="00687D45"/>
    <w:rsid w:val="0069052F"/>
    <w:rsid w:val="00690939"/>
    <w:rsid w:val="006936D6"/>
    <w:rsid w:val="00694529"/>
    <w:rsid w:val="00694E0F"/>
    <w:rsid w:val="00694EC8"/>
    <w:rsid w:val="00695280"/>
    <w:rsid w:val="00695D03"/>
    <w:rsid w:val="00695FBF"/>
    <w:rsid w:val="0069605F"/>
    <w:rsid w:val="00696C14"/>
    <w:rsid w:val="00696D02"/>
    <w:rsid w:val="00697A8D"/>
    <w:rsid w:val="00697CC0"/>
    <w:rsid w:val="006A00EC"/>
    <w:rsid w:val="006A068E"/>
    <w:rsid w:val="006A12DD"/>
    <w:rsid w:val="006A1A7D"/>
    <w:rsid w:val="006A2A93"/>
    <w:rsid w:val="006A39DA"/>
    <w:rsid w:val="006A42FF"/>
    <w:rsid w:val="006A451C"/>
    <w:rsid w:val="006A521F"/>
    <w:rsid w:val="006A55EE"/>
    <w:rsid w:val="006A5692"/>
    <w:rsid w:val="006A619F"/>
    <w:rsid w:val="006A6E12"/>
    <w:rsid w:val="006A7261"/>
    <w:rsid w:val="006A7676"/>
    <w:rsid w:val="006B01C9"/>
    <w:rsid w:val="006B0601"/>
    <w:rsid w:val="006B0879"/>
    <w:rsid w:val="006B10DC"/>
    <w:rsid w:val="006B1158"/>
    <w:rsid w:val="006B2162"/>
    <w:rsid w:val="006B2DE2"/>
    <w:rsid w:val="006B2F25"/>
    <w:rsid w:val="006B2F60"/>
    <w:rsid w:val="006B37F9"/>
    <w:rsid w:val="006B389A"/>
    <w:rsid w:val="006B4562"/>
    <w:rsid w:val="006B4723"/>
    <w:rsid w:val="006B4E58"/>
    <w:rsid w:val="006B5338"/>
    <w:rsid w:val="006B71E4"/>
    <w:rsid w:val="006B7891"/>
    <w:rsid w:val="006C0050"/>
    <w:rsid w:val="006C0624"/>
    <w:rsid w:val="006C0F34"/>
    <w:rsid w:val="006C1372"/>
    <w:rsid w:val="006C1671"/>
    <w:rsid w:val="006C2496"/>
    <w:rsid w:val="006C2739"/>
    <w:rsid w:val="006C3096"/>
    <w:rsid w:val="006C3600"/>
    <w:rsid w:val="006C47D0"/>
    <w:rsid w:val="006C4E61"/>
    <w:rsid w:val="006C4F5B"/>
    <w:rsid w:val="006C5CA1"/>
    <w:rsid w:val="006C63AE"/>
    <w:rsid w:val="006C6A9A"/>
    <w:rsid w:val="006C734D"/>
    <w:rsid w:val="006C7706"/>
    <w:rsid w:val="006D022B"/>
    <w:rsid w:val="006D0445"/>
    <w:rsid w:val="006D0E46"/>
    <w:rsid w:val="006D1985"/>
    <w:rsid w:val="006D1A79"/>
    <w:rsid w:val="006D2955"/>
    <w:rsid w:val="006D34A5"/>
    <w:rsid w:val="006D65F6"/>
    <w:rsid w:val="006D7130"/>
    <w:rsid w:val="006D73AD"/>
    <w:rsid w:val="006E0030"/>
    <w:rsid w:val="006E00A8"/>
    <w:rsid w:val="006E0B3D"/>
    <w:rsid w:val="006E17FF"/>
    <w:rsid w:val="006E2110"/>
    <w:rsid w:val="006E29E7"/>
    <w:rsid w:val="006E3066"/>
    <w:rsid w:val="006E5A56"/>
    <w:rsid w:val="006E6056"/>
    <w:rsid w:val="006E6714"/>
    <w:rsid w:val="006E70B3"/>
    <w:rsid w:val="006F092C"/>
    <w:rsid w:val="006F1E1D"/>
    <w:rsid w:val="006F303C"/>
    <w:rsid w:val="006F36C7"/>
    <w:rsid w:val="006F3AA4"/>
    <w:rsid w:val="006F4C76"/>
    <w:rsid w:val="006F515A"/>
    <w:rsid w:val="006F5E0F"/>
    <w:rsid w:val="006F6D81"/>
    <w:rsid w:val="007002BC"/>
    <w:rsid w:val="007025FD"/>
    <w:rsid w:val="00703587"/>
    <w:rsid w:val="0070448D"/>
    <w:rsid w:val="0070500A"/>
    <w:rsid w:val="00705914"/>
    <w:rsid w:val="00705FB5"/>
    <w:rsid w:val="007065F7"/>
    <w:rsid w:val="0071083B"/>
    <w:rsid w:val="00711312"/>
    <w:rsid w:val="0071240A"/>
    <w:rsid w:val="00712DC9"/>
    <w:rsid w:val="007141FA"/>
    <w:rsid w:val="007145B9"/>
    <w:rsid w:val="0071512B"/>
    <w:rsid w:val="0071519F"/>
    <w:rsid w:val="007155B1"/>
    <w:rsid w:val="007158B6"/>
    <w:rsid w:val="00716131"/>
    <w:rsid w:val="00717100"/>
    <w:rsid w:val="0071726D"/>
    <w:rsid w:val="007174D7"/>
    <w:rsid w:val="007200CC"/>
    <w:rsid w:val="00721111"/>
    <w:rsid w:val="007217D7"/>
    <w:rsid w:val="00721A30"/>
    <w:rsid w:val="00722243"/>
    <w:rsid w:val="007228BB"/>
    <w:rsid w:val="0072291E"/>
    <w:rsid w:val="007230F5"/>
    <w:rsid w:val="00723B91"/>
    <w:rsid w:val="00726918"/>
    <w:rsid w:val="00730306"/>
    <w:rsid w:val="00730679"/>
    <w:rsid w:val="007341A5"/>
    <w:rsid w:val="00734EDB"/>
    <w:rsid w:val="007351FD"/>
    <w:rsid w:val="007353F6"/>
    <w:rsid w:val="007358EB"/>
    <w:rsid w:val="0073669E"/>
    <w:rsid w:val="007374F0"/>
    <w:rsid w:val="007377F0"/>
    <w:rsid w:val="007401F2"/>
    <w:rsid w:val="00740ACA"/>
    <w:rsid w:val="00740EBF"/>
    <w:rsid w:val="00742EEA"/>
    <w:rsid w:val="00743665"/>
    <w:rsid w:val="00745761"/>
    <w:rsid w:val="0074597F"/>
    <w:rsid w:val="00745C21"/>
    <w:rsid w:val="0074680A"/>
    <w:rsid w:val="007469E6"/>
    <w:rsid w:val="007472BF"/>
    <w:rsid w:val="00747736"/>
    <w:rsid w:val="007505A7"/>
    <w:rsid w:val="007519BB"/>
    <w:rsid w:val="00751BA2"/>
    <w:rsid w:val="0075370A"/>
    <w:rsid w:val="0075467E"/>
    <w:rsid w:val="007556E6"/>
    <w:rsid w:val="00756134"/>
    <w:rsid w:val="00757673"/>
    <w:rsid w:val="00757998"/>
    <w:rsid w:val="00763E88"/>
    <w:rsid w:val="00764AA2"/>
    <w:rsid w:val="00764BB8"/>
    <w:rsid w:val="00764DCA"/>
    <w:rsid w:val="00764E43"/>
    <w:rsid w:val="007668D6"/>
    <w:rsid w:val="007670CD"/>
    <w:rsid w:val="00767719"/>
    <w:rsid w:val="00767CE8"/>
    <w:rsid w:val="007707B7"/>
    <w:rsid w:val="007716B0"/>
    <w:rsid w:val="007719A6"/>
    <w:rsid w:val="00772632"/>
    <w:rsid w:val="00773E92"/>
    <w:rsid w:val="0077469A"/>
    <w:rsid w:val="007760F7"/>
    <w:rsid w:val="00777A07"/>
    <w:rsid w:val="00777A2B"/>
    <w:rsid w:val="00781430"/>
    <w:rsid w:val="00781658"/>
    <w:rsid w:val="0078179C"/>
    <w:rsid w:val="00782585"/>
    <w:rsid w:val="00785419"/>
    <w:rsid w:val="0078593F"/>
    <w:rsid w:val="00786A3D"/>
    <w:rsid w:val="0079062B"/>
    <w:rsid w:val="0079142E"/>
    <w:rsid w:val="00791B68"/>
    <w:rsid w:val="00791CB8"/>
    <w:rsid w:val="00791D37"/>
    <w:rsid w:val="00792459"/>
    <w:rsid w:val="00792499"/>
    <w:rsid w:val="00792DD4"/>
    <w:rsid w:val="00792E60"/>
    <w:rsid w:val="0079307D"/>
    <w:rsid w:val="007947CC"/>
    <w:rsid w:val="00794B0D"/>
    <w:rsid w:val="00795A5B"/>
    <w:rsid w:val="00795AF6"/>
    <w:rsid w:val="00796F6E"/>
    <w:rsid w:val="00797349"/>
    <w:rsid w:val="0079782A"/>
    <w:rsid w:val="007A06B7"/>
    <w:rsid w:val="007A1981"/>
    <w:rsid w:val="007A1FBB"/>
    <w:rsid w:val="007A3C0D"/>
    <w:rsid w:val="007A3D07"/>
    <w:rsid w:val="007A4D9A"/>
    <w:rsid w:val="007A61CE"/>
    <w:rsid w:val="007A6FF1"/>
    <w:rsid w:val="007B0C29"/>
    <w:rsid w:val="007B1A39"/>
    <w:rsid w:val="007B1BBE"/>
    <w:rsid w:val="007B1EC6"/>
    <w:rsid w:val="007B2A4F"/>
    <w:rsid w:val="007B2AF0"/>
    <w:rsid w:val="007B3A44"/>
    <w:rsid w:val="007B52B3"/>
    <w:rsid w:val="007B5303"/>
    <w:rsid w:val="007B575B"/>
    <w:rsid w:val="007B7879"/>
    <w:rsid w:val="007B7A8C"/>
    <w:rsid w:val="007C05A6"/>
    <w:rsid w:val="007C0B09"/>
    <w:rsid w:val="007C2005"/>
    <w:rsid w:val="007C2A5C"/>
    <w:rsid w:val="007C364F"/>
    <w:rsid w:val="007C38D4"/>
    <w:rsid w:val="007C40E0"/>
    <w:rsid w:val="007C4C8B"/>
    <w:rsid w:val="007C4CEE"/>
    <w:rsid w:val="007C6603"/>
    <w:rsid w:val="007C6745"/>
    <w:rsid w:val="007C6746"/>
    <w:rsid w:val="007C6AF7"/>
    <w:rsid w:val="007C7440"/>
    <w:rsid w:val="007C7462"/>
    <w:rsid w:val="007D1BCF"/>
    <w:rsid w:val="007D259D"/>
    <w:rsid w:val="007D468B"/>
    <w:rsid w:val="007D4CFE"/>
    <w:rsid w:val="007D569E"/>
    <w:rsid w:val="007D7288"/>
    <w:rsid w:val="007E0BEA"/>
    <w:rsid w:val="007E1031"/>
    <w:rsid w:val="007E1653"/>
    <w:rsid w:val="007E170D"/>
    <w:rsid w:val="007E1B68"/>
    <w:rsid w:val="007E1BC2"/>
    <w:rsid w:val="007E29E4"/>
    <w:rsid w:val="007E3134"/>
    <w:rsid w:val="007E33E1"/>
    <w:rsid w:val="007E3547"/>
    <w:rsid w:val="007E3988"/>
    <w:rsid w:val="007E413F"/>
    <w:rsid w:val="007E4311"/>
    <w:rsid w:val="007E44AD"/>
    <w:rsid w:val="007E52A6"/>
    <w:rsid w:val="007E604A"/>
    <w:rsid w:val="007F231D"/>
    <w:rsid w:val="007F256C"/>
    <w:rsid w:val="007F2B7F"/>
    <w:rsid w:val="007F2F93"/>
    <w:rsid w:val="007F3221"/>
    <w:rsid w:val="007F3EAF"/>
    <w:rsid w:val="007F4719"/>
    <w:rsid w:val="007F4C7C"/>
    <w:rsid w:val="007F5CD7"/>
    <w:rsid w:val="007F65C4"/>
    <w:rsid w:val="007F6A15"/>
    <w:rsid w:val="007F78E9"/>
    <w:rsid w:val="008020EA"/>
    <w:rsid w:val="008031C3"/>
    <w:rsid w:val="008050C7"/>
    <w:rsid w:val="00805757"/>
    <w:rsid w:val="00805E14"/>
    <w:rsid w:val="0080607F"/>
    <w:rsid w:val="008063F9"/>
    <w:rsid w:val="008071CF"/>
    <w:rsid w:val="008116A7"/>
    <w:rsid w:val="00812185"/>
    <w:rsid w:val="00812498"/>
    <w:rsid w:val="00814951"/>
    <w:rsid w:val="008154D0"/>
    <w:rsid w:val="008158CA"/>
    <w:rsid w:val="00815E95"/>
    <w:rsid w:val="00815F11"/>
    <w:rsid w:val="00816461"/>
    <w:rsid w:val="00816932"/>
    <w:rsid w:val="00817081"/>
    <w:rsid w:val="008171A1"/>
    <w:rsid w:val="0082066C"/>
    <w:rsid w:val="0082074C"/>
    <w:rsid w:val="00821475"/>
    <w:rsid w:val="00823B08"/>
    <w:rsid w:val="00823C37"/>
    <w:rsid w:val="00823FC6"/>
    <w:rsid w:val="0082456C"/>
    <w:rsid w:val="008249E0"/>
    <w:rsid w:val="00824C00"/>
    <w:rsid w:val="0082518E"/>
    <w:rsid w:val="00827730"/>
    <w:rsid w:val="0083065F"/>
    <w:rsid w:val="00831039"/>
    <w:rsid w:val="00831396"/>
    <w:rsid w:val="008318EC"/>
    <w:rsid w:val="00831FC6"/>
    <w:rsid w:val="00832298"/>
    <w:rsid w:val="00832B21"/>
    <w:rsid w:val="00832C78"/>
    <w:rsid w:val="00832D9C"/>
    <w:rsid w:val="00833B61"/>
    <w:rsid w:val="00833FDA"/>
    <w:rsid w:val="0083539D"/>
    <w:rsid w:val="0083627B"/>
    <w:rsid w:val="00836865"/>
    <w:rsid w:val="00836B8E"/>
    <w:rsid w:val="00836CF5"/>
    <w:rsid w:val="00836F7F"/>
    <w:rsid w:val="008371A2"/>
    <w:rsid w:val="00837F9F"/>
    <w:rsid w:val="0084226C"/>
    <w:rsid w:val="008435C7"/>
    <w:rsid w:val="00844D7B"/>
    <w:rsid w:val="00845367"/>
    <w:rsid w:val="00845688"/>
    <w:rsid w:val="00846805"/>
    <w:rsid w:val="0084760D"/>
    <w:rsid w:val="00847698"/>
    <w:rsid w:val="00847DB4"/>
    <w:rsid w:val="0085059D"/>
    <w:rsid w:val="00850E98"/>
    <w:rsid w:val="00851412"/>
    <w:rsid w:val="00851D1B"/>
    <w:rsid w:val="00852443"/>
    <w:rsid w:val="008528E0"/>
    <w:rsid w:val="00852D5C"/>
    <w:rsid w:val="00852DE1"/>
    <w:rsid w:val="00853FEE"/>
    <w:rsid w:val="00854229"/>
    <w:rsid w:val="008555B7"/>
    <w:rsid w:val="0085574D"/>
    <w:rsid w:val="008565D8"/>
    <w:rsid w:val="00856DEB"/>
    <w:rsid w:val="00856E2C"/>
    <w:rsid w:val="00857DB9"/>
    <w:rsid w:val="00857DF8"/>
    <w:rsid w:val="008609B5"/>
    <w:rsid w:val="00861116"/>
    <w:rsid w:val="00861739"/>
    <w:rsid w:val="00862439"/>
    <w:rsid w:val="00863090"/>
    <w:rsid w:val="00863558"/>
    <w:rsid w:val="00863674"/>
    <w:rsid w:val="00863DCF"/>
    <w:rsid w:val="008641DA"/>
    <w:rsid w:val="00864E42"/>
    <w:rsid w:val="0086685C"/>
    <w:rsid w:val="0086743E"/>
    <w:rsid w:val="00867C3A"/>
    <w:rsid w:val="0087034B"/>
    <w:rsid w:val="00870A07"/>
    <w:rsid w:val="008714B5"/>
    <w:rsid w:val="008727D0"/>
    <w:rsid w:val="00872ECE"/>
    <w:rsid w:val="00873AE2"/>
    <w:rsid w:val="00873FCF"/>
    <w:rsid w:val="008759F7"/>
    <w:rsid w:val="00875C68"/>
    <w:rsid w:val="00876935"/>
    <w:rsid w:val="00876E90"/>
    <w:rsid w:val="00877E35"/>
    <w:rsid w:val="008839A3"/>
    <w:rsid w:val="00884490"/>
    <w:rsid w:val="00885151"/>
    <w:rsid w:val="0088575D"/>
    <w:rsid w:val="00885A08"/>
    <w:rsid w:val="00886060"/>
    <w:rsid w:val="008871E4"/>
    <w:rsid w:val="00887746"/>
    <w:rsid w:val="00891475"/>
    <w:rsid w:val="00892206"/>
    <w:rsid w:val="008929B0"/>
    <w:rsid w:val="00893009"/>
    <w:rsid w:val="008933F5"/>
    <w:rsid w:val="00893BDD"/>
    <w:rsid w:val="008940D9"/>
    <w:rsid w:val="0089508A"/>
    <w:rsid w:val="008960D8"/>
    <w:rsid w:val="0089628D"/>
    <w:rsid w:val="00897339"/>
    <w:rsid w:val="00897670"/>
    <w:rsid w:val="00897B54"/>
    <w:rsid w:val="00897C84"/>
    <w:rsid w:val="008A05A5"/>
    <w:rsid w:val="008A1EC2"/>
    <w:rsid w:val="008A2B65"/>
    <w:rsid w:val="008A2DD8"/>
    <w:rsid w:val="008A307D"/>
    <w:rsid w:val="008A3392"/>
    <w:rsid w:val="008A36B4"/>
    <w:rsid w:val="008A397C"/>
    <w:rsid w:val="008A4089"/>
    <w:rsid w:val="008A41B6"/>
    <w:rsid w:val="008A4A57"/>
    <w:rsid w:val="008A4BB6"/>
    <w:rsid w:val="008A4BBB"/>
    <w:rsid w:val="008A4E41"/>
    <w:rsid w:val="008A546A"/>
    <w:rsid w:val="008A577D"/>
    <w:rsid w:val="008A5CB3"/>
    <w:rsid w:val="008A61E2"/>
    <w:rsid w:val="008A6908"/>
    <w:rsid w:val="008A7EAC"/>
    <w:rsid w:val="008A7F12"/>
    <w:rsid w:val="008B1503"/>
    <w:rsid w:val="008B2215"/>
    <w:rsid w:val="008B253D"/>
    <w:rsid w:val="008B2BEE"/>
    <w:rsid w:val="008B4356"/>
    <w:rsid w:val="008B43A1"/>
    <w:rsid w:val="008B4D15"/>
    <w:rsid w:val="008B4EBF"/>
    <w:rsid w:val="008B62C2"/>
    <w:rsid w:val="008B6394"/>
    <w:rsid w:val="008B666C"/>
    <w:rsid w:val="008B6CFB"/>
    <w:rsid w:val="008B7353"/>
    <w:rsid w:val="008B7C29"/>
    <w:rsid w:val="008C1C46"/>
    <w:rsid w:val="008C2B7B"/>
    <w:rsid w:val="008C2E8A"/>
    <w:rsid w:val="008C34D5"/>
    <w:rsid w:val="008C35C0"/>
    <w:rsid w:val="008C432F"/>
    <w:rsid w:val="008C4C80"/>
    <w:rsid w:val="008C5284"/>
    <w:rsid w:val="008C5828"/>
    <w:rsid w:val="008C5E4D"/>
    <w:rsid w:val="008C677A"/>
    <w:rsid w:val="008C6CF9"/>
    <w:rsid w:val="008C6F28"/>
    <w:rsid w:val="008C715D"/>
    <w:rsid w:val="008C739D"/>
    <w:rsid w:val="008C74E4"/>
    <w:rsid w:val="008D3098"/>
    <w:rsid w:val="008D3329"/>
    <w:rsid w:val="008D3B56"/>
    <w:rsid w:val="008D48C3"/>
    <w:rsid w:val="008D5421"/>
    <w:rsid w:val="008D67AB"/>
    <w:rsid w:val="008D6EE6"/>
    <w:rsid w:val="008D7A17"/>
    <w:rsid w:val="008E1D28"/>
    <w:rsid w:val="008E2665"/>
    <w:rsid w:val="008E35CA"/>
    <w:rsid w:val="008E4012"/>
    <w:rsid w:val="008E4A0B"/>
    <w:rsid w:val="008E5ADD"/>
    <w:rsid w:val="008E5F2F"/>
    <w:rsid w:val="008E6205"/>
    <w:rsid w:val="008E7027"/>
    <w:rsid w:val="008E73C8"/>
    <w:rsid w:val="008E7B46"/>
    <w:rsid w:val="008E7B78"/>
    <w:rsid w:val="008E7CDD"/>
    <w:rsid w:val="008E7D6C"/>
    <w:rsid w:val="008F0B10"/>
    <w:rsid w:val="008F0E2C"/>
    <w:rsid w:val="008F135D"/>
    <w:rsid w:val="008F22E0"/>
    <w:rsid w:val="008F28A3"/>
    <w:rsid w:val="008F2CC2"/>
    <w:rsid w:val="008F2D65"/>
    <w:rsid w:val="008F30A5"/>
    <w:rsid w:val="008F34FF"/>
    <w:rsid w:val="008F4322"/>
    <w:rsid w:val="008F432C"/>
    <w:rsid w:val="008F462A"/>
    <w:rsid w:val="008F59B9"/>
    <w:rsid w:val="008F60A2"/>
    <w:rsid w:val="00900CAE"/>
    <w:rsid w:val="00901A0F"/>
    <w:rsid w:val="00902415"/>
    <w:rsid w:val="00904C63"/>
    <w:rsid w:val="00905907"/>
    <w:rsid w:val="00905FB2"/>
    <w:rsid w:val="009060CC"/>
    <w:rsid w:val="009074AB"/>
    <w:rsid w:val="00910ADF"/>
    <w:rsid w:val="00910C7A"/>
    <w:rsid w:val="00911557"/>
    <w:rsid w:val="0091164A"/>
    <w:rsid w:val="0091230B"/>
    <w:rsid w:val="009125F3"/>
    <w:rsid w:val="00912B5A"/>
    <w:rsid w:val="00913CD6"/>
    <w:rsid w:val="00913CF6"/>
    <w:rsid w:val="009154C4"/>
    <w:rsid w:val="00915B50"/>
    <w:rsid w:val="00915FC8"/>
    <w:rsid w:val="00916196"/>
    <w:rsid w:val="0091626F"/>
    <w:rsid w:val="00917CBA"/>
    <w:rsid w:val="00921A41"/>
    <w:rsid w:val="00921B23"/>
    <w:rsid w:val="0092228D"/>
    <w:rsid w:val="009239B3"/>
    <w:rsid w:val="00924270"/>
    <w:rsid w:val="0092468F"/>
    <w:rsid w:val="0092497D"/>
    <w:rsid w:val="00925530"/>
    <w:rsid w:val="00925615"/>
    <w:rsid w:val="00925BB1"/>
    <w:rsid w:val="00925C0C"/>
    <w:rsid w:val="00926467"/>
    <w:rsid w:val="00926D28"/>
    <w:rsid w:val="00926E23"/>
    <w:rsid w:val="009318F4"/>
    <w:rsid w:val="009323E5"/>
    <w:rsid w:val="00933195"/>
    <w:rsid w:val="009333A6"/>
    <w:rsid w:val="00933C5F"/>
    <w:rsid w:val="009345AB"/>
    <w:rsid w:val="00934D58"/>
    <w:rsid w:val="00935A75"/>
    <w:rsid w:val="009364F7"/>
    <w:rsid w:val="00936835"/>
    <w:rsid w:val="00936871"/>
    <w:rsid w:val="00941C6F"/>
    <w:rsid w:val="009423E8"/>
    <w:rsid w:val="00943123"/>
    <w:rsid w:val="00943A7E"/>
    <w:rsid w:val="00943E58"/>
    <w:rsid w:val="00944545"/>
    <w:rsid w:val="00944C62"/>
    <w:rsid w:val="009467B7"/>
    <w:rsid w:val="00946D9F"/>
    <w:rsid w:val="009477D8"/>
    <w:rsid w:val="00950554"/>
    <w:rsid w:val="00950BCF"/>
    <w:rsid w:val="0095285D"/>
    <w:rsid w:val="00952D7D"/>
    <w:rsid w:val="00955428"/>
    <w:rsid w:val="009571B9"/>
    <w:rsid w:val="0096016D"/>
    <w:rsid w:val="009602FA"/>
    <w:rsid w:val="009603A1"/>
    <w:rsid w:val="00960445"/>
    <w:rsid w:val="00960ADA"/>
    <w:rsid w:val="00962611"/>
    <w:rsid w:val="0096315C"/>
    <w:rsid w:val="00963DA6"/>
    <w:rsid w:val="00963DE6"/>
    <w:rsid w:val="00964272"/>
    <w:rsid w:val="00964ACE"/>
    <w:rsid w:val="00964EEE"/>
    <w:rsid w:val="009651D0"/>
    <w:rsid w:val="00965CD7"/>
    <w:rsid w:val="00965E92"/>
    <w:rsid w:val="00965FDD"/>
    <w:rsid w:val="00966A5C"/>
    <w:rsid w:val="00966D8A"/>
    <w:rsid w:val="009670B0"/>
    <w:rsid w:val="009716DC"/>
    <w:rsid w:val="00971B65"/>
    <w:rsid w:val="009726C3"/>
    <w:rsid w:val="009745DB"/>
    <w:rsid w:val="00975948"/>
    <w:rsid w:val="00976382"/>
    <w:rsid w:val="00976656"/>
    <w:rsid w:val="00976DD9"/>
    <w:rsid w:val="009773FB"/>
    <w:rsid w:val="00977607"/>
    <w:rsid w:val="00977DE5"/>
    <w:rsid w:val="00980E4E"/>
    <w:rsid w:val="00981724"/>
    <w:rsid w:val="00981CA8"/>
    <w:rsid w:val="009823BE"/>
    <w:rsid w:val="00982952"/>
    <w:rsid w:val="00982EDB"/>
    <w:rsid w:val="00982F60"/>
    <w:rsid w:val="0098406C"/>
    <w:rsid w:val="00984E4D"/>
    <w:rsid w:val="009865AB"/>
    <w:rsid w:val="00986E78"/>
    <w:rsid w:val="0099142F"/>
    <w:rsid w:val="00991AEB"/>
    <w:rsid w:val="00993206"/>
    <w:rsid w:val="00993770"/>
    <w:rsid w:val="00993A85"/>
    <w:rsid w:val="00994D03"/>
    <w:rsid w:val="009952FD"/>
    <w:rsid w:val="00995CB7"/>
    <w:rsid w:val="00995F3C"/>
    <w:rsid w:val="00996921"/>
    <w:rsid w:val="00996ABB"/>
    <w:rsid w:val="00996E5A"/>
    <w:rsid w:val="0099719F"/>
    <w:rsid w:val="00997F84"/>
    <w:rsid w:val="009A085F"/>
    <w:rsid w:val="009A0954"/>
    <w:rsid w:val="009A0F9E"/>
    <w:rsid w:val="009A25CA"/>
    <w:rsid w:val="009A2E9A"/>
    <w:rsid w:val="009A3140"/>
    <w:rsid w:val="009A34F9"/>
    <w:rsid w:val="009A36F1"/>
    <w:rsid w:val="009A4835"/>
    <w:rsid w:val="009A4F8D"/>
    <w:rsid w:val="009A5EC7"/>
    <w:rsid w:val="009A6078"/>
    <w:rsid w:val="009A7545"/>
    <w:rsid w:val="009B0611"/>
    <w:rsid w:val="009B0CE5"/>
    <w:rsid w:val="009B0CEA"/>
    <w:rsid w:val="009B2409"/>
    <w:rsid w:val="009B2810"/>
    <w:rsid w:val="009B45EF"/>
    <w:rsid w:val="009B5CAE"/>
    <w:rsid w:val="009B6654"/>
    <w:rsid w:val="009B7341"/>
    <w:rsid w:val="009B7B18"/>
    <w:rsid w:val="009C168E"/>
    <w:rsid w:val="009C16BE"/>
    <w:rsid w:val="009C1B37"/>
    <w:rsid w:val="009C2B04"/>
    <w:rsid w:val="009C4465"/>
    <w:rsid w:val="009C60A0"/>
    <w:rsid w:val="009C6619"/>
    <w:rsid w:val="009C6FA6"/>
    <w:rsid w:val="009C72FC"/>
    <w:rsid w:val="009C73E1"/>
    <w:rsid w:val="009C77E5"/>
    <w:rsid w:val="009C7B46"/>
    <w:rsid w:val="009D045C"/>
    <w:rsid w:val="009D1A10"/>
    <w:rsid w:val="009D32C8"/>
    <w:rsid w:val="009D44BA"/>
    <w:rsid w:val="009D4AF2"/>
    <w:rsid w:val="009D5077"/>
    <w:rsid w:val="009D53F4"/>
    <w:rsid w:val="009D6C85"/>
    <w:rsid w:val="009D6C89"/>
    <w:rsid w:val="009D7ABE"/>
    <w:rsid w:val="009D7F15"/>
    <w:rsid w:val="009D7F56"/>
    <w:rsid w:val="009E03DE"/>
    <w:rsid w:val="009E06B8"/>
    <w:rsid w:val="009E0D3C"/>
    <w:rsid w:val="009E1517"/>
    <w:rsid w:val="009E1756"/>
    <w:rsid w:val="009E2910"/>
    <w:rsid w:val="009E3800"/>
    <w:rsid w:val="009E4498"/>
    <w:rsid w:val="009E5099"/>
    <w:rsid w:val="009E53B9"/>
    <w:rsid w:val="009E7564"/>
    <w:rsid w:val="009F0D2A"/>
    <w:rsid w:val="009F12DB"/>
    <w:rsid w:val="009F13B6"/>
    <w:rsid w:val="009F1496"/>
    <w:rsid w:val="009F221A"/>
    <w:rsid w:val="009F318E"/>
    <w:rsid w:val="009F3EAD"/>
    <w:rsid w:val="009F43B8"/>
    <w:rsid w:val="009F6C73"/>
    <w:rsid w:val="00A003E0"/>
    <w:rsid w:val="00A0068F"/>
    <w:rsid w:val="00A00793"/>
    <w:rsid w:val="00A009C1"/>
    <w:rsid w:val="00A0158B"/>
    <w:rsid w:val="00A018D5"/>
    <w:rsid w:val="00A03999"/>
    <w:rsid w:val="00A04636"/>
    <w:rsid w:val="00A046D2"/>
    <w:rsid w:val="00A0479D"/>
    <w:rsid w:val="00A04938"/>
    <w:rsid w:val="00A05F59"/>
    <w:rsid w:val="00A0630B"/>
    <w:rsid w:val="00A076FC"/>
    <w:rsid w:val="00A103A7"/>
    <w:rsid w:val="00A10F33"/>
    <w:rsid w:val="00A10F6E"/>
    <w:rsid w:val="00A111E7"/>
    <w:rsid w:val="00A11AC7"/>
    <w:rsid w:val="00A11D3D"/>
    <w:rsid w:val="00A11E41"/>
    <w:rsid w:val="00A13C7C"/>
    <w:rsid w:val="00A13E2E"/>
    <w:rsid w:val="00A148A8"/>
    <w:rsid w:val="00A14ECB"/>
    <w:rsid w:val="00A153B1"/>
    <w:rsid w:val="00A17AF3"/>
    <w:rsid w:val="00A22ED5"/>
    <w:rsid w:val="00A23115"/>
    <w:rsid w:val="00A2357A"/>
    <w:rsid w:val="00A23ACE"/>
    <w:rsid w:val="00A241EC"/>
    <w:rsid w:val="00A252AD"/>
    <w:rsid w:val="00A30D96"/>
    <w:rsid w:val="00A33129"/>
    <w:rsid w:val="00A33B83"/>
    <w:rsid w:val="00A34423"/>
    <w:rsid w:val="00A35F49"/>
    <w:rsid w:val="00A37F3B"/>
    <w:rsid w:val="00A40AF9"/>
    <w:rsid w:val="00A43B44"/>
    <w:rsid w:val="00A44B34"/>
    <w:rsid w:val="00A45120"/>
    <w:rsid w:val="00A471D9"/>
    <w:rsid w:val="00A471DE"/>
    <w:rsid w:val="00A507AF"/>
    <w:rsid w:val="00A50CC2"/>
    <w:rsid w:val="00A50DF4"/>
    <w:rsid w:val="00A5216A"/>
    <w:rsid w:val="00A53326"/>
    <w:rsid w:val="00A54019"/>
    <w:rsid w:val="00A546FD"/>
    <w:rsid w:val="00A54CFA"/>
    <w:rsid w:val="00A55192"/>
    <w:rsid w:val="00A55B8E"/>
    <w:rsid w:val="00A60ADB"/>
    <w:rsid w:val="00A60E0C"/>
    <w:rsid w:val="00A62793"/>
    <w:rsid w:val="00A63161"/>
    <w:rsid w:val="00A631E5"/>
    <w:rsid w:val="00A64C2F"/>
    <w:rsid w:val="00A65AF8"/>
    <w:rsid w:val="00A666F9"/>
    <w:rsid w:val="00A66CC9"/>
    <w:rsid w:val="00A675E8"/>
    <w:rsid w:val="00A67712"/>
    <w:rsid w:val="00A70294"/>
    <w:rsid w:val="00A70F6B"/>
    <w:rsid w:val="00A71776"/>
    <w:rsid w:val="00A720C5"/>
    <w:rsid w:val="00A7268B"/>
    <w:rsid w:val="00A74FC5"/>
    <w:rsid w:val="00A756F7"/>
    <w:rsid w:val="00A75CA5"/>
    <w:rsid w:val="00A75CF4"/>
    <w:rsid w:val="00A80AA9"/>
    <w:rsid w:val="00A80C33"/>
    <w:rsid w:val="00A811EE"/>
    <w:rsid w:val="00A850C9"/>
    <w:rsid w:val="00A856E6"/>
    <w:rsid w:val="00A90292"/>
    <w:rsid w:val="00A90DA3"/>
    <w:rsid w:val="00A92339"/>
    <w:rsid w:val="00A94302"/>
    <w:rsid w:val="00A94403"/>
    <w:rsid w:val="00A94C7A"/>
    <w:rsid w:val="00A960E1"/>
    <w:rsid w:val="00A967F3"/>
    <w:rsid w:val="00AA054F"/>
    <w:rsid w:val="00AA20B1"/>
    <w:rsid w:val="00AA260A"/>
    <w:rsid w:val="00AA290D"/>
    <w:rsid w:val="00AA3164"/>
    <w:rsid w:val="00AA31A7"/>
    <w:rsid w:val="00AA48A1"/>
    <w:rsid w:val="00AA50AD"/>
    <w:rsid w:val="00AA6FBC"/>
    <w:rsid w:val="00AA7F0E"/>
    <w:rsid w:val="00AB06A1"/>
    <w:rsid w:val="00AB1169"/>
    <w:rsid w:val="00AB20AB"/>
    <w:rsid w:val="00AB2238"/>
    <w:rsid w:val="00AB288C"/>
    <w:rsid w:val="00AB2CF7"/>
    <w:rsid w:val="00AB3274"/>
    <w:rsid w:val="00AB33EE"/>
    <w:rsid w:val="00AB3827"/>
    <w:rsid w:val="00AB430C"/>
    <w:rsid w:val="00AB4650"/>
    <w:rsid w:val="00AB4E88"/>
    <w:rsid w:val="00AB5320"/>
    <w:rsid w:val="00AB5EC9"/>
    <w:rsid w:val="00AB6F86"/>
    <w:rsid w:val="00AB70D8"/>
    <w:rsid w:val="00AB7D55"/>
    <w:rsid w:val="00AC1234"/>
    <w:rsid w:val="00AC14EC"/>
    <w:rsid w:val="00AC1706"/>
    <w:rsid w:val="00AC179C"/>
    <w:rsid w:val="00AC274B"/>
    <w:rsid w:val="00AC38F0"/>
    <w:rsid w:val="00AC4867"/>
    <w:rsid w:val="00AC4A6E"/>
    <w:rsid w:val="00AC65AF"/>
    <w:rsid w:val="00AC65F4"/>
    <w:rsid w:val="00AC6D9E"/>
    <w:rsid w:val="00AC6EEA"/>
    <w:rsid w:val="00AC7863"/>
    <w:rsid w:val="00AD1A17"/>
    <w:rsid w:val="00AD1AD7"/>
    <w:rsid w:val="00AD248D"/>
    <w:rsid w:val="00AD2795"/>
    <w:rsid w:val="00AD4F3B"/>
    <w:rsid w:val="00AD5C50"/>
    <w:rsid w:val="00AD7A97"/>
    <w:rsid w:val="00AD7DD6"/>
    <w:rsid w:val="00AD7E28"/>
    <w:rsid w:val="00AE18C3"/>
    <w:rsid w:val="00AE1D73"/>
    <w:rsid w:val="00AE2C9C"/>
    <w:rsid w:val="00AE326B"/>
    <w:rsid w:val="00AE3A61"/>
    <w:rsid w:val="00AE42D5"/>
    <w:rsid w:val="00AE48D7"/>
    <w:rsid w:val="00AE66AA"/>
    <w:rsid w:val="00AE6C77"/>
    <w:rsid w:val="00AF01EE"/>
    <w:rsid w:val="00AF01FD"/>
    <w:rsid w:val="00AF08BD"/>
    <w:rsid w:val="00AF2149"/>
    <w:rsid w:val="00AF238D"/>
    <w:rsid w:val="00AF2E29"/>
    <w:rsid w:val="00AF35E9"/>
    <w:rsid w:val="00AF3C6E"/>
    <w:rsid w:val="00AF52B5"/>
    <w:rsid w:val="00AF5940"/>
    <w:rsid w:val="00AF67B3"/>
    <w:rsid w:val="00AF6B95"/>
    <w:rsid w:val="00AF6D66"/>
    <w:rsid w:val="00AF70D1"/>
    <w:rsid w:val="00AF7536"/>
    <w:rsid w:val="00AF796D"/>
    <w:rsid w:val="00B00A6A"/>
    <w:rsid w:val="00B01BB1"/>
    <w:rsid w:val="00B01F55"/>
    <w:rsid w:val="00B020C0"/>
    <w:rsid w:val="00B029A6"/>
    <w:rsid w:val="00B02EB9"/>
    <w:rsid w:val="00B03910"/>
    <w:rsid w:val="00B03E4B"/>
    <w:rsid w:val="00B047F9"/>
    <w:rsid w:val="00B059A2"/>
    <w:rsid w:val="00B062E7"/>
    <w:rsid w:val="00B06514"/>
    <w:rsid w:val="00B07347"/>
    <w:rsid w:val="00B07569"/>
    <w:rsid w:val="00B1066E"/>
    <w:rsid w:val="00B10B41"/>
    <w:rsid w:val="00B10E30"/>
    <w:rsid w:val="00B1246E"/>
    <w:rsid w:val="00B12852"/>
    <w:rsid w:val="00B13C49"/>
    <w:rsid w:val="00B16C5B"/>
    <w:rsid w:val="00B17086"/>
    <w:rsid w:val="00B17700"/>
    <w:rsid w:val="00B2020C"/>
    <w:rsid w:val="00B2079C"/>
    <w:rsid w:val="00B20A44"/>
    <w:rsid w:val="00B21707"/>
    <w:rsid w:val="00B223D7"/>
    <w:rsid w:val="00B23250"/>
    <w:rsid w:val="00B243C0"/>
    <w:rsid w:val="00B24B01"/>
    <w:rsid w:val="00B2559E"/>
    <w:rsid w:val="00B255BB"/>
    <w:rsid w:val="00B25BCA"/>
    <w:rsid w:val="00B26753"/>
    <w:rsid w:val="00B26DA3"/>
    <w:rsid w:val="00B30F13"/>
    <w:rsid w:val="00B30F73"/>
    <w:rsid w:val="00B319BE"/>
    <w:rsid w:val="00B32557"/>
    <w:rsid w:val="00B32AF9"/>
    <w:rsid w:val="00B3426A"/>
    <w:rsid w:val="00B34B5E"/>
    <w:rsid w:val="00B3506B"/>
    <w:rsid w:val="00B35A55"/>
    <w:rsid w:val="00B35DA7"/>
    <w:rsid w:val="00B35E31"/>
    <w:rsid w:val="00B35E67"/>
    <w:rsid w:val="00B36936"/>
    <w:rsid w:val="00B37648"/>
    <w:rsid w:val="00B37A2D"/>
    <w:rsid w:val="00B37B0A"/>
    <w:rsid w:val="00B37BDA"/>
    <w:rsid w:val="00B40072"/>
    <w:rsid w:val="00B40216"/>
    <w:rsid w:val="00B421CB"/>
    <w:rsid w:val="00B4270D"/>
    <w:rsid w:val="00B44283"/>
    <w:rsid w:val="00B44565"/>
    <w:rsid w:val="00B44CAF"/>
    <w:rsid w:val="00B45FBF"/>
    <w:rsid w:val="00B46EB4"/>
    <w:rsid w:val="00B47590"/>
    <w:rsid w:val="00B47C99"/>
    <w:rsid w:val="00B51741"/>
    <w:rsid w:val="00B51DD4"/>
    <w:rsid w:val="00B527B3"/>
    <w:rsid w:val="00B52F92"/>
    <w:rsid w:val="00B54F4A"/>
    <w:rsid w:val="00B55025"/>
    <w:rsid w:val="00B5666D"/>
    <w:rsid w:val="00B56A26"/>
    <w:rsid w:val="00B57117"/>
    <w:rsid w:val="00B5727A"/>
    <w:rsid w:val="00B5729B"/>
    <w:rsid w:val="00B6046B"/>
    <w:rsid w:val="00B60A65"/>
    <w:rsid w:val="00B60B02"/>
    <w:rsid w:val="00B61678"/>
    <w:rsid w:val="00B62504"/>
    <w:rsid w:val="00B63D26"/>
    <w:rsid w:val="00B64D05"/>
    <w:rsid w:val="00B65BEB"/>
    <w:rsid w:val="00B671E2"/>
    <w:rsid w:val="00B674A7"/>
    <w:rsid w:val="00B67D52"/>
    <w:rsid w:val="00B706B1"/>
    <w:rsid w:val="00B7161B"/>
    <w:rsid w:val="00B73CE0"/>
    <w:rsid w:val="00B744F1"/>
    <w:rsid w:val="00B74760"/>
    <w:rsid w:val="00B748A6"/>
    <w:rsid w:val="00B762C5"/>
    <w:rsid w:val="00B76C3A"/>
    <w:rsid w:val="00B76E16"/>
    <w:rsid w:val="00B77C32"/>
    <w:rsid w:val="00B804B1"/>
    <w:rsid w:val="00B81263"/>
    <w:rsid w:val="00B8141F"/>
    <w:rsid w:val="00B81E6A"/>
    <w:rsid w:val="00B82024"/>
    <w:rsid w:val="00B820E1"/>
    <w:rsid w:val="00B82885"/>
    <w:rsid w:val="00B83CFD"/>
    <w:rsid w:val="00B848BC"/>
    <w:rsid w:val="00B84924"/>
    <w:rsid w:val="00B85AE8"/>
    <w:rsid w:val="00B85D3B"/>
    <w:rsid w:val="00B86B99"/>
    <w:rsid w:val="00B86D67"/>
    <w:rsid w:val="00B87110"/>
    <w:rsid w:val="00B8765B"/>
    <w:rsid w:val="00B87A2C"/>
    <w:rsid w:val="00B91527"/>
    <w:rsid w:val="00B917FC"/>
    <w:rsid w:val="00B91919"/>
    <w:rsid w:val="00B936E6"/>
    <w:rsid w:val="00B93C38"/>
    <w:rsid w:val="00B94217"/>
    <w:rsid w:val="00B94331"/>
    <w:rsid w:val="00B95854"/>
    <w:rsid w:val="00B9610A"/>
    <w:rsid w:val="00B96EB6"/>
    <w:rsid w:val="00BA0837"/>
    <w:rsid w:val="00BA0DE7"/>
    <w:rsid w:val="00BA1B9F"/>
    <w:rsid w:val="00BA1D24"/>
    <w:rsid w:val="00BA1E1F"/>
    <w:rsid w:val="00BA203F"/>
    <w:rsid w:val="00BA2DDF"/>
    <w:rsid w:val="00BA34B9"/>
    <w:rsid w:val="00BA3836"/>
    <w:rsid w:val="00BA482C"/>
    <w:rsid w:val="00BA5984"/>
    <w:rsid w:val="00BA5FA7"/>
    <w:rsid w:val="00BA6260"/>
    <w:rsid w:val="00BA63ED"/>
    <w:rsid w:val="00BA766A"/>
    <w:rsid w:val="00BA7864"/>
    <w:rsid w:val="00BB078E"/>
    <w:rsid w:val="00BB07D0"/>
    <w:rsid w:val="00BB0D33"/>
    <w:rsid w:val="00BB16E0"/>
    <w:rsid w:val="00BB1AE1"/>
    <w:rsid w:val="00BB1E5C"/>
    <w:rsid w:val="00BB4589"/>
    <w:rsid w:val="00BB52AC"/>
    <w:rsid w:val="00BB64F6"/>
    <w:rsid w:val="00BB6A38"/>
    <w:rsid w:val="00BB777B"/>
    <w:rsid w:val="00BB7839"/>
    <w:rsid w:val="00BB7FCE"/>
    <w:rsid w:val="00BC0954"/>
    <w:rsid w:val="00BC2346"/>
    <w:rsid w:val="00BC3F48"/>
    <w:rsid w:val="00BC406B"/>
    <w:rsid w:val="00BC4CC2"/>
    <w:rsid w:val="00BC564A"/>
    <w:rsid w:val="00BC651A"/>
    <w:rsid w:val="00BC6B7A"/>
    <w:rsid w:val="00BC7DF5"/>
    <w:rsid w:val="00BD0302"/>
    <w:rsid w:val="00BD056B"/>
    <w:rsid w:val="00BD0828"/>
    <w:rsid w:val="00BD0C0F"/>
    <w:rsid w:val="00BD2090"/>
    <w:rsid w:val="00BD215C"/>
    <w:rsid w:val="00BD29D6"/>
    <w:rsid w:val="00BD2C98"/>
    <w:rsid w:val="00BD395C"/>
    <w:rsid w:val="00BD395E"/>
    <w:rsid w:val="00BD39CE"/>
    <w:rsid w:val="00BD3DE5"/>
    <w:rsid w:val="00BD4319"/>
    <w:rsid w:val="00BD4DE6"/>
    <w:rsid w:val="00BD64EA"/>
    <w:rsid w:val="00BD6D3A"/>
    <w:rsid w:val="00BD7664"/>
    <w:rsid w:val="00BE005A"/>
    <w:rsid w:val="00BE0FB8"/>
    <w:rsid w:val="00BE0FFD"/>
    <w:rsid w:val="00BE1B55"/>
    <w:rsid w:val="00BE1ED0"/>
    <w:rsid w:val="00BE2834"/>
    <w:rsid w:val="00BE33C2"/>
    <w:rsid w:val="00BE3439"/>
    <w:rsid w:val="00BE3806"/>
    <w:rsid w:val="00BE3963"/>
    <w:rsid w:val="00BE4250"/>
    <w:rsid w:val="00BE4571"/>
    <w:rsid w:val="00BE48AF"/>
    <w:rsid w:val="00BE4B0F"/>
    <w:rsid w:val="00BE4FC2"/>
    <w:rsid w:val="00BE64A2"/>
    <w:rsid w:val="00BE677B"/>
    <w:rsid w:val="00BE69E8"/>
    <w:rsid w:val="00BE6F05"/>
    <w:rsid w:val="00BE7E52"/>
    <w:rsid w:val="00BF0409"/>
    <w:rsid w:val="00BF0C46"/>
    <w:rsid w:val="00BF10DE"/>
    <w:rsid w:val="00BF1B69"/>
    <w:rsid w:val="00BF3252"/>
    <w:rsid w:val="00BF365D"/>
    <w:rsid w:val="00BF3C8F"/>
    <w:rsid w:val="00BF3F50"/>
    <w:rsid w:val="00BF53B1"/>
    <w:rsid w:val="00BF5490"/>
    <w:rsid w:val="00BF76C7"/>
    <w:rsid w:val="00C02607"/>
    <w:rsid w:val="00C02BE2"/>
    <w:rsid w:val="00C030C4"/>
    <w:rsid w:val="00C040B0"/>
    <w:rsid w:val="00C047CF"/>
    <w:rsid w:val="00C04E44"/>
    <w:rsid w:val="00C05379"/>
    <w:rsid w:val="00C0601F"/>
    <w:rsid w:val="00C1004D"/>
    <w:rsid w:val="00C10269"/>
    <w:rsid w:val="00C103FE"/>
    <w:rsid w:val="00C1252D"/>
    <w:rsid w:val="00C135EF"/>
    <w:rsid w:val="00C13D05"/>
    <w:rsid w:val="00C15570"/>
    <w:rsid w:val="00C15E10"/>
    <w:rsid w:val="00C16529"/>
    <w:rsid w:val="00C16DB5"/>
    <w:rsid w:val="00C17079"/>
    <w:rsid w:val="00C210A7"/>
    <w:rsid w:val="00C2151E"/>
    <w:rsid w:val="00C22EE5"/>
    <w:rsid w:val="00C24C22"/>
    <w:rsid w:val="00C25736"/>
    <w:rsid w:val="00C25E1C"/>
    <w:rsid w:val="00C263B2"/>
    <w:rsid w:val="00C27B81"/>
    <w:rsid w:val="00C27FA6"/>
    <w:rsid w:val="00C31F2C"/>
    <w:rsid w:val="00C320CE"/>
    <w:rsid w:val="00C32717"/>
    <w:rsid w:val="00C334B7"/>
    <w:rsid w:val="00C33CFC"/>
    <w:rsid w:val="00C35AD1"/>
    <w:rsid w:val="00C36339"/>
    <w:rsid w:val="00C36496"/>
    <w:rsid w:val="00C379E0"/>
    <w:rsid w:val="00C4063D"/>
    <w:rsid w:val="00C40F1B"/>
    <w:rsid w:val="00C41311"/>
    <w:rsid w:val="00C4138A"/>
    <w:rsid w:val="00C42564"/>
    <w:rsid w:val="00C43394"/>
    <w:rsid w:val="00C439A8"/>
    <w:rsid w:val="00C44448"/>
    <w:rsid w:val="00C445F5"/>
    <w:rsid w:val="00C4622C"/>
    <w:rsid w:val="00C466E3"/>
    <w:rsid w:val="00C4681A"/>
    <w:rsid w:val="00C46FD4"/>
    <w:rsid w:val="00C47752"/>
    <w:rsid w:val="00C51B09"/>
    <w:rsid w:val="00C521FD"/>
    <w:rsid w:val="00C531C9"/>
    <w:rsid w:val="00C54BAE"/>
    <w:rsid w:val="00C55D10"/>
    <w:rsid w:val="00C55D97"/>
    <w:rsid w:val="00C560DD"/>
    <w:rsid w:val="00C5619B"/>
    <w:rsid w:val="00C5627B"/>
    <w:rsid w:val="00C56C75"/>
    <w:rsid w:val="00C56DAE"/>
    <w:rsid w:val="00C57C62"/>
    <w:rsid w:val="00C60CBB"/>
    <w:rsid w:val="00C61CF1"/>
    <w:rsid w:val="00C6268A"/>
    <w:rsid w:val="00C6322D"/>
    <w:rsid w:val="00C63CC8"/>
    <w:rsid w:val="00C643CB"/>
    <w:rsid w:val="00C657C8"/>
    <w:rsid w:val="00C65D9A"/>
    <w:rsid w:val="00C6608F"/>
    <w:rsid w:val="00C668B5"/>
    <w:rsid w:val="00C66A33"/>
    <w:rsid w:val="00C66A35"/>
    <w:rsid w:val="00C702DF"/>
    <w:rsid w:val="00C70839"/>
    <w:rsid w:val="00C70DAE"/>
    <w:rsid w:val="00C70FEB"/>
    <w:rsid w:val="00C71044"/>
    <w:rsid w:val="00C713FA"/>
    <w:rsid w:val="00C71793"/>
    <w:rsid w:val="00C71AA7"/>
    <w:rsid w:val="00C71B8C"/>
    <w:rsid w:val="00C72DA1"/>
    <w:rsid w:val="00C72E58"/>
    <w:rsid w:val="00C72E6C"/>
    <w:rsid w:val="00C73086"/>
    <w:rsid w:val="00C74425"/>
    <w:rsid w:val="00C750A6"/>
    <w:rsid w:val="00C75128"/>
    <w:rsid w:val="00C75B89"/>
    <w:rsid w:val="00C75C93"/>
    <w:rsid w:val="00C76EC2"/>
    <w:rsid w:val="00C77F50"/>
    <w:rsid w:val="00C77FD9"/>
    <w:rsid w:val="00C802A3"/>
    <w:rsid w:val="00C80C56"/>
    <w:rsid w:val="00C80CDA"/>
    <w:rsid w:val="00C81B4A"/>
    <w:rsid w:val="00C839B8"/>
    <w:rsid w:val="00C84E80"/>
    <w:rsid w:val="00C8521B"/>
    <w:rsid w:val="00C852E0"/>
    <w:rsid w:val="00C859EC"/>
    <w:rsid w:val="00C86350"/>
    <w:rsid w:val="00C86510"/>
    <w:rsid w:val="00C86AD2"/>
    <w:rsid w:val="00C86BCF"/>
    <w:rsid w:val="00C86E91"/>
    <w:rsid w:val="00C87F44"/>
    <w:rsid w:val="00C902F7"/>
    <w:rsid w:val="00C91DE4"/>
    <w:rsid w:val="00C9298F"/>
    <w:rsid w:val="00C93054"/>
    <w:rsid w:val="00C93634"/>
    <w:rsid w:val="00C94797"/>
    <w:rsid w:val="00C9493B"/>
    <w:rsid w:val="00C969C5"/>
    <w:rsid w:val="00C97985"/>
    <w:rsid w:val="00CA0E86"/>
    <w:rsid w:val="00CA12EE"/>
    <w:rsid w:val="00CA1CA3"/>
    <w:rsid w:val="00CA2EBB"/>
    <w:rsid w:val="00CA315B"/>
    <w:rsid w:val="00CA3805"/>
    <w:rsid w:val="00CA3CC7"/>
    <w:rsid w:val="00CA4457"/>
    <w:rsid w:val="00CA4CDD"/>
    <w:rsid w:val="00CA538E"/>
    <w:rsid w:val="00CA5992"/>
    <w:rsid w:val="00CA5A4B"/>
    <w:rsid w:val="00CA5D30"/>
    <w:rsid w:val="00CA6B5B"/>
    <w:rsid w:val="00CA7A93"/>
    <w:rsid w:val="00CA7B57"/>
    <w:rsid w:val="00CB0231"/>
    <w:rsid w:val="00CB07BA"/>
    <w:rsid w:val="00CB0EE6"/>
    <w:rsid w:val="00CB18EB"/>
    <w:rsid w:val="00CB2050"/>
    <w:rsid w:val="00CB2870"/>
    <w:rsid w:val="00CB2D7A"/>
    <w:rsid w:val="00CB2F5D"/>
    <w:rsid w:val="00CB3651"/>
    <w:rsid w:val="00CB3736"/>
    <w:rsid w:val="00CB392E"/>
    <w:rsid w:val="00CB4E4C"/>
    <w:rsid w:val="00CB5345"/>
    <w:rsid w:val="00CB54DD"/>
    <w:rsid w:val="00CB57E8"/>
    <w:rsid w:val="00CB652B"/>
    <w:rsid w:val="00CB6BB2"/>
    <w:rsid w:val="00CC2F90"/>
    <w:rsid w:val="00CC2FE5"/>
    <w:rsid w:val="00CC30CD"/>
    <w:rsid w:val="00CC3D06"/>
    <w:rsid w:val="00CC48E6"/>
    <w:rsid w:val="00CC6E1A"/>
    <w:rsid w:val="00CC6E47"/>
    <w:rsid w:val="00CC70AA"/>
    <w:rsid w:val="00CC7AB0"/>
    <w:rsid w:val="00CD0BD8"/>
    <w:rsid w:val="00CD18E4"/>
    <w:rsid w:val="00CD1A0A"/>
    <w:rsid w:val="00CD1EAC"/>
    <w:rsid w:val="00CD34DF"/>
    <w:rsid w:val="00CD3594"/>
    <w:rsid w:val="00CD494F"/>
    <w:rsid w:val="00CD7B90"/>
    <w:rsid w:val="00CE08E3"/>
    <w:rsid w:val="00CE1394"/>
    <w:rsid w:val="00CE1B30"/>
    <w:rsid w:val="00CE1D4F"/>
    <w:rsid w:val="00CE2D1D"/>
    <w:rsid w:val="00CE3207"/>
    <w:rsid w:val="00CE3730"/>
    <w:rsid w:val="00CE3960"/>
    <w:rsid w:val="00CE435B"/>
    <w:rsid w:val="00CE5B19"/>
    <w:rsid w:val="00CE6AF0"/>
    <w:rsid w:val="00CE70D2"/>
    <w:rsid w:val="00CE74C7"/>
    <w:rsid w:val="00CE78D2"/>
    <w:rsid w:val="00CF03A6"/>
    <w:rsid w:val="00CF07CF"/>
    <w:rsid w:val="00CF2169"/>
    <w:rsid w:val="00CF28BD"/>
    <w:rsid w:val="00CF2901"/>
    <w:rsid w:val="00CF2AB0"/>
    <w:rsid w:val="00CF2ACB"/>
    <w:rsid w:val="00CF2B6B"/>
    <w:rsid w:val="00CF3203"/>
    <w:rsid w:val="00CF331D"/>
    <w:rsid w:val="00CF3367"/>
    <w:rsid w:val="00CF3B05"/>
    <w:rsid w:val="00CF4537"/>
    <w:rsid w:val="00CF67A8"/>
    <w:rsid w:val="00CF6E8B"/>
    <w:rsid w:val="00CF714B"/>
    <w:rsid w:val="00CF71BB"/>
    <w:rsid w:val="00CF7398"/>
    <w:rsid w:val="00CF73CB"/>
    <w:rsid w:val="00CF7B95"/>
    <w:rsid w:val="00D0035D"/>
    <w:rsid w:val="00D00C3A"/>
    <w:rsid w:val="00D01052"/>
    <w:rsid w:val="00D016E0"/>
    <w:rsid w:val="00D01837"/>
    <w:rsid w:val="00D0271D"/>
    <w:rsid w:val="00D02E99"/>
    <w:rsid w:val="00D03402"/>
    <w:rsid w:val="00D0444D"/>
    <w:rsid w:val="00D069E2"/>
    <w:rsid w:val="00D07000"/>
    <w:rsid w:val="00D076B7"/>
    <w:rsid w:val="00D07E5C"/>
    <w:rsid w:val="00D102A0"/>
    <w:rsid w:val="00D115DE"/>
    <w:rsid w:val="00D13061"/>
    <w:rsid w:val="00D142A7"/>
    <w:rsid w:val="00D148FF"/>
    <w:rsid w:val="00D15767"/>
    <w:rsid w:val="00D15F20"/>
    <w:rsid w:val="00D163D5"/>
    <w:rsid w:val="00D16913"/>
    <w:rsid w:val="00D17324"/>
    <w:rsid w:val="00D17468"/>
    <w:rsid w:val="00D17A21"/>
    <w:rsid w:val="00D17E38"/>
    <w:rsid w:val="00D2064A"/>
    <w:rsid w:val="00D207AA"/>
    <w:rsid w:val="00D20A20"/>
    <w:rsid w:val="00D2159A"/>
    <w:rsid w:val="00D21AD8"/>
    <w:rsid w:val="00D23DEE"/>
    <w:rsid w:val="00D2471A"/>
    <w:rsid w:val="00D2607E"/>
    <w:rsid w:val="00D27874"/>
    <w:rsid w:val="00D27B87"/>
    <w:rsid w:val="00D27E7D"/>
    <w:rsid w:val="00D30A69"/>
    <w:rsid w:val="00D30DA1"/>
    <w:rsid w:val="00D30EFD"/>
    <w:rsid w:val="00D3122A"/>
    <w:rsid w:val="00D32156"/>
    <w:rsid w:val="00D322F7"/>
    <w:rsid w:val="00D33569"/>
    <w:rsid w:val="00D33B4A"/>
    <w:rsid w:val="00D33F79"/>
    <w:rsid w:val="00D34259"/>
    <w:rsid w:val="00D34B3C"/>
    <w:rsid w:val="00D34E3E"/>
    <w:rsid w:val="00D35802"/>
    <w:rsid w:val="00D418A0"/>
    <w:rsid w:val="00D42300"/>
    <w:rsid w:val="00D43E85"/>
    <w:rsid w:val="00D44415"/>
    <w:rsid w:val="00D459FA"/>
    <w:rsid w:val="00D45BAB"/>
    <w:rsid w:val="00D45E13"/>
    <w:rsid w:val="00D5014C"/>
    <w:rsid w:val="00D501E6"/>
    <w:rsid w:val="00D50745"/>
    <w:rsid w:val="00D50C1C"/>
    <w:rsid w:val="00D51253"/>
    <w:rsid w:val="00D52436"/>
    <w:rsid w:val="00D52F93"/>
    <w:rsid w:val="00D53147"/>
    <w:rsid w:val="00D53EFF"/>
    <w:rsid w:val="00D55293"/>
    <w:rsid w:val="00D56428"/>
    <w:rsid w:val="00D60414"/>
    <w:rsid w:val="00D60B3B"/>
    <w:rsid w:val="00D61BFD"/>
    <w:rsid w:val="00D61EA2"/>
    <w:rsid w:val="00D6242F"/>
    <w:rsid w:val="00D62B93"/>
    <w:rsid w:val="00D64461"/>
    <w:rsid w:val="00D645CE"/>
    <w:rsid w:val="00D65D41"/>
    <w:rsid w:val="00D66561"/>
    <w:rsid w:val="00D6743E"/>
    <w:rsid w:val="00D71913"/>
    <w:rsid w:val="00D719B0"/>
    <w:rsid w:val="00D729CB"/>
    <w:rsid w:val="00D73AE8"/>
    <w:rsid w:val="00D749AE"/>
    <w:rsid w:val="00D752BB"/>
    <w:rsid w:val="00D7590C"/>
    <w:rsid w:val="00D75BBB"/>
    <w:rsid w:val="00D76DB3"/>
    <w:rsid w:val="00D772A3"/>
    <w:rsid w:val="00D80137"/>
    <w:rsid w:val="00D80423"/>
    <w:rsid w:val="00D80CE6"/>
    <w:rsid w:val="00D80F3A"/>
    <w:rsid w:val="00D81BA2"/>
    <w:rsid w:val="00D82001"/>
    <w:rsid w:val="00D82A6A"/>
    <w:rsid w:val="00D83962"/>
    <w:rsid w:val="00D84EF8"/>
    <w:rsid w:val="00D852DF"/>
    <w:rsid w:val="00D85761"/>
    <w:rsid w:val="00D857AD"/>
    <w:rsid w:val="00D873FE"/>
    <w:rsid w:val="00D87674"/>
    <w:rsid w:val="00D87F6F"/>
    <w:rsid w:val="00D90A7D"/>
    <w:rsid w:val="00D91ADA"/>
    <w:rsid w:val="00D91FC7"/>
    <w:rsid w:val="00D920AE"/>
    <w:rsid w:val="00D9258A"/>
    <w:rsid w:val="00D93247"/>
    <w:rsid w:val="00D93A54"/>
    <w:rsid w:val="00D9479C"/>
    <w:rsid w:val="00D94860"/>
    <w:rsid w:val="00D94A2F"/>
    <w:rsid w:val="00D94DC2"/>
    <w:rsid w:val="00D9526E"/>
    <w:rsid w:val="00D95855"/>
    <w:rsid w:val="00DA0056"/>
    <w:rsid w:val="00DA1D2B"/>
    <w:rsid w:val="00DA2A5E"/>
    <w:rsid w:val="00DA372E"/>
    <w:rsid w:val="00DA3EE4"/>
    <w:rsid w:val="00DA4477"/>
    <w:rsid w:val="00DA48A8"/>
    <w:rsid w:val="00DA4F60"/>
    <w:rsid w:val="00DA5220"/>
    <w:rsid w:val="00DA5A5F"/>
    <w:rsid w:val="00DA616B"/>
    <w:rsid w:val="00DA6501"/>
    <w:rsid w:val="00DA6734"/>
    <w:rsid w:val="00DB1298"/>
    <w:rsid w:val="00DB468D"/>
    <w:rsid w:val="00DB4986"/>
    <w:rsid w:val="00DB49F2"/>
    <w:rsid w:val="00DB525A"/>
    <w:rsid w:val="00DC0DDC"/>
    <w:rsid w:val="00DC0EC0"/>
    <w:rsid w:val="00DC1313"/>
    <w:rsid w:val="00DC3202"/>
    <w:rsid w:val="00DC36DC"/>
    <w:rsid w:val="00DC3D50"/>
    <w:rsid w:val="00DC4203"/>
    <w:rsid w:val="00DC49FE"/>
    <w:rsid w:val="00DC4F61"/>
    <w:rsid w:val="00DC569C"/>
    <w:rsid w:val="00DC5AD0"/>
    <w:rsid w:val="00DC5C71"/>
    <w:rsid w:val="00DC6E80"/>
    <w:rsid w:val="00DC7854"/>
    <w:rsid w:val="00DC7B1C"/>
    <w:rsid w:val="00DD49EB"/>
    <w:rsid w:val="00DD5571"/>
    <w:rsid w:val="00DD5BF4"/>
    <w:rsid w:val="00DD699C"/>
    <w:rsid w:val="00DD6ED7"/>
    <w:rsid w:val="00DD76AF"/>
    <w:rsid w:val="00DD7885"/>
    <w:rsid w:val="00DE0D6C"/>
    <w:rsid w:val="00DE2427"/>
    <w:rsid w:val="00DE35E1"/>
    <w:rsid w:val="00DE496B"/>
    <w:rsid w:val="00DE4D6F"/>
    <w:rsid w:val="00DE53B7"/>
    <w:rsid w:val="00DE68E0"/>
    <w:rsid w:val="00DE6A17"/>
    <w:rsid w:val="00DE6B3E"/>
    <w:rsid w:val="00DE6E13"/>
    <w:rsid w:val="00DE72FC"/>
    <w:rsid w:val="00DE7586"/>
    <w:rsid w:val="00DE7826"/>
    <w:rsid w:val="00DE7B5A"/>
    <w:rsid w:val="00DF1AFB"/>
    <w:rsid w:val="00DF1B56"/>
    <w:rsid w:val="00DF2318"/>
    <w:rsid w:val="00DF2DA5"/>
    <w:rsid w:val="00DF33F3"/>
    <w:rsid w:val="00DF377A"/>
    <w:rsid w:val="00DF3D4E"/>
    <w:rsid w:val="00DF491B"/>
    <w:rsid w:val="00DF62FD"/>
    <w:rsid w:val="00DF6456"/>
    <w:rsid w:val="00DF64D0"/>
    <w:rsid w:val="00DF6AEB"/>
    <w:rsid w:val="00DF6CDA"/>
    <w:rsid w:val="00DF7517"/>
    <w:rsid w:val="00DF7F0F"/>
    <w:rsid w:val="00E00E0E"/>
    <w:rsid w:val="00E02173"/>
    <w:rsid w:val="00E02205"/>
    <w:rsid w:val="00E04356"/>
    <w:rsid w:val="00E05EF5"/>
    <w:rsid w:val="00E0773B"/>
    <w:rsid w:val="00E119EB"/>
    <w:rsid w:val="00E13D3F"/>
    <w:rsid w:val="00E1438F"/>
    <w:rsid w:val="00E144F2"/>
    <w:rsid w:val="00E14827"/>
    <w:rsid w:val="00E14A7C"/>
    <w:rsid w:val="00E14CB9"/>
    <w:rsid w:val="00E15D22"/>
    <w:rsid w:val="00E162D3"/>
    <w:rsid w:val="00E16342"/>
    <w:rsid w:val="00E16786"/>
    <w:rsid w:val="00E178BB"/>
    <w:rsid w:val="00E17976"/>
    <w:rsid w:val="00E17CA8"/>
    <w:rsid w:val="00E20233"/>
    <w:rsid w:val="00E20BD1"/>
    <w:rsid w:val="00E20FA5"/>
    <w:rsid w:val="00E21533"/>
    <w:rsid w:val="00E216D9"/>
    <w:rsid w:val="00E23B08"/>
    <w:rsid w:val="00E246FD"/>
    <w:rsid w:val="00E25822"/>
    <w:rsid w:val="00E266B0"/>
    <w:rsid w:val="00E27FC8"/>
    <w:rsid w:val="00E303F3"/>
    <w:rsid w:val="00E30A9C"/>
    <w:rsid w:val="00E315D1"/>
    <w:rsid w:val="00E319C4"/>
    <w:rsid w:val="00E32323"/>
    <w:rsid w:val="00E32962"/>
    <w:rsid w:val="00E330EC"/>
    <w:rsid w:val="00E33679"/>
    <w:rsid w:val="00E34965"/>
    <w:rsid w:val="00E34F5D"/>
    <w:rsid w:val="00E3600F"/>
    <w:rsid w:val="00E36094"/>
    <w:rsid w:val="00E377DC"/>
    <w:rsid w:val="00E403BF"/>
    <w:rsid w:val="00E4061D"/>
    <w:rsid w:val="00E40E50"/>
    <w:rsid w:val="00E412D9"/>
    <w:rsid w:val="00E41412"/>
    <w:rsid w:val="00E4199C"/>
    <w:rsid w:val="00E4251C"/>
    <w:rsid w:val="00E42AB6"/>
    <w:rsid w:val="00E43105"/>
    <w:rsid w:val="00E43686"/>
    <w:rsid w:val="00E437EB"/>
    <w:rsid w:val="00E441E1"/>
    <w:rsid w:val="00E44944"/>
    <w:rsid w:val="00E45670"/>
    <w:rsid w:val="00E45A09"/>
    <w:rsid w:val="00E46A93"/>
    <w:rsid w:val="00E46D04"/>
    <w:rsid w:val="00E470C5"/>
    <w:rsid w:val="00E4756C"/>
    <w:rsid w:val="00E50C40"/>
    <w:rsid w:val="00E52CA5"/>
    <w:rsid w:val="00E52FE0"/>
    <w:rsid w:val="00E5304E"/>
    <w:rsid w:val="00E5308E"/>
    <w:rsid w:val="00E5330B"/>
    <w:rsid w:val="00E535BB"/>
    <w:rsid w:val="00E536F9"/>
    <w:rsid w:val="00E54B62"/>
    <w:rsid w:val="00E54E18"/>
    <w:rsid w:val="00E57D8C"/>
    <w:rsid w:val="00E6217B"/>
    <w:rsid w:val="00E62F14"/>
    <w:rsid w:val="00E63762"/>
    <w:rsid w:val="00E63C84"/>
    <w:rsid w:val="00E64C6E"/>
    <w:rsid w:val="00E64FB3"/>
    <w:rsid w:val="00E6618B"/>
    <w:rsid w:val="00E66D2B"/>
    <w:rsid w:val="00E676CE"/>
    <w:rsid w:val="00E70827"/>
    <w:rsid w:val="00E70851"/>
    <w:rsid w:val="00E71318"/>
    <w:rsid w:val="00E71AF9"/>
    <w:rsid w:val="00E71EB4"/>
    <w:rsid w:val="00E72715"/>
    <w:rsid w:val="00E7282D"/>
    <w:rsid w:val="00E72951"/>
    <w:rsid w:val="00E7396D"/>
    <w:rsid w:val="00E73D7E"/>
    <w:rsid w:val="00E74885"/>
    <w:rsid w:val="00E75746"/>
    <w:rsid w:val="00E76137"/>
    <w:rsid w:val="00E767A7"/>
    <w:rsid w:val="00E808B2"/>
    <w:rsid w:val="00E80C95"/>
    <w:rsid w:val="00E80E6C"/>
    <w:rsid w:val="00E812CB"/>
    <w:rsid w:val="00E82725"/>
    <w:rsid w:val="00E82B5B"/>
    <w:rsid w:val="00E8389E"/>
    <w:rsid w:val="00E83A8A"/>
    <w:rsid w:val="00E85903"/>
    <w:rsid w:val="00E86C3E"/>
    <w:rsid w:val="00E87148"/>
    <w:rsid w:val="00E9044A"/>
    <w:rsid w:val="00E90703"/>
    <w:rsid w:val="00E91277"/>
    <w:rsid w:val="00E91482"/>
    <w:rsid w:val="00E91915"/>
    <w:rsid w:val="00E91C77"/>
    <w:rsid w:val="00E92D02"/>
    <w:rsid w:val="00E931BD"/>
    <w:rsid w:val="00E93705"/>
    <w:rsid w:val="00E9375E"/>
    <w:rsid w:val="00E94D2F"/>
    <w:rsid w:val="00E97770"/>
    <w:rsid w:val="00EA1AA1"/>
    <w:rsid w:val="00EA2EEF"/>
    <w:rsid w:val="00EA40E6"/>
    <w:rsid w:val="00EA6B83"/>
    <w:rsid w:val="00EA788E"/>
    <w:rsid w:val="00EA7AEF"/>
    <w:rsid w:val="00EA7BCB"/>
    <w:rsid w:val="00EB1008"/>
    <w:rsid w:val="00EB1697"/>
    <w:rsid w:val="00EB1BC3"/>
    <w:rsid w:val="00EB22A4"/>
    <w:rsid w:val="00EB3257"/>
    <w:rsid w:val="00EB4796"/>
    <w:rsid w:val="00EB4A66"/>
    <w:rsid w:val="00EB4E5B"/>
    <w:rsid w:val="00EB4FF2"/>
    <w:rsid w:val="00EB585A"/>
    <w:rsid w:val="00EB63F4"/>
    <w:rsid w:val="00EB7E75"/>
    <w:rsid w:val="00EC108A"/>
    <w:rsid w:val="00EC168D"/>
    <w:rsid w:val="00EC174F"/>
    <w:rsid w:val="00EC1B0A"/>
    <w:rsid w:val="00EC2E60"/>
    <w:rsid w:val="00EC3666"/>
    <w:rsid w:val="00EC3934"/>
    <w:rsid w:val="00EC3CF4"/>
    <w:rsid w:val="00EC40BD"/>
    <w:rsid w:val="00EC5F15"/>
    <w:rsid w:val="00EC6F1A"/>
    <w:rsid w:val="00EC70B8"/>
    <w:rsid w:val="00EC7951"/>
    <w:rsid w:val="00EC7973"/>
    <w:rsid w:val="00ED1402"/>
    <w:rsid w:val="00ED1584"/>
    <w:rsid w:val="00ED18AF"/>
    <w:rsid w:val="00ED4512"/>
    <w:rsid w:val="00ED4672"/>
    <w:rsid w:val="00ED4D47"/>
    <w:rsid w:val="00ED6B47"/>
    <w:rsid w:val="00ED750E"/>
    <w:rsid w:val="00ED7E87"/>
    <w:rsid w:val="00EE010D"/>
    <w:rsid w:val="00EE059B"/>
    <w:rsid w:val="00EE1C70"/>
    <w:rsid w:val="00EE347B"/>
    <w:rsid w:val="00EE3EA1"/>
    <w:rsid w:val="00EE436E"/>
    <w:rsid w:val="00EE4BFB"/>
    <w:rsid w:val="00EE5116"/>
    <w:rsid w:val="00EE5F65"/>
    <w:rsid w:val="00EE6F24"/>
    <w:rsid w:val="00EE7125"/>
    <w:rsid w:val="00EE734F"/>
    <w:rsid w:val="00EF0B3E"/>
    <w:rsid w:val="00EF0EA4"/>
    <w:rsid w:val="00EF178D"/>
    <w:rsid w:val="00EF23C0"/>
    <w:rsid w:val="00EF2765"/>
    <w:rsid w:val="00EF2C70"/>
    <w:rsid w:val="00EF341C"/>
    <w:rsid w:val="00EF39F7"/>
    <w:rsid w:val="00EF4ACB"/>
    <w:rsid w:val="00EF5BB9"/>
    <w:rsid w:val="00EF6434"/>
    <w:rsid w:val="00EF7389"/>
    <w:rsid w:val="00EF7671"/>
    <w:rsid w:val="00EF7D97"/>
    <w:rsid w:val="00F014B8"/>
    <w:rsid w:val="00F029F4"/>
    <w:rsid w:val="00F02F2B"/>
    <w:rsid w:val="00F033E9"/>
    <w:rsid w:val="00F0404A"/>
    <w:rsid w:val="00F04CF1"/>
    <w:rsid w:val="00F04EB1"/>
    <w:rsid w:val="00F0540A"/>
    <w:rsid w:val="00F0583D"/>
    <w:rsid w:val="00F074CD"/>
    <w:rsid w:val="00F07673"/>
    <w:rsid w:val="00F07A2D"/>
    <w:rsid w:val="00F10D23"/>
    <w:rsid w:val="00F10FBC"/>
    <w:rsid w:val="00F1106E"/>
    <w:rsid w:val="00F1290C"/>
    <w:rsid w:val="00F12CF6"/>
    <w:rsid w:val="00F131D8"/>
    <w:rsid w:val="00F14A5E"/>
    <w:rsid w:val="00F15551"/>
    <w:rsid w:val="00F16281"/>
    <w:rsid w:val="00F178A7"/>
    <w:rsid w:val="00F178CC"/>
    <w:rsid w:val="00F17923"/>
    <w:rsid w:val="00F17C0D"/>
    <w:rsid w:val="00F20072"/>
    <w:rsid w:val="00F21A90"/>
    <w:rsid w:val="00F22BB2"/>
    <w:rsid w:val="00F24076"/>
    <w:rsid w:val="00F2408A"/>
    <w:rsid w:val="00F24868"/>
    <w:rsid w:val="00F25228"/>
    <w:rsid w:val="00F261F9"/>
    <w:rsid w:val="00F26E17"/>
    <w:rsid w:val="00F30E4B"/>
    <w:rsid w:val="00F31C2A"/>
    <w:rsid w:val="00F31F74"/>
    <w:rsid w:val="00F334C3"/>
    <w:rsid w:val="00F33C02"/>
    <w:rsid w:val="00F33E1C"/>
    <w:rsid w:val="00F357E8"/>
    <w:rsid w:val="00F35AEE"/>
    <w:rsid w:val="00F36BD0"/>
    <w:rsid w:val="00F375D8"/>
    <w:rsid w:val="00F402C4"/>
    <w:rsid w:val="00F41948"/>
    <w:rsid w:val="00F41EFD"/>
    <w:rsid w:val="00F42885"/>
    <w:rsid w:val="00F42C9C"/>
    <w:rsid w:val="00F43948"/>
    <w:rsid w:val="00F44175"/>
    <w:rsid w:val="00F449F7"/>
    <w:rsid w:val="00F4558B"/>
    <w:rsid w:val="00F45B83"/>
    <w:rsid w:val="00F45DE1"/>
    <w:rsid w:val="00F4663A"/>
    <w:rsid w:val="00F46B3E"/>
    <w:rsid w:val="00F47483"/>
    <w:rsid w:val="00F4749C"/>
    <w:rsid w:val="00F47B4D"/>
    <w:rsid w:val="00F503D3"/>
    <w:rsid w:val="00F50E17"/>
    <w:rsid w:val="00F515D2"/>
    <w:rsid w:val="00F51631"/>
    <w:rsid w:val="00F529FB"/>
    <w:rsid w:val="00F5416E"/>
    <w:rsid w:val="00F54269"/>
    <w:rsid w:val="00F54A5D"/>
    <w:rsid w:val="00F55444"/>
    <w:rsid w:val="00F558AA"/>
    <w:rsid w:val="00F5591A"/>
    <w:rsid w:val="00F55DB6"/>
    <w:rsid w:val="00F5641F"/>
    <w:rsid w:val="00F56595"/>
    <w:rsid w:val="00F57B3A"/>
    <w:rsid w:val="00F57F2C"/>
    <w:rsid w:val="00F60474"/>
    <w:rsid w:val="00F60621"/>
    <w:rsid w:val="00F60B9D"/>
    <w:rsid w:val="00F6125F"/>
    <w:rsid w:val="00F616E8"/>
    <w:rsid w:val="00F62DB3"/>
    <w:rsid w:val="00F64720"/>
    <w:rsid w:val="00F64B7C"/>
    <w:rsid w:val="00F64FC0"/>
    <w:rsid w:val="00F6686A"/>
    <w:rsid w:val="00F673F6"/>
    <w:rsid w:val="00F7062B"/>
    <w:rsid w:val="00F70984"/>
    <w:rsid w:val="00F71D8E"/>
    <w:rsid w:val="00F71F89"/>
    <w:rsid w:val="00F73223"/>
    <w:rsid w:val="00F74575"/>
    <w:rsid w:val="00F747DD"/>
    <w:rsid w:val="00F74BEB"/>
    <w:rsid w:val="00F74EDB"/>
    <w:rsid w:val="00F7611C"/>
    <w:rsid w:val="00F7693B"/>
    <w:rsid w:val="00F76ECE"/>
    <w:rsid w:val="00F80EF4"/>
    <w:rsid w:val="00F8101A"/>
    <w:rsid w:val="00F82E9A"/>
    <w:rsid w:val="00F8453A"/>
    <w:rsid w:val="00F853AA"/>
    <w:rsid w:val="00F85B29"/>
    <w:rsid w:val="00F86994"/>
    <w:rsid w:val="00F86A30"/>
    <w:rsid w:val="00F86E1D"/>
    <w:rsid w:val="00F87275"/>
    <w:rsid w:val="00F87554"/>
    <w:rsid w:val="00F87B15"/>
    <w:rsid w:val="00F87FA1"/>
    <w:rsid w:val="00F90784"/>
    <w:rsid w:val="00F909D1"/>
    <w:rsid w:val="00F9203B"/>
    <w:rsid w:val="00F92D12"/>
    <w:rsid w:val="00F9445C"/>
    <w:rsid w:val="00F94DA9"/>
    <w:rsid w:val="00F9555D"/>
    <w:rsid w:val="00F95CAD"/>
    <w:rsid w:val="00F961B5"/>
    <w:rsid w:val="00F96239"/>
    <w:rsid w:val="00F976D7"/>
    <w:rsid w:val="00FA0332"/>
    <w:rsid w:val="00FA0800"/>
    <w:rsid w:val="00FA0A24"/>
    <w:rsid w:val="00FA2829"/>
    <w:rsid w:val="00FA32A6"/>
    <w:rsid w:val="00FA33CB"/>
    <w:rsid w:val="00FA42BA"/>
    <w:rsid w:val="00FA4528"/>
    <w:rsid w:val="00FA5228"/>
    <w:rsid w:val="00FA63E8"/>
    <w:rsid w:val="00FA7AF8"/>
    <w:rsid w:val="00FB0FBA"/>
    <w:rsid w:val="00FB127E"/>
    <w:rsid w:val="00FB227C"/>
    <w:rsid w:val="00FB387F"/>
    <w:rsid w:val="00FB4314"/>
    <w:rsid w:val="00FB49DC"/>
    <w:rsid w:val="00FB4BE3"/>
    <w:rsid w:val="00FB5854"/>
    <w:rsid w:val="00FB71D0"/>
    <w:rsid w:val="00FC0110"/>
    <w:rsid w:val="00FC1E69"/>
    <w:rsid w:val="00FC2686"/>
    <w:rsid w:val="00FC2B2F"/>
    <w:rsid w:val="00FC3466"/>
    <w:rsid w:val="00FC48A2"/>
    <w:rsid w:val="00FC4E22"/>
    <w:rsid w:val="00FC55CC"/>
    <w:rsid w:val="00FC7012"/>
    <w:rsid w:val="00FD06B1"/>
    <w:rsid w:val="00FD0E16"/>
    <w:rsid w:val="00FD0E88"/>
    <w:rsid w:val="00FD18B9"/>
    <w:rsid w:val="00FD19BB"/>
    <w:rsid w:val="00FD1C8C"/>
    <w:rsid w:val="00FD2688"/>
    <w:rsid w:val="00FD303B"/>
    <w:rsid w:val="00FD3940"/>
    <w:rsid w:val="00FD49C7"/>
    <w:rsid w:val="00FD5B27"/>
    <w:rsid w:val="00FD642D"/>
    <w:rsid w:val="00FD65CD"/>
    <w:rsid w:val="00FD6F0E"/>
    <w:rsid w:val="00FD6F59"/>
    <w:rsid w:val="00FE0230"/>
    <w:rsid w:val="00FE35D4"/>
    <w:rsid w:val="00FE402C"/>
    <w:rsid w:val="00FE5A3E"/>
    <w:rsid w:val="00FE5CF2"/>
    <w:rsid w:val="00FE6D68"/>
    <w:rsid w:val="00FE76DE"/>
    <w:rsid w:val="00FF0872"/>
    <w:rsid w:val="00FF129D"/>
    <w:rsid w:val="00FF2030"/>
    <w:rsid w:val="00FF26D0"/>
    <w:rsid w:val="00FF2790"/>
    <w:rsid w:val="00FF3BD3"/>
    <w:rsid w:val="00FF3BDE"/>
    <w:rsid w:val="00FF413E"/>
    <w:rsid w:val="00FF45C2"/>
    <w:rsid w:val="00FF4F99"/>
    <w:rsid w:val="00FF5506"/>
    <w:rsid w:val="00FF5E84"/>
    <w:rsid w:val="00FF6BAA"/>
    <w:rsid w:val="00FF711B"/>
    <w:rsid w:val="00FF74C6"/>
    <w:rsid w:val="00FF7766"/>
    <w:rsid w:val="00FF7D5C"/>
    <w:rsid w:val="00FF7F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9"/>
    <o:shapelayout v:ext="edit">
      <o:idmap v:ext="edit" data="1"/>
    </o:shapelayout>
  </w:shapeDefaults>
  <w:decimalSymbol w:val=","/>
  <w:listSeparator w:val=";"/>
  <w15:docId w15:val="{38AC12F9-0412-427D-A6AF-1E5B205AE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B0A"/>
    <w:rPr>
      <w:sz w:val="24"/>
      <w:szCs w:val="24"/>
    </w:rPr>
  </w:style>
  <w:style w:type="paragraph" w:styleId="Ttulo1">
    <w:name w:val="heading 1"/>
    <w:basedOn w:val="Normal"/>
    <w:next w:val="Normal"/>
    <w:qFormat/>
    <w:rsid w:val="004562CA"/>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0"/>
    </w:pPr>
    <w:rPr>
      <w:rFonts w:eastAsia="Arial Unicode MS"/>
      <w:b/>
      <w:bCs/>
      <w:caps/>
      <w:sz w:val="22"/>
      <w:szCs w:val="22"/>
    </w:rPr>
  </w:style>
  <w:style w:type="paragraph" w:styleId="Ttulo2">
    <w:name w:val="heading 2"/>
    <w:basedOn w:val="Normal"/>
    <w:next w:val="Normal"/>
    <w:qFormat/>
    <w:rsid w:val="004562CA"/>
    <w:pPr>
      <w:keepNext/>
      <w:shd w:val="clear" w:color="auto" w:fill="FFFFFF"/>
      <w:tabs>
        <w:tab w:val="left" w:pos="24"/>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ind w:left="709" w:hanging="709"/>
      <w:jc w:val="center"/>
      <w:outlineLvl w:val="1"/>
    </w:pPr>
    <w:rPr>
      <w:rFonts w:eastAsia="Arial Unicode MS"/>
      <w:b/>
      <w:bCs/>
      <w:sz w:val="22"/>
      <w:szCs w:val="22"/>
    </w:rPr>
  </w:style>
  <w:style w:type="paragraph" w:styleId="Ttulo3">
    <w:name w:val="heading 3"/>
    <w:basedOn w:val="Normal"/>
    <w:next w:val="Normal"/>
    <w:qFormat/>
    <w:rsid w:val="004562CA"/>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rsid w:val="004562CA"/>
    <w:pPr>
      <w:keepNext/>
      <w:autoSpaceDE w:val="0"/>
      <w:autoSpaceDN w:val="0"/>
      <w:adjustRightInd w:val="0"/>
      <w:ind w:left="-400" w:firstLine="400"/>
      <w:jc w:val="center"/>
      <w:outlineLvl w:val="3"/>
    </w:pPr>
    <w:rPr>
      <w:rFonts w:ascii="Arial" w:eastAsia="Arial Unicode MS" w:hAnsi="Arial" w:cs="Arial"/>
      <w:b/>
      <w:bCs/>
      <w:sz w:val="22"/>
      <w:szCs w:val="22"/>
    </w:rPr>
  </w:style>
  <w:style w:type="paragraph" w:styleId="Ttulo6">
    <w:name w:val="heading 6"/>
    <w:basedOn w:val="Normal"/>
    <w:next w:val="Normal"/>
    <w:qFormat/>
    <w:rsid w:val="00DA616B"/>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outlineLvl w:val="5"/>
    </w:pPr>
    <w:rPr>
      <w:rFonts w:eastAsia="Arial Unicode MS"/>
      <w:color w:val="000000"/>
      <w:w w: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Tulo1"/>
    <w:basedOn w:val="Normal"/>
    <w:link w:val="CabealhoChar"/>
    <w:uiPriority w:val="99"/>
    <w:rsid w:val="004562CA"/>
    <w:pPr>
      <w:tabs>
        <w:tab w:val="center" w:pos="4419"/>
        <w:tab w:val="right" w:pos="8838"/>
      </w:tabs>
    </w:pPr>
  </w:style>
  <w:style w:type="paragraph" w:styleId="Rodap">
    <w:name w:val="footer"/>
    <w:basedOn w:val="Normal"/>
    <w:link w:val="RodapChar"/>
    <w:uiPriority w:val="99"/>
    <w:rsid w:val="004562CA"/>
    <w:pPr>
      <w:tabs>
        <w:tab w:val="center" w:pos="4419"/>
        <w:tab w:val="right" w:pos="8838"/>
      </w:tabs>
    </w:pPr>
  </w:style>
  <w:style w:type="character" w:customStyle="1" w:styleId="DeltaViewDeletion">
    <w:name w:val="DeltaView Deletion"/>
    <w:rsid w:val="004562CA"/>
    <w:rPr>
      <w:strike/>
      <w:color w:val="FF0000"/>
      <w:spacing w:val="0"/>
    </w:rPr>
  </w:style>
  <w:style w:type="paragraph" w:styleId="Recuodecorpodetexto">
    <w:name w:val="Body Text Indent"/>
    <w:basedOn w:val="Normal"/>
    <w:rsid w:val="004562CA"/>
    <w:pPr>
      <w:shd w:val="clear" w:color="auto" w:fill="FFFFFF"/>
      <w:tabs>
        <w:tab w:val="left" w:pos="36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900" w:hanging="900"/>
      <w:jc w:val="both"/>
    </w:pPr>
    <w:rPr>
      <w:rFonts w:ascii="Arial Narrow" w:eastAsia="Arial Unicode MS" w:hAnsi="Arial Narrow"/>
      <w:color w:val="000000"/>
      <w:sz w:val="22"/>
    </w:rPr>
  </w:style>
  <w:style w:type="paragraph" w:styleId="Corpodetexto2">
    <w:name w:val="Body Text 2"/>
    <w:basedOn w:val="Normal"/>
    <w:rsid w:val="004562CA"/>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pPr>
    <w:rPr>
      <w:rFonts w:eastAsia="Arial Unicode MS"/>
      <w:b/>
      <w:bCs/>
      <w:color w:val="000000"/>
    </w:rPr>
  </w:style>
  <w:style w:type="paragraph" w:customStyle="1" w:styleId="p0">
    <w:name w:val="p0"/>
    <w:basedOn w:val="Normal"/>
    <w:rsid w:val="004562CA"/>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paragraph" w:styleId="Corpodetexto3">
    <w:name w:val="Body Text 3"/>
    <w:basedOn w:val="Normal"/>
    <w:rsid w:val="004562CA"/>
    <w:pPr>
      <w:autoSpaceDE w:val="0"/>
      <w:autoSpaceDN w:val="0"/>
      <w:adjustRightInd w:val="0"/>
      <w:jc w:val="both"/>
    </w:pPr>
    <w:rPr>
      <w:rFonts w:ascii="Arial" w:hAnsi="Arial" w:cs="Arial"/>
    </w:rPr>
  </w:style>
  <w:style w:type="paragraph" w:customStyle="1" w:styleId="DeltaViewTableHeading">
    <w:name w:val="DeltaView Table Heading"/>
    <w:basedOn w:val="Normal"/>
    <w:rsid w:val="004562CA"/>
    <w:pPr>
      <w:autoSpaceDE w:val="0"/>
      <w:autoSpaceDN w:val="0"/>
      <w:adjustRightInd w:val="0"/>
      <w:spacing w:after="120"/>
    </w:pPr>
    <w:rPr>
      <w:rFonts w:ascii="Arial" w:hAnsi="Arial" w:cs="Arial"/>
      <w:b/>
      <w:bCs/>
      <w:lang w:val="en-US"/>
    </w:rPr>
  </w:style>
  <w:style w:type="paragraph" w:customStyle="1" w:styleId="DeltaViewTableBody">
    <w:name w:val="DeltaView Table Body"/>
    <w:basedOn w:val="Normal"/>
    <w:rsid w:val="004562CA"/>
    <w:pPr>
      <w:autoSpaceDE w:val="0"/>
      <w:autoSpaceDN w:val="0"/>
      <w:adjustRightInd w:val="0"/>
    </w:pPr>
    <w:rPr>
      <w:rFonts w:ascii="Arial" w:hAnsi="Arial" w:cs="Arial"/>
      <w:lang w:val="en-US"/>
    </w:rPr>
  </w:style>
  <w:style w:type="paragraph" w:customStyle="1" w:styleId="BodyText21">
    <w:name w:val="Body Text 21"/>
    <w:basedOn w:val="Normal"/>
    <w:rsid w:val="004562CA"/>
    <w:pPr>
      <w:widowControl w:val="0"/>
      <w:autoSpaceDE w:val="0"/>
      <w:autoSpaceDN w:val="0"/>
      <w:adjustRightInd w:val="0"/>
      <w:jc w:val="both"/>
    </w:pPr>
    <w:rPr>
      <w:rFonts w:ascii="Arial" w:hAnsi="Arial" w:cs="Arial"/>
    </w:rPr>
  </w:style>
  <w:style w:type="paragraph" w:customStyle="1" w:styleId="para">
    <w:name w:val="para"/>
    <w:rsid w:val="004562CA"/>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sub">
    <w:name w:val="sub"/>
    <w:rsid w:val="004562CA"/>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rsid w:val="004562CA"/>
    <w:rPr>
      <w:color w:val="0000FF"/>
      <w:spacing w:val="0"/>
      <w:u w:val="double"/>
    </w:rPr>
  </w:style>
  <w:style w:type="character" w:styleId="Hyperlink">
    <w:name w:val="Hyperlink"/>
    <w:uiPriority w:val="99"/>
    <w:rsid w:val="004562CA"/>
    <w:rPr>
      <w:color w:val="0000FF"/>
      <w:spacing w:val="0"/>
      <w:u w:val="single"/>
    </w:rPr>
  </w:style>
  <w:style w:type="paragraph" w:styleId="Corpodetexto">
    <w:name w:val="Body Text"/>
    <w:aliases w:val="bt,BT"/>
    <w:basedOn w:val="Normal"/>
    <w:link w:val="CorpodetextoChar"/>
    <w:rsid w:val="004562CA"/>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after="120" w:line="360" w:lineRule="auto"/>
      <w:jc w:val="both"/>
    </w:pPr>
    <w:rPr>
      <w:rFonts w:ascii="Arial Narrow" w:eastAsia="Arial Unicode MS" w:hAnsi="Arial Narrow"/>
      <w:color w:val="000000"/>
      <w:w w:val="0"/>
      <w:sz w:val="22"/>
    </w:rPr>
  </w:style>
  <w:style w:type="paragraph" w:styleId="Recuodecorpodetexto2">
    <w:name w:val="Body Text Indent 2"/>
    <w:basedOn w:val="Normal"/>
    <w:rsid w:val="004562CA"/>
    <w:pPr>
      <w:shd w:val="clear" w:color="auto" w:fill="FFFFFF"/>
      <w:tabs>
        <w:tab w:val="left" w:pos="54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540" w:hanging="540"/>
      <w:jc w:val="both"/>
    </w:pPr>
    <w:rPr>
      <w:rFonts w:ascii="Arial Narrow" w:eastAsia="Arial Unicode MS" w:hAnsi="Arial Narrow"/>
      <w:sz w:val="22"/>
    </w:rPr>
  </w:style>
  <w:style w:type="paragraph" w:styleId="Recuodecorpodetexto3">
    <w:name w:val="Body Text Indent 3"/>
    <w:basedOn w:val="Normal"/>
    <w:rsid w:val="004562CA"/>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DeltaViewMoveDestination">
    <w:name w:val="DeltaView Move Destination"/>
    <w:rsid w:val="004562CA"/>
    <w:rPr>
      <w:color w:val="00C000"/>
      <w:spacing w:val="0"/>
      <w:u w:val="double"/>
    </w:rPr>
  </w:style>
  <w:style w:type="paragraph" w:styleId="NormalWeb">
    <w:name w:val="Normal (Web)"/>
    <w:basedOn w:val="Normal"/>
    <w:uiPriority w:val="99"/>
    <w:rsid w:val="004562CA"/>
    <w:pPr>
      <w:spacing w:before="100" w:beforeAutospacing="1" w:after="100" w:afterAutospacing="1"/>
    </w:pPr>
    <w:rPr>
      <w:rFonts w:ascii="Verdana" w:eastAsia="Arial Unicode MS" w:hAnsi="Verdana"/>
    </w:rPr>
  </w:style>
  <w:style w:type="character" w:styleId="Nmerodepgina">
    <w:name w:val="page number"/>
    <w:basedOn w:val="Fontepargpadro"/>
    <w:rsid w:val="004562CA"/>
  </w:style>
  <w:style w:type="character" w:customStyle="1" w:styleId="CabealhoChar">
    <w:name w:val="Cabeçalho Char"/>
    <w:aliases w:val="Tulo1 Char"/>
    <w:link w:val="Cabealho"/>
    <w:uiPriority w:val="99"/>
    <w:rsid w:val="009A5EC7"/>
    <w:rPr>
      <w:sz w:val="24"/>
      <w:szCs w:val="24"/>
    </w:rPr>
  </w:style>
  <w:style w:type="paragraph" w:customStyle="1" w:styleId="ListaColorida-nfase11">
    <w:name w:val="Lista Colorida - Ênfase 11"/>
    <w:basedOn w:val="Normal"/>
    <w:uiPriority w:val="34"/>
    <w:qFormat/>
    <w:rsid w:val="00EA2EEF"/>
    <w:pPr>
      <w:ind w:left="720"/>
    </w:pPr>
  </w:style>
  <w:style w:type="character" w:customStyle="1" w:styleId="RodapChar">
    <w:name w:val="Rodapé Char"/>
    <w:link w:val="Rodap"/>
    <w:uiPriority w:val="99"/>
    <w:rsid w:val="007377F0"/>
    <w:rPr>
      <w:sz w:val="24"/>
      <w:szCs w:val="24"/>
    </w:rPr>
  </w:style>
  <w:style w:type="paragraph" w:customStyle="1" w:styleId="CharChar1CharCharCharCharCharCharCharCharCharCharCharCharCharCharCharCharCharCharCharCharChar">
    <w:name w:val="Char Char1 Char Char Char Char Char Char Char Char Char Char Char Char Char Char Char Char Char Char Char Char Char"/>
    <w:basedOn w:val="Normal"/>
    <w:rsid w:val="00DF2DA5"/>
    <w:pPr>
      <w:widowControl w:val="0"/>
      <w:adjustRightInd w:val="0"/>
      <w:spacing w:after="160" w:line="240" w:lineRule="exact"/>
      <w:jc w:val="both"/>
      <w:textAlignment w:val="baseline"/>
    </w:pPr>
    <w:rPr>
      <w:rFonts w:ascii="Verdana" w:hAnsi="Verdana"/>
      <w:sz w:val="20"/>
      <w:szCs w:val="20"/>
      <w:lang w:val="en-US" w:eastAsia="en-US"/>
    </w:rPr>
  </w:style>
  <w:style w:type="paragraph" w:styleId="Textodebalo">
    <w:name w:val="Balloon Text"/>
    <w:basedOn w:val="Normal"/>
    <w:link w:val="TextodebaloChar"/>
    <w:uiPriority w:val="99"/>
    <w:semiHidden/>
    <w:unhideWhenUsed/>
    <w:rsid w:val="006F515A"/>
    <w:rPr>
      <w:rFonts w:ascii="Tahoma" w:hAnsi="Tahoma"/>
      <w:sz w:val="16"/>
      <w:szCs w:val="16"/>
    </w:rPr>
  </w:style>
  <w:style w:type="character" w:customStyle="1" w:styleId="TextodebaloChar">
    <w:name w:val="Texto de balão Char"/>
    <w:link w:val="Textodebalo"/>
    <w:uiPriority w:val="99"/>
    <w:semiHidden/>
    <w:rsid w:val="006F515A"/>
    <w:rPr>
      <w:rFonts w:ascii="Tahoma" w:hAnsi="Tahoma" w:cs="Tahoma"/>
      <w:sz w:val="16"/>
      <w:szCs w:val="16"/>
    </w:rPr>
  </w:style>
  <w:style w:type="paragraph" w:customStyle="1" w:styleId="c3">
    <w:name w:val="c3"/>
    <w:basedOn w:val="Normal"/>
    <w:rsid w:val="00CC7AB0"/>
    <w:pPr>
      <w:spacing w:before="100" w:beforeAutospacing="1" w:after="100" w:afterAutospacing="1"/>
    </w:pPr>
    <w:rPr>
      <w:rFonts w:ascii="Arial" w:eastAsia="Arial Unicode MS" w:hAnsi="Arial" w:cs="Arial"/>
    </w:rPr>
  </w:style>
  <w:style w:type="paragraph" w:styleId="Textodenotaderodap">
    <w:name w:val="footnote text"/>
    <w:basedOn w:val="Normal"/>
    <w:link w:val="TextodenotaderodapChar"/>
    <w:uiPriority w:val="99"/>
    <w:semiHidden/>
    <w:unhideWhenUsed/>
    <w:rsid w:val="004B7F92"/>
    <w:rPr>
      <w:sz w:val="20"/>
      <w:szCs w:val="20"/>
    </w:rPr>
  </w:style>
  <w:style w:type="character" w:customStyle="1" w:styleId="TextodenotaderodapChar">
    <w:name w:val="Texto de nota de rodapé Char"/>
    <w:basedOn w:val="Fontepargpadro"/>
    <w:link w:val="Textodenotaderodap"/>
    <w:uiPriority w:val="99"/>
    <w:semiHidden/>
    <w:rsid w:val="004B7F92"/>
  </w:style>
  <w:style w:type="character" w:styleId="Refdenotaderodap">
    <w:name w:val="footnote reference"/>
    <w:uiPriority w:val="99"/>
    <w:semiHidden/>
    <w:unhideWhenUsed/>
    <w:rsid w:val="004B7F92"/>
    <w:rPr>
      <w:vertAlign w:val="superscript"/>
    </w:rPr>
  </w:style>
  <w:style w:type="paragraph" w:styleId="Lista2">
    <w:name w:val="List 2"/>
    <w:basedOn w:val="Normal"/>
    <w:rsid w:val="004A7D79"/>
    <w:pPr>
      <w:autoSpaceDE w:val="0"/>
      <w:autoSpaceDN w:val="0"/>
      <w:adjustRightInd w:val="0"/>
      <w:ind w:left="566" w:hanging="283"/>
      <w:jc w:val="both"/>
    </w:pPr>
  </w:style>
  <w:style w:type="table" w:styleId="Tabelacomgrade">
    <w:name w:val="Table Grid"/>
    <w:basedOn w:val="Tabelanormal"/>
    <w:uiPriority w:val="59"/>
    <w:rsid w:val="00BE7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aliases w:val="bt Char,BT Char"/>
    <w:link w:val="Corpodetexto"/>
    <w:rsid w:val="00814951"/>
    <w:rPr>
      <w:rFonts w:ascii="Arial Narrow" w:eastAsia="Arial Unicode MS" w:hAnsi="Arial Narrow"/>
      <w:color w:val="000000"/>
      <w:w w:val="0"/>
      <w:sz w:val="22"/>
      <w:szCs w:val="24"/>
      <w:shd w:val="clear" w:color="auto" w:fill="FFFFFF"/>
    </w:rPr>
  </w:style>
  <w:style w:type="paragraph" w:customStyle="1" w:styleId="SombreamentoEscuro-nfase11">
    <w:name w:val="Sombreamento Escuro - Ênfase 11"/>
    <w:hidden/>
    <w:uiPriority w:val="99"/>
    <w:semiHidden/>
    <w:rsid w:val="00636A65"/>
    <w:rPr>
      <w:sz w:val="24"/>
      <w:szCs w:val="24"/>
    </w:rPr>
  </w:style>
  <w:style w:type="paragraph" w:customStyle="1" w:styleId="CharChar1CharCharCharCharCharCharCharCharCharCharCharCharCharCharCharCharCharCharCharCharChar2">
    <w:name w:val="Char Char1 Char Char Char Char Char Char Char Char Char Char Char Char Char Char Char Char Char Char Char Char Char2"/>
    <w:basedOn w:val="Normal"/>
    <w:rsid w:val="00F961B5"/>
    <w:pPr>
      <w:widowControl w:val="0"/>
      <w:adjustRightInd w:val="0"/>
      <w:spacing w:after="160" w:line="240" w:lineRule="exact"/>
      <w:jc w:val="both"/>
      <w:textAlignment w:val="baseline"/>
    </w:pPr>
    <w:rPr>
      <w:rFonts w:ascii="Verdana" w:hAnsi="Verdana"/>
      <w:sz w:val="20"/>
      <w:szCs w:val="20"/>
      <w:lang w:val="en-US" w:eastAsia="en-US"/>
    </w:rPr>
  </w:style>
  <w:style w:type="paragraph" w:customStyle="1" w:styleId="CharChar1CharCharCharCharCharCharCharCharCharCharCharCharCharCharCharCharCharCharCharCharChar1">
    <w:name w:val="Char Char1 Char Char Char Char Char Char Char Char Char Char Char Char Char Char Char Char Char Char Char Char Char1"/>
    <w:basedOn w:val="Normal"/>
    <w:rsid w:val="00DA616B"/>
    <w:pPr>
      <w:widowControl w:val="0"/>
      <w:adjustRightInd w:val="0"/>
      <w:spacing w:after="160" w:line="240" w:lineRule="exact"/>
      <w:jc w:val="both"/>
      <w:textAlignment w:val="baseline"/>
    </w:pPr>
    <w:rPr>
      <w:rFonts w:ascii="Verdana" w:hAnsi="Verdana"/>
      <w:sz w:val="20"/>
      <w:szCs w:val="20"/>
      <w:lang w:val="en-US" w:eastAsia="en-US"/>
    </w:rPr>
  </w:style>
  <w:style w:type="character" w:styleId="Refdecomentrio">
    <w:name w:val="annotation reference"/>
    <w:uiPriority w:val="99"/>
    <w:semiHidden/>
    <w:unhideWhenUsed/>
    <w:rsid w:val="00CF3203"/>
    <w:rPr>
      <w:sz w:val="16"/>
      <w:szCs w:val="16"/>
    </w:rPr>
  </w:style>
  <w:style w:type="paragraph" w:styleId="Sumrio1">
    <w:name w:val="toc 1"/>
    <w:basedOn w:val="Normal"/>
    <w:next w:val="Normal"/>
    <w:autoRedefine/>
    <w:uiPriority w:val="39"/>
    <w:unhideWhenUsed/>
    <w:rsid w:val="00832298"/>
    <w:pPr>
      <w:tabs>
        <w:tab w:val="left" w:pos="709"/>
        <w:tab w:val="right" w:leader="dot" w:pos="9061"/>
      </w:tabs>
      <w:spacing w:before="120" w:after="120"/>
      <w:jc w:val="both"/>
    </w:pPr>
    <w:rPr>
      <w:rFonts w:ascii="Trebuchet MS" w:hAnsi="Trebuchet MS"/>
      <w:sz w:val="22"/>
    </w:rPr>
  </w:style>
  <w:style w:type="paragraph" w:styleId="Textodecomentrio">
    <w:name w:val="annotation text"/>
    <w:basedOn w:val="Normal"/>
    <w:link w:val="TextodecomentrioChar"/>
    <w:uiPriority w:val="99"/>
    <w:semiHidden/>
    <w:unhideWhenUsed/>
    <w:rsid w:val="00CF3203"/>
    <w:rPr>
      <w:sz w:val="20"/>
      <w:szCs w:val="20"/>
    </w:rPr>
  </w:style>
  <w:style w:type="character" w:customStyle="1" w:styleId="TextodecomentrioChar">
    <w:name w:val="Texto de comentário Char"/>
    <w:basedOn w:val="Fontepargpadro"/>
    <w:link w:val="Textodecomentrio"/>
    <w:uiPriority w:val="99"/>
    <w:semiHidden/>
    <w:rsid w:val="00CF3203"/>
  </w:style>
  <w:style w:type="paragraph" w:styleId="Assuntodocomentrio">
    <w:name w:val="annotation subject"/>
    <w:basedOn w:val="Textodecomentrio"/>
    <w:next w:val="Textodecomentrio"/>
    <w:link w:val="AssuntodocomentrioChar"/>
    <w:uiPriority w:val="99"/>
    <w:semiHidden/>
    <w:unhideWhenUsed/>
    <w:rsid w:val="00CF3203"/>
    <w:rPr>
      <w:b/>
      <w:bCs/>
    </w:rPr>
  </w:style>
  <w:style w:type="character" w:customStyle="1" w:styleId="AssuntodocomentrioChar">
    <w:name w:val="Assunto do comentário Char"/>
    <w:link w:val="Assuntodocomentrio"/>
    <w:uiPriority w:val="99"/>
    <w:semiHidden/>
    <w:rsid w:val="00CF3203"/>
    <w:rPr>
      <w:b/>
      <w:bCs/>
    </w:rPr>
  </w:style>
  <w:style w:type="paragraph" w:styleId="Reviso">
    <w:name w:val="Revision"/>
    <w:hidden/>
    <w:uiPriority w:val="99"/>
    <w:semiHidden/>
    <w:rsid w:val="000050BC"/>
    <w:rPr>
      <w:sz w:val="24"/>
      <w:szCs w:val="24"/>
    </w:rPr>
  </w:style>
  <w:style w:type="paragraph" w:styleId="PargrafodaLista">
    <w:name w:val="List Paragraph"/>
    <w:basedOn w:val="Normal"/>
    <w:uiPriority w:val="34"/>
    <w:qFormat/>
    <w:rsid w:val="00782585"/>
    <w:pPr>
      <w:ind w:left="708"/>
    </w:pPr>
  </w:style>
  <w:style w:type="paragraph" w:styleId="Commarcadores">
    <w:name w:val="List Bullet"/>
    <w:basedOn w:val="Normal"/>
    <w:uiPriority w:val="99"/>
    <w:unhideWhenUsed/>
    <w:rsid w:val="00764DCA"/>
    <w:pPr>
      <w:numPr>
        <w:numId w:val="18"/>
      </w:numPr>
      <w:contextualSpacing/>
    </w:pPr>
  </w:style>
  <w:style w:type="character" w:styleId="HiperlinkVisitado">
    <w:name w:val="FollowedHyperlink"/>
    <w:uiPriority w:val="99"/>
    <w:semiHidden/>
    <w:unhideWhenUsed/>
    <w:rsid w:val="00B20A44"/>
    <w:rPr>
      <w:color w:val="954F72"/>
      <w:u w:val="single"/>
    </w:rPr>
  </w:style>
  <w:style w:type="paragraph" w:customStyle="1" w:styleId="NormalJustified">
    <w:name w:val="Normal (Justified)"/>
    <w:basedOn w:val="Normal"/>
    <w:rsid w:val="002206FA"/>
    <w:pPr>
      <w:autoSpaceDE w:val="0"/>
      <w:autoSpaceDN w:val="0"/>
      <w:adjustRightInd w:val="0"/>
      <w:jc w:val="both"/>
    </w:pPr>
    <w:rPr>
      <w:kern w:val="28"/>
      <w:sz w:val="20"/>
      <w:szCs w:val="20"/>
    </w:rPr>
  </w:style>
  <w:style w:type="paragraph" w:customStyle="1" w:styleId="Estilo1">
    <w:name w:val="Estilo 1"/>
    <w:basedOn w:val="Normal"/>
    <w:qFormat/>
    <w:rsid w:val="00C1004D"/>
    <w:pPr>
      <w:widowControl w:val="0"/>
      <w:numPr>
        <w:numId w:val="27"/>
      </w:numPr>
      <w:spacing w:line="280" w:lineRule="atLeast"/>
      <w:jc w:val="both"/>
    </w:pPr>
    <w:rPr>
      <w:rFonts w:ascii="Garamond" w:hAnsi="Garamond"/>
      <w:b/>
      <w:smallCaps/>
      <w:color w:val="000000"/>
      <w:spacing w:val="-2"/>
      <w:u w:val="single"/>
    </w:rPr>
  </w:style>
  <w:style w:type="paragraph" w:customStyle="1" w:styleId="Default">
    <w:name w:val="Default"/>
    <w:uiPriority w:val="99"/>
    <w:rsid w:val="00E80C95"/>
    <w:pPr>
      <w:autoSpaceDE w:val="0"/>
      <w:autoSpaceDN w:val="0"/>
      <w:adjustRightInd w:val="0"/>
    </w:pPr>
    <w:rPr>
      <w:rFonts w:ascii="Arial" w:hAnsi="Arial" w:cs="Arial"/>
      <w:color w:val="000000"/>
      <w:sz w:val="24"/>
      <w:szCs w:val="24"/>
    </w:rPr>
  </w:style>
  <w:style w:type="paragraph" w:customStyle="1" w:styleId="ListaColorida-nfase111">
    <w:name w:val="Lista Colorida - Ênfase 111"/>
    <w:basedOn w:val="Normal"/>
    <w:uiPriority w:val="34"/>
    <w:qFormat/>
    <w:rsid w:val="00711312"/>
    <w:pPr>
      <w:widowControl w:val="0"/>
      <w:autoSpaceDE w:val="0"/>
      <w:autoSpaceDN w:val="0"/>
      <w:adjustRightInd w:val="0"/>
      <w:ind w:left="708"/>
    </w:pPr>
  </w:style>
  <w:style w:type="paragraph" w:customStyle="1" w:styleId="MF2">
    <w:name w:val="MF2"/>
    <w:basedOn w:val="Normal"/>
    <w:autoRedefine/>
    <w:uiPriority w:val="99"/>
    <w:rsid w:val="00AD1AD7"/>
    <w:pPr>
      <w:widowControl w:val="0"/>
      <w:autoSpaceDE w:val="0"/>
      <w:autoSpaceDN w:val="0"/>
      <w:adjustRightInd w:val="0"/>
      <w:spacing w:line="320" w:lineRule="exact"/>
      <w:jc w:val="both"/>
    </w:pPr>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54581">
      <w:bodyDiv w:val="1"/>
      <w:marLeft w:val="0"/>
      <w:marRight w:val="0"/>
      <w:marTop w:val="0"/>
      <w:marBottom w:val="0"/>
      <w:divBdr>
        <w:top w:val="none" w:sz="0" w:space="0" w:color="auto"/>
        <w:left w:val="none" w:sz="0" w:space="0" w:color="auto"/>
        <w:bottom w:val="none" w:sz="0" w:space="0" w:color="auto"/>
        <w:right w:val="none" w:sz="0" w:space="0" w:color="auto"/>
      </w:divBdr>
    </w:div>
    <w:div w:id="73627097">
      <w:bodyDiv w:val="1"/>
      <w:marLeft w:val="0"/>
      <w:marRight w:val="0"/>
      <w:marTop w:val="0"/>
      <w:marBottom w:val="0"/>
      <w:divBdr>
        <w:top w:val="none" w:sz="0" w:space="0" w:color="auto"/>
        <w:left w:val="none" w:sz="0" w:space="0" w:color="auto"/>
        <w:bottom w:val="none" w:sz="0" w:space="0" w:color="auto"/>
        <w:right w:val="none" w:sz="0" w:space="0" w:color="auto"/>
      </w:divBdr>
    </w:div>
    <w:div w:id="242616705">
      <w:bodyDiv w:val="1"/>
      <w:marLeft w:val="0"/>
      <w:marRight w:val="0"/>
      <w:marTop w:val="0"/>
      <w:marBottom w:val="0"/>
      <w:divBdr>
        <w:top w:val="none" w:sz="0" w:space="0" w:color="auto"/>
        <w:left w:val="none" w:sz="0" w:space="0" w:color="auto"/>
        <w:bottom w:val="none" w:sz="0" w:space="0" w:color="auto"/>
        <w:right w:val="none" w:sz="0" w:space="0" w:color="auto"/>
      </w:divBdr>
      <w:divsChild>
        <w:div w:id="1954750233">
          <w:marLeft w:val="0"/>
          <w:marRight w:val="0"/>
          <w:marTop w:val="0"/>
          <w:marBottom w:val="0"/>
          <w:divBdr>
            <w:top w:val="none" w:sz="0" w:space="0" w:color="auto"/>
            <w:left w:val="none" w:sz="0" w:space="0" w:color="auto"/>
            <w:bottom w:val="none" w:sz="0" w:space="0" w:color="auto"/>
            <w:right w:val="none" w:sz="0" w:space="0" w:color="auto"/>
          </w:divBdr>
          <w:divsChild>
            <w:div w:id="797528466">
              <w:marLeft w:val="0"/>
              <w:marRight w:val="0"/>
              <w:marTop w:val="0"/>
              <w:marBottom w:val="0"/>
              <w:divBdr>
                <w:top w:val="none" w:sz="0" w:space="0" w:color="auto"/>
                <w:left w:val="none" w:sz="0" w:space="0" w:color="auto"/>
                <w:bottom w:val="none" w:sz="0" w:space="0" w:color="auto"/>
                <w:right w:val="none" w:sz="0" w:space="0" w:color="auto"/>
              </w:divBdr>
              <w:divsChild>
                <w:div w:id="505021341">
                  <w:marLeft w:val="0"/>
                  <w:marRight w:val="0"/>
                  <w:marTop w:val="0"/>
                  <w:marBottom w:val="0"/>
                  <w:divBdr>
                    <w:top w:val="none" w:sz="0" w:space="0" w:color="auto"/>
                    <w:left w:val="none" w:sz="0" w:space="0" w:color="auto"/>
                    <w:bottom w:val="none" w:sz="0" w:space="0" w:color="auto"/>
                    <w:right w:val="none" w:sz="0" w:space="0" w:color="auto"/>
                  </w:divBdr>
                  <w:divsChild>
                    <w:div w:id="1167088130">
                      <w:marLeft w:val="0"/>
                      <w:marRight w:val="0"/>
                      <w:marTop w:val="0"/>
                      <w:marBottom w:val="0"/>
                      <w:divBdr>
                        <w:top w:val="none" w:sz="0" w:space="0" w:color="auto"/>
                        <w:left w:val="none" w:sz="0" w:space="0" w:color="auto"/>
                        <w:bottom w:val="none" w:sz="0" w:space="0" w:color="auto"/>
                        <w:right w:val="none" w:sz="0" w:space="0" w:color="auto"/>
                      </w:divBdr>
                      <w:divsChild>
                        <w:div w:id="1030956587">
                          <w:marLeft w:val="0"/>
                          <w:marRight w:val="0"/>
                          <w:marTop w:val="0"/>
                          <w:marBottom w:val="0"/>
                          <w:divBdr>
                            <w:top w:val="none" w:sz="0" w:space="0" w:color="auto"/>
                            <w:left w:val="none" w:sz="0" w:space="0" w:color="auto"/>
                            <w:bottom w:val="none" w:sz="0" w:space="0" w:color="auto"/>
                            <w:right w:val="none" w:sz="0" w:space="0" w:color="auto"/>
                          </w:divBdr>
                          <w:divsChild>
                            <w:div w:id="1162165641">
                              <w:marLeft w:val="0"/>
                              <w:marRight w:val="0"/>
                              <w:marTop w:val="0"/>
                              <w:marBottom w:val="0"/>
                              <w:divBdr>
                                <w:top w:val="none" w:sz="0" w:space="0" w:color="auto"/>
                                <w:left w:val="none" w:sz="0" w:space="0" w:color="auto"/>
                                <w:bottom w:val="none" w:sz="0" w:space="0" w:color="auto"/>
                                <w:right w:val="none" w:sz="0" w:space="0" w:color="auto"/>
                              </w:divBdr>
                              <w:divsChild>
                                <w:div w:id="430585234">
                                  <w:marLeft w:val="0"/>
                                  <w:marRight w:val="0"/>
                                  <w:marTop w:val="0"/>
                                  <w:marBottom w:val="0"/>
                                  <w:divBdr>
                                    <w:top w:val="single" w:sz="6" w:space="9" w:color="FFFFFF"/>
                                    <w:left w:val="single" w:sz="6" w:space="9" w:color="FFFFFF"/>
                                    <w:bottom w:val="single" w:sz="6" w:space="9" w:color="FFFFFF"/>
                                    <w:right w:val="single" w:sz="6" w:space="9" w:color="FFFFFF"/>
                                  </w:divBdr>
                                </w:div>
                              </w:divsChild>
                            </w:div>
                          </w:divsChild>
                        </w:div>
                      </w:divsChild>
                    </w:div>
                  </w:divsChild>
                </w:div>
              </w:divsChild>
            </w:div>
          </w:divsChild>
        </w:div>
      </w:divsChild>
    </w:div>
    <w:div w:id="294601351">
      <w:bodyDiv w:val="1"/>
      <w:marLeft w:val="0"/>
      <w:marRight w:val="0"/>
      <w:marTop w:val="0"/>
      <w:marBottom w:val="0"/>
      <w:divBdr>
        <w:top w:val="none" w:sz="0" w:space="0" w:color="auto"/>
        <w:left w:val="none" w:sz="0" w:space="0" w:color="auto"/>
        <w:bottom w:val="none" w:sz="0" w:space="0" w:color="auto"/>
        <w:right w:val="none" w:sz="0" w:space="0" w:color="auto"/>
      </w:divBdr>
    </w:div>
    <w:div w:id="604461209">
      <w:bodyDiv w:val="1"/>
      <w:marLeft w:val="0"/>
      <w:marRight w:val="0"/>
      <w:marTop w:val="0"/>
      <w:marBottom w:val="0"/>
      <w:divBdr>
        <w:top w:val="none" w:sz="0" w:space="0" w:color="auto"/>
        <w:left w:val="none" w:sz="0" w:space="0" w:color="auto"/>
        <w:bottom w:val="none" w:sz="0" w:space="0" w:color="auto"/>
        <w:right w:val="none" w:sz="0" w:space="0" w:color="auto"/>
      </w:divBdr>
    </w:div>
    <w:div w:id="845053150">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6">
          <w:marLeft w:val="0"/>
          <w:marRight w:val="0"/>
          <w:marTop w:val="0"/>
          <w:marBottom w:val="0"/>
          <w:divBdr>
            <w:top w:val="none" w:sz="0" w:space="0" w:color="auto"/>
            <w:left w:val="none" w:sz="0" w:space="0" w:color="auto"/>
            <w:bottom w:val="none" w:sz="0" w:space="0" w:color="auto"/>
            <w:right w:val="none" w:sz="0" w:space="0" w:color="auto"/>
          </w:divBdr>
          <w:divsChild>
            <w:div w:id="1989436862">
              <w:marLeft w:val="0"/>
              <w:marRight w:val="0"/>
              <w:marTop w:val="0"/>
              <w:marBottom w:val="0"/>
              <w:divBdr>
                <w:top w:val="none" w:sz="0" w:space="0" w:color="auto"/>
                <w:left w:val="none" w:sz="0" w:space="0" w:color="auto"/>
                <w:bottom w:val="none" w:sz="0" w:space="0" w:color="auto"/>
                <w:right w:val="none" w:sz="0" w:space="0" w:color="auto"/>
              </w:divBdr>
              <w:divsChild>
                <w:div w:id="274101699">
                  <w:marLeft w:val="0"/>
                  <w:marRight w:val="0"/>
                  <w:marTop w:val="0"/>
                  <w:marBottom w:val="0"/>
                  <w:divBdr>
                    <w:top w:val="none" w:sz="0" w:space="0" w:color="auto"/>
                    <w:left w:val="none" w:sz="0" w:space="0" w:color="auto"/>
                    <w:bottom w:val="none" w:sz="0" w:space="0" w:color="auto"/>
                    <w:right w:val="none" w:sz="0" w:space="0" w:color="auto"/>
                  </w:divBdr>
                  <w:divsChild>
                    <w:div w:id="418451781">
                      <w:marLeft w:val="0"/>
                      <w:marRight w:val="0"/>
                      <w:marTop w:val="0"/>
                      <w:marBottom w:val="0"/>
                      <w:divBdr>
                        <w:top w:val="none" w:sz="0" w:space="0" w:color="auto"/>
                        <w:left w:val="none" w:sz="0" w:space="0" w:color="auto"/>
                        <w:bottom w:val="none" w:sz="0" w:space="0" w:color="auto"/>
                        <w:right w:val="none" w:sz="0" w:space="0" w:color="auto"/>
                      </w:divBdr>
                      <w:divsChild>
                        <w:div w:id="803306121">
                          <w:marLeft w:val="0"/>
                          <w:marRight w:val="0"/>
                          <w:marTop w:val="0"/>
                          <w:marBottom w:val="0"/>
                          <w:divBdr>
                            <w:top w:val="none" w:sz="0" w:space="0" w:color="auto"/>
                            <w:left w:val="none" w:sz="0" w:space="0" w:color="auto"/>
                            <w:bottom w:val="none" w:sz="0" w:space="0" w:color="auto"/>
                            <w:right w:val="none" w:sz="0" w:space="0" w:color="auto"/>
                          </w:divBdr>
                          <w:divsChild>
                            <w:div w:id="513034360">
                              <w:marLeft w:val="0"/>
                              <w:marRight w:val="0"/>
                              <w:marTop w:val="0"/>
                              <w:marBottom w:val="0"/>
                              <w:divBdr>
                                <w:top w:val="none" w:sz="0" w:space="0" w:color="auto"/>
                                <w:left w:val="none" w:sz="0" w:space="0" w:color="auto"/>
                                <w:bottom w:val="none" w:sz="0" w:space="0" w:color="auto"/>
                                <w:right w:val="none" w:sz="0" w:space="0" w:color="auto"/>
                              </w:divBdr>
                              <w:divsChild>
                                <w:div w:id="74668786">
                                  <w:marLeft w:val="0"/>
                                  <w:marRight w:val="0"/>
                                  <w:marTop w:val="0"/>
                                  <w:marBottom w:val="0"/>
                                  <w:divBdr>
                                    <w:top w:val="single" w:sz="6" w:space="9" w:color="FFFFFF"/>
                                    <w:left w:val="single" w:sz="6" w:space="9" w:color="FFFFFF"/>
                                    <w:bottom w:val="single" w:sz="6" w:space="9" w:color="FFFFFF"/>
                                    <w:right w:val="single" w:sz="6" w:space="9" w:color="FFFFFF"/>
                                  </w:divBdr>
                                </w:div>
                              </w:divsChild>
                            </w:div>
                          </w:divsChild>
                        </w:div>
                      </w:divsChild>
                    </w:div>
                  </w:divsChild>
                </w:div>
              </w:divsChild>
            </w:div>
          </w:divsChild>
        </w:div>
      </w:divsChild>
    </w:div>
    <w:div w:id="907956791">
      <w:bodyDiv w:val="1"/>
      <w:marLeft w:val="0"/>
      <w:marRight w:val="0"/>
      <w:marTop w:val="0"/>
      <w:marBottom w:val="0"/>
      <w:divBdr>
        <w:top w:val="none" w:sz="0" w:space="0" w:color="auto"/>
        <w:left w:val="none" w:sz="0" w:space="0" w:color="auto"/>
        <w:bottom w:val="none" w:sz="0" w:space="0" w:color="auto"/>
        <w:right w:val="none" w:sz="0" w:space="0" w:color="auto"/>
      </w:divBdr>
      <w:divsChild>
        <w:div w:id="240216460">
          <w:marLeft w:val="0"/>
          <w:marRight w:val="0"/>
          <w:marTop w:val="0"/>
          <w:marBottom w:val="0"/>
          <w:divBdr>
            <w:top w:val="none" w:sz="0" w:space="0" w:color="auto"/>
            <w:left w:val="none" w:sz="0" w:space="0" w:color="auto"/>
            <w:bottom w:val="none" w:sz="0" w:space="0" w:color="auto"/>
            <w:right w:val="none" w:sz="0" w:space="0" w:color="auto"/>
          </w:divBdr>
          <w:divsChild>
            <w:div w:id="226376185">
              <w:marLeft w:val="0"/>
              <w:marRight w:val="0"/>
              <w:marTop w:val="0"/>
              <w:marBottom w:val="0"/>
              <w:divBdr>
                <w:top w:val="none" w:sz="0" w:space="0" w:color="auto"/>
                <w:left w:val="none" w:sz="0" w:space="0" w:color="auto"/>
                <w:bottom w:val="none" w:sz="0" w:space="0" w:color="auto"/>
                <w:right w:val="none" w:sz="0" w:space="0" w:color="auto"/>
              </w:divBdr>
              <w:divsChild>
                <w:div w:id="1972201533">
                  <w:marLeft w:val="0"/>
                  <w:marRight w:val="0"/>
                  <w:marTop w:val="0"/>
                  <w:marBottom w:val="0"/>
                  <w:divBdr>
                    <w:top w:val="none" w:sz="0" w:space="0" w:color="auto"/>
                    <w:left w:val="none" w:sz="0" w:space="0" w:color="auto"/>
                    <w:bottom w:val="none" w:sz="0" w:space="0" w:color="auto"/>
                    <w:right w:val="none" w:sz="0" w:space="0" w:color="auto"/>
                  </w:divBdr>
                  <w:divsChild>
                    <w:div w:id="970093225">
                      <w:marLeft w:val="0"/>
                      <w:marRight w:val="0"/>
                      <w:marTop w:val="0"/>
                      <w:marBottom w:val="0"/>
                      <w:divBdr>
                        <w:top w:val="none" w:sz="0" w:space="0" w:color="auto"/>
                        <w:left w:val="none" w:sz="0" w:space="0" w:color="auto"/>
                        <w:bottom w:val="none" w:sz="0" w:space="0" w:color="auto"/>
                        <w:right w:val="none" w:sz="0" w:space="0" w:color="auto"/>
                      </w:divBdr>
                      <w:divsChild>
                        <w:div w:id="1331134151">
                          <w:marLeft w:val="0"/>
                          <w:marRight w:val="0"/>
                          <w:marTop w:val="0"/>
                          <w:marBottom w:val="0"/>
                          <w:divBdr>
                            <w:top w:val="none" w:sz="0" w:space="0" w:color="auto"/>
                            <w:left w:val="none" w:sz="0" w:space="0" w:color="auto"/>
                            <w:bottom w:val="none" w:sz="0" w:space="0" w:color="auto"/>
                            <w:right w:val="none" w:sz="0" w:space="0" w:color="auto"/>
                          </w:divBdr>
                          <w:divsChild>
                            <w:div w:id="1993286750">
                              <w:marLeft w:val="0"/>
                              <w:marRight w:val="0"/>
                              <w:marTop w:val="0"/>
                              <w:marBottom w:val="0"/>
                              <w:divBdr>
                                <w:top w:val="none" w:sz="0" w:space="0" w:color="auto"/>
                                <w:left w:val="none" w:sz="0" w:space="0" w:color="auto"/>
                                <w:bottom w:val="none" w:sz="0" w:space="0" w:color="auto"/>
                                <w:right w:val="none" w:sz="0" w:space="0" w:color="auto"/>
                              </w:divBdr>
                              <w:divsChild>
                                <w:div w:id="1821000648">
                                  <w:marLeft w:val="0"/>
                                  <w:marRight w:val="0"/>
                                  <w:marTop w:val="0"/>
                                  <w:marBottom w:val="0"/>
                                  <w:divBdr>
                                    <w:top w:val="single" w:sz="4" w:space="6" w:color="FFFFFF"/>
                                    <w:left w:val="single" w:sz="4" w:space="6" w:color="FFFFFF"/>
                                    <w:bottom w:val="single" w:sz="4" w:space="6" w:color="FFFFFF"/>
                                    <w:right w:val="single" w:sz="4" w:space="6" w:color="FFFFFF"/>
                                  </w:divBdr>
                                </w:div>
                              </w:divsChild>
                            </w:div>
                          </w:divsChild>
                        </w:div>
                      </w:divsChild>
                    </w:div>
                  </w:divsChild>
                </w:div>
              </w:divsChild>
            </w:div>
          </w:divsChild>
        </w:div>
      </w:divsChild>
    </w:div>
    <w:div w:id="921718089">
      <w:bodyDiv w:val="1"/>
      <w:marLeft w:val="0"/>
      <w:marRight w:val="0"/>
      <w:marTop w:val="0"/>
      <w:marBottom w:val="0"/>
      <w:divBdr>
        <w:top w:val="none" w:sz="0" w:space="0" w:color="auto"/>
        <w:left w:val="none" w:sz="0" w:space="0" w:color="auto"/>
        <w:bottom w:val="none" w:sz="0" w:space="0" w:color="auto"/>
        <w:right w:val="none" w:sz="0" w:space="0" w:color="auto"/>
      </w:divBdr>
    </w:div>
    <w:div w:id="1033917009">
      <w:bodyDiv w:val="1"/>
      <w:marLeft w:val="0"/>
      <w:marRight w:val="0"/>
      <w:marTop w:val="0"/>
      <w:marBottom w:val="0"/>
      <w:divBdr>
        <w:top w:val="none" w:sz="0" w:space="0" w:color="auto"/>
        <w:left w:val="none" w:sz="0" w:space="0" w:color="auto"/>
        <w:bottom w:val="none" w:sz="0" w:space="0" w:color="auto"/>
        <w:right w:val="none" w:sz="0" w:space="0" w:color="auto"/>
      </w:divBdr>
    </w:div>
    <w:div w:id="1252160606">
      <w:bodyDiv w:val="1"/>
      <w:marLeft w:val="0"/>
      <w:marRight w:val="0"/>
      <w:marTop w:val="0"/>
      <w:marBottom w:val="0"/>
      <w:divBdr>
        <w:top w:val="none" w:sz="0" w:space="0" w:color="auto"/>
        <w:left w:val="none" w:sz="0" w:space="0" w:color="auto"/>
        <w:bottom w:val="none" w:sz="0" w:space="0" w:color="auto"/>
        <w:right w:val="none" w:sz="0" w:space="0" w:color="auto"/>
      </w:divBdr>
    </w:div>
    <w:div w:id="1275407641">
      <w:bodyDiv w:val="1"/>
      <w:marLeft w:val="0"/>
      <w:marRight w:val="0"/>
      <w:marTop w:val="0"/>
      <w:marBottom w:val="0"/>
      <w:divBdr>
        <w:top w:val="none" w:sz="0" w:space="0" w:color="auto"/>
        <w:left w:val="none" w:sz="0" w:space="0" w:color="auto"/>
        <w:bottom w:val="none" w:sz="0" w:space="0" w:color="auto"/>
        <w:right w:val="none" w:sz="0" w:space="0" w:color="auto"/>
      </w:divBdr>
    </w:div>
    <w:div w:id="1466391061">
      <w:bodyDiv w:val="1"/>
      <w:marLeft w:val="0"/>
      <w:marRight w:val="0"/>
      <w:marTop w:val="0"/>
      <w:marBottom w:val="0"/>
      <w:divBdr>
        <w:top w:val="none" w:sz="0" w:space="0" w:color="auto"/>
        <w:left w:val="none" w:sz="0" w:space="0" w:color="auto"/>
        <w:bottom w:val="none" w:sz="0" w:space="0" w:color="auto"/>
        <w:right w:val="none" w:sz="0" w:space="0" w:color="auto"/>
      </w:divBdr>
    </w:div>
    <w:div w:id="1529754346">
      <w:bodyDiv w:val="1"/>
      <w:marLeft w:val="0"/>
      <w:marRight w:val="0"/>
      <w:marTop w:val="0"/>
      <w:marBottom w:val="0"/>
      <w:divBdr>
        <w:top w:val="none" w:sz="0" w:space="0" w:color="auto"/>
        <w:left w:val="none" w:sz="0" w:space="0" w:color="auto"/>
        <w:bottom w:val="none" w:sz="0" w:space="0" w:color="auto"/>
        <w:right w:val="none" w:sz="0" w:space="0" w:color="auto"/>
      </w:divBdr>
    </w:div>
    <w:div w:id="1590577510">
      <w:bodyDiv w:val="1"/>
      <w:marLeft w:val="0"/>
      <w:marRight w:val="0"/>
      <w:marTop w:val="0"/>
      <w:marBottom w:val="0"/>
      <w:divBdr>
        <w:top w:val="none" w:sz="0" w:space="0" w:color="auto"/>
        <w:left w:val="none" w:sz="0" w:space="0" w:color="auto"/>
        <w:bottom w:val="none" w:sz="0" w:space="0" w:color="auto"/>
        <w:right w:val="none" w:sz="0" w:space="0" w:color="auto"/>
      </w:divBdr>
    </w:div>
    <w:div w:id="1813909621">
      <w:bodyDiv w:val="1"/>
      <w:marLeft w:val="0"/>
      <w:marRight w:val="0"/>
      <w:marTop w:val="0"/>
      <w:marBottom w:val="0"/>
      <w:divBdr>
        <w:top w:val="none" w:sz="0" w:space="0" w:color="auto"/>
        <w:left w:val="none" w:sz="0" w:space="0" w:color="auto"/>
        <w:bottom w:val="none" w:sz="0" w:space="0" w:color="auto"/>
        <w:right w:val="none" w:sz="0" w:space="0" w:color="auto"/>
      </w:divBdr>
    </w:div>
    <w:div w:id="1826703833">
      <w:bodyDiv w:val="1"/>
      <w:marLeft w:val="0"/>
      <w:marRight w:val="0"/>
      <w:marTop w:val="0"/>
      <w:marBottom w:val="0"/>
      <w:divBdr>
        <w:top w:val="none" w:sz="0" w:space="0" w:color="auto"/>
        <w:left w:val="none" w:sz="0" w:space="0" w:color="auto"/>
        <w:bottom w:val="none" w:sz="0" w:space="0" w:color="auto"/>
        <w:right w:val="none" w:sz="0" w:space="0" w:color="auto"/>
      </w:divBdr>
    </w:div>
    <w:div w:id="1842088055">
      <w:bodyDiv w:val="1"/>
      <w:marLeft w:val="0"/>
      <w:marRight w:val="0"/>
      <w:marTop w:val="0"/>
      <w:marBottom w:val="0"/>
      <w:divBdr>
        <w:top w:val="none" w:sz="0" w:space="0" w:color="auto"/>
        <w:left w:val="none" w:sz="0" w:space="0" w:color="auto"/>
        <w:bottom w:val="none" w:sz="0" w:space="0" w:color="auto"/>
        <w:right w:val="none" w:sz="0" w:space="0" w:color="auto"/>
      </w:divBdr>
    </w:div>
    <w:div w:id="1854952035">
      <w:bodyDiv w:val="1"/>
      <w:marLeft w:val="0"/>
      <w:marRight w:val="0"/>
      <w:marTop w:val="0"/>
      <w:marBottom w:val="0"/>
      <w:divBdr>
        <w:top w:val="none" w:sz="0" w:space="0" w:color="auto"/>
        <w:left w:val="none" w:sz="0" w:space="0" w:color="auto"/>
        <w:bottom w:val="none" w:sz="0" w:space="0" w:color="auto"/>
        <w:right w:val="none" w:sz="0" w:space="0" w:color="auto"/>
      </w:divBdr>
    </w:div>
    <w:div w:id="1883010096">
      <w:bodyDiv w:val="1"/>
      <w:marLeft w:val="0"/>
      <w:marRight w:val="0"/>
      <w:marTop w:val="0"/>
      <w:marBottom w:val="0"/>
      <w:divBdr>
        <w:top w:val="none" w:sz="0" w:space="0" w:color="auto"/>
        <w:left w:val="none" w:sz="0" w:space="0" w:color="auto"/>
        <w:bottom w:val="none" w:sz="0" w:space="0" w:color="auto"/>
        <w:right w:val="none" w:sz="0" w:space="0" w:color="auto"/>
      </w:divBdr>
    </w:div>
    <w:div w:id="1938633367">
      <w:bodyDiv w:val="1"/>
      <w:marLeft w:val="0"/>
      <w:marRight w:val="0"/>
      <w:marTop w:val="0"/>
      <w:marBottom w:val="0"/>
      <w:divBdr>
        <w:top w:val="none" w:sz="0" w:space="0" w:color="auto"/>
        <w:left w:val="none" w:sz="0" w:space="0" w:color="auto"/>
        <w:bottom w:val="none" w:sz="0" w:space="0" w:color="auto"/>
        <w:right w:val="none" w:sz="0" w:space="0" w:color="auto"/>
      </w:divBdr>
    </w:div>
    <w:div w:id="209357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juridico@apicesec.com.br" TargetMode="External"/><Relationship Id="rId20" Type="http://schemas.openxmlformats.org/officeDocument/2006/relationships/hyperlink" Target="mailto:juridico@apicesec.com.b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juridico@apicesec.com.br"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juridico@apicesec.com.br"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header" Target="header4.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72AFE-FF55-4AC0-A405-AF50A056E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53</Pages>
  <Words>17416</Words>
  <Characters>94052</Characters>
  <Application>Microsoft Office Word</Application>
  <DocSecurity>0</DocSecurity>
  <Lines>783</Lines>
  <Paragraphs>222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Pelo presente instrumento particular, as partes abaixo qualificadas,</vt:lpstr>
      <vt:lpstr>Pelo presente instrumento particular, as partes abaixo qualificadas,</vt:lpstr>
    </vt:vector>
  </TitlesOfParts>
  <Company>BANCO BRADESCO S.A.</Company>
  <LinksUpToDate>false</LinksUpToDate>
  <CharactersWithSpaces>111246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Pelo presente instrumento particular, as partes abaixo qualificadas,</dc:title>
  <dc:creator>Vivian - Demec</dc:creator>
  <cp:lastModifiedBy>Mattos Filho</cp:lastModifiedBy>
  <cp:revision>6</cp:revision>
  <cp:lastPrinted>2017-10-25T01:20:00Z</cp:lastPrinted>
  <dcterms:created xsi:type="dcterms:W3CDTF">2018-08-29T22:10:00Z</dcterms:created>
  <dcterms:modified xsi:type="dcterms:W3CDTF">2018-08-30T17:04:00Z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- 23279166v1 </vt:lpwstr>
  </property>
</Properties>
</file>