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BEFF49" w14:textId="34627355"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rPr>
        <w:t xml:space="preserve">Instrumento Particular de Escritura da </w:t>
      </w:r>
      <w:r>
        <w:rPr>
          <w:rFonts w:ascii="Arial" w:hAnsi="Arial" w:cs="Arial"/>
          <w:b/>
          <w:smallCaps/>
          <w:sz w:val="20"/>
          <w:szCs w:val="20"/>
        </w:rPr>
        <w:t>2</w:t>
      </w:r>
      <w:r w:rsidRPr="001E2793">
        <w:rPr>
          <w:rFonts w:ascii="Arial" w:hAnsi="Arial" w:cs="Arial"/>
          <w:b/>
          <w:smallCaps/>
          <w:sz w:val="20"/>
          <w:szCs w:val="20"/>
        </w:rPr>
        <w:t>ª (</w:t>
      </w:r>
      <w:r>
        <w:rPr>
          <w:rFonts w:ascii="Arial" w:hAnsi="Arial" w:cs="Arial"/>
          <w:b/>
          <w:smallCaps/>
          <w:sz w:val="20"/>
          <w:szCs w:val="20"/>
        </w:rPr>
        <w:t>Segunda</w:t>
      </w:r>
      <w:r w:rsidRPr="001E2793">
        <w:rPr>
          <w:rFonts w:ascii="Arial" w:hAnsi="Arial" w:cs="Arial"/>
          <w:b/>
          <w:smallCaps/>
          <w:sz w:val="20"/>
          <w:szCs w:val="20"/>
        </w:rPr>
        <w:t>) Emissão</w:t>
      </w:r>
      <w:r>
        <w:rPr>
          <w:rFonts w:ascii="Arial" w:hAnsi="Arial" w:cs="Arial"/>
          <w:b/>
          <w:smallCaps/>
          <w:sz w:val="20"/>
          <w:szCs w:val="20"/>
        </w:rPr>
        <w:t xml:space="preserve"> de </w:t>
      </w:r>
      <w:r w:rsidRPr="001E2793">
        <w:rPr>
          <w:rFonts w:ascii="Arial" w:hAnsi="Arial" w:cs="Arial"/>
          <w:b/>
          <w:smallCaps/>
          <w:sz w:val="20"/>
          <w:szCs w:val="20"/>
        </w:rPr>
        <w:t xml:space="preserve">Debêntures, Conversíveis em Ações, da Espécie </w:t>
      </w:r>
      <w:ins w:id="0" w:author="Monique Garcia" w:date="2013-12-12T11:55:00Z">
        <w:r w:rsidR="00EF3890">
          <w:rPr>
            <w:rFonts w:ascii="Arial" w:hAnsi="Arial" w:cs="Arial"/>
            <w:b/>
            <w:smallCaps/>
            <w:sz w:val="20"/>
            <w:szCs w:val="20"/>
          </w:rPr>
          <w:t xml:space="preserve">Subordinada, a ser Convolada Em </w:t>
        </w:r>
      </w:ins>
      <w:r>
        <w:rPr>
          <w:rFonts w:ascii="Arial" w:hAnsi="Arial" w:cs="Arial"/>
          <w:b/>
          <w:smallCaps/>
          <w:sz w:val="20"/>
          <w:szCs w:val="20"/>
        </w:rPr>
        <w:t>com Garantia Real</w:t>
      </w:r>
      <w:r w:rsidRPr="001E2793">
        <w:rPr>
          <w:rFonts w:ascii="Arial" w:hAnsi="Arial" w:cs="Arial"/>
          <w:b/>
          <w:smallCaps/>
          <w:sz w:val="20"/>
          <w:szCs w:val="20"/>
        </w:rPr>
        <w:t>,</w:t>
      </w:r>
      <w:r>
        <w:rPr>
          <w:rFonts w:ascii="Arial" w:hAnsi="Arial" w:cs="Arial"/>
          <w:b/>
          <w:smallCaps/>
          <w:sz w:val="20"/>
          <w:szCs w:val="20"/>
        </w:rPr>
        <w:t xml:space="preserve"> Com Garantia Fidejussória Adicional,</w:t>
      </w:r>
      <w:r w:rsidRPr="001E2793">
        <w:rPr>
          <w:rFonts w:ascii="Arial" w:hAnsi="Arial" w:cs="Arial"/>
          <w:b/>
          <w:smallCaps/>
          <w:sz w:val="20"/>
          <w:szCs w:val="20"/>
        </w:rPr>
        <w:t xml:space="preserve"> em</w:t>
      </w:r>
      <w:r>
        <w:rPr>
          <w:rFonts w:ascii="Arial" w:hAnsi="Arial" w:cs="Arial"/>
          <w:b/>
          <w:smallCaps/>
          <w:sz w:val="20"/>
          <w:szCs w:val="20"/>
        </w:rPr>
        <w:t xml:space="preserve"> Duas</w:t>
      </w:r>
      <w:r w:rsidRPr="001E2793">
        <w:rPr>
          <w:rFonts w:ascii="Arial" w:hAnsi="Arial" w:cs="Arial"/>
          <w:b/>
          <w:smallCaps/>
          <w:sz w:val="20"/>
          <w:szCs w:val="20"/>
        </w:rPr>
        <w:t xml:space="preserve"> Série</w:t>
      </w:r>
      <w:r>
        <w:rPr>
          <w:rFonts w:ascii="Arial" w:hAnsi="Arial" w:cs="Arial"/>
          <w:b/>
          <w:smallCaps/>
          <w:sz w:val="20"/>
          <w:szCs w:val="20"/>
        </w:rPr>
        <w:t>s</w:t>
      </w:r>
      <w:r w:rsidRPr="001E2793">
        <w:rPr>
          <w:rFonts w:ascii="Arial" w:hAnsi="Arial" w:cs="Arial"/>
          <w:b/>
          <w:smallCaps/>
          <w:sz w:val="20"/>
          <w:szCs w:val="20"/>
        </w:rPr>
        <w:t>, d</w:t>
      </w:r>
      <w:r>
        <w:rPr>
          <w:rFonts w:ascii="Arial" w:hAnsi="Arial" w:cs="Arial"/>
          <w:b/>
          <w:smallCaps/>
          <w:sz w:val="20"/>
          <w:szCs w:val="20"/>
        </w:rPr>
        <w:t>a</w:t>
      </w:r>
      <w:r w:rsidRPr="001E2793">
        <w:rPr>
          <w:rFonts w:ascii="Arial" w:hAnsi="Arial" w:cs="Arial"/>
          <w:b/>
          <w:smallCaps/>
          <w:sz w:val="20"/>
          <w:szCs w:val="20"/>
        </w:rPr>
        <w:t xml:space="preserve"> </w:t>
      </w:r>
      <w:r>
        <w:rPr>
          <w:rFonts w:ascii="Arial" w:hAnsi="Arial" w:cs="Arial"/>
          <w:b/>
          <w:smallCaps/>
          <w:sz w:val="20"/>
          <w:szCs w:val="20"/>
        </w:rPr>
        <w:t>OGX Petróleo e Gás</w:t>
      </w:r>
      <w:r w:rsidRPr="001E2793">
        <w:rPr>
          <w:rFonts w:ascii="Arial" w:hAnsi="Arial" w:cs="Arial"/>
          <w:b/>
          <w:smallCaps/>
          <w:sz w:val="20"/>
          <w:szCs w:val="20"/>
        </w:rPr>
        <w:t xml:space="preserve"> S.A.</w:t>
      </w:r>
    </w:p>
    <w:p w14:paraId="715460D8"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4D1429B1" w14:textId="77777777" w:rsidR="00F40129" w:rsidRPr="001E2793" w:rsidRDefault="00F40129" w:rsidP="00F40129">
      <w:pPr>
        <w:pStyle w:val="NormalWeb"/>
        <w:spacing w:before="0" w:beforeAutospacing="0" w:after="0" w:afterAutospacing="0" w:line="240" w:lineRule="exact"/>
        <w:rPr>
          <w:rFonts w:ascii="Arial" w:hAnsi="Arial" w:cs="Arial"/>
          <w:bCs/>
          <w:sz w:val="20"/>
        </w:rPr>
      </w:pPr>
      <w:r w:rsidRPr="001E2793">
        <w:rPr>
          <w:rFonts w:ascii="Arial" w:hAnsi="Arial" w:cs="Arial"/>
          <w:bCs/>
          <w:sz w:val="20"/>
        </w:rPr>
        <w:t>Pelo presente instrumento particular, como emissor</w:t>
      </w:r>
      <w:r>
        <w:rPr>
          <w:rFonts w:ascii="Arial" w:hAnsi="Arial" w:cs="Arial"/>
          <w:bCs/>
          <w:sz w:val="20"/>
        </w:rPr>
        <w:t>a</w:t>
      </w:r>
      <w:r w:rsidRPr="001E2793">
        <w:rPr>
          <w:rFonts w:ascii="Arial" w:hAnsi="Arial" w:cs="Arial"/>
          <w:bCs/>
          <w:sz w:val="20"/>
        </w:rPr>
        <w:t xml:space="preserve">, </w:t>
      </w:r>
    </w:p>
    <w:p w14:paraId="19904272" w14:textId="77777777" w:rsidR="00F40129" w:rsidRPr="001E2793" w:rsidRDefault="00F40129" w:rsidP="00F40129">
      <w:pPr>
        <w:pStyle w:val="NormalWeb"/>
        <w:spacing w:before="0" w:beforeAutospacing="0" w:after="0" w:afterAutospacing="0" w:line="240" w:lineRule="exact"/>
        <w:jc w:val="both"/>
        <w:rPr>
          <w:rFonts w:ascii="Arial" w:hAnsi="Arial" w:cs="Arial"/>
          <w:bCs/>
          <w:sz w:val="20"/>
        </w:rPr>
      </w:pPr>
    </w:p>
    <w:p w14:paraId="4E51CC68" w14:textId="77777777" w:rsidR="00F40129" w:rsidRPr="001E2793" w:rsidRDefault="00F40129" w:rsidP="00F40129">
      <w:pPr>
        <w:pStyle w:val="NormalWeb"/>
        <w:spacing w:before="0" w:beforeAutospacing="0" w:after="0" w:afterAutospacing="0" w:line="240" w:lineRule="exact"/>
        <w:jc w:val="both"/>
        <w:rPr>
          <w:rFonts w:ascii="Arial" w:hAnsi="Arial" w:cs="Arial"/>
          <w:bCs/>
          <w:sz w:val="20"/>
        </w:rPr>
      </w:pPr>
      <w:r w:rsidRPr="001E2793">
        <w:rPr>
          <w:rFonts w:ascii="Arial" w:hAnsi="Arial" w:cs="Arial"/>
          <w:bCs/>
          <w:sz w:val="20"/>
        </w:rPr>
        <w:t xml:space="preserve">(a) </w:t>
      </w:r>
      <w:r w:rsidRPr="005708B3">
        <w:rPr>
          <w:rFonts w:ascii="Arial" w:hAnsi="Arial" w:cs="Arial"/>
          <w:b/>
          <w:bCs/>
          <w:sz w:val="20"/>
        </w:rPr>
        <w:t>OGX PETRÓLEO E GÁS S.A.</w:t>
      </w:r>
      <w:r>
        <w:rPr>
          <w:rFonts w:ascii="Arial" w:hAnsi="Arial" w:cs="Arial"/>
          <w:b/>
          <w:bCs/>
          <w:sz w:val="20"/>
        </w:rPr>
        <w:t xml:space="preserve"> – EM RECUPERAÇÃO JUDICIAL</w:t>
      </w:r>
      <w:r w:rsidRPr="001E2793">
        <w:rPr>
          <w:rFonts w:ascii="Arial" w:hAnsi="Arial" w:cs="Arial"/>
          <w:bCs/>
          <w:sz w:val="20"/>
        </w:rPr>
        <w:t xml:space="preserve">, </w:t>
      </w:r>
      <w:r>
        <w:rPr>
          <w:rFonts w:ascii="Arial" w:hAnsi="Arial" w:cs="Arial"/>
          <w:bCs/>
          <w:sz w:val="20"/>
        </w:rPr>
        <w:t xml:space="preserve">sociedade por ações, com sede na Cidade do Rio de Janeiro, Estado do Rio de Janeiro, na Praça Mahatma Gandhi no. 14, 15º, 16º, 17º e 18º andares e 3º e 19º andares (parte), CEP 20031-100, </w:t>
      </w:r>
      <w:r w:rsidRPr="005708B3">
        <w:rPr>
          <w:rFonts w:ascii="Arial" w:hAnsi="Arial" w:cs="Arial"/>
          <w:bCs/>
          <w:sz w:val="20"/>
        </w:rPr>
        <w:t>com seus atos constitutivos arquivados na Junta Comercial do Estado do Rio de Janeiro (“</w:t>
      </w:r>
      <w:r w:rsidRPr="005708B3">
        <w:rPr>
          <w:rFonts w:ascii="Arial" w:hAnsi="Arial" w:cs="Arial"/>
          <w:bCs/>
          <w:sz w:val="20"/>
          <w:u w:val="single"/>
        </w:rPr>
        <w:t>JUCERJA</w:t>
      </w:r>
      <w:r w:rsidRPr="005708B3">
        <w:rPr>
          <w:rFonts w:ascii="Arial" w:hAnsi="Arial" w:cs="Arial"/>
          <w:bCs/>
          <w:sz w:val="20"/>
        </w:rPr>
        <w:t>”) sob o NIRE 33.3.0030439-8 e</w:t>
      </w:r>
      <w:r>
        <w:rPr>
          <w:rFonts w:ascii="Arial" w:hAnsi="Arial" w:cs="Arial"/>
          <w:bCs/>
          <w:sz w:val="20"/>
        </w:rPr>
        <w:t xml:space="preserve"> inscrita no Cadastro Nacional de Pessoa Jurídica (“</w:t>
      </w:r>
      <w:r w:rsidRPr="005708B3">
        <w:rPr>
          <w:rFonts w:ascii="Arial" w:hAnsi="Arial" w:cs="Arial"/>
          <w:bCs/>
          <w:sz w:val="20"/>
          <w:u w:val="single"/>
        </w:rPr>
        <w:t>CNPJ/MF</w:t>
      </w:r>
      <w:r>
        <w:rPr>
          <w:rFonts w:ascii="Arial" w:hAnsi="Arial" w:cs="Arial"/>
          <w:bCs/>
          <w:sz w:val="20"/>
        </w:rPr>
        <w:t xml:space="preserve">”) sob o n.º 08.926.302/0001-05, neste </w:t>
      </w:r>
      <w:proofErr w:type="gramStart"/>
      <w:r>
        <w:rPr>
          <w:rFonts w:ascii="Arial" w:hAnsi="Arial" w:cs="Arial"/>
          <w:bCs/>
          <w:sz w:val="20"/>
        </w:rPr>
        <w:t>ato re</w:t>
      </w:r>
      <w:r w:rsidRPr="001E2793">
        <w:rPr>
          <w:rFonts w:ascii="Arial" w:hAnsi="Arial" w:cs="Arial"/>
          <w:bCs/>
          <w:sz w:val="20"/>
        </w:rPr>
        <w:t>presentada na forma do seu estatuto social</w:t>
      </w:r>
      <w:proofErr w:type="gramEnd"/>
      <w:r w:rsidRPr="001E2793">
        <w:rPr>
          <w:rFonts w:ascii="Arial" w:hAnsi="Arial" w:cs="Arial"/>
          <w:bCs/>
          <w:sz w:val="20"/>
        </w:rPr>
        <w:t xml:space="preserve"> ("</w:t>
      </w:r>
      <w:r w:rsidRPr="005708B3">
        <w:rPr>
          <w:rFonts w:ascii="Arial" w:hAnsi="Arial" w:cs="Arial"/>
          <w:bCs/>
          <w:sz w:val="20"/>
          <w:u w:val="single"/>
        </w:rPr>
        <w:t>Emissora</w:t>
      </w:r>
      <w:r w:rsidRPr="001E2793">
        <w:rPr>
          <w:rFonts w:ascii="Arial" w:hAnsi="Arial" w:cs="Arial"/>
          <w:bCs/>
          <w:sz w:val="20"/>
        </w:rPr>
        <w:t>");</w:t>
      </w:r>
      <w:r>
        <w:rPr>
          <w:rFonts w:ascii="Arial" w:hAnsi="Arial" w:cs="Arial"/>
          <w:bCs/>
          <w:sz w:val="20"/>
        </w:rPr>
        <w:t xml:space="preserve"> </w:t>
      </w:r>
    </w:p>
    <w:p w14:paraId="331B8614" w14:textId="77777777" w:rsidR="00F40129" w:rsidRPr="001E2793" w:rsidRDefault="00F40129" w:rsidP="00F40129">
      <w:pPr>
        <w:pStyle w:val="NormalWeb"/>
        <w:spacing w:before="0" w:beforeAutospacing="0" w:after="0" w:afterAutospacing="0" w:line="240" w:lineRule="exact"/>
        <w:rPr>
          <w:rFonts w:ascii="Arial" w:hAnsi="Arial" w:cs="Arial"/>
          <w:bCs/>
          <w:sz w:val="20"/>
        </w:rPr>
      </w:pPr>
    </w:p>
    <w:p w14:paraId="41F36E01" w14:textId="77777777" w:rsidR="00F40129" w:rsidRDefault="00F40129" w:rsidP="00F40129">
      <w:pPr>
        <w:pStyle w:val="NormalWeb"/>
        <w:spacing w:before="0" w:beforeAutospacing="0" w:after="0" w:afterAutospacing="0" w:line="240" w:lineRule="exact"/>
        <w:jc w:val="both"/>
        <w:rPr>
          <w:rFonts w:ascii="Arial" w:hAnsi="Arial" w:cs="Arial"/>
          <w:bCs/>
          <w:sz w:val="20"/>
        </w:rPr>
      </w:pPr>
      <w:proofErr w:type="gramStart"/>
      <w:r w:rsidRPr="00865CF7">
        <w:rPr>
          <w:rFonts w:ascii="Arial" w:hAnsi="Arial" w:cs="Arial"/>
          <w:bCs/>
          <w:sz w:val="20"/>
        </w:rPr>
        <w:t>como</w:t>
      </w:r>
      <w:proofErr w:type="gramEnd"/>
      <w:r w:rsidRPr="00865CF7">
        <w:rPr>
          <w:rFonts w:ascii="Arial" w:hAnsi="Arial" w:cs="Arial"/>
          <w:bCs/>
          <w:sz w:val="20"/>
        </w:rPr>
        <w:t xml:space="preserve"> agente fiduciário da presente emissão, representando a comunhão dos titulares das debêntures (“</w:t>
      </w:r>
      <w:r w:rsidRPr="00865CF7">
        <w:rPr>
          <w:rFonts w:ascii="Arial" w:hAnsi="Arial" w:cs="Arial"/>
          <w:bCs/>
          <w:sz w:val="20"/>
          <w:u w:val="single"/>
        </w:rPr>
        <w:t>Debenturistas</w:t>
      </w:r>
      <w:r w:rsidRPr="00865CF7">
        <w:rPr>
          <w:rFonts w:ascii="Arial" w:hAnsi="Arial" w:cs="Arial"/>
          <w:bCs/>
          <w:sz w:val="20"/>
        </w:rPr>
        <w:t>”),</w:t>
      </w:r>
    </w:p>
    <w:p w14:paraId="32CFF3CE" w14:textId="77777777" w:rsidR="00F40129" w:rsidRPr="001E2793" w:rsidRDefault="00F40129" w:rsidP="00F40129">
      <w:pPr>
        <w:pStyle w:val="NormalWeb"/>
        <w:spacing w:before="0" w:beforeAutospacing="0" w:after="0" w:afterAutospacing="0" w:line="240" w:lineRule="exact"/>
        <w:rPr>
          <w:rFonts w:ascii="Arial" w:hAnsi="Arial" w:cs="Arial"/>
          <w:bCs/>
          <w:sz w:val="20"/>
        </w:rPr>
      </w:pPr>
    </w:p>
    <w:p w14:paraId="6EC8FEB3" w14:textId="77777777" w:rsidR="00F40129" w:rsidRPr="000A3018" w:rsidRDefault="00F40129" w:rsidP="00F40129">
      <w:pPr>
        <w:pStyle w:val="NormalWeb"/>
        <w:spacing w:before="0" w:beforeAutospacing="0" w:after="0" w:afterAutospacing="0" w:line="240" w:lineRule="exact"/>
        <w:jc w:val="both"/>
        <w:rPr>
          <w:rFonts w:ascii="Arial" w:hAnsi="Arial" w:cs="Arial"/>
          <w:bCs/>
          <w:sz w:val="20"/>
        </w:rPr>
      </w:pPr>
      <w:r w:rsidRPr="005708B3">
        <w:rPr>
          <w:rFonts w:ascii="Arial" w:hAnsi="Arial" w:cs="Arial"/>
          <w:bCs/>
          <w:sz w:val="20"/>
        </w:rPr>
        <w:t xml:space="preserve">(b) </w:t>
      </w:r>
      <w:r w:rsidRPr="005708B3">
        <w:rPr>
          <w:rFonts w:ascii="Arial" w:hAnsi="Arial" w:cs="Arial"/>
          <w:b/>
          <w:bCs/>
          <w:sz w:val="20"/>
        </w:rPr>
        <w:t>OLIVEIRA TRUST DISTRIBUIDORA DE TÍTULOS E VALORES MOBILIÁRIOS S.A.</w:t>
      </w:r>
      <w:r w:rsidRPr="005708B3">
        <w:rPr>
          <w:rFonts w:ascii="Arial" w:hAnsi="Arial" w:cs="Arial"/>
          <w:bCs/>
          <w:sz w:val="20"/>
        </w:rPr>
        <w:t>, sociedade por ações, devidamente autorizada a funcionar pelo Banco Central do Brasil, com sede na Cidade do Rio de Janeiro, Estado do Rio de Janeiro, na Avenida das Américas, nº. 500, bloco 13, grupo 205, Barra da Tijuca, inscrita no CNPJ/MF sob o nº. 36.113.876/0001-91 (“</w:t>
      </w:r>
      <w:r w:rsidRPr="00B97995">
        <w:rPr>
          <w:rFonts w:ascii="Arial" w:hAnsi="Arial" w:cs="Arial"/>
          <w:bCs/>
          <w:sz w:val="20"/>
          <w:u w:val="single"/>
        </w:rPr>
        <w:t>Agente Fiduciário</w:t>
      </w:r>
      <w:r w:rsidRPr="005708B3">
        <w:rPr>
          <w:rFonts w:ascii="Arial" w:hAnsi="Arial" w:cs="Arial"/>
          <w:bCs/>
          <w:sz w:val="20"/>
        </w:rPr>
        <w:t>” e, em conjunto com a Emissora, referidos em conjunto “</w:t>
      </w:r>
      <w:r w:rsidRPr="00B97995">
        <w:rPr>
          <w:rFonts w:ascii="Arial" w:hAnsi="Arial" w:cs="Arial"/>
          <w:bCs/>
          <w:sz w:val="20"/>
          <w:u w:val="single"/>
        </w:rPr>
        <w:t>Partes</w:t>
      </w:r>
      <w:r w:rsidRPr="005708B3">
        <w:rPr>
          <w:rFonts w:ascii="Arial" w:hAnsi="Arial" w:cs="Arial"/>
          <w:bCs/>
          <w:sz w:val="20"/>
        </w:rPr>
        <w:t>” e, individual e indistintamente, como “</w:t>
      </w:r>
      <w:r w:rsidRPr="00B97995">
        <w:rPr>
          <w:rFonts w:ascii="Arial" w:hAnsi="Arial" w:cs="Arial"/>
          <w:bCs/>
          <w:sz w:val="20"/>
          <w:u w:val="single"/>
        </w:rPr>
        <w:t>Parte</w:t>
      </w:r>
      <w:r w:rsidRPr="005708B3">
        <w:rPr>
          <w:rFonts w:ascii="Arial" w:hAnsi="Arial" w:cs="Arial"/>
          <w:bCs/>
          <w:sz w:val="20"/>
        </w:rPr>
        <w:t xml:space="preserve">”); </w:t>
      </w:r>
    </w:p>
    <w:p w14:paraId="2FE00334" w14:textId="77777777" w:rsidR="00F40129" w:rsidRDefault="00F40129" w:rsidP="00F40129">
      <w:pPr>
        <w:pStyle w:val="NormalWeb"/>
        <w:spacing w:before="0" w:beforeAutospacing="0" w:after="0" w:afterAutospacing="0" w:line="240" w:lineRule="exact"/>
        <w:jc w:val="both"/>
        <w:rPr>
          <w:rFonts w:ascii="Arial" w:hAnsi="Arial" w:cs="Arial"/>
          <w:sz w:val="20"/>
        </w:rPr>
      </w:pPr>
    </w:p>
    <w:p w14:paraId="3FE7A434" w14:textId="45B7B9DF" w:rsidR="00F40129" w:rsidRDefault="00F40129" w:rsidP="00F40129">
      <w:pPr>
        <w:pStyle w:val="NormalWeb"/>
        <w:spacing w:before="0" w:beforeAutospacing="0" w:after="0" w:afterAutospacing="0" w:line="240" w:lineRule="exact"/>
        <w:jc w:val="both"/>
        <w:rPr>
          <w:rFonts w:ascii="Arial" w:hAnsi="Arial" w:cs="Arial"/>
          <w:sz w:val="20"/>
        </w:rPr>
      </w:pPr>
      <w:proofErr w:type="gramStart"/>
      <w:r>
        <w:rPr>
          <w:rFonts w:ascii="Arial" w:hAnsi="Arial" w:cs="Arial"/>
          <w:sz w:val="20"/>
        </w:rPr>
        <w:t>e</w:t>
      </w:r>
      <w:proofErr w:type="gramEnd"/>
      <w:r>
        <w:rPr>
          <w:rFonts w:ascii="Arial" w:hAnsi="Arial" w:cs="Arial"/>
          <w:sz w:val="20"/>
        </w:rPr>
        <w:t>, como fiador</w:t>
      </w:r>
      <w:del w:id="1" w:author="Monique Garcia" w:date="2013-12-12T11:55:00Z">
        <w:r w:rsidDel="00EF3890">
          <w:rPr>
            <w:rFonts w:ascii="Arial" w:hAnsi="Arial" w:cs="Arial"/>
            <w:sz w:val="20"/>
          </w:rPr>
          <w:delText>es</w:delText>
        </w:r>
      </w:del>
      <w:r>
        <w:rPr>
          <w:rFonts w:ascii="Arial" w:hAnsi="Arial" w:cs="Arial"/>
          <w:sz w:val="20"/>
        </w:rPr>
        <w:t>:</w:t>
      </w:r>
    </w:p>
    <w:p w14:paraId="34932F37" w14:textId="77777777" w:rsidR="00F40129" w:rsidRDefault="00F40129" w:rsidP="00F40129">
      <w:pPr>
        <w:pStyle w:val="NormalWeb"/>
        <w:spacing w:before="0" w:beforeAutospacing="0" w:after="0" w:afterAutospacing="0" w:line="240" w:lineRule="exact"/>
        <w:jc w:val="both"/>
        <w:rPr>
          <w:rFonts w:ascii="Arial" w:hAnsi="Arial" w:cs="Arial"/>
          <w:sz w:val="20"/>
        </w:rPr>
      </w:pPr>
    </w:p>
    <w:p w14:paraId="0D872009" w14:textId="77777777" w:rsidR="00F40129"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 xml:space="preserve">(c) </w:t>
      </w:r>
      <w:r>
        <w:rPr>
          <w:rFonts w:ascii="Arial" w:hAnsi="Arial" w:cs="Arial"/>
          <w:b/>
          <w:bCs/>
          <w:sz w:val="20"/>
        </w:rPr>
        <w:t>ÓLEO E GÁS PARTICIPAÇÕES S.A. – EM RECUPERAÇÃO JUDICIAL</w:t>
      </w:r>
      <w:r w:rsidRPr="001E2793">
        <w:rPr>
          <w:rFonts w:ascii="Arial" w:hAnsi="Arial" w:cs="Arial"/>
          <w:bCs/>
          <w:sz w:val="20"/>
        </w:rPr>
        <w:t xml:space="preserve">, </w:t>
      </w:r>
      <w:r>
        <w:rPr>
          <w:rFonts w:ascii="Arial" w:hAnsi="Arial" w:cs="Arial"/>
          <w:bCs/>
          <w:sz w:val="20"/>
        </w:rPr>
        <w:t xml:space="preserve">companhia aberta, com sede na Cidade do Rio de Janeiro, Estado do Rio de Janeiro, na </w:t>
      </w:r>
      <w:r w:rsidRPr="005708B3">
        <w:rPr>
          <w:rFonts w:ascii="Arial" w:hAnsi="Arial" w:cs="Arial"/>
          <w:bCs/>
          <w:sz w:val="20"/>
        </w:rPr>
        <w:t xml:space="preserve">Rua do Passeio, nº 56, 10º, 11º e 12º andares, Centro, </w:t>
      </w:r>
      <w:r>
        <w:rPr>
          <w:rFonts w:ascii="Arial" w:hAnsi="Arial" w:cs="Arial"/>
          <w:bCs/>
          <w:sz w:val="20"/>
        </w:rPr>
        <w:t>inscrita no Cadastro Nacional de Pessoa Jurídica sob n</w:t>
      </w:r>
      <w:r w:rsidRPr="006D428E">
        <w:rPr>
          <w:rFonts w:ascii="Arial" w:hAnsi="Arial" w:cs="Arial"/>
          <w:bCs/>
          <w:sz w:val="20"/>
          <w:vertAlign w:val="superscript"/>
        </w:rPr>
        <w:t>o</w:t>
      </w:r>
      <w:r>
        <w:rPr>
          <w:rFonts w:ascii="Arial" w:hAnsi="Arial" w:cs="Arial"/>
          <w:bCs/>
          <w:sz w:val="20"/>
        </w:rPr>
        <w:t xml:space="preserve"> 07.957.093/0001-96, neste </w:t>
      </w:r>
      <w:proofErr w:type="gramStart"/>
      <w:r>
        <w:rPr>
          <w:rFonts w:ascii="Arial" w:hAnsi="Arial" w:cs="Arial"/>
          <w:bCs/>
          <w:sz w:val="20"/>
        </w:rPr>
        <w:t>ato re</w:t>
      </w:r>
      <w:r w:rsidRPr="001E2793">
        <w:rPr>
          <w:rFonts w:ascii="Arial" w:hAnsi="Arial" w:cs="Arial"/>
          <w:bCs/>
          <w:sz w:val="20"/>
        </w:rPr>
        <w:t>presentada na forma do seu estatuto social</w:t>
      </w:r>
      <w:proofErr w:type="gramEnd"/>
      <w:r w:rsidRPr="001E2793">
        <w:rPr>
          <w:rFonts w:ascii="Arial" w:hAnsi="Arial" w:cs="Arial"/>
          <w:bCs/>
          <w:sz w:val="20"/>
        </w:rPr>
        <w:t xml:space="preserve"> ("</w:t>
      </w:r>
      <w:r>
        <w:rPr>
          <w:rFonts w:ascii="Arial" w:hAnsi="Arial" w:cs="Arial"/>
          <w:bCs/>
          <w:sz w:val="20"/>
          <w:u w:val="single"/>
        </w:rPr>
        <w:t>OG Participações</w:t>
      </w:r>
      <w:r w:rsidRPr="001E2793">
        <w:rPr>
          <w:rFonts w:ascii="Arial" w:hAnsi="Arial" w:cs="Arial"/>
          <w:bCs/>
          <w:sz w:val="20"/>
        </w:rPr>
        <w:t>"</w:t>
      </w:r>
      <w:r>
        <w:rPr>
          <w:rFonts w:ascii="Arial" w:hAnsi="Arial" w:cs="Arial"/>
          <w:bCs/>
          <w:sz w:val="20"/>
        </w:rPr>
        <w:t xml:space="preserve"> ou “</w:t>
      </w:r>
      <w:r w:rsidRPr="005708B3">
        <w:rPr>
          <w:rFonts w:ascii="Arial" w:hAnsi="Arial" w:cs="Arial"/>
          <w:bCs/>
          <w:sz w:val="20"/>
          <w:u w:val="single"/>
        </w:rPr>
        <w:t>Fiador</w:t>
      </w:r>
      <w:r>
        <w:rPr>
          <w:rFonts w:ascii="Arial" w:hAnsi="Arial" w:cs="Arial"/>
          <w:bCs/>
          <w:sz w:val="20"/>
        </w:rPr>
        <w:t>”</w:t>
      </w:r>
      <w:r w:rsidRPr="001E2793">
        <w:rPr>
          <w:rFonts w:ascii="Arial" w:hAnsi="Arial" w:cs="Arial"/>
          <w:bCs/>
          <w:sz w:val="20"/>
        </w:rPr>
        <w:t>);</w:t>
      </w:r>
      <w:r>
        <w:rPr>
          <w:rFonts w:ascii="Arial" w:hAnsi="Arial" w:cs="Arial"/>
          <w:bCs/>
          <w:sz w:val="20"/>
        </w:rPr>
        <w:t xml:space="preserve"> </w:t>
      </w:r>
    </w:p>
    <w:p w14:paraId="13E49E96" w14:textId="77777777" w:rsidR="00F40129" w:rsidRPr="00D953E2" w:rsidRDefault="00F40129" w:rsidP="00F40129">
      <w:pPr>
        <w:pStyle w:val="NormalWeb"/>
        <w:spacing w:before="0" w:beforeAutospacing="0" w:after="0" w:afterAutospacing="0" w:line="240" w:lineRule="exact"/>
        <w:jc w:val="both"/>
        <w:rPr>
          <w:rFonts w:ascii="Arial" w:hAnsi="Arial" w:cs="Arial"/>
          <w:bCs/>
          <w:sz w:val="20"/>
        </w:rPr>
      </w:pPr>
    </w:p>
    <w:p w14:paraId="44A4A580" w14:textId="77777777" w:rsidR="00F40129" w:rsidRDefault="00F40129" w:rsidP="00F40129">
      <w:pPr>
        <w:pStyle w:val="NormalWeb"/>
        <w:spacing w:before="0" w:beforeAutospacing="0" w:after="0" w:afterAutospacing="0" w:line="240" w:lineRule="exact"/>
        <w:jc w:val="both"/>
        <w:rPr>
          <w:rFonts w:ascii="Arial" w:hAnsi="Arial" w:cs="Arial"/>
          <w:sz w:val="20"/>
        </w:rPr>
      </w:pPr>
      <w:proofErr w:type="gramStart"/>
      <w:r>
        <w:rPr>
          <w:rFonts w:ascii="Arial" w:hAnsi="Arial" w:cs="Arial"/>
          <w:sz w:val="20"/>
        </w:rPr>
        <w:t>e</w:t>
      </w:r>
      <w:proofErr w:type="gramEnd"/>
      <w:r>
        <w:rPr>
          <w:rFonts w:ascii="Arial" w:hAnsi="Arial" w:cs="Arial"/>
          <w:sz w:val="20"/>
        </w:rPr>
        <w:t>, ainda, como interveniente anuente:</w:t>
      </w:r>
    </w:p>
    <w:p w14:paraId="7B6E0480" w14:textId="77777777" w:rsidR="00F40129" w:rsidRDefault="00F40129" w:rsidP="00F40129">
      <w:pPr>
        <w:pStyle w:val="NormalWeb"/>
        <w:spacing w:before="0" w:beforeAutospacing="0" w:after="0" w:afterAutospacing="0" w:line="240" w:lineRule="exact"/>
        <w:jc w:val="both"/>
        <w:rPr>
          <w:rFonts w:ascii="Arial" w:hAnsi="Arial" w:cs="Arial"/>
          <w:sz w:val="20"/>
        </w:rPr>
      </w:pPr>
    </w:p>
    <w:p w14:paraId="46AF9D02" w14:textId="7E03E8EA" w:rsidR="00F40129" w:rsidRDefault="00F40129" w:rsidP="00F40129">
      <w:pPr>
        <w:pStyle w:val="NormalWeb"/>
        <w:spacing w:before="0" w:beforeAutospacing="0" w:after="0" w:afterAutospacing="0" w:line="240" w:lineRule="exact"/>
        <w:jc w:val="both"/>
        <w:rPr>
          <w:rFonts w:ascii="Arial" w:hAnsi="Arial" w:cs="Arial"/>
          <w:bCs/>
          <w:sz w:val="20"/>
        </w:rPr>
      </w:pPr>
      <w:r>
        <w:rPr>
          <w:rFonts w:ascii="Arial" w:hAnsi="Arial" w:cs="Arial"/>
          <w:sz w:val="20"/>
        </w:rPr>
        <w:t xml:space="preserve">(d) </w:t>
      </w:r>
      <w:r>
        <w:rPr>
          <w:rFonts w:ascii="Arial" w:hAnsi="Arial" w:cs="Arial"/>
          <w:b/>
          <w:bCs/>
          <w:sz w:val="20"/>
        </w:rPr>
        <w:t>EIKE FUHRKEN BATISTA</w:t>
      </w:r>
      <w:r w:rsidRPr="001E2793">
        <w:rPr>
          <w:rFonts w:ascii="Arial" w:hAnsi="Arial" w:cs="Arial"/>
          <w:bCs/>
          <w:sz w:val="20"/>
        </w:rPr>
        <w:t>,</w:t>
      </w:r>
      <w:r>
        <w:rPr>
          <w:rFonts w:ascii="Arial" w:hAnsi="Arial" w:cs="Arial"/>
          <w:bCs/>
          <w:sz w:val="20"/>
        </w:rPr>
        <w:t xml:space="preserve"> brasileiro, </w:t>
      </w:r>
      <w:r w:rsidRPr="0090658A">
        <w:rPr>
          <w:rFonts w:ascii="Arial" w:hAnsi="Arial" w:cs="Arial"/>
          <w:bCs/>
          <w:sz w:val="20"/>
        </w:rPr>
        <w:t>separado judicialmente, engenheiro, portador da cédula de identidade RG nº 5.541.921-2, emitida pelo IFP/RJ, inscrito no CPF</w:t>
      </w:r>
      <w:r>
        <w:rPr>
          <w:rFonts w:ascii="Arial" w:hAnsi="Arial" w:cs="Arial"/>
          <w:bCs/>
          <w:sz w:val="20"/>
        </w:rPr>
        <w:t>/MF</w:t>
      </w:r>
      <w:r w:rsidRPr="0090658A">
        <w:rPr>
          <w:rFonts w:ascii="Arial" w:hAnsi="Arial" w:cs="Arial"/>
          <w:bCs/>
          <w:sz w:val="20"/>
        </w:rPr>
        <w:t xml:space="preserve"> sob o nº 664.976.807-30, com escritório na Praça Mahatma Gandhi, 14, 22º andar, Rio de Janeiro, RJ, doravante denominado</w:t>
      </w:r>
      <w:r>
        <w:rPr>
          <w:rFonts w:ascii="Arial" w:hAnsi="Arial" w:cs="Arial"/>
          <w:bCs/>
          <w:sz w:val="20"/>
        </w:rPr>
        <w:t xml:space="preserve"> (“</w:t>
      </w:r>
      <w:proofErr w:type="spellStart"/>
      <w:r w:rsidRPr="0090658A">
        <w:rPr>
          <w:rFonts w:ascii="Arial" w:hAnsi="Arial" w:cs="Arial"/>
          <w:bCs/>
          <w:sz w:val="20"/>
          <w:u w:val="single"/>
        </w:rPr>
        <w:t>Eike</w:t>
      </w:r>
      <w:proofErr w:type="spellEnd"/>
      <w:r>
        <w:rPr>
          <w:rFonts w:ascii="Arial" w:hAnsi="Arial" w:cs="Arial"/>
          <w:bCs/>
          <w:sz w:val="20"/>
        </w:rPr>
        <w:t>” e, em conjunto com OGX Participações, “</w:t>
      </w:r>
      <w:r w:rsidRPr="0090658A">
        <w:rPr>
          <w:rFonts w:ascii="Arial" w:hAnsi="Arial" w:cs="Arial"/>
          <w:bCs/>
          <w:sz w:val="20"/>
          <w:u w:val="single"/>
        </w:rPr>
        <w:t>Acionistas</w:t>
      </w:r>
      <w:r>
        <w:rPr>
          <w:rFonts w:ascii="Arial" w:hAnsi="Arial" w:cs="Arial"/>
          <w:bCs/>
          <w:sz w:val="20"/>
        </w:rPr>
        <w:t>”)</w:t>
      </w:r>
      <w:r w:rsidRPr="001E2793">
        <w:rPr>
          <w:rFonts w:ascii="Arial" w:hAnsi="Arial" w:cs="Arial"/>
          <w:bCs/>
          <w:sz w:val="20"/>
        </w:rPr>
        <w:t>;</w:t>
      </w:r>
      <w:r>
        <w:rPr>
          <w:rFonts w:ascii="Arial" w:hAnsi="Arial" w:cs="Arial"/>
          <w:bCs/>
          <w:sz w:val="20"/>
        </w:rPr>
        <w:t xml:space="preserve"> </w:t>
      </w:r>
    </w:p>
    <w:p w14:paraId="61522F2A" w14:textId="77777777" w:rsidR="00F67BAF" w:rsidRDefault="00F67BAF" w:rsidP="00F67BAF">
      <w:pPr>
        <w:pStyle w:val="NormalWeb"/>
        <w:spacing w:before="0" w:beforeAutospacing="0" w:after="0" w:afterAutospacing="0" w:line="240" w:lineRule="exact"/>
        <w:jc w:val="both"/>
        <w:rPr>
          <w:rFonts w:ascii="Arial" w:hAnsi="Arial" w:cs="Arial"/>
          <w:bCs/>
          <w:sz w:val="20"/>
        </w:rPr>
      </w:pPr>
    </w:p>
    <w:p w14:paraId="0E11F0DE" w14:textId="28E85924" w:rsidR="00F67BAF" w:rsidRDefault="00F67BAF" w:rsidP="00F67BAF">
      <w:pPr>
        <w:pStyle w:val="NormalWeb"/>
        <w:spacing w:before="0" w:beforeAutospacing="0" w:after="0" w:afterAutospacing="0" w:line="240" w:lineRule="exact"/>
        <w:jc w:val="both"/>
        <w:rPr>
          <w:rFonts w:ascii="Arial" w:hAnsi="Arial" w:cs="Arial"/>
          <w:sz w:val="20"/>
        </w:rPr>
      </w:pPr>
      <w:r>
        <w:rPr>
          <w:rFonts w:ascii="Arial" w:hAnsi="Arial" w:cs="Arial"/>
          <w:bCs/>
          <w:sz w:val="20"/>
        </w:rPr>
        <w:t xml:space="preserve">(e) </w:t>
      </w:r>
      <w:r w:rsidRPr="006530BF">
        <w:rPr>
          <w:rFonts w:ascii="Arial" w:hAnsi="Arial" w:cs="Arial"/>
          <w:b/>
          <w:bCs/>
          <w:sz w:val="20"/>
        </w:rPr>
        <w:t>OLIVEIRA TRUST SERVICER S/A</w:t>
      </w:r>
      <w:r w:rsidRPr="00C81E95">
        <w:rPr>
          <w:rFonts w:ascii="Arial" w:hAnsi="Arial" w:cs="Arial"/>
          <w:bCs/>
          <w:sz w:val="20"/>
        </w:rPr>
        <w:t xml:space="preserve">, sociedade anônima com sede na cidade do Rio de Janeiro, Estado do Rio de Janeiro, na Avenida das Américas, 500, Bloco 13, sala 205, parte, Barra da Tijuca, inscrita no CNPJ/MF nº 02.150.453/0001-20, neste </w:t>
      </w:r>
      <w:proofErr w:type="gramStart"/>
      <w:r w:rsidRPr="00C81E95">
        <w:rPr>
          <w:rFonts w:ascii="Arial" w:hAnsi="Arial" w:cs="Arial"/>
          <w:bCs/>
          <w:sz w:val="20"/>
        </w:rPr>
        <w:t>ato representada na forma de seu Estatuto Social</w:t>
      </w:r>
      <w:proofErr w:type="gramEnd"/>
      <w:r>
        <w:rPr>
          <w:rFonts w:ascii="Arial" w:hAnsi="Arial" w:cs="Arial"/>
          <w:bCs/>
          <w:sz w:val="20"/>
        </w:rPr>
        <w:t xml:space="preserve"> (“Agente de Monitoramento”);</w:t>
      </w:r>
    </w:p>
    <w:p w14:paraId="5A272EF7"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2C41A062" w14:textId="45FA64CE"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roofErr w:type="gramStart"/>
      <w:r w:rsidRPr="001E2793">
        <w:rPr>
          <w:rFonts w:ascii="Arial" w:hAnsi="Arial" w:cs="Arial"/>
          <w:sz w:val="20"/>
          <w:szCs w:val="20"/>
        </w:rPr>
        <w:t>vêm</w:t>
      </w:r>
      <w:proofErr w:type="gramEnd"/>
      <w:r w:rsidRPr="001E2793">
        <w:rPr>
          <w:rFonts w:ascii="Arial" w:hAnsi="Arial" w:cs="Arial"/>
          <w:sz w:val="20"/>
          <w:szCs w:val="20"/>
        </w:rPr>
        <w:t xml:space="preserve"> por esta e na melhor forma do direito firmar o presente “Instrumento Particular de Escritura da </w:t>
      </w:r>
      <w:r>
        <w:rPr>
          <w:rFonts w:ascii="Arial" w:hAnsi="Arial" w:cs="Arial"/>
          <w:sz w:val="20"/>
        </w:rPr>
        <w:t>2</w:t>
      </w:r>
      <w:r w:rsidRPr="001E2793">
        <w:rPr>
          <w:rFonts w:ascii="Arial" w:hAnsi="Arial" w:cs="Arial"/>
          <w:sz w:val="20"/>
        </w:rPr>
        <w:t>ª (</w:t>
      </w:r>
      <w:r>
        <w:rPr>
          <w:rFonts w:ascii="Arial" w:hAnsi="Arial" w:cs="Arial"/>
          <w:sz w:val="20"/>
        </w:rPr>
        <w:t>segunda</w:t>
      </w:r>
      <w:r w:rsidRPr="001E2793">
        <w:rPr>
          <w:rFonts w:ascii="Arial" w:hAnsi="Arial" w:cs="Arial"/>
          <w:sz w:val="20"/>
        </w:rPr>
        <w:t>)</w:t>
      </w:r>
      <w:r w:rsidRPr="001E2793">
        <w:rPr>
          <w:rFonts w:ascii="Arial" w:hAnsi="Arial" w:cs="Arial"/>
          <w:sz w:val="20"/>
          <w:szCs w:val="20"/>
        </w:rPr>
        <w:t xml:space="preserve"> Emissão</w:t>
      </w:r>
      <w:r>
        <w:rPr>
          <w:rFonts w:ascii="Arial" w:hAnsi="Arial" w:cs="Arial"/>
          <w:sz w:val="20"/>
          <w:szCs w:val="20"/>
        </w:rPr>
        <w:t xml:space="preserve"> </w:t>
      </w:r>
      <w:r w:rsidRPr="001E2793">
        <w:rPr>
          <w:rFonts w:ascii="Arial" w:hAnsi="Arial" w:cs="Arial"/>
          <w:sz w:val="20"/>
          <w:szCs w:val="20"/>
        </w:rPr>
        <w:t xml:space="preserve">de Debêntures, Conversíveis em Ações, da Espécie </w:t>
      </w:r>
      <w:ins w:id="2" w:author="Monique Garcia" w:date="2013-12-12T12:20:00Z">
        <w:r w:rsidR="001C386D">
          <w:rPr>
            <w:rFonts w:ascii="Arial" w:hAnsi="Arial" w:cs="Arial"/>
            <w:sz w:val="20"/>
            <w:szCs w:val="20"/>
          </w:rPr>
          <w:t xml:space="preserve">Subordinada, a Ser Convolada Em </w:t>
        </w:r>
      </w:ins>
      <w:r>
        <w:rPr>
          <w:rFonts w:ascii="Arial" w:hAnsi="Arial" w:cs="Arial"/>
          <w:sz w:val="20"/>
          <w:szCs w:val="20"/>
        </w:rPr>
        <w:t>com Garantia Real</w:t>
      </w:r>
      <w:r w:rsidRPr="001E2793">
        <w:rPr>
          <w:rFonts w:ascii="Arial" w:hAnsi="Arial" w:cs="Arial"/>
          <w:sz w:val="20"/>
          <w:szCs w:val="20"/>
        </w:rPr>
        <w:t>,</w:t>
      </w:r>
      <w:r>
        <w:rPr>
          <w:rFonts w:ascii="Arial" w:hAnsi="Arial" w:cs="Arial"/>
          <w:sz w:val="20"/>
          <w:szCs w:val="20"/>
        </w:rPr>
        <w:t xml:space="preserve"> com Garantia Fidejussória Adicional,</w:t>
      </w:r>
      <w:r w:rsidRPr="001E2793">
        <w:rPr>
          <w:rFonts w:ascii="Arial" w:hAnsi="Arial" w:cs="Arial"/>
          <w:sz w:val="20"/>
          <w:szCs w:val="20"/>
        </w:rPr>
        <w:t xml:space="preserve"> em </w:t>
      </w:r>
      <w:r>
        <w:rPr>
          <w:rFonts w:ascii="Arial" w:hAnsi="Arial" w:cs="Arial"/>
          <w:sz w:val="20"/>
          <w:szCs w:val="20"/>
        </w:rPr>
        <w:t>Duas Séries</w:t>
      </w:r>
      <w:r w:rsidRPr="001E2793">
        <w:rPr>
          <w:rFonts w:ascii="Arial" w:hAnsi="Arial" w:cs="Arial"/>
          <w:sz w:val="20"/>
          <w:szCs w:val="20"/>
        </w:rPr>
        <w:t>, d</w:t>
      </w:r>
      <w:r>
        <w:rPr>
          <w:rFonts w:ascii="Arial" w:hAnsi="Arial" w:cs="Arial"/>
          <w:sz w:val="20"/>
          <w:szCs w:val="20"/>
        </w:rPr>
        <w:t>a</w:t>
      </w:r>
      <w:r w:rsidRPr="001E2793">
        <w:rPr>
          <w:rFonts w:ascii="Arial" w:hAnsi="Arial" w:cs="Arial"/>
          <w:sz w:val="20"/>
          <w:szCs w:val="20"/>
        </w:rPr>
        <w:t xml:space="preserve"> </w:t>
      </w:r>
      <w:r>
        <w:rPr>
          <w:rFonts w:ascii="Arial" w:hAnsi="Arial" w:cs="Arial"/>
          <w:sz w:val="20"/>
          <w:szCs w:val="20"/>
        </w:rPr>
        <w:t>OGX Petróleo e Gás</w:t>
      </w:r>
      <w:r w:rsidRPr="001E2793">
        <w:rPr>
          <w:rFonts w:ascii="Arial" w:hAnsi="Arial" w:cs="Arial"/>
          <w:sz w:val="20"/>
          <w:szCs w:val="20"/>
        </w:rPr>
        <w:t xml:space="preserve"> S.A.” (respectivamente, “</w:t>
      </w:r>
      <w:r w:rsidRPr="001E2793">
        <w:rPr>
          <w:rFonts w:ascii="Arial" w:hAnsi="Arial" w:cs="Arial"/>
          <w:sz w:val="20"/>
          <w:szCs w:val="20"/>
          <w:u w:val="single"/>
        </w:rPr>
        <w:t>Escritura de Emissão</w:t>
      </w:r>
      <w:r w:rsidRPr="001E2793">
        <w:rPr>
          <w:rFonts w:ascii="Arial" w:hAnsi="Arial" w:cs="Arial"/>
          <w:sz w:val="20"/>
          <w:szCs w:val="20"/>
        </w:rPr>
        <w:t>”</w:t>
      </w:r>
      <w:r>
        <w:rPr>
          <w:rFonts w:ascii="Arial" w:hAnsi="Arial" w:cs="Arial"/>
          <w:sz w:val="20"/>
          <w:szCs w:val="20"/>
        </w:rPr>
        <w:t xml:space="preserve"> e</w:t>
      </w:r>
      <w:r w:rsidRPr="001E2793">
        <w:rPr>
          <w:rFonts w:ascii="Arial" w:hAnsi="Arial" w:cs="Arial"/>
          <w:sz w:val="20"/>
          <w:szCs w:val="20"/>
        </w:rPr>
        <w:t xml:space="preserve"> “</w:t>
      </w:r>
      <w:r w:rsidRPr="001E2793">
        <w:rPr>
          <w:rFonts w:ascii="Arial" w:hAnsi="Arial" w:cs="Arial"/>
          <w:sz w:val="20"/>
          <w:szCs w:val="20"/>
          <w:u w:val="single"/>
        </w:rPr>
        <w:t>Emissão</w:t>
      </w:r>
      <w:r w:rsidRPr="001E2793">
        <w:rPr>
          <w:rFonts w:ascii="Arial" w:hAnsi="Arial" w:cs="Arial"/>
          <w:sz w:val="20"/>
          <w:szCs w:val="20"/>
        </w:rPr>
        <w:t>”), contendo as seguintes cláusulas e condições:</w:t>
      </w:r>
    </w:p>
    <w:p w14:paraId="6CB2A398" w14:textId="77777777" w:rsidR="00F40129" w:rsidRPr="001E2793" w:rsidRDefault="00F40129" w:rsidP="00F40129">
      <w:pPr>
        <w:pStyle w:val="NormalWeb"/>
        <w:spacing w:before="0" w:beforeAutospacing="0" w:after="0" w:afterAutospacing="0" w:line="240" w:lineRule="exact"/>
        <w:jc w:val="both"/>
        <w:rPr>
          <w:rFonts w:ascii="Arial" w:hAnsi="Arial" w:cs="Arial"/>
          <w:b/>
          <w:smallCaps/>
          <w:sz w:val="20"/>
          <w:szCs w:val="20"/>
        </w:rPr>
      </w:pPr>
    </w:p>
    <w:p w14:paraId="1C3AEFD0"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I</w:t>
      </w:r>
    </w:p>
    <w:p w14:paraId="1C0EC021"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Da Autorização</w:t>
      </w:r>
    </w:p>
    <w:p w14:paraId="7CED62F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39FB7C2C" w14:textId="0A72B278" w:rsidR="00F40129" w:rsidRDefault="00F40129" w:rsidP="00F40129">
      <w:pPr>
        <w:widowControl/>
        <w:tabs>
          <w:tab w:val="left" w:pos="567"/>
        </w:tabs>
        <w:spacing w:after="120" w:line="240" w:lineRule="exact"/>
        <w:rPr>
          <w:rFonts w:ascii="Arial" w:hAnsi="Arial" w:cs="Arial"/>
          <w:sz w:val="20"/>
        </w:rPr>
      </w:pPr>
      <w:r w:rsidRPr="001E2793">
        <w:rPr>
          <w:rFonts w:ascii="Arial" w:hAnsi="Arial" w:cs="Arial"/>
          <w:sz w:val="20"/>
        </w:rPr>
        <w:t>1.1.</w:t>
      </w:r>
      <w:r w:rsidRPr="001E2793">
        <w:rPr>
          <w:rFonts w:ascii="Arial" w:hAnsi="Arial" w:cs="Arial"/>
          <w:sz w:val="20"/>
        </w:rPr>
        <w:tab/>
        <w:t>Nos termos do artigo 59, da Lei n.º 6.404, de 15 de dezembro de 1976, conforme alterada (“</w:t>
      </w:r>
      <w:r w:rsidRPr="001E2793">
        <w:rPr>
          <w:rFonts w:ascii="Arial" w:hAnsi="Arial" w:cs="Arial"/>
          <w:sz w:val="20"/>
          <w:u w:val="single"/>
        </w:rPr>
        <w:t>Lei das Sociedades por Ações</w:t>
      </w:r>
      <w:r w:rsidRPr="001E2793">
        <w:rPr>
          <w:rFonts w:ascii="Arial" w:hAnsi="Arial" w:cs="Arial"/>
          <w:sz w:val="20"/>
        </w:rPr>
        <w:t xml:space="preserve">”), a emissão para </w:t>
      </w:r>
      <w:r>
        <w:rPr>
          <w:rFonts w:ascii="Arial" w:hAnsi="Arial" w:cs="Arial"/>
          <w:sz w:val="20"/>
        </w:rPr>
        <w:t>colocação</w:t>
      </w:r>
      <w:r w:rsidRPr="001E2793">
        <w:rPr>
          <w:rFonts w:ascii="Arial" w:hAnsi="Arial" w:cs="Arial"/>
          <w:sz w:val="20"/>
        </w:rPr>
        <w:t xml:space="preserve"> </w:t>
      </w:r>
      <w:r>
        <w:rPr>
          <w:rFonts w:ascii="Arial" w:hAnsi="Arial" w:cs="Arial"/>
          <w:sz w:val="20"/>
        </w:rPr>
        <w:t>privada</w:t>
      </w:r>
      <w:r w:rsidRPr="001E2793">
        <w:rPr>
          <w:rFonts w:ascii="Arial" w:hAnsi="Arial" w:cs="Arial"/>
          <w:sz w:val="20"/>
        </w:rPr>
        <w:t xml:space="preserve"> de debêntures conversíveis em ações do Emissor</w:t>
      </w:r>
      <w:r>
        <w:rPr>
          <w:rFonts w:ascii="Arial" w:hAnsi="Arial" w:cs="Arial"/>
          <w:sz w:val="20"/>
        </w:rPr>
        <w:t xml:space="preserve"> (“</w:t>
      </w:r>
      <w:r w:rsidRPr="002E0794">
        <w:rPr>
          <w:rFonts w:ascii="Arial" w:hAnsi="Arial" w:cs="Arial"/>
          <w:sz w:val="20"/>
          <w:u w:val="single"/>
        </w:rPr>
        <w:t>Emissão</w:t>
      </w:r>
      <w:r>
        <w:rPr>
          <w:rFonts w:ascii="Arial" w:hAnsi="Arial" w:cs="Arial"/>
          <w:sz w:val="20"/>
        </w:rPr>
        <w:t>”, “</w:t>
      </w:r>
      <w:r w:rsidRPr="005708B3">
        <w:rPr>
          <w:rFonts w:ascii="Arial" w:hAnsi="Arial" w:cs="Arial"/>
          <w:sz w:val="20"/>
          <w:u w:val="single"/>
        </w:rPr>
        <w:t>Colocação Privada</w:t>
      </w:r>
      <w:r>
        <w:rPr>
          <w:rFonts w:ascii="Arial" w:hAnsi="Arial" w:cs="Arial"/>
          <w:sz w:val="20"/>
        </w:rPr>
        <w:t>” e “</w:t>
      </w:r>
      <w:r w:rsidRPr="002E0794">
        <w:rPr>
          <w:rFonts w:ascii="Arial" w:hAnsi="Arial" w:cs="Arial"/>
          <w:sz w:val="20"/>
          <w:u w:val="single"/>
        </w:rPr>
        <w:t>Debêntures</w:t>
      </w:r>
      <w:r>
        <w:rPr>
          <w:rFonts w:ascii="Arial" w:hAnsi="Arial" w:cs="Arial"/>
          <w:sz w:val="20"/>
        </w:rPr>
        <w:t>”, respectivamente) e a Garantia Fidejussória (conforme definido abaixo) e a Garantia Real (conforme definido abaixo)</w:t>
      </w:r>
      <w:r w:rsidRPr="001E2793">
        <w:rPr>
          <w:rFonts w:ascii="Arial" w:hAnsi="Arial" w:cs="Arial"/>
          <w:sz w:val="20"/>
        </w:rPr>
        <w:t xml:space="preserve"> </w:t>
      </w:r>
      <w:r w:rsidRPr="001E2793">
        <w:rPr>
          <w:rFonts w:ascii="Arial" w:hAnsi="Arial" w:cs="Arial"/>
          <w:sz w:val="20"/>
        </w:rPr>
        <w:lastRenderedPageBreak/>
        <w:t>fo</w:t>
      </w:r>
      <w:r>
        <w:rPr>
          <w:rFonts w:ascii="Arial" w:hAnsi="Arial" w:cs="Arial"/>
          <w:sz w:val="20"/>
        </w:rPr>
        <w:t xml:space="preserve">ram aprovadas </w:t>
      </w:r>
      <w:r w:rsidRPr="001E2793">
        <w:rPr>
          <w:rFonts w:ascii="Arial" w:hAnsi="Arial" w:cs="Arial"/>
          <w:sz w:val="20"/>
        </w:rPr>
        <w:t xml:space="preserve">em </w:t>
      </w:r>
      <w:r>
        <w:rPr>
          <w:rFonts w:ascii="Arial" w:hAnsi="Arial" w:cs="Arial"/>
          <w:sz w:val="20"/>
        </w:rPr>
        <w:t>assembleia geral extraordinária</w:t>
      </w:r>
      <w:r w:rsidRPr="001E2793">
        <w:rPr>
          <w:rFonts w:ascii="Arial" w:hAnsi="Arial" w:cs="Arial"/>
          <w:sz w:val="20"/>
        </w:rPr>
        <w:t xml:space="preserv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realizada em </w:t>
      </w:r>
      <w:r w:rsidR="004A05C9">
        <w:rPr>
          <w:rFonts w:ascii="Arial" w:hAnsi="Arial" w:cs="Arial"/>
          <w:sz w:val="20"/>
        </w:rPr>
        <w:t>12</w:t>
      </w:r>
      <w:r w:rsidRPr="001E2793">
        <w:rPr>
          <w:rFonts w:ascii="Arial" w:hAnsi="Arial" w:cs="Arial"/>
          <w:sz w:val="20"/>
        </w:rPr>
        <w:t xml:space="preserve"> de </w:t>
      </w:r>
      <w:r>
        <w:rPr>
          <w:rFonts w:ascii="Arial" w:hAnsi="Arial" w:cs="Arial"/>
          <w:sz w:val="20"/>
        </w:rPr>
        <w:t>dezembro</w:t>
      </w:r>
      <w:r w:rsidRPr="001E2793">
        <w:rPr>
          <w:rFonts w:ascii="Arial" w:hAnsi="Arial" w:cs="Arial"/>
          <w:sz w:val="20"/>
        </w:rPr>
        <w:t xml:space="preserve"> de 201</w:t>
      </w:r>
      <w:r>
        <w:rPr>
          <w:rFonts w:ascii="Arial" w:hAnsi="Arial" w:cs="Arial"/>
          <w:sz w:val="20"/>
        </w:rPr>
        <w:t>3</w:t>
      </w:r>
      <w:r w:rsidRPr="001E2793">
        <w:rPr>
          <w:rFonts w:ascii="Arial" w:hAnsi="Arial" w:cs="Arial"/>
          <w:sz w:val="20"/>
        </w:rPr>
        <w:t xml:space="preserve"> </w:t>
      </w:r>
      <w:r>
        <w:rPr>
          <w:rFonts w:ascii="Arial" w:hAnsi="Arial" w:cs="Arial"/>
          <w:sz w:val="20"/>
        </w:rPr>
        <w:t>(</w:t>
      </w:r>
      <w:r w:rsidRPr="001E2793">
        <w:rPr>
          <w:rFonts w:ascii="Arial" w:hAnsi="Arial" w:cs="Arial"/>
          <w:sz w:val="20"/>
        </w:rPr>
        <w:t>“</w:t>
      </w:r>
      <w:r>
        <w:rPr>
          <w:rFonts w:ascii="Arial" w:hAnsi="Arial" w:cs="Arial"/>
          <w:sz w:val="20"/>
          <w:u w:val="single"/>
        </w:rPr>
        <w:t>AGE</w:t>
      </w:r>
      <w:r w:rsidRPr="001E2793">
        <w:rPr>
          <w:rFonts w:ascii="Arial" w:hAnsi="Arial" w:cs="Arial"/>
          <w:sz w:val="20"/>
        </w:rPr>
        <w:t>”), na qual foram deliberados os termos e condições da Emissão</w:t>
      </w:r>
      <w:r>
        <w:rPr>
          <w:rFonts w:ascii="Arial" w:hAnsi="Arial" w:cs="Arial"/>
          <w:sz w:val="20"/>
        </w:rPr>
        <w:t xml:space="preserve"> e da Colocação Privada</w:t>
      </w:r>
      <w:r w:rsidR="00667729">
        <w:rPr>
          <w:rFonts w:ascii="Arial" w:hAnsi="Arial" w:cs="Arial"/>
          <w:sz w:val="20"/>
        </w:rPr>
        <w:t>.</w:t>
      </w:r>
    </w:p>
    <w:p w14:paraId="7FD76BFD" w14:textId="77777777" w:rsidR="00F40129" w:rsidRDefault="00F40129" w:rsidP="00F40129">
      <w:pPr>
        <w:widowControl/>
        <w:tabs>
          <w:tab w:val="left" w:pos="567"/>
        </w:tabs>
        <w:spacing w:after="120" w:line="240" w:lineRule="exact"/>
        <w:rPr>
          <w:rFonts w:ascii="Arial" w:hAnsi="Arial" w:cs="Arial"/>
          <w:sz w:val="20"/>
        </w:rPr>
      </w:pPr>
    </w:p>
    <w:p w14:paraId="0656B81C" w14:textId="34504612" w:rsidR="00F40129" w:rsidRPr="00D27050" w:rsidRDefault="00F40129" w:rsidP="00F40129">
      <w:pPr>
        <w:widowControl/>
        <w:tabs>
          <w:tab w:val="left" w:pos="567"/>
        </w:tabs>
        <w:spacing w:after="120" w:line="240" w:lineRule="exact"/>
        <w:rPr>
          <w:rFonts w:ascii="Arial" w:hAnsi="Arial" w:cs="Arial"/>
          <w:sz w:val="20"/>
        </w:rPr>
      </w:pPr>
      <w:r>
        <w:rPr>
          <w:rFonts w:ascii="Arial" w:hAnsi="Arial" w:cs="Arial"/>
          <w:sz w:val="20"/>
        </w:rPr>
        <w:t xml:space="preserve">1.2 A prestação da garantia fidejussória por parte da OG Participações será ratificada </w:t>
      </w:r>
      <w:r w:rsidRPr="00D27050">
        <w:rPr>
          <w:rFonts w:ascii="Arial" w:hAnsi="Arial" w:cs="Arial"/>
          <w:sz w:val="20"/>
        </w:rPr>
        <w:t xml:space="preserve">em Reunião do Conselho de Administração da OG Participações </w:t>
      </w:r>
      <w:r>
        <w:rPr>
          <w:rFonts w:ascii="Arial" w:hAnsi="Arial" w:cs="Arial"/>
          <w:sz w:val="20"/>
        </w:rPr>
        <w:t>cuja realização será uma condição para subscrição e integralização das Debêntures</w:t>
      </w:r>
      <w:r w:rsidRPr="00D27050">
        <w:rPr>
          <w:rFonts w:ascii="Arial" w:hAnsi="Arial" w:cs="Arial"/>
          <w:sz w:val="20"/>
        </w:rPr>
        <w:t>.</w:t>
      </w:r>
    </w:p>
    <w:p w14:paraId="47E1AC90" w14:textId="77777777" w:rsidR="00AC4EE7" w:rsidRDefault="00AC4EE7" w:rsidP="00B87A74">
      <w:pPr>
        <w:pStyle w:val="NormalWeb"/>
        <w:spacing w:before="0" w:beforeAutospacing="0" w:after="0" w:afterAutospacing="0" w:line="240" w:lineRule="exact"/>
        <w:jc w:val="center"/>
        <w:rPr>
          <w:rFonts w:ascii="Arial" w:hAnsi="Arial" w:cs="Arial"/>
          <w:b/>
          <w:smallCaps/>
          <w:sz w:val="20"/>
          <w:szCs w:val="20"/>
          <w:u w:val="single"/>
        </w:rPr>
      </w:pPr>
    </w:p>
    <w:p w14:paraId="37A5F877"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II</w:t>
      </w:r>
    </w:p>
    <w:p w14:paraId="7539B323"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Dos Requisitos</w:t>
      </w:r>
    </w:p>
    <w:p w14:paraId="419A319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536E1D17"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A Emissão será feita com a observância dos seguintes requisitos:</w:t>
      </w:r>
    </w:p>
    <w:p w14:paraId="425ED904"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BB84A3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2.1.</w:t>
      </w:r>
      <w:r w:rsidRPr="001E2793">
        <w:rPr>
          <w:rFonts w:ascii="Arial" w:hAnsi="Arial" w:cs="Arial"/>
          <w:b/>
          <w:sz w:val="20"/>
          <w:szCs w:val="20"/>
        </w:rPr>
        <w:tab/>
        <w:t>Arquivamento e Publicação das Deliberações Societárias</w:t>
      </w:r>
    </w:p>
    <w:p w14:paraId="7804F38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71006FEA"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2.1.1.</w:t>
      </w:r>
      <w:r w:rsidRPr="001E2793">
        <w:rPr>
          <w:rFonts w:ascii="Arial" w:hAnsi="Arial" w:cs="Arial"/>
          <w:sz w:val="20"/>
          <w:szCs w:val="20"/>
        </w:rPr>
        <w:tab/>
        <w:t xml:space="preserve">A ata da </w:t>
      </w:r>
      <w:r>
        <w:rPr>
          <w:rFonts w:ascii="Arial" w:hAnsi="Arial" w:cs="Arial"/>
          <w:sz w:val="20"/>
          <w:szCs w:val="20"/>
        </w:rPr>
        <w:t>AGE</w:t>
      </w:r>
      <w:r w:rsidRPr="001E2793">
        <w:rPr>
          <w:rFonts w:ascii="Arial" w:hAnsi="Arial" w:cs="Arial"/>
          <w:sz w:val="20"/>
          <w:szCs w:val="20"/>
        </w:rPr>
        <w:t xml:space="preserve"> </w:t>
      </w:r>
      <w:r>
        <w:rPr>
          <w:rFonts w:ascii="Arial" w:hAnsi="Arial" w:cs="Arial"/>
          <w:sz w:val="20"/>
          <w:szCs w:val="20"/>
        </w:rPr>
        <w:t>será</w:t>
      </w:r>
      <w:r w:rsidRPr="001E2793">
        <w:rPr>
          <w:rFonts w:ascii="Arial" w:hAnsi="Arial" w:cs="Arial"/>
          <w:sz w:val="20"/>
          <w:szCs w:val="20"/>
        </w:rPr>
        <w:t xml:space="preserve"> </w:t>
      </w:r>
      <w:r>
        <w:rPr>
          <w:rFonts w:ascii="Arial" w:hAnsi="Arial" w:cs="Arial"/>
          <w:sz w:val="20"/>
          <w:szCs w:val="20"/>
        </w:rPr>
        <w:t>arquivada</w:t>
      </w:r>
      <w:r w:rsidRPr="001E2793">
        <w:rPr>
          <w:rFonts w:ascii="Arial" w:hAnsi="Arial" w:cs="Arial"/>
          <w:sz w:val="20"/>
          <w:szCs w:val="20"/>
        </w:rPr>
        <w:t xml:space="preserve"> na </w:t>
      </w:r>
      <w:r>
        <w:rPr>
          <w:rFonts w:ascii="Arial" w:hAnsi="Arial" w:cs="Arial"/>
          <w:sz w:val="20"/>
          <w:szCs w:val="20"/>
        </w:rPr>
        <w:t>JUCERJA</w:t>
      </w:r>
      <w:r w:rsidRPr="001E2793">
        <w:rPr>
          <w:rFonts w:ascii="Arial" w:hAnsi="Arial" w:cs="Arial"/>
          <w:sz w:val="20"/>
        </w:rPr>
        <w:t xml:space="preserve"> e </w:t>
      </w:r>
      <w:r w:rsidRPr="001E2793">
        <w:rPr>
          <w:rFonts w:ascii="Arial" w:hAnsi="Arial" w:cs="Arial"/>
          <w:sz w:val="20"/>
          <w:szCs w:val="20"/>
        </w:rPr>
        <w:t>publicada no Diário Oficial do Estado d</w:t>
      </w:r>
      <w:r>
        <w:rPr>
          <w:rFonts w:ascii="Arial" w:hAnsi="Arial" w:cs="Arial"/>
          <w:sz w:val="20"/>
          <w:szCs w:val="20"/>
        </w:rPr>
        <w:t>o</w:t>
      </w:r>
      <w:r w:rsidRPr="001E2793">
        <w:rPr>
          <w:rFonts w:ascii="Arial" w:hAnsi="Arial" w:cs="Arial"/>
          <w:sz w:val="20"/>
          <w:szCs w:val="20"/>
        </w:rPr>
        <w:t xml:space="preserve"> </w:t>
      </w:r>
      <w:r>
        <w:rPr>
          <w:rFonts w:ascii="Arial" w:hAnsi="Arial" w:cs="Arial"/>
          <w:sz w:val="20"/>
          <w:szCs w:val="20"/>
        </w:rPr>
        <w:t>Rio de Janeiro</w:t>
      </w:r>
      <w:r w:rsidRPr="001E2793">
        <w:rPr>
          <w:rFonts w:ascii="Arial" w:hAnsi="Arial" w:cs="Arial"/>
          <w:sz w:val="20"/>
          <w:szCs w:val="20"/>
        </w:rPr>
        <w:t xml:space="preserve"> (“</w:t>
      </w:r>
      <w:r w:rsidRPr="001E2793">
        <w:rPr>
          <w:rFonts w:ascii="Arial" w:hAnsi="Arial" w:cs="Arial"/>
          <w:sz w:val="20"/>
          <w:szCs w:val="20"/>
          <w:u w:val="single"/>
        </w:rPr>
        <w:t>DOE</w:t>
      </w:r>
      <w:r>
        <w:rPr>
          <w:rFonts w:ascii="Arial" w:hAnsi="Arial" w:cs="Arial"/>
          <w:sz w:val="20"/>
          <w:szCs w:val="20"/>
          <w:u w:val="single"/>
        </w:rPr>
        <w:t>RJ</w:t>
      </w:r>
      <w:r w:rsidRPr="001E2793">
        <w:rPr>
          <w:rFonts w:ascii="Arial" w:hAnsi="Arial" w:cs="Arial"/>
          <w:sz w:val="20"/>
          <w:szCs w:val="20"/>
        </w:rPr>
        <w:t xml:space="preserve">”) e </w:t>
      </w:r>
      <w:r>
        <w:rPr>
          <w:rFonts w:ascii="Arial" w:hAnsi="Arial" w:cs="Arial"/>
          <w:sz w:val="20"/>
        </w:rPr>
        <w:t>no jornal</w:t>
      </w:r>
      <w:r w:rsidRPr="001E2793">
        <w:rPr>
          <w:rFonts w:ascii="Arial" w:hAnsi="Arial" w:cs="Arial"/>
          <w:sz w:val="20"/>
        </w:rPr>
        <w:t xml:space="preserve"> “</w:t>
      </w:r>
      <w:r>
        <w:rPr>
          <w:rFonts w:ascii="Arial" w:hAnsi="Arial" w:cs="Arial"/>
          <w:sz w:val="20"/>
        </w:rPr>
        <w:t>Diário Mercantil</w:t>
      </w:r>
      <w:r w:rsidRPr="001E2793">
        <w:rPr>
          <w:rFonts w:ascii="Arial" w:hAnsi="Arial" w:cs="Arial"/>
          <w:sz w:val="20"/>
        </w:rPr>
        <w:t>”, de acordo com o artigo 62, inciso I, da Lei das Sociedades por Ações</w:t>
      </w:r>
      <w:r w:rsidRPr="001E2793">
        <w:rPr>
          <w:rFonts w:ascii="Arial" w:hAnsi="Arial" w:cs="Arial"/>
          <w:sz w:val="20"/>
          <w:szCs w:val="20"/>
        </w:rPr>
        <w:t xml:space="preserve">. </w:t>
      </w:r>
    </w:p>
    <w:p w14:paraId="38D2626A"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7A164077"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2.1.</w:t>
      </w:r>
      <w:r>
        <w:rPr>
          <w:rFonts w:ascii="Arial" w:hAnsi="Arial" w:cs="Arial"/>
          <w:sz w:val="20"/>
          <w:szCs w:val="20"/>
        </w:rPr>
        <w:t>2</w:t>
      </w:r>
      <w:r w:rsidRPr="001E2793">
        <w:rPr>
          <w:rFonts w:ascii="Arial" w:hAnsi="Arial" w:cs="Arial"/>
          <w:sz w:val="20"/>
          <w:szCs w:val="20"/>
        </w:rPr>
        <w:t>.</w:t>
      </w:r>
      <w:r w:rsidRPr="001E2793">
        <w:rPr>
          <w:rFonts w:ascii="Arial" w:hAnsi="Arial" w:cs="Arial"/>
          <w:sz w:val="20"/>
          <w:szCs w:val="20"/>
        </w:rPr>
        <w:tab/>
        <w:t xml:space="preserve">A ata da </w:t>
      </w:r>
      <w:r>
        <w:rPr>
          <w:rFonts w:ascii="Arial" w:hAnsi="Arial" w:cs="Arial"/>
          <w:sz w:val="20"/>
          <w:szCs w:val="20"/>
        </w:rPr>
        <w:t>RCA</w:t>
      </w:r>
      <w:r w:rsidRPr="001E2793">
        <w:rPr>
          <w:rFonts w:ascii="Arial" w:hAnsi="Arial" w:cs="Arial"/>
          <w:sz w:val="20"/>
          <w:szCs w:val="20"/>
        </w:rPr>
        <w:t xml:space="preserve"> </w:t>
      </w:r>
      <w:r>
        <w:rPr>
          <w:rFonts w:ascii="Arial" w:hAnsi="Arial" w:cs="Arial"/>
          <w:sz w:val="20"/>
          <w:szCs w:val="20"/>
        </w:rPr>
        <w:t>será</w:t>
      </w:r>
      <w:r w:rsidRPr="001E2793">
        <w:rPr>
          <w:rFonts w:ascii="Arial" w:hAnsi="Arial" w:cs="Arial"/>
          <w:sz w:val="20"/>
          <w:szCs w:val="20"/>
        </w:rPr>
        <w:t xml:space="preserve"> </w:t>
      </w:r>
      <w:r>
        <w:rPr>
          <w:rFonts w:ascii="Arial" w:hAnsi="Arial" w:cs="Arial"/>
          <w:sz w:val="20"/>
          <w:szCs w:val="20"/>
        </w:rPr>
        <w:t>arquivada</w:t>
      </w:r>
      <w:r w:rsidRPr="001E2793">
        <w:rPr>
          <w:rFonts w:ascii="Arial" w:hAnsi="Arial" w:cs="Arial"/>
          <w:sz w:val="20"/>
          <w:szCs w:val="20"/>
        </w:rPr>
        <w:t xml:space="preserve"> na Junta Comercial do Estado </w:t>
      </w:r>
      <w:r>
        <w:rPr>
          <w:rFonts w:ascii="Arial" w:hAnsi="Arial" w:cs="Arial"/>
          <w:sz w:val="20"/>
          <w:szCs w:val="20"/>
        </w:rPr>
        <w:t>do Rio de Janeiro</w:t>
      </w:r>
      <w:r w:rsidRPr="001E2793">
        <w:rPr>
          <w:rFonts w:ascii="Arial" w:hAnsi="Arial" w:cs="Arial"/>
          <w:sz w:val="20"/>
          <w:szCs w:val="20"/>
        </w:rPr>
        <w:t xml:space="preserve"> (“</w:t>
      </w:r>
      <w:r w:rsidRPr="001E2793">
        <w:rPr>
          <w:rFonts w:ascii="Arial" w:hAnsi="Arial" w:cs="Arial"/>
          <w:sz w:val="20"/>
          <w:szCs w:val="20"/>
          <w:u w:val="single"/>
        </w:rPr>
        <w:t>JUCE</w:t>
      </w:r>
      <w:r>
        <w:rPr>
          <w:rFonts w:ascii="Arial" w:hAnsi="Arial" w:cs="Arial"/>
          <w:sz w:val="20"/>
          <w:szCs w:val="20"/>
          <w:u w:val="single"/>
        </w:rPr>
        <w:t>RJA</w:t>
      </w:r>
      <w:r w:rsidRPr="001E2793">
        <w:rPr>
          <w:rFonts w:ascii="Arial" w:hAnsi="Arial" w:cs="Arial"/>
          <w:sz w:val="20"/>
          <w:szCs w:val="20"/>
        </w:rPr>
        <w:t>”)</w:t>
      </w:r>
      <w:r w:rsidRPr="001E2793">
        <w:rPr>
          <w:rFonts w:ascii="Arial" w:hAnsi="Arial" w:cs="Arial"/>
          <w:sz w:val="20"/>
        </w:rPr>
        <w:t xml:space="preserve"> e </w:t>
      </w:r>
      <w:r w:rsidRPr="001E2793">
        <w:rPr>
          <w:rFonts w:ascii="Arial" w:hAnsi="Arial" w:cs="Arial"/>
          <w:sz w:val="20"/>
          <w:szCs w:val="20"/>
        </w:rPr>
        <w:t>publicada no Diário Oficial do Estado d</w:t>
      </w:r>
      <w:r>
        <w:rPr>
          <w:rFonts w:ascii="Arial" w:hAnsi="Arial" w:cs="Arial"/>
          <w:sz w:val="20"/>
          <w:szCs w:val="20"/>
        </w:rPr>
        <w:t>o</w:t>
      </w:r>
      <w:r w:rsidRPr="001E2793">
        <w:rPr>
          <w:rFonts w:ascii="Arial" w:hAnsi="Arial" w:cs="Arial"/>
          <w:sz w:val="20"/>
          <w:szCs w:val="20"/>
        </w:rPr>
        <w:t xml:space="preserve"> </w:t>
      </w:r>
      <w:r>
        <w:rPr>
          <w:rFonts w:ascii="Arial" w:hAnsi="Arial" w:cs="Arial"/>
          <w:sz w:val="20"/>
          <w:szCs w:val="20"/>
        </w:rPr>
        <w:t>Rio de Janeiro</w:t>
      </w:r>
      <w:r w:rsidRPr="001E2793">
        <w:rPr>
          <w:rFonts w:ascii="Arial" w:hAnsi="Arial" w:cs="Arial"/>
          <w:sz w:val="20"/>
          <w:szCs w:val="20"/>
        </w:rPr>
        <w:t xml:space="preserve"> (“</w:t>
      </w:r>
      <w:r w:rsidRPr="001E2793">
        <w:rPr>
          <w:rFonts w:ascii="Arial" w:hAnsi="Arial" w:cs="Arial"/>
          <w:sz w:val="20"/>
          <w:szCs w:val="20"/>
          <w:u w:val="single"/>
        </w:rPr>
        <w:t>DOE</w:t>
      </w:r>
      <w:r>
        <w:rPr>
          <w:rFonts w:ascii="Arial" w:hAnsi="Arial" w:cs="Arial"/>
          <w:sz w:val="20"/>
          <w:szCs w:val="20"/>
          <w:u w:val="single"/>
        </w:rPr>
        <w:t>RJ</w:t>
      </w:r>
      <w:r w:rsidRPr="001E2793">
        <w:rPr>
          <w:rFonts w:ascii="Arial" w:hAnsi="Arial" w:cs="Arial"/>
          <w:sz w:val="20"/>
          <w:szCs w:val="20"/>
        </w:rPr>
        <w:t xml:space="preserve">”) e </w:t>
      </w:r>
      <w:r>
        <w:rPr>
          <w:rFonts w:ascii="Arial" w:hAnsi="Arial" w:cs="Arial"/>
          <w:sz w:val="20"/>
        </w:rPr>
        <w:t>no jornal</w:t>
      </w:r>
      <w:r w:rsidRPr="001E2793">
        <w:rPr>
          <w:rFonts w:ascii="Arial" w:hAnsi="Arial" w:cs="Arial"/>
          <w:sz w:val="20"/>
        </w:rPr>
        <w:t xml:space="preserve"> “</w:t>
      </w:r>
      <w:r>
        <w:rPr>
          <w:rFonts w:ascii="Arial" w:hAnsi="Arial" w:cs="Arial"/>
          <w:sz w:val="20"/>
        </w:rPr>
        <w:t>Diário Mercantil</w:t>
      </w:r>
      <w:r w:rsidRPr="001E2793">
        <w:rPr>
          <w:rFonts w:ascii="Arial" w:hAnsi="Arial" w:cs="Arial"/>
          <w:sz w:val="20"/>
        </w:rPr>
        <w:t>”</w:t>
      </w:r>
      <w:r w:rsidRPr="001E2793">
        <w:rPr>
          <w:rFonts w:ascii="Arial" w:hAnsi="Arial" w:cs="Arial"/>
          <w:sz w:val="20"/>
          <w:szCs w:val="20"/>
        </w:rPr>
        <w:t xml:space="preserve">. </w:t>
      </w:r>
    </w:p>
    <w:p w14:paraId="42B40BC4"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103445D5"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2.2.</w:t>
      </w:r>
      <w:r w:rsidRPr="001E2793">
        <w:rPr>
          <w:rFonts w:ascii="Arial" w:hAnsi="Arial" w:cs="Arial"/>
          <w:b/>
          <w:sz w:val="20"/>
          <w:szCs w:val="20"/>
        </w:rPr>
        <w:tab/>
        <w:t>Inscrição da Escritura de Emissão</w:t>
      </w:r>
    </w:p>
    <w:p w14:paraId="4067B7DF"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6605C864"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2.2.1.</w:t>
      </w:r>
      <w:r w:rsidRPr="001E2793">
        <w:rPr>
          <w:rFonts w:ascii="Arial" w:hAnsi="Arial" w:cs="Arial"/>
          <w:sz w:val="20"/>
          <w:szCs w:val="20"/>
        </w:rPr>
        <w:tab/>
        <w:t>A presente Escritura de Emissão e seus eventuais aditamentos serão inscritos na JUCE</w:t>
      </w:r>
      <w:r>
        <w:rPr>
          <w:rFonts w:ascii="Arial" w:hAnsi="Arial" w:cs="Arial"/>
          <w:sz w:val="20"/>
          <w:szCs w:val="20"/>
        </w:rPr>
        <w:t>RJA</w:t>
      </w:r>
      <w:r w:rsidRPr="001E2793">
        <w:rPr>
          <w:rFonts w:ascii="Arial" w:hAnsi="Arial" w:cs="Arial"/>
          <w:sz w:val="20"/>
          <w:szCs w:val="20"/>
        </w:rPr>
        <w:t>, de acordo com o disposto no inciso II do artigo 62 da Lei das Sociedades por Ações.</w:t>
      </w:r>
    </w:p>
    <w:p w14:paraId="259B0583" w14:textId="77777777" w:rsidR="00F67BAF" w:rsidRDefault="00F67BAF" w:rsidP="00F40129">
      <w:pPr>
        <w:pStyle w:val="NormalWeb"/>
        <w:spacing w:before="0" w:beforeAutospacing="0" w:after="0" w:afterAutospacing="0" w:line="240" w:lineRule="exact"/>
        <w:jc w:val="both"/>
        <w:rPr>
          <w:rFonts w:ascii="Arial" w:hAnsi="Arial" w:cs="Arial"/>
          <w:sz w:val="20"/>
          <w:szCs w:val="20"/>
        </w:rPr>
      </w:pPr>
    </w:p>
    <w:p w14:paraId="472F2BD6" w14:textId="39CD618C" w:rsidR="00F67BAF" w:rsidRDefault="00F67BAF"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 xml:space="preserve">2.2.2. </w:t>
      </w:r>
      <w:r w:rsidRPr="00B40134">
        <w:rPr>
          <w:rFonts w:ascii="Arial" w:hAnsi="Arial" w:cs="Arial"/>
          <w:sz w:val="20"/>
          <w:szCs w:val="20"/>
        </w:rPr>
        <w:t>A presente Escritura de Emissão e seus aditamentos serão</w:t>
      </w:r>
      <w:bookmarkStart w:id="3" w:name="_Ref353370041"/>
      <w:r w:rsidRPr="00B40134">
        <w:rPr>
          <w:rFonts w:ascii="Arial" w:hAnsi="Arial" w:cs="Arial"/>
          <w:sz w:val="20"/>
          <w:szCs w:val="20"/>
        </w:rPr>
        <w:t xml:space="preserve"> registrados no cartório de registro de títulos e documentos da Comarca da Cidade do Rio de Janeiro, Estado do Rio de Janeiro</w:t>
      </w:r>
      <w:bookmarkEnd w:id="3"/>
      <w:r>
        <w:rPr>
          <w:rFonts w:ascii="Arial" w:hAnsi="Arial" w:cs="Arial"/>
          <w:sz w:val="20"/>
          <w:szCs w:val="20"/>
        </w:rPr>
        <w:t>.</w:t>
      </w:r>
    </w:p>
    <w:p w14:paraId="06E59121"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2FFD489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2.3.</w:t>
      </w:r>
      <w:r w:rsidRPr="001E2793">
        <w:rPr>
          <w:rFonts w:ascii="Arial" w:hAnsi="Arial" w:cs="Arial"/>
          <w:b/>
          <w:sz w:val="20"/>
          <w:szCs w:val="20"/>
        </w:rPr>
        <w:tab/>
        <w:t xml:space="preserve">Registro </w:t>
      </w:r>
      <w:r>
        <w:rPr>
          <w:rFonts w:ascii="Arial" w:hAnsi="Arial" w:cs="Arial"/>
          <w:b/>
          <w:sz w:val="20"/>
          <w:szCs w:val="20"/>
        </w:rPr>
        <w:t>de Distribuição e Negociação</w:t>
      </w:r>
    </w:p>
    <w:p w14:paraId="22D601FA"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07168DBE" w14:textId="77777777" w:rsidR="00F40129" w:rsidRDefault="00F40129" w:rsidP="00F40129">
      <w:pPr>
        <w:spacing w:line="240" w:lineRule="exact"/>
        <w:rPr>
          <w:rFonts w:ascii="Arial" w:hAnsi="Arial" w:cs="Arial"/>
          <w:sz w:val="20"/>
        </w:rPr>
      </w:pPr>
      <w:r w:rsidRPr="001E2793">
        <w:rPr>
          <w:rFonts w:ascii="Arial" w:hAnsi="Arial" w:cs="Arial"/>
          <w:sz w:val="20"/>
        </w:rPr>
        <w:t>2.3.1.</w:t>
      </w:r>
      <w:r w:rsidRPr="001E2793">
        <w:rPr>
          <w:rFonts w:ascii="Arial" w:hAnsi="Arial" w:cs="Arial"/>
          <w:sz w:val="20"/>
        </w:rPr>
        <w:tab/>
      </w:r>
      <w:r>
        <w:rPr>
          <w:rFonts w:ascii="Arial" w:hAnsi="Arial" w:cs="Arial"/>
          <w:sz w:val="20"/>
        </w:rPr>
        <w:t>As Debêntures (conforme abaixo definido) serão objeto de colocação privada e, portanto, não serão registradas para distribuição em qualquer mercado organizado</w:t>
      </w:r>
      <w:r w:rsidRPr="000778A3">
        <w:rPr>
          <w:rFonts w:ascii="Arial" w:hAnsi="Arial" w:cs="Arial"/>
          <w:sz w:val="20"/>
        </w:rPr>
        <w:t>.</w:t>
      </w:r>
      <w:r>
        <w:rPr>
          <w:rFonts w:ascii="Arial" w:hAnsi="Arial" w:cs="Arial"/>
          <w:sz w:val="20"/>
        </w:rPr>
        <w:t xml:space="preserve"> As Debêntures também não serão registradas para negociação em qualquer mercado organizado ou custodiadas eletronicamente em qualquer sistema de custódia e liquidação.</w:t>
      </w:r>
    </w:p>
    <w:p w14:paraId="0748752A" w14:textId="77777777" w:rsidR="00F40129" w:rsidRDefault="00F40129" w:rsidP="00F40129">
      <w:pPr>
        <w:spacing w:line="240" w:lineRule="exact"/>
        <w:rPr>
          <w:rFonts w:ascii="Arial" w:hAnsi="Arial" w:cs="Arial"/>
          <w:sz w:val="20"/>
        </w:rPr>
      </w:pPr>
    </w:p>
    <w:p w14:paraId="01C37626" w14:textId="77777777" w:rsidR="00F40129" w:rsidRPr="001E2793" w:rsidRDefault="00F40129" w:rsidP="00F40129">
      <w:pPr>
        <w:rPr>
          <w:rFonts w:ascii="Arial" w:hAnsi="Arial" w:cs="Arial"/>
          <w:b/>
          <w:sz w:val="20"/>
        </w:rPr>
      </w:pPr>
      <w:r w:rsidRPr="001E2793">
        <w:rPr>
          <w:rFonts w:ascii="Arial" w:hAnsi="Arial" w:cs="Arial"/>
          <w:b/>
          <w:sz w:val="20"/>
        </w:rPr>
        <w:t>2.</w:t>
      </w:r>
      <w:r>
        <w:rPr>
          <w:rFonts w:ascii="Arial" w:hAnsi="Arial" w:cs="Arial"/>
          <w:b/>
          <w:sz w:val="20"/>
        </w:rPr>
        <w:t>4</w:t>
      </w:r>
      <w:r w:rsidRPr="001E2793">
        <w:rPr>
          <w:rFonts w:ascii="Arial" w:hAnsi="Arial" w:cs="Arial"/>
          <w:b/>
          <w:sz w:val="20"/>
        </w:rPr>
        <w:t>.</w:t>
      </w:r>
      <w:r w:rsidRPr="001E2793">
        <w:rPr>
          <w:rFonts w:ascii="Arial" w:hAnsi="Arial" w:cs="Arial"/>
          <w:b/>
          <w:sz w:val="20"/>
        </w:rPr>
        <w:tab/>
      </w:r>
      <w:r>
        <w:rPr>
          <w:rFonts w:ascii="Arial" w:hAnsi="Arial" w:cs="Arial"/>
          <w:b/>
          <w:sz w:val="20"/>
        </w:rPr>
        <w:t>Inexigibilidade de Registro perante a CVM e a ANBIMA</w:t>
      </w:r>
    </w:p>
    <w:p w14:paraId="42983186"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63B0B17B" w14:textId="77777777" w:rsidR="00F40129" w:rsidRDefault="00F40129" w:rsidP="00F40129">
      <w:pPr>
        <w:spacing w:line="240" w:lineRule="exact"/>
        <w:rPr>
          <w:rFonts w:ascii="Arial" w:hAnsi="Arial" w:cs="Arial"/>
          <w:sz w:val="20"/>
        </w:rPr>
      </w:pPr>
      <w:r w:rsidRPr="001E2793">
        <w:rPr>
          <w:rFonts w:ascii="Arial" w:hAnsi="Arial" w:cs="Arial"/>
          <w:sz w:val="20"/>
        </w:rPr>
        <w:t>2.</w:t>
      </w:r>
      <w:r>
        <w:rPr>
          <w:rFonts w:ascii="Arial" w:hAnsi="Arial" w:cs="Arial"/>
          <w:sz w:val="20"/>
        </w:rPr>
        <w:t>4</w:t>
      </w:r>
      <w:r w:rsidRPr="001E2793">
        <w:rPr>
          <w:rFonts w:ascii="Arial" w:hAnsi="Arial" w:cs="Arial"/>
          <w:sz w:val="20"/>
        </w:rPr>
        <w:t>.1.</w:t>
      </w:r>
      <w:r w:rsidRPr="001E2793">
        <w:rPr>
          <w:rFonts w:ascii="Arial" w:hAnsi="Arial" w:cs="Arial"/>
          <w:sz w:val="20"/>
        </w:rPr>
        <w:tab/>
      </w:r>
      <w:r w:rsidRPr="00CA58EC">
        <w:rPr>
          <w:rFonts w:ascii="Arial" w:hAnsi="Arial" w:cs="Arial"/>
          <w:sz w:val="20"/>
        </w:rPr>
        <w:t>A Emissão não será objeto de registro perante a Comissão de Valores Mobiliários (“</w:t>
      </w:r>
      <w:r w:rsidRPr="00CA58EC">
        <w:rPr>
          <w:rFonts w:ascii="Arial" w:hAnsi="Arial" w:cs="Arial"/>
          <w:sz w:val="20"/>
          <w:u w:val="single"/>
        </w:rPr>
        <w:t>CVM</w:t>
      </w:r>
      <w:r w:rsidRPr="00CA58EC">
        <w:rPr>
          <w:rFonts w:ascii="Arial" w:hAnsi="Arial" w:cs="Arial"/>
          <w:sz w:val="20"/>
        </w:rPr>
        <w:t>”) ou perante a Associação Brasileira de Entidades dos Mercados Financeiros e de Capitais (“</w:t>
      </w:r>
      <w:r w:rsidRPr="00CA58EC">
        <w:rPr>
          <w:rFonts w:ascii="Arial" w:hAnsi="Arial" w:cs="Arial"/>
          <w:sz w:val="20"/>
          <w:u w:val="single"/>
        </w:rPr>
        <w:t>ANBIMA</w:t>
      </w:r>
      <w:r w:rsidRPr="00CA58EC">
        <w:rPr>
          <w:rFonts w:ascii="Arial" w:hAnsi="Arial" w:cs="Arial"/>
          <w:sz w:val="20"/>
        </w:rPr>
        <w:t xml:space="preserve">”), uma vez que a Emissão será objeto de </w:t>
      </w:r>
      <w:r>
        <w:rPr>
          <w:rFonts w:ascii="Arial" w:hAnsi="Arial" w:cs="Arial"/>
          <w:sz w:val="20"/>
        </w:rPr>
        <w:t>C</w:t>
      </w:r>
      <w:r w:rsidRPr="00CA58EC">
        <w:rPr>
          <w:rFonts w:ascii="Arial" w:hAnsi="Arial" w:cs="Arial"/>
          <w:sz w:val="20"/>
        </w:rPr>
        <w:t xml:space="preserve">olocação </w:t>
      </w:r>
      <w:r>
        <w:rPr>
          <w:rFonts w:ascii="Arial" w:hAnsi="Arial" w:cs="Arial"/>
          <w:sz w:val="20"/>
        </w:rPr>
        <w:t>P</w:t>
      </w:r>
      <w:r w:rsidRPr="00CA58EC">
        <w:rPr>
          <w:rFonts w:ascii="Arial" w:hAnsi="Arial" w:cs="Arial"/>
          <w:sz w:val="20"/>
        </w:rPr>
        <w:t>rivada, sem (i) a intermediação de instituições integrantes do sistema de distribuição de valores mobiliários; ou (</w:t>
      </w:r>
      <w:proofErr w:type="spellStart"/>
      <w:proofErr w:type="gramStart"/>
      <w:r w:rsidRPr="00CA58EC">
        <w:rPr>
          <w:rFonts w:ascii="Arial" w:hAnsi="Arial" w:cs="Arial"/>
          <w:sz w:val="20"/>
        </w:rPr>
        <w:t>ii</w:t>
      </w:r>
      <w:proofErr w:type="spellEnd"/>
      <w:proofErr w:type="gramEnd"/>
      <w:r w:rsidRPr="00CA58EC">
        <w:rPr>
          <w:rFonts w:ascii="Arial" w:hAnsi="Arial" w:cs="Arial"/>
          <w:sz w:val="20"/>
        </w:rPr>
        <w:t>) qualquer esforço de venda perante investidores indeterminados.</w:t>
      </w:r>
    </w:p>
    <w:p w14:paraId="0C959753" w14:textId="77777777" w:rsidR="00F40129" w:rsidRPr="001E2793" w:rsidRDefault="00F40129" w:rsidP="00F40129">
      <w:pPr>
        <w:spacing w:line="240" w:lineRule="exact"/>
        <w:rPr>
          <w:rFonts w:ascii="Arial" w:hAnsi="Arial" w:cs="Arial"/>
          <w:sz w:val="20"/>
        </w:rPr>
      </w:pPr>
    </w:p>
    <w:p w14:paraId="61DB043F" w14:textId="77777777" w:rsidR="00F40129" w:rsidRPr="001E2793" w:rsidRDefault="00F40129" w:rsidP="00F40129">
      <w:pPr>
        <w:spacing w:line="240" w:lineRule="exact"/>
        <w:rPr>
          <w:rFonts w:ascii="Arial" w:hAnsi="Arial" w:cs="Arial"/>
          <w:sz w:val="20"/>
        </w:rPr>
      </w:pPr>
    </w:p>
    <w:p w14:paraId="2A3ECE76"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III</w:t>
      </w:r>
    </w:p>
    <w:p w14:paraId="46835C15"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 xml:space="preserve">Das Características da Emissão </w:t>
      </w:r>
    </w:p>
    <w:p w14:paraId="38707BF4"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4E500FD0"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b/>
          <w:sz w:val="20"/>
          <w:szCs w:val="20"/>
        </w:rPr>
        <w:t>3.1.</w:t>
      </w:r>
      <w:r w:rsidRPr="001E2793">
        <w:rPr>
          <w:rFonts w:ascii="Arial" w:hAnsi="Arial" w:cs="Arial"/>
          <w:b/>
          <w:sz w:val="20"/>
          <w:szCs w:val="20"/>
        </w:rPr>
        <w:tab/>
        <w:t>Objeto Social d</w:t>
      </w:r>
      <w:r>
        <w:rPr>
          <w:rFonts w:ascii="Arial" w:hAnsi="Arial" w:cs="Arial"/>
          <w:b/>
          <w:sz w:val="20"/>
          <w:szCs w:val="20"/>
        </w:rPr>
        <w:t>a</w:t>
      </w:r>
      <w:r w:rsidRPr="001E2793">
        <w:rPr>
          <w:rFonts w:ascii="Arial" w:hAnsi="Arial" w:cs="Arial"/>
          <w:b/>
          <w:sz w:val="20"/>
          <w:szCs w:val="20"/>
        </w:rPr>
        <w:t xml:space="preserve"> Emissor</w:t>
      </w:r>
      <w:r>
        <w:rPr>
          <w:rFonts w:ascii="Arial" w:hAnsi="Arial" w:cs="Arial"/>
          <w:b/>
          <w:sz w:val="20"/>
          <w:szCs w:val="20"/>
        </w:rPr>
        <w:t>a</w:t>
      </w:r>
    </w:p>
    <w:p w14:paraId="707B860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DD2018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3.1.1.</w:t>
      </w:r>
      <w:r w:rsidRPr="001E2793">
        <w:rPr>
          <w:rFonts w:ascii="Arial" w:hAnsi="Arial" w:cs="Arial"/>
          <w:sz w:val="20"/>
          <w:szCs w:val="20"/>
        </w:rPr>
        <w:tab/>
      </w:r>
      <w:r>
        <w:rPr>
          <w:rFonts w:ascii="Arial" w:hAnsi="Arial" w:cs="Arial"/>
          <w:sz w:val="20"/>
          <w:szCs w:val="20"/>
        </w:rPr>
        <w:t xml:space="preserve">A Emissora tem por objeto social, mediante autorização ou concessão da União, a pesquisa, </w:t>
      </w:r>
      <w:proofErr w:type="gramStart"/>
      <w:r>
        <w:rPr>
          <w:rFonts w:ascii="Arial" w:hAnsi="Arial" w:cs="Arial"/>
          <w:sz w:val="20"/>
          <w:szCs w:val="20"/>
        </w:rPr>
        <w:t>lavra,</w:t>
      </w:r>
      <w:proofErr w:type="gramEnd"/>
      <w:r>
        <w:rPr>
          <w:rFonts w:ascii="Arial" w:hAnsi="Arial" w:cs="Arial"/>
          <w:sz w:val="20"/>
          <w:szCs w:val="20"/>
        </w:rPr>
        <w:t xml:space="preserve"> a refinação, o processamento, o comércio e o transporte de petróleo proveniente de poço, de xisto ou de outras rochas, de seus derivados, de gás natural e de outros hidrocarbonetos fluidos, apoio marítimo e apoio portuário para auxílio à exploração e produção de petróleo e gás no mar, além das atividades vinculadas à energia, podendo promover a pesquisa, o desenvolvimento, a produção, o transporte, a distribuição e a comercialização de todas as formas de energia permitidas por lei, bem como quaisquer outras atividades correlatas ou afins. A Emissora pode, ainda, para consecução de seu objeto, participar do capital de outras sociedades. </w:t>
      </w:r>
    </w:p>
    <w:p w14:paraId="0C9268D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67CD128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3.2.</w:t>
      </w:r>
      <w:r w:rsidRPr="001E2793">
        <w:rPr>
          <w:rFonts w:ascii="Arial" w:hAnsi="Arial" w:cs="Arial"/>
          <w:b/>
          <w:sz w:val="20"/>
          <w:szCs w:val="20"/>
        </w:rPr>
        <w:tab/>
        <w:t xml:space="preserve">Número da Emissão </w:t>
      </w:r>
    </w:p>
    <w:p w14:paraId="414C28F2"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21CBA156"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3.2.1.</w:t>
      </w:r>
      <w:r w:rsidRPr="001E2793">
        <w:rPr>
          <w:rFonts w:ascii="Arial" w:hAnsi="Arial" w:cs="Arial"/>
          <w:sz w:val="20"/>
          <w:szCs w:val="20"/>
        </w:rPr>
        <w:tab/>
        <w:t xml:space="preserve">A presente Emissão representa a </w:t>
      </w:r>
      <w:r>
        <w:rPr>
          <w:rFonts w:ascii="Arial" w:hAnsi="Arial" w:cs="Arial"/>
          <w:sz w:val="20"/>
        </w:rPr>
        <w:t>2</w:t>
      </w:r>
      <w:r w:rsidRPr="001E2793">
        <w:rPr>
          <w:rFonts w:ascii="Arial" w:hAnsi="Arial" w:cs="Arial"/>
          <w:sz w:val="20"/>
          <w:szCs w:val="20"/>
        </w:rPr>
        <w:t>ª (</w:t>
      </w:r>
      <w:r>
        <w:rPr>
          <w:rFonts w:ascii="Arial" w:hAnsi="Arial" w:cs="Arial"/>
          <w:sz w:val="20"/>
          <w:szCs w:val="20"/>
        </w:rPr>
        <w:t>segunda</w:t>
      </w:r>
      <w:r w:rsidRPr="001E2793">
        <w:rPr>
          <w:rFonts w:ascii="Arial" w:hAnsi="Arial" w:cs="Arial"/>
          <w:sz w:val="20"/>
          <w:szCs w:val="20"/>
        </w:rPr>
        <w:t>) emissão de debêntures d</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w:t>
      </w:r>
    </w:p>
    <w:p w14:paraId="1BF9166B"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3DDDC6DC"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B453A6">
        <w:rPr>
          <w:rFonts w:ascii="Arial" w:hAnsi="Arial" w:cs="Arial"/>
          <w:b/>
          <w:sz w:val="20"/>
          <w:szCs w:val="20"/>
        </w:rPr>
        <w:t>3.3.</w:t>
      </w:r>
      <w:r w:rsidRPr="00B453A6">
        <w:rPr>
          <w:rFonts w:ascii="Arial" w:hAnsi="Arial" w:cs="Arial"/>
          <w:b/>
          <w:sz w:val="20"/>
          <w:szCs w:val="20"/>
        </w:rPr>
        <w:tab/>
        <w:t xml:space="preserve">Valor Total </w:t>
      </w:r>
      <w:r>
        <w:rPr>
          <w:rFonts w:ascii="Arial" w:hAnsi="Arial" w:cs="Arial"/>
          <w:b/>
          <w:sz w:val="20"/>
          <w:szCs w:val="20"/>
        </w:rPr>
        <w:t>da Emissão</w:t>
      </w:r>
    </w:p>
    <w:p w14:paraId="0022C46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0D5A57E" w14:textId="20DB4C9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3.3.1.</w:t>
      </w:r>
      <w:r w:rsidRPr="001E2793">
        <w:rPr>
          <w:rFonts w:ascii="Arial" w:hAnsi="Arial" w:cs="Arial"/>
          <w:sz w:val="20"/>
          <w:szCs w:val="20"/>
        </w:rPr>
        <w:tab/>
        <w:t xml:space="preserve">O valor total da Emissão </w:t>
      </w:r>
      <w:r>
        <w:rPr>
          <w:rFonts w:ascii="Arial" w:hAnsi="Arial" w:cs="Arial"/>
          <w:sz w:val="20"/>
          <w:szCs w:val="20"/>
        </w:rPr>
        <w:t>será</w:t>
      </w:r>
      <w:r w:rsidRPr="001E2793">
        <w:rPr>
          <w:rFonts w:ascii="Arial" w:hAnsi="Arial" w:cs="Arial"/>
          <w:sz w:val="20"/>
          <w:szCs w:val="20"/>
        </w:rPr>
        <w:t xml:space="preserve"> </w:t>
      </w:r>
      <w:r w:rsidR="007E306D">
        <w:rPr>
          <w:rFonts w:ascii="Arial" w:hAnsi="Arial" w:cs="Arial"/>
          <w:sz w:val="20"/>
          <w:szCs w:val="20"/>
        </w:rPr>
        <w:t>de</w:t>
      </w:r>
      <w:r>
        <w:rPr>
          <w:rFonts w:ascii="Arial" w:hAnsi="Arial" w:cs="Arial"/>
          <w:sz w:val="20"/>
          <w:szCs w:val="20"/>
        </w:rPr>
        <w:t xml:space="preserve"> </w:t>
      </w:r>
      <w:r w:rsidR="007E306D">
        <w:rPr>
          <w:rFonts w:ascii="Arial" w:hAnsi="Arial" w:cs="Arial"/>
          <w:sz w:val="20"/>
          <w:szCs w:val="20"/>
        </w:rPr>
        <w:t>R</w:t>
      </w:r>
      <w:r>
        <w:rPr>
          <w:rFonts w:ascii="Arial" w:hAnsi="Arial" w:cs="Arial"/>
          <w:sz w:val="20"/>
          <w:szCs w:val="20"/>
        </w:rPr>
        <w:t>$</w:t>
      </w:r>
      <w:r w:rsidR="007E306D">
        <w:rPr>
          <w:rFonts w:ascii="Arial" w:hAnsi="Arial" w:cs="Arial"/>
          <w:sz w:val="20"/>
          <w:szCs w:val="20"/>
        </w:rPr>
        <w:t>465.200.000,00</w:t>
      </w:r>
      <w:r>
        <w:rPr>
          <w:rFonts w:ascii="Arial" w:hAnsi="Arial" w:cs="Arial"/>
          <w:sz w:val="20"/>
          <w:szCs w:val="20"/>
        </w:rPr>
        <w:t xml:space="preserve"> (</w:t>
      </w:r>
      <w:r w:rsidR="007E306D">
        <w:rPr>
          <w:rFonts w:ascii="Arial" w:hAnsi="Arial" w:cs="Arial"/>
          <w:sz w:val="20"/>
          <w:szCs w:val="20"/>
        </w:rPr>
        <w:t>quatrocentos e sessenta e cinco</w:t>
      </w:r>
      <w:r>
        <w:rPr>
          <w:rFonts w:ascii="Arial" w:hAnsi="Arial" w:cs="Arial"/>
          <w:sz w:val="20"/>
          <w:szCs w:val="20"/>
        </w:rPr>
        <w:t xml:space="preserve"> milhões</w:t>
      </w:r>
      <w:r w:rsidR="007E306D">
        <w:rPr>
          <w:rFonts w:ascii="Arial" w:hAnsi="Arial" w:cs="Arial"/>
          <w:sz w:val="20"/>
          <w:szCs w:val="20"/>
        </w:rPr>
        <w:t xml:space="preserve"> e duzentos mil</w:t>
      </w:r>
      <w:r>
        <w:rPr>
          <w:rFonts w:ascii="Arial" w:hAnsi="Arial" w:cs="Arial"/>
          <w:sz w:val="20"/>
          <w:szCs w:val="20"/>
        </w:rPr>
        <w:t xml:space="preserve"> </w:t>
      </w:r>
      <w:r w:rsidR="00667729">
        <w:rPr>
          <w:rFonts w:ascii="Arial" w:hAnsi="Arial" w:cs="Arial"/>
          <w:sz w:val="20"/>
          <w:szCs w:val="20"/>
        </w:rPr>
        <w:t>reais</w:t>
      </w:r>
      <w:r>
        <w:rPr>
          <w:rFonts w:ascii="Arial" w:hAnsi="Arial" w:cs="Arial"/>
          <w:sz w:val="20"/>
          <w:szCs w:val="20"/>
        </w:rPr>
        <w:t>)</w:t>
      </w:r>
      <w:r w:rsidRPr="001E2793">
        <w:rPr>
          <w:rFonts w:ascii="Arial" w:hAnsi="Arial" w:cs="Arial"/>
          <w:sz w:val="20"/>
          <w:szCs w:val="20"/>
        </w:rPr>
        <w:t xml:space="preserve"> (“</w:t>
      </w:r>
      <w:r w:rsidRPr="001E2793">
        <w:rPr>
          <w:rFonts w:ascii="Arial" w:hAnsi="Arial" w:cs="Arial"/>
          <w:sz w:val="20"/>
          <w:szCs w:val="20"/>
          <w:u w:val="single"/>
        </w:rPr>
        <w:t>Valor Total da Emissão</w:t>
      </w:r>
      <w:r w:rsidRPr="001E2793">
        <w:rPr>
          <w:rFonts w:ascii="Arial" w:hAnsi="Arial" w:cs="Arial"/>
          <w:sz w:val="20"/>
          <w:szCs w:val="20"/>
        </w:rPr>
        <w:t>”)</w:t>
      </w:r>
      <w:r>
        <w:rPr>
          <w:rFonts w:ascii="Arial" w:hAnsi="Arial" w:cs="Arial"/>
          <w:sz w:val="20"/>
          <w:szCs w:val="20"/>
        </w:rPr>
        <w:t xml:space="preserve">, sendo </w:t>
      </w:r>
      <w:r w:rsidR="00667729">
        <w:rPr>
          <w:rFonts w:ascii="Arial" w:hAnsi="Arial" w:cs="Arial"/>
          <w:sz w:val="20"/>
          <w:szCs w:val="20"/>
        </w:rPr>
        <w:t>R</w:t>
      </w:r>
      <w:r>
        <w:rPr>
          <w:rFonts w:ascii="Arial" w:hAnsi="Arial" w:cs="Arial"/>
          <w:sz w:val="20"/>
          <w:szCs w:val="20"/>
        </w:rPr>
        <w:t>$</w:t>
      </w:r>
      <w:r w:rsidR="00667729">
        <w:rPr>
          <w:rFonts w:ascii="Arial" w:hAnsi="Arial" w:cs="Arial"/>
          <w:sz w:val="20"/>
          <w:szCs w:val="20"/>
        </w:rPr>
        <w:t>232.600.000,00</w:t>
      </w:r>
      <w:r>
        <w:rPr>
          <w:rFonts w:ascii="Arial" w:hAnsi="Arial" w:cs="Arial"/>
          <w:sz w:val="20"/>
          <w:szCs w:val="20"/>
        </w:rPr>
        <w:t xml:space="preserve"> (</w:t>
      </w:r>
      <w:r w:rsidR="00667729">
        <w:rPr>
          <w:rFonts w:ascii="Arial" w:hAnsi="Arial" w:cs="Arial"/>
          <w:sz w:val="20"/>
          <w:szCs w:val="20"/>
        </w:rPr>
        <w:t>duzentos e trinta e dois</w:t>
      </w:r>
      <w:r>
        <w:rPr>
          <w:rFonts w:ascii="Arial" w:hAnsi="Arial" w:cs="Arial"/>
          <w:sz w:val="20"/>
          <w:szCs w:val="20"/>
        </w:rPr>
        <w:t xml:space="preserve"> milhões</w:t>
      </w:r>
      <w:r w:rsidR="00667729">
        <w:rPr>
          <w:rFonts w:ascii="Arial" w:hAnsi="Arial" w:cs="Arial"/>
          <w:sz w:val="20"/>
          <w:szCs w:val="20"/>
        </w:rPr>
        <w:t xml:space="preserve"> e seiscentos mil</w:t>
      </w:r>
      <w:r>
        <w:rPr>
          <w:rFonts w:ascii="Arial" w:hAnsi="Arial" w:cs="Arial"/>
          <w:sz w:val="20"/>
          <w:szCs w:val="20"/>
        </w:rPr>
        <w:t xml:space="preserve"> </w:t>
      </w:r>
      <w:r w:rsidR="00667729">
        <w:rPr>
          <w:rFonts w:ascii="Arial" w:hAnsi="Arial" w:cs="Arial"/>
          <w:sz w:val="20"/>
          <w:szCs w:val="20"/>
        </w:rPr>
        <w:t>reais</w:t>
      </w:r>
      <w:r>
        <w:rPr>
          <w:rFonts w:ascii="Arial" w:hAnsi="Arial" w:cs="Arial"/>
          <w:sz w:val="20"/>
          <w:szCs w:val="20"/>
        </w:rPr>
        <w:t xml:space="preserve">) relativos à 1ª (primeira) série e </w:t>
      </w:r>
      <w:r w:rsidR="00667729">
        <w:rPr>
          <w:rFonts w:ascii="Arial" w:hAnsi="Arial" w:cs="Arial"/>
          <w:sz w:val="20"/>
          <w:szCs w:val="20"/>
        </w:rPr>
        <w:t>R$232.600.000,00 (duzentos e trinta e dois milhões e seiscentos mil reais)</w:t>
      </w:r>
      <w:r>
        <w:rPr>
          <w:rFonts w:ascii="Arial" w:hAnsi="Arial" w:cs="Arial"/>
          <w:sz w:val="20"/>
          <w:szCs w:val="20"/>
        </w:rPr>
        <w:t xml:space="preserve"> relativos à 2ª (segunda) série, </w:t>
      </w:r>
      <w:r w:rsidRPr="001E2793">
        <w:rPr>
          <w:rFonts w:ascii="Arial" w:hAnsi="Arial" w:cs="Arial"/>
          <w:sz w:val="20"/>
          <w:szCs w:val="20"/>
        </w:rPr>
        <w:t>na</w:t>
      </w:r>
      <w:r>
        <w:rPr>
          <w:rFonts w:ascii="Arial" w:hAnsi="Arial" w:cs="Arial"/>
          <w:sz w:val="20"/>
          <w:szCs w:val="20"/>
        </w:rPr>
        <w:t xml:space="preserve"> </w:t>
      </w:r>
      <w:r w:rsidRPr="001E2793">
        <w:rPr>
          <w:rFonts w:ascii="Arial" w:hAnsi="Arial" w:cs="Arial"/>
          <w:sz w:val="20"/>
          <w:szCs w:val="20"/>
        </w:rPr>
        <w:t>Data de Emissão (conforme abaixo definida)</w:t>
      </w:r>
      <w:r w:rsidR="00667729">
        <w:rPr>
          <w:rFonts w:ascii="Arial" w:hAnsi="Arial" w:cs="Arial"/>
          <w:sz w:val="20"/>
          <w:szCs w:val="20"/>
        </w:rPr>
        <w:t>.</w:t>
      </w:r>
    </w:p>
    <w:p w14:paraId="2F3AB934"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7ADFCD5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B453A6">
        <w:rPr>
          <w:rFonts w:ascii="Arial" w:hAnsi="Arial" w:cs="Arial"/>
          <w:b/>
          <w:sz w:val="20"/>
          <w:szCs w:val="20"/>
        </w:rPr>
        <w:t>3.4.</w:t>
      </w:r>
      <w:r w:rsidRPr="00B453A6">
        <w:rPr>
          <w:rFonts w:ascii="Arial" w:hAnsi="Arial" w:cs="Arial"/>
          <w:b/>
          <w:sz w:val="20"/>
          <w:szCs w:val="20"/>
        </w:rPr>
        <w:tab/>
        <w:t>Número de Séries</w:t>
      </w:r>
      <w:r w:rsidRPr="001E2793">
        <w:rPr>
          <w:rFonts w:ascii="Arial" w:hAnsi="Arial" w:cs="Arial"/>
          <w:b/>
          <w:sz w:val="20"/>
          <w:szCs w:val="20"/>
        </w:rPr>
        <w:t xml:space="preserve"> </w:t>
      </w:r>
    </w:p>
    <w:p w14:paraId="76D661F1"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19784FD1" w14:textId="18161054" w:rsidR="00F40129" w:rsidRPr="00B453A6" w:rsidRDefault="00F40129" w:rsidP="00F40129">
      <w:pPr>
        <w:pStyle w:val="NormalWeb"/>
        <w:spacing w:before="0" w:beforeAutospacing="0" w:after="0" w:afterAutospacing="0" w:line="240" w:lineRule="exact"/>
        <w:jc w:val="both"/>
        <w:rPr>
          <w:rFonts w:ascii="Arial" w:hAnsi="Arial" w:cs="Arial"/>
          <w:sz w:val="20"/>
          <w:szCs w:val="20"/>
        </w:rPr>
      </w:pPr>
      <w:r w:rsidRPr="00B453A6">
        <w:rPr>
          <w:rFonts w:ascii="Arial" w:hAnsi="Arial" w:cs="Arial"/>
          <w:sz w:val="20"/>
          <w:szCs w:val="20"/>
        </w:rPr>
        <w:t>3.4.1.</w:t>
      </w:r>
      <w:r w:rsidRPr="00B453A6">
        <w:rPr>
          <w:rFonts w:ascii="Arial" w:hAnsi="Arial" w:cs="Arial"/>
          <w:sz w:val="20"/>
          <w:szCs w:val="20"/>
        </w:rPr>
        <w:tab/>
        <w:t xml:space="preserve">A Emissão será realizada em </w:t>
      </w:r>
      <w:proofErr w:type="gramStart"/>
      <w:r>
        <w:rPr>
          <w:rFonts w:ascii="Arial" w:hAnsi="Arial" w:cs="Arial"/>
          <w:sz w:val="20"/>
          <w:szCs w:val="20"/>
        </w:rPr>
        <w:t>2</w:t>
      </w:r>
      <w:proofErr w:type="gramEnd"/>
      <w:r>
        <w:rPr>
          <w:rFonts w:ascii="Arial" w:hAnsi="Arial" w:cs="Arial"/>
          <w:sz w:val="20"/>
          <w:szCs w:val="20"/>
        </w:rPr>
        <w:t xml:space="preserve"> (</w:t>
      </w:r>
      <w:r w:rsidRPr="00B453A6">
        <w:rPr>
          <w:rFonts w:ascii="Arial" w:hAnsi="Arial" w:cs="Arial"/>
          <w:sz w:val="20"/>
          <w:szCs w:val="20"/>
        </w:rPr>
        <w:t>duas</w:t>
      </w:r>
      <w:r>
        <w:rPr>
          <w:rFonts w:ascii="Arial" w:hAnsi="Arial" w:cs="Arial"/>
          <w:sz w:val="20"/>
          <w:szCs w:val="20"/>
        </w:rPr>
        <w:t>)</w:t>
      </w:r>
      <w:r w:rsidRPr="00B453A6">
        <w:rPr>
          <w:rFonts w:ascii="Arial" w:hAnsi="Arial" w:cs="Arial"/>
          <w:sz w:val="20"/>
          <w:szCs w:val="20"/>
        </w:rPr>
        <w:t xml:space="preserve"> séries nos valores referidos no item 3.3 acima. As Debêntures emitidas em cada uma das séries t</w:t>
      </w:r>
      <w:r>
        <w:rPr>
          <w:rFonts w:ascii="Arial" w:hAnsi="Arial" w:cs="Arial"/>
          <w:sz w:val="20"/>
          <w:szCs w:val="20"/>
        </w:rPr>
        <w:t>ê</w:t>
      </w:r>
      <w:r w:rsidRPr="00B453A6">
        <w:rPr>
          <w:rFonts w:ascii="Arial" w:hAnsi="Arial" w:cs="Arial"/>
          <w:sz w:val="20"/>
          <w:szCs w:val="20"/>
        </w:rPr>
        <w:t xml:space="preserve">m </w:t>
      </w:r>
      <w:proofErr w:type="gramStart"/>
      <w:r w:rsidRPr="00B453A6">
        <w:rPr>
          <w:rFonts w:ascii="Arial" w:hAnsi="Arial" w:cs="Arial"/>
          <w:sz w:val="20"/>
          <w:szCs w:val="20"/>
        </w:rPr>
        <w:t>direitos</w:t>
      </w:r>
      <w:proofErr w:type="gramEnd"/>
      <w:r w:rsidRPr="00B453A6">
        <w:rPr>
          <w:rFonts w:ascii="Arial" w:hAnsi="Arial" w:cs="Arial"/>
          <w:sz w:val="20"/>
          <w:szCs w:val="20"/>
        </w:rPr>
        <w:t xml:space="preserve"> e obrigações distintos, não sendo fungíveis entre si. As debêntures relativas à </w:t>
      </w:r>
      <w:r>
        <w:rPr>
          <w:rFonts w:ascii="Arial" w:hAnsi="Arial" w:cs="Arial"/>
          <w:sz w:val="20"/>
          <w:szCs w:val="20"/>
        </w:rPr>
        <w:t>1ª</w:t>
      </w:r>
      <w:r w:rsidRPr="00B453A6">
        <w:rPr>
          <w:rFonts w:ascii="Arial" w:hAnsi="Arial" w:cs="Arial"/>
          <w:sz w:val="20"/>
          <w:szCs w:val="20"/>
        </w:rPr>
        <w:t xml:space="preserve"> </w:t>
      </w:r>
      <w:r>
        <w:rPr>
          <w:rFonts w:ascii="Arial" w:hAnsi="Arial" w:cs="Arial"/>
          <w:sz w:val="20"/>
          <w:szCs w:val="20"/>
        </w:rPr>
        <w:t xml:space="preserve">(primeira) </w:t>
      </w:r>
      <w:r w:rsidRPr="00B453A6">
        <w:rPr>
          <w:rFonts w:ascii="Arial" w:hAnsi="Arial" w:cs="Arial"/>
          <w:sz w:val="20"/>
          <w:szCs w:val="20"/>
        </w:rPr>
        <w:t xml:space="preserve">série </w:t>
      </w:r>
      <w:r>
        <w:rPr>
          <w:rFonts w:ascii="Arial" w:hAnsi="Arial" w:cs="Arial"/>
          <w:sz w:val="20"/>
          <w:szCs w:val="20"/>
        </w:rPr>
        <w:t>(“</w:t>
      </w:r>
      <w:r w:rsidRPr="005708B3">
        <w:rPr>
          <w:rFonts w:ascii="Arial" w:hAnsi="Arial" w:cs="Arial"/>
          <w:sz w:val="20"/>
          <w:szCs w:val="20"/>
          <w:u w:val="single"/>
        </w:rPr>
        <w:t>Debêntures da 1ª Série</w:t>
      </w:r>
      <w:r>
        <w:rPr>
          <w:rFonts w:ascii="Arial" w:hAnsi="Arial" w:cs="Arial"/>
          <w:sz w:val="20"/>
          <w:szCs w:val="20"/>
        </w:rPr>
        <w:t xml:space="preserve">”) </w:t>
      </w:r>
      <w:r w:rsidRPr="00B453A6">
        <w:rPr>
          <w:rFonts w:ascii="Arial" w:hAnsi="Arial" w:cs="Arial"/>
          <w:sz w:val="20"/>
          <w:szCs w:val="20"/>
        </w:rPr>
        <w:t xml:space="preserve">poderão ser subscritas e integralizadas entre </w:t>
      </w:r>
      <w:r>
        <w:rPr>
          <w:rFonts w:ascii="Arial" w:hAnsi="Arial" w:cs="Arial"/>
          <w:sz w:val="20"/>
          <w:szCs w:val="20"/>
        </w:rPr>
        <w:t>18</w:t>
      </w:r>
      <w:r w:rsidRPr="00B453A6">
        <w:rPr>
          <w:rFonts w:ascii="Arial" w:hAnsi="Arial" w:cs="Arial"/>
          <w:sz w:val="20"/>
          <w:szCs w:val="20"/>
        </w:rPr>
        <w:t xml:space="preserve"> de dezembro de 2013 e </w:t>
      </w:r>
      <w:r w:rsidR="00667729">
        <w:rPr>
          <w:rFonts w:ascii="Arial" w:hAnsi="Arial" w:cs="Arial"/>
          <w:sz w:val="20"/>
          <w:szCs w:val="20"/>
        </w:rPr>
        <w:t>31</w:t>
      </w:r>
      <w:r w:rsidRPr="00B453A6">
        <w:rPr>
          <w:rFonts w:ascii="Arial" w:hAnsi="Arial" w:cs="Arial"/>
          <w:sz w:val="20"/>
          <w:szCs w:val="20"/>
        </w:rPr>
        <w:t xml:space="preserve"> de dezembro de 2013. As debêntures relativas à </w:t>
      </w:r>
      <w:r>
        <w:rPr>
          <w:rFonts w:ascii="Arial" w:hAnsi="Arial" w:cs="Arial"/>
          <w:sz w:val="20"/>
          <w:szCs w:val="20"/>
        </w:rPr>
        <w:t>2ª</w:t>
      </w:r>
      <w:r w:rsidRPr="00B453A6">
        <w:rPr>
          <w:rFonts w:ascii="Arial" w:hAnsi="Arial" w:cs="Arial"/>
          <w:sz w:val="20"/>
          <w:szCs w:val="20"/>
        </w:rPr>
        <w:t xml:space="preserve"> </w:t>
      </w:r>
      <w:r>
        <w:rPr>
          <w:rFonts w:ascii="Arial" w:hAnsi="Arial" w:cs="Arial"/>
          <w:sz w:val="20"/>
          <w:szCs w:val="20"/>
        </w:rPr>
        <w:t xml:space="preserve">(segunda) </w:t>
      </w:r>
      <w:r w:rsidRPr="00B453A6">
        <w:rPr>
          <w:rFonts w:ascii="Arial" w:hAnsi="Arial" w:cs="Arial"/>
          <w:sz w:val="20"/>
          <w:szCs w:val="20"/>
        </w:rPr>
        <w:t xml:space="preserve">série </w:t>
      </w:r>
      <w:r>
        <w:rPr>
          <w:rFonts w:ascii="Arial" w:hAnsi="Arial" w:cs="Arial"/>
          <w:sz w:val="20"/>
          <w:szCs w:val="20"/>
        </w:rPr>
        <w:t>(“</w:t>
      </w:r>
      <w:r w:rsidRPr="005708B3">
        <w:rPr>
          <w:rFonts w:ascii="Arial" w:hAnsi="Arial" w:cs="Arial"/>
          <w:sz w:val="20"/>
          <w:szCs w:val="20"/>
          <w:u w:val="single"/>
        </w:rPr>
        <w:t>Debêntures da 2ª Série</w:t>
      </w:r>
      <w:r>
        <w:rPr>
          <w:rFonts w:ascii="Arial" w:hAnsi="Arial" w:cs="Arial"/>
          <w:sz w:val="20"/>
          <w:szCs w:val="20"/>
        </w:rPr>
        <w:t>” e, em conjunto com as Debêntures da 1ª Série, referidas como “</w:t>
      </w:r>
      <w:r w:rsidRPr="005708B3">
        <w:rPr>
          <w:rFonts w:ascii="Arial" w:hAnsi="Arial" w:cs="Arial"/>
          <w:sz w:val="20"/>
          <w:szCs w:val="20"/>
          <w:u w:val="single"/>
        </w:rPr>
        <w:t>Debêntures</w:t>
      </w:r>
      <w:r>
        <w:rPr>
          <w:rFonts w:ascii="Arial" w:hAnsi="Arial" w:cs="Arial"/>
          <w:sz w:val="20"/>
          <w:szCs w:val="20"/>
        </w:rPr>
        <w:t xml:space="preserve">”) </w:t>
      </w:r>
      <w:r w:rsidRPr="00B453A6">
        <w:rPr>
          <w:rFonts w:ascii="Arial" w:hAnsi="Arial" w:cs="Arial"/>
          <w:sz w:val="20"/>
          <w:szCs w:val="20"/>
        </w:rPr>
        <w:t xml:space="preserve">poderão ser subscritas e integralizadas </w:t>
      </w:r>
      <w:r>
        <w:rPr>
          <w:rFonts w:ascii="Arial" w:hAnsi="Arial" w:cs="Arial"/>
          <w:sz w:val="20"/>
          <w:szCs w:val="20"/>
        </w:rPr>
        <w:t>a partir de</w:t>
      </w:r>
      <w:r w:rsidRPr="00B453A6">
        <w:rPr>
          <w:rFonts w:ascii="Arial" w:hAnsi="Arial" w:cs="Arial"/>
          <w:sz w:val="20"/>
          <w:szCs w:val="20"/>
        </w:rPr>
        <w:t xml:space="preserve"> </w:t>
      </w:r>
      <w:r>
        <w:rPr>
          <w:rFonts w:ascii="Arial" w:hAnsi="Arial" w:cs="Arial"/>
          <w:sz w:val="20"/>
          <w:szCs w:val="20"/>
        </w:rPr>
        <w:t>28</w:t>
      </w:r>
      <w:r w:rsidRPr="00B453A6">
        <w:rPr>
          <w:rFonts w:ascii="Arial" w:hAnsi="Arial" w:cs="Arial"/>
          <w:sz w:val="20"/>
          <w:szCs w:val="20"/>
        </w:rPr>
        <w:t xml:space="preserve"> de </w:t>
      </w:r>
      <w:r>
        <w:rPr>
          <w:rFonts w:ascii="Arial" w:hAnsi="Arial" w:cs="Arial"/>
          <w:sz w:val="20"/>
          <w:szCs w:val="20"/>
        </w:rPr>
        <w:t>fevereiro</w:t>
      </w:r>
      <w:r w:rsidRPr="00B453A6">
        <w:rPr>
          <w:rFonts w:ascii="Arial" w:hAnsi="Arial" w:cs="Arial"/>
          <w:sz w:val="20"/>
          <w:szCs w:val="20"/>
        </w:rPr>
        <w:t xml:space="preserve"> de 2014. </w:t>
      </w:r>
    </w:p>
    <w:p w14:paraId="379AC2BE" w14:textId="77777777" w:rsidR="00F40129" w:rsidRPr="00EA6875" w:rsidRDefault="00F40129" w:rsidP="00F40129">
      <w:pPr>
        <w:pStyle w:val="NormalWeb"/>
        <w:spacing w:before="0" w:beforeAutospacing="0" w:after="0" w:afterAutospacing="0" w:line="240" w:lineRule="exact"/>
        <w:jc w:val="both"/>
        <w:rPr>
          <w:rFonts w:ascii="Arial" w:hAnsi="Arial" w:cs="Arial"/>
          <w:b/>
          <w:sz w:val="20"/>
          <w:szCs w:val="20"/>
        </w:rPr>
      </w:pPr>
    </w:p>
    <w:p w14:paraId="472DC73E"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3.5.</w:t>
      </w:r>
      <w:r w:rsidRPr="001E2793">
        <w:rPr>
          <w:rFonts w:ascii="Arial" w:hAnsi="Arial" w:cs="Arial"/>
          <w:b/>
          <w:sz w:val="20"/>
          <w:szCs w:val="20"/>
        </w:rPr>
        <w:tab/>
        <w:t xml:space="preserve">Quantidade de Debêntures </w:t>
      </w:r>
    </w:p>
    <w:p w14:paraId="424175A8"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644B8997" w14:textId="77777777" w:rsidR="00F40129" w:rsidRPr="001E2793" w:rsidRDefault="00F40129" w:rsidP="00F40129">
      <w:pPr>
        <w:spacing w:line="240" w:lineRule="exact"/>
        <w:rPr>
          <w:rFonts w:ascii="Arial" w:hAnsi="Arial" w:cs="Arial"/>
          <w:sz w:val="20"/>
        </w:rPr>
      </w:pPr>
      <w:r w:rsidRPr="001E2793">
        <w:rPr>
          <w:rFonts w:ascii="Arial" w:hAnsi="Arial" w:cs="Arial"/>
          <w:sz w:val="20"/>
        </w:rPr>
        <w:t>3.5.1.</w:t>
      </w:r>
      <w:r w:rsidRPr="001E2793">
        <w:rPr>
          <w:rFonts w:ascii="Arial" w:hAnsi="Arial" w:cs="Arial"/>
          <w:sz w:val="20"/>
        </w:rPr>
        <w:tab/>
        <w:t>Serão emitidas</w:t>
      </w:r>
      <w:r>
        <w:rPr>
          <w:rFonts w:ascii="Arial" w:hAnsi="Arial" w:cs="Arial"/>
          <w:sz w:val="20"/>
        </w:rPr>
        <w:t xml:space="preserve"> até</w:t>
      </w:r>
      <w:r w:rsidRPr="001E2793">
        <w:rPr>
          <w:rFonts w:ascii="Arial" w:hAnsi="Arial" w:cs="Arial"/>
          <w:sz w:val="20"/>
        </w:rPr>
        <w:t xml:space="preserve"> </w:t>
      </w:r>
      <w:r>
        <w:rPr>
          <w:rFonts w:ascii="Arial" w:hAnsi="Arial" w:cs="Arial"/>
          <w:sz w:val="20"/>
        </w:rPr>
        <w:t>400</w:t>
      </w:r>
      <w:r w:rsidRPr="001E2793">
        <w:rPr>
          <w:rFonts w:ascii="Arial" w:hAnsi="Arial" w:cs="Arial"/>
          <w:sz w:val="20"/>
        </w:rPr>
        <w:t xml:space="preserve"> (</w:t>
      </w:r>
      <w:r>
        <w:rPr>
          <w:rFonts w:ascii="Arial" w:hAnsi="Arial" w:cs="Arial"/>
          <w:sz w:val="20"/>
        </w:rPr>
        <w:t>quatrocentas</w:t>
      </w:r>
      <w:r w:rsidRPr="001E2793">
        <w:rPr>
          <w:rFonts w:ascii="Arial" w:hAnsi="Arial" w:cs="Arial"/>
          <w:sz w:val="20"/>
        </w:rPr>
        <w:t>) Debêntures</w:t>
      </w:r>
      <w:r>
        <w:rPr>
          <w:rFonts w:ascii="Arial" w:hAnsi="Arial" w:cs="Arial"/>
          <w:sz w:val="20"/>
        </w:rPr>
        <w:t>, sendo 200</w:t>
      </w:r>
      <w:r w:rsidRPr="001E2793">
        <w:rPr>
          <w:rFonts w:ascii="Arial" w:hAnsi="Arial" w:cs="Arial"/>
          <w:sz w:val="20"/>
        </w:rPr>
        <w:t xml:space="preserve"> (</w:t>
      </w:r>
      <w:r>
        <w:rPr>
          <w:rFonts w:ascii="Arial" w:hAnsi="Arial" w:cs="Arial"/>
          <w:sz w:val="20"/>
        </w:rPr>
        <w:t>duzentas</w:t>
      </w:r>
      <w:r w:rsidRPr="001E2793">
        <w:rPr>
          <w:rFonts w:ascii="Arial" w:hAnsi="Arial" w:cs="Arial"/>
          <w:sz w:val="20"/>
        </w:rPr>
        <w:t>) Debêntures</w:t>
      </w:r>
      <w:r>
        <w:rPr>
          <w:rFonts w:ascii="Arial" w:hAnsi="Arial" w:cs="Arial"/>
          <w:sz w:val="20"/>
        </w:rPr>
        <w:t xml:space="preserve"> da 1ª Série e 200</w:t>
      </w:r>
      <w:r w:rsidRPr="001E2793">
        <w:rPr>
          <w:rFonts w:ascii="Arial" w:hAnsi="Arial" w:cs="Arial"/>
          <w:sz w:val="20"/>
        </w:rPr>
        <w:t xml:space="preserve"> (</w:t>
      </w:r>
      <w:r>
        <w:rPr>
          <w:rFonts w:ascii="Arial" w:hAnsi="Arial" w:cs="Arial"/>
          <w:sz w:val="20"/>
        </w:rPr>
        <w:t>duzentas</w:t>
      </w:r>
      <w:r w:rsidRPr="001E2793">
        <w:rPr>
          <w:rFonts w:ascii="Arial" w:hAnsi="Arial" w:cs="Arial"/>
          <w:sz w:val="20"/>
        </w:rPr>
        <w:t>) Debêntures</w:t>
      </w:r>
      <w:r>
        <w:rPr>
          <w:rFonts w:ascii="Arial" w:hAnsi="Arial" w:cs="Arial"/>
          <w:sz w:val="20"/>
        </w:rPr>
        <w:t xml:space="preserve"> da 2ª Série</w:t>
      </w:r>
      <w:r w:rsidRPr="001E2793">
        <w:rPr>
          <w:rFonts w:ascii="Arial" w:hAnsi="Arial" w:cs="Arial"/>
          <w:sz w:val="20"/>
        </w:rPr>
        <w:t xml:space="preserve">. </w:t>
      </w:r>
    </w:p>
    <w:p w14:paraId="40EA64B6"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7B266172"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 xml:space="preserve">3.6. Destinação dos Recursos </w:t>
      </w:r>
    </w:p>
    <w:p w14:paraId="0A754F9F"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17C4E51" w14:textId="77777777" w:rsidR="00F40129" w:rsidRDefault="00F40129" w:rsidP="00F40129">
      <w:pPr>
        <w:pStyle w:val="Recuodecorpodetexto"/>
        <w:tabs>
          <w:tab w:val="left" w:pos="709"/>
        </w:tabs>
        <w:spacing w:line="240" w:lineRule="exact"/>
        <w:ind w:left="0" w:firstLine="0"/>
        <w:rPr>
          <w:rFonts w:ascii="Arial" w:hAnsi="Arial" w:cs="Arial"/>
          <w:smallCaps w:val="0"/>
          <w:sz w:val="20"/>
        </w:rPr>
      </w:pPr>
      <w:r w:rsidRPr="001E2793">
        <w:rPr>
          <w:rFonts w:ascii="Arial" w:hAnsi="Arial" w:cs="Arial"/>
          <w:smallCaps w:val="0"/>
          <w:sz w:val="20"/>
        </w:rPr>
        <w:t>3.6.1.</w:t>
      </w:r>
      <w:r w:rsidRPr="001E2793">
        <w:rPr>
          <w:rFonts w:ascii="Arial" w:hAnsi="Arial" w:cs="Arial"/>
          <w:smallCaps w:val="0"/>
          <w:sz w:val="20"/>
        </w:rPr>
        <w:tab/>
        <w:t>Os recursos obtidos por meio da Emissão serão destinados</w:t>
      </w:r>
      <w:r>
        <w:rPr>
          <w:rFonts w:ascii="Arial" w:hAnsi="Arial" w:cs="Arial"/>
          <w:smallCaps w:val="0"/>
          <w:sz w:val="20"/>
        </w:rPr>
        <w:t xml:space="preserve"> ao financiamento de determinadas despesas relacionadas ao processo de recuperação judicial da Emissora que tramita perante a 4ª Vara Empresarial da Comarca do Rio de Janeiro sob o número </w:t>
      </w:r>
      <w:r w:rsidRPr="00E562BC">
        <w:rPr>
          <w:rFonts w:ascii="Arial" w:hAnsi="Arial" w:cs="Arial"/>
          <w:smallCaps w:val="0"/>
          <w:sz w:val="20"/>
        </w:rPr>
        <w:t>0377620-56.2013.8.19.0001</w:t>
      </w:r>
      <w:r>
        <w:rPr>
          <w:rFonts w:ascii="Arial" w:hAnsi="Arial" w:cs="Arial"/>
          <w:smallCaps w:val="0"/>
          <w:sz w:val="20"/>
        </w:rPr>
        <w:t xml:space="preserve"> (“</w:t>
      </w:r>
      <w:r w:rsidRPr="00E562BC">
        <w:rPr>
          <w:rFonts w:ascii="Arial" w:hAnsi="Arial" w:cs="Arial"/>
          <w:smallCaps w:val="0"/>
          <w:sz w:val="20"/>
          <w:u w:val="single"/>
        </w:rPr>
        <w:t>Recuperação Judicial</w:t>
      </w:r>
      <w:r>
        <w:rPr>
          <w:rFonts w:ascii="Arial" w:hAnsi="Arial" w:cs="Arial"/>
          <w:smallCaps w:val="0"/>
          <w:sz w:val="20"/>
        </w:rPr>
        <w:t>”) e de determinados investimentos em capital e despesas operacionais para manutenção da atividade da Emissora.</w:t>
      </w:r>
    </w:p>
    <w:p w14:paraId="28D5652D" w14:textId="77777777" w:rsidR="00F40129" w:rsidRPr="00B87A74" w:rsidRDefault="00F40129" w:rsidP="00B87A74">
      <w:pPr>
        <w:pStyle w:val="NormalWeb"/>
        <w:spacing w:before="0" w:beforeAutospacing="0" w:after="0" w:afterAutospacing="0" w:line="240" w:lineRule="exact"/>
        <w:jc w:val="both"/>
        <w:rPr>
          <w:rFonts w:ascii="Arial" w:hAnsi="Arial"/>
          <w:b/>
          <w:smallCaps/>
          <w:sz w:val="20"/>
        </w:rPr>
      </w:pPr>
    </w:p>
    <w:p w14:paraId="1D972A78" w14:textId="77777777" w:rsidR="00667729" w:rsidRDefault="00667729" w:rsidP="006677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3.</w:t>
      </w:r>
      <w:r>
        <w:rPr>
          <w:rFonts w:ascii="Arial" w:hAnsi="Arial" w:cs="Arial"/>
          <w:b/>
          <w:sz w:val="20"/>
          <w:szCs w:val="20"/>
        </w:rPr>
        <w:t>7</w:t>
      </w:r>
      <w:r w:rsidRPr="001E2793">
        <w:rPr>
          <w:rFonts w:ascii="Arial" w:hAnsi="Arial" w:cs="Arial"/>
          <w:b/>
          <w:sz w:val="20"/>
          <w:szCs w:val="20"/>
        </w:rPr>
        <w:t xml:space="preserve">. </w:t>
      </w:r>
      <w:r>
        <w:rPr>
          <w:rFonts w:ascii="Arial" w:hAnsi="Arial" w:cs="Arial"/>
          <w:b/>
          <w:sz w:val="20"/>
          <w:szCs w:val="20"/>
        </w:rPr>
        <w:t xml:space="preserve">Banco Liquidante e Agente </w:t>
      </w:r>
      <w:proofErr w:type="spellStart"/>
      <w:r>
        <w:rPr>
          <w:rFonts w:ascii="Arial" w:hAnsi="Arial" w:cs="Arial"/>
          <w:b/>
          <w:sz w:val="20"/>
          <w:szCs w:val="20"/>
        </w:rPr>
        <w:t>Escriturador</w:t>
      </w:r>
      <w:proofErr w:type="spellEnd"/>
      <w:r w:rsidRPr="001E2793">
        <w:rPr>
          <w:rFonts w:ascii="Arial" w:hAnsi="Arial" w:cs="Arial"/>
          <w:b/>
          <w:sz w:val="20"/>
          <w:szCs w:val="20"/>
        </w:rPr>
        <w:t xml:space="preserve"> </w:t>
      </w:r>
    </w:p>
    <w:p w14:paraId="4B44FD22" w14:textId="4312B312" w:rsidR="00667729" w:rsidRDefault="00AC4EE7" w:rsidP="005E7978">
      <w:pPr>
        <w:pStyle w:val="NormalWeb"/>
        <w:spacing w:line="240" w:lineRule="exact"/>
        <w:jc w:val="both"/>
        <w:rPr>
          <w:rFonts w:ascii="Arial" w:hAnsi="Arial" w:cs="Arial"/>
          <w:smallCaps/>
          <w:sz w:val="20"/>
        </w:rPr>
      </w:pPr>
      <w:r>
        <w:rPr>
          <w:rFonts w:ascii="Arial" w:hAnsi="Arial" w:cs="Arial"/>
          <w:smallCaps/>
          <w:sz w:val="20"/>
        </w:rPr>
        <w:t>3</w:t>
      </w:r>
      <w:r w:rsidR="00667729" w:rsidRPr="001E2793">
        <w:rPr>
          <w:rFonts w:ascii="Arial" w:hAnsi="Arial" w:cs="Arial"/>
          <w:smallCaps/>
          <w:sz w:val="20"/>
        </w:rPr>
        <w:t>.</w:t>
      </w:r>
      <w:r w:rsidR="00667729">
        <w:rPr>
          <w:rFonts w:ascii="Arial" w:hAnsi="Arial" w:cs="Arial"/>
          <w:smallCaps/>
          <w:sz w:val="20"/>
        </w:rPr>
        <w:t>7</w:t>
      </w:r>
      <w:r w:rsidR="00667729" w:rsidRPr="001E2793">
        <w:rPr>
          <w:rFonts w:ascii="Arial" w:hAnsi="Arial" w:cs="Arial"/>
          <w:smallCaps/>
          <w:sz w:val="20"/>
        </w:rPr>
        <w:t>.1.</w:t>
      </w:r>
      <w:r w:rsidR="00667729" w:rsidRPr="001E2793">
        <w:rPr>
          <w:rFonts w:ascii="Arial" w:hAnsi="Arial" w:cs="Arial"/>
          <w:smallCaps/>
          <w:sz w:val="20"/>
        </w:rPr>
        <w:tab/>
      </w:r>
      <w:r w:rsidR="00667729" w:rsidRPr="009F0590">
        <w:rPr>
          <w:rFonts w:ascii="Arial" w:hAnsi="Arial" w:cs="Arial"/>
          <w:sz w:val="20"/>
        </w:rPr>
        <w:t xml:space="preserve">O Banco Liquidante será o </w:t>
      </w:r>
      <w:r>
        <w:rPr>
          <w:rFonts w:ascii="Arial" w:hAnsi="Arial" w:cs="Arial"/>
          <w:sz w:val="20"/>
        </w:rPr>
        <w:t>Itaú Unibanco S.A.</w:t>
      </w:r>
      <w:r w:rsidR="00667729" w:rsidRPr="009F0590">
        <w:rPr>
          <w:rFonts w:ascii="Arial" w:hAnsi="Arial" w:cs="Arial"/>
          <w:sz w:val="20"/>
        </w:rPr>
        <w:t xml:space="preserve">, instituição financeira, com sede na Cidade de </w:t>
      </w:r>
      <w:r>
        <w:rPr>
          <w:rFonts w:ascii="Arial" w:hAnsi="Arial" w:cs="Arial"/>
          <w:sz w:val="20"/>
        </w:rPr>
        <w:t>São Paulo</w:t>
      </w:r>
      <w:r w:rsidR="00667729" w:rsidRPr="009F0590">
        <w:rPr>
          <w:rFonts w:ascii="Arial" w:hAnsi="Arial" w:cs="Arial"/>
          <w:sz w:val="20"/>
        </w:rPr>
        <w:t xml:space="preserve">, Estado de </w:t>
      </w:r>
      <w:r>
        <w:rPr>
          <w:rFonts w:ascii="Arial" w:hAnsi="Arial" w:cs="Arial"/>
          <w:sz w:val="20"/>
        </w:rPr>
        <w:t>São Paulo</w:t>
      </w:r>
      <w:r w:rsidR="00667729" w:rsidRPr="009F0590">
        <w:rPr>
          <w:rFonts w:ascii="Arial" w:hAnsi="Arial" w:cs="Arial"/>
          <w:sz w:val="20"/>
        </w:rPr>
        <w:t xml:space="preserve">, na </w:t>
      </w:r>
      <w:r w:rsidRPr="00AC4EE7">
        <w:rPr>
          <w:rFonts w:ascii="Arial" w:hAnsi="Arial" w:cs="Arial"/>
          <w:sz w:val="20"/>
        </w:rPr>
        <w:t>Praça Alfredo Egydio de Souza Aranha, nº 100 - Torre Olavo Setúbal, inscrita no CNPJ/MF sob</w:t>
      </w:r>
      <w:r w:rsidR="008A1B7E">
        <w:rPr>
          <w:rFonts w:ascii="Arial" w:hAnsi="Arial" w:cs="Arial"/>
          <w:sz w:val="20"/>
        </w:rPr>
        <w:t xml:space="preserve"> o</w:t>
      </w:r>
      <w:r w:rsidRPr="00AC4EE7">
        <w:rPr>
          <w:rFonts w:ascii="Arial" w:hAnsi="Arial" w:cs="Arial"/>
          <w:sz w:val="20"/>
        </w:rPr>
        <w:t xml:space="preserve"> nº 60.701.190/0001-04</w:t>
      </w:r>
      <w:r w:rsidR="00667729" w:rsidRPr="009F0590">
        <w:rPr>
          <w:rFonts w:ascii="Arial" w:hAnsi="Arial" w:cs="Arial"/>
          <w:sz w:val="20"/>
        </w:rPr>
        <w:t xml:space="preserve"> (“</w:t>
      </w:r>
      <w:r w:rsidR="00667729" w:rsidRPr="009F0590">
        <w:rPr>
          <w:rFonts w:ascii="Arial" w:hAnsi="Arial" w:cs="Arial"/>
          <w:sz w:val="20"/>
          <w:u w:val="single"/>
        </w:rPr>
        <w:t>Banco Liquidante</w:t>
      </w:r>
      <w:r w:rsidR="00667729" w:rsidRPr="009F0590">
        <w:rPr>
          <w:rFonts w:ascii="Arial" w:hAnsi="Arial" w:cs="Arial"/>
          <w:sz w:val="20"/>
        </w:rPr>
        <w:t xml:space="preserve">”), e o </w:t>
      </w:r>
      <w:r w:rsidR="00667729">
        <w:rPr>
          <w:rFonts w:ascii="Arial" w:hAnsi="Arial" w:cs="Arial"/>
          <w:sz w:val="20"/>
        </w:rPr>
        <w:t xml:space="preserve">Agente </w:t>
      </w:r>
      <w:proofErr w:type="spellStart"/>
      <w:r w:rsidR="00667729" w:rsidRPr="009F0590">
        <w:rPr>
          <w:rFonts w:ascii="Arial" w:hAnsi="Arial" w:cs="Arial"/>
          <w:sz w:val="20"/>
        </w:rPr>
        <w:t>Escriturador</w:t>
      </w:r>
      <w:proofErr w:type="spellEnd"/>
      <w:r w:rsidR="00667729" w:rsidRPr="009F0590">
        <w:rPr>
          <w:rFonts w:ascii="Arial" w:hAnsi="Arial" w:cs="Arial"/>
          <w:sz w:val="20"/>
        </w:rPr>
        <w:t xml:space="preserve"> será a </w:t>
      </w:r>
      <w:r w:rsidRPr="00AC4EE7">
        <w:rPr>
          <w:rFonts w:ascii="Arial" w:hAnsi="Arial" w:cs="Arial"/>
          <w:sz w:val="20"/>
        </w:rPr>
        <w:t>Itaú Corretora de Valores</w:t>
      </w:r>
      <w:r>
        <w:rPr>
          <w:rFonts w:ascii="Arial" w:hAnsi="Arial" w:cs="Arial"/>
          <w:sz w:val="20"/>
        </w:rPr>
        <w:t xml:space="preserve"> </w:t>
      </w:r>
      <w:r w:rsidRPr="00AC4EE7">
        <w:rPr>
          <w:rFonts w:ascii="Arial" w:hAnsi="Arial" w:cs="Arial"/>
          <w:sz w:val="20"/>
        </w:rPr>
        <w:t xml:space="preserve">Mobiliários, instituição financeira, com sede na Cidade de São Paulo, Estado de São Paulo, na Avenida Brigadeiro Faria Lima, nº 3.400, 10º andar, inscrita no CNPJ/MF sob </w:t>
      </w:r>
      <w:r w:rsidR="008A1B7E">
        <w:rPr>
          <w:rFonts w:ascii="Arial" w:hAnsi="Arial" w:cs="Arial"/>
          <w:sz w:val="20"/>
        </w:rPr>
        <w:t xml:space="preserve">o </w:t>
      </w:r>
      <w:r w:rsidRPr="00AC4EE7">
        <w:rPr>
          <w:rFonts w:ascii="Arial" w:hAnsi="Arial" w:cs="Arial"/>
          <w:sz w:val="20"/>
        </w:rPr>
        <w:t>nº 61.194.353/0001-64</w:t>
      </w:r>
      <w:r w:rsidR="00667729" w:rsidRPr="009F0590">
        <w:rPr>
          <w:rFonts w:ascii="Arial" w:hAnsi="Arial" w:cs="Arial"/>
          <w:sz w:val="20"/>
        </w:rPr>
        <w:t xml:space="preserve"> (“</w:t>
      </w:r>
      <w:r w:rsidR="00667729" w:rsidRPr="00AC4EE7">
        <w:rPr>
          <w:rFonts w:ascii="Arial" w:hAnsi="Arial" w:cs="Arial"/>
          <w:sz w:val="20"/>
          <w:u w:val="single"/>
        </w:rPr>
        <w:t xml:space="preserve">Agente </w:t>
      </w:r>
      <w:proofErr w:type="spellStart"/>
      <w:r w:rsidR="00667729" w:rsidRPr="00AC4EE7">
        <w:rPr>
          <w:rFonts w:ascii="Arial" w:hAnsi="Arial" w:cs="Arial"/>
          <w:sz w:val="20"/>
          <w:u w:val="single"/>
        </w:rPr>
        <w:t>E</w:t>
      </w:r>
      <w:r w:rsidR="00667729" w:rsidRPr="009F0590">
        <w:rPr>
          <w:rFonts w:ascii="Arial" w:hAnsi="Arial" w:cs="Arial"/>
          <w:sz w:val="20"/>
          <w:u w:val="single"/>
        </w:rPr>
        <w:t>scriturador</w:t>
      </w:r>
      <w:proofErr w:type="spellEnd"/>
      <w:r w:rsidR="00667729" w:rsidRPr="009F0590">
        <w:rPr>
          <w:rFonts w:ascii="Arial" w:hAnsi="Arial" w:cs="Arial"/>
          <w:sz w:val="20"/>
        </w:rPr>
        <w:t>”).</w:t>
      </w:r>
    </w:p>
    <w:p w14:paraId="30AFDC64" w14:textId="77777777" w:rsidR="00F40129"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3.</w:t>
      </w:r>
      <w:r w:rsidR="00AC4EE7">
        <w:rPr>
          <w:rFonts w:ascii="Arial" w:hAnsi="Arial" w:cs="Arial"/>
          <w:b/>
          <w:sz w:val="20"/>
          <w:szCs w:val="20"/>
        </w:rPr>
        <w:t>8</w:t>
      </w:r>
      <w:r w:rsidRPr="001E2793">
        <w:rPr>
          <w:rFonts w:ascii="Arial" w:hAnsi="Arial" w:cs="Arial"/>
          <w:b/>
          <w:sz w:val="20"/>
          <w:szCs w:val="20"/>
        </w:rPr>
        <w:t xml:space="preserve">. </w:t>
      </w:r>
      <w:r>
        <w:rPr>
          <w:rFonts w:ascii="Arial" w:hAnsi="Arial" w:cs="Arial"/>
          <w:b/>
          <w:sz w:val="20"/>
          <w:szCs w:val="20"/>
        </w:rPr>
        <w:t>Imunidade ou Isenção de Debenturistas</w:t>
      </w:r>
      <w:r w:rsidRPr="001E2793">
        <w:rPr>
          <w:rFonts w:ascii="Arial" w:hAnsi="Arial" w:cs="Arial"/>
          <w:b/>
          <w:sz w:val="20"/>
          <w:szCs w:val="20"/>
        </w:rPr>
        <w:t xml:space="preserve"> </w:t>
      </w:r>
    </w:p>
    <w:p w14:paraId="65A6B667" w14:textId="77777777" w:rsidR="00F40129" w:rsidRDefault="00F40129" w:rsidP="00F40129">
      <w:pPr>
        <w:pStyle w:val="NormalWeb"/>
        <w:spacing w:before="0" w:beforeAutospacing="0" w:after="0" w:afterAutospacing="0" w:line="240" w:lineRule="exact"/>
        <w:jc w:val="both"/>
        <w:rPr>
          <w:rFonts w:ascii="Arial" w:hAnsi="Arial" w:cs="Arial"/>
          <w:b/>
          <w:sz w:val="20"/>
          <w:szCs w:val="20"/>
        </w:rPr>
      </w:pPr>
    </w:p>
    <w:p w14:paraId="47B07199" w14:textId="595A9FED" w:rsidR="00F40129" w:rsidRDefault="00F40129" w:rsidP="00F40129">
      <w:pPr>
        <w:pStyle w:val="NormalWeb"/>
        <w:spacing w:before="0" w:beforeAutospacing="0" w:after="0" w:afterAutospacing="0" w:line="240" w:lineRule="exact"/>
        <w:jc w:val="both"/>
        <w:rPr>
          <w:rFonts w:ascii="Arial" w:hAnsi="Arial" w:cs="Arial"/>
          <w:smallCaps/>
          <w:sz w:val="20"/>
        </w:rPr>
      </w:pPr>
      <w:r w:rsidRPr="001E2793">
        <w:rPr>
          <w:rFonts w:ascii="Arial" w:hAnsi="Arial" w:cs="Arial"/>
          <w:smallCaps/>
          <w:sz w:val="20"/>
        </w:rPr>
        <w:t>3.</w:t>
      </w:r>
      <w:r w:rsidR="00AC4EE7">
        <w:rPr>
          <w:rFonts w:ascii="Arial" w:hAnsi="Arial" w:cs="Arial"/>
          <w:smallCaps/>
          <w:sz w:val="20"/>
        </w:rPr>
        <w:t>8</w:t>
      </w:r>
      <w:r w:rsidRPr="001E2793">
        <w:rPr>
          <w:rFonts w:ascii="Arial" w:hAnsi="Arial" w:cs="Arial"/>
          <w:smallCaps/>
          <w:sz w:val="20"/>
        </w:rPr>
        <w:t>.1.</w:t>
      </w:r>
      <w:r w:rsidRPr="001E2793">
        <w:rPr>
          <w:rFonts w:ascii="Arial" w:hAnsi="Arial" w:cs="Arial"/>
          <w:smallCaps/>
          <w:sz w:val="20"/>
        </w:rPr>
        <w:tab/>
      </w:r>
      <w:r w:rsidRPr="009F0590">
        <w:rPr>
          <w:rFonts w:ascii="Arial" w:hAnsi="Arial" w:cs="Arial"/>
          <w:sz w:val="20"/>
        </w:rPr>
        <w:t xml:space="preserve">Caso qualquer Debenturista goze de algum tipo de imunidade ou isenção tributária, este deverá encaminhar </w:t>
      </w:r>
      <w:r w:rsidR="00AC4EE7">
        <w:rPr>
          <w:rFonts w:ascii="Arial" w:hAnsi="Arial" w:cs="Arial"/>
          <w:sz w:val="20"/>
        </w:rPr>
        <w:t>ao Banco Liquidante</w:t>
      </w:r>
      <w:r w:rsidRPr="009F0590">
        <w:rPr>
          <w:rFonts w:ascii="Arial" w:hAnsi="Arial" w:cs="Arial"/>
          <w:sz w:val="20"/>
        </w:rPr>
        <w:t xml:space="preserve">, no prazo mínimo de 10 (dez) Dias Úteis antes da data prevista para recebimento de quaisquer valores relativos às Debêntures, documentação comprobatória da imunidade ou isenção tributária, </w:t>
      </w:r>
      <w:proofErr w:type="gramStart"/>
      <w:r w:rsidRPr="009F0590">
        <w:rPr>
          <w:rFonts w:ascii="Arial" w:hAnsi="Arial" w:cs="Arial"/>
          <w:sz w:val="20"/>
        </w:rPr>
        <w:t>sob pena</w:t>
      </w:r>
      <w:proofErr w:type="gramEnd"/>
      <w:r w:rsidRPr="009F0590">
        <w:rPr>
          <w:rFonts w:ascii="Arial" w:hAnsi="Arial" w:cs="Arial"/>
          <w:sz w:val="20"/>
        </w:rPr>
        <w:t xml:space="preserve"> de ter descontados dos seus rendimentos os valores devidos nos termos da legislação tributária em vigor.</w:t>
      </w:r>
    </w:p>
    <w:p w14:paraId="5702CECD" w14:textId="77777777" w:rsidR="00F40129" w:rsidRDefault="00F40129" w:rsidP="00F40129">
      <w:pPr>
        <w:pStyle w:val="Recuodecorpodetexto"/>
        <w:tabs>
          <w:tab w:val="left" w:pos="709"/>
        </w:tabs>
        <w:spacing w:line="240" w:lineRule="exact"/>
        <w:ind w:left="0" w:firstLine="0"/>
        <w:rPr>
          <w:rFonts w:ascii="Arial" w:hAnsi="Arial" w:cs="Arial"/>
          <w:smallCaps w:val="0"/>
          <w:sz w:val="20"/>
        </w:rPr>
      </w:pPr>
    </w:p>
    <w:p w14:paraId="21C46E9C" w14:textId="77777777" w:rsidR="00F40129" w:rsidRPr="001E2793" w:rsidRDefault="00F40129" w:rsidP="00F40129">
      <w:pPr>
        <w:autoSpaceDE w:val="0"/>
        <w:autoSpaceDN w:val="0"/>
        <w:adjustRightInd w:val="0"/>
        <w:spacing w:line="240" w:lineRule="exact"/>
        <w:jc w:val="center"/>
        <w:rPr>
          <w:rFonts w:ascii="Arial" w:hAnsi="Arial" w:cs="Arial"/>
          <w:b/>
          <w:smallCaps/>
          <w:sz w:val="20"/>
          <w:u w:val="single"/>
        </w:rPr>
      </w:pPr>
    </w:p>
    <w:p w14:paraId="07D40BE0" w14:textId="77777777" w:rsidR="00F40129" w:rsidRPr="001E2793" w:rsidRDefault="00F40129" w:rsidP="00F40129">
      <w:pPr>
        <w:autoSpaceDE w:val="0"/>
        <w:autoSpaceDN w:val="0"/>
        <w:adjustRightInd w:val="0"/>
        <w:spacing w:line="240" w:lineRule="exact"/>
        <w:jc w:val="center"/>
        <w:rPr>
          <w:rFonts w:ascii="Arial" w:hAnsi="Arial" w:cs="Arial"/>
          <w:b/>
          <w:smallCaps/>
          <w:sz w:val="20"/>
          <w:u w:val="single"/>
        </w:rPr>
      </w:pPr>
      <w:r w:rsidRPr="001E2793">
        <w:rPr>
          <w:rFonts w:ascii="Arial" w:hAnsi="Arial" w:cs="Arial"/>
          <w:b/>
          <w:smallCaps/>
          <w:sz w:val="20"/>
          <w:u w:val="single"/>
        </w:rPr>
        <w:t>Capítulo IV</w:t>
      </w:r>
    </w:p>
    <w:p w14:paraId="6CD84280" w14:textId="77777777" w:rsidR="00F40129" w:rsidRPr="001E2793" w:rsidRDefault="00F40129" w:rsidP="00F40129">
      <w:pPr>
        <w:autoSpaceDE w:val="0"/>
        <w:autoSpaceDN w:val="0"/>
        <w:adjustRightInd w:val="0"/>
        <w:spacing w:line="240" w:lineRule="exact"/>
        <w:jc w:val="center"/>
        <w:rPr>
          <w:rFonts w:ascii="Arial" w:hAnsi="Arial" w:cs="Arial"/>
          <w:b/>
          <w:smallCaps/>
          <w:sz w:val="20"/>
          <w:u w:val="single"/>
        </w:rPr>
      </w:pPr>
      <w:r w:rsidRPr="001E2793">
        <w:rPr>
          <w:rFonts w:ascii="Arial" w:hAnsi="Arial" w:cs="Arial"/>
          <w:b/>
          <w:smallCaps/>
          <w:sz w:val="20"/>
          <w:u w:val="single"/>
        </w:rPr>
        <w:t xml:space="preserve">Das Características das Debêntures </w:t>
      </w:r>
    </w:p>
    <w:p w14:paraId="3F7C1632" w14:textId="77777777" w:rsidR="00F40129" w:rsidRPr="001E2793" w:rsidRDefault="00F40129" w:rsidP="00F40129">
      <w:pPr>
        <w:autoSpaceDE w:val="0"/>
        <w:autoSpaceDN w:val="0"/>
        <w:adjustRightInd w:val="0"/>
        <w:spacing w:line="240" w:lineRule="exact"/>
        <w:jc w:val="center"/>
        <w:rPr>
          <w:rFonts w:ascii="Arial" w:hAnsi="Arial" w:cs="Arial"/>
          <w:b/>
          <w:smallCaps/>
          <w:sz w:val="20"/>
        </w:rPr>
      </w:pPr>
    </w:p>
    <w:p w14:paraId="166C5302" w14:textId="77777777" w:rsidR="00F40129" w:rsidRPr="001E2793" w:rsidRDefault="00F40129" w:rsidP="00F40129">
      <w:pPr>
        <w:spacing w:line="240" w:lineRule="exact"/>
        <w:rPr>
          <w:rFonts w:ascii="Arial" w:eastAsia="Arial Unicode MS" w:hAnsi="Arial" w:cs="Arial"/>
          <w:b/>
          <w:sz w:val="20"/>
        </w:rPr>
      </w:pPr>
      <w:r w:rsidRPr="001E2793">
        <w:rPr>
          <w:rFonts w:ascii="Arial" w:eastAsia="Arial Unicode MS" w:hAnsi="Arial" w:cs="Arial"/>
          <w:b/>
          <w:sz w:val="20"/>
        </w:rPr>
        <w:t>4.1.</w:t>
      </w:r>
      <w:r w:rsidRPr="001E2793">
        <w:rPr>
          <w:rFonts w:ascii="Arial" w:eastAsia="Arial Unicode MS" w:hAnsi="Arial" w:cs="Arial"/>
          <w:b/>
          <w:sz w:val="20"/>
        </w:rPr>
        <w:tab/>
        <w:t xml:space="preserve">Colocação e </w:t>
      </w:r>
      <w:r>
        <w:rPr>
          <w:rFonts w:ascii="Arial" w:eastAsia="Arial Unicode MS" w:hAnsi="Arial" w:cs="Arial"/>
          <w:b/>
          <w:sz w:val="20"/>
        </w:rPr>
        <w:t>Negociação</w:t>
      </w:r>
    </w:p>
    <w:p w14:paraId="54B93B35" w14:textId="77777777" w:rsidR="00F40129" w:rsidRPr="001E2793" w:rsidRDefault="00F40129" w:rsidP="00F40129">
      <w:pPr>
        <w:spacing w:line="240" w:lineRule="exact"/>
        <w:rPr>
          <w:rFonts w:ascii="Arial" w:eastAsia="Arial Unicode MS" w:hAnsi="Arial" w:cs="Arial"/>
          <w:b/>
          <w:sz w:val="20"/>
        </w:rPr>
      </w:pPr>
    </w:p>
    <w:p w14:paraId="61214508" w14:textId="77777777" w:rsidR="00F40129" w:rsidRDefault="00F40129" w:rsidP="00F40129">
      <w:pPr>
        <w:pStyle w:val="CONCORRENCIASHIFEN"/>
        <w:rPr>
          <w:rFonts w:ascii="Arial" w:hAnsi="Arial" w:cs="Arial"/>
          <w:sz w:val="20"/>
          <w:lang w:val="pt-BR"/>
        </w:rPr>
      </w:pPr>
      <w:r w:rsidRPr="009F0590">
        <w:rPr>
          <w:rFonts w:ascii="Arial" w:hAnsi="Arial" w:cs="Arial"/>
          <w:sz w:val="20"/>
          <w:lang w:val="pt-BR"/>
        </w:rPr>
        <w:t xml:space="preserve">4.1.1. </w:t>
      </w:r>
      <w:r>
        <w:rPr>
          <w:rFonts w:ascii="Arial" w:hAnsi="Arial" w:cs="Arial"/>
          <w:sz w:val="20"/>
          <w:lang w:val="pt-BR"/>
        </w:rPr>
        <w:tab/>
      </w:r>
      <w:r w:rsidRPr="009F0590">
        <w:rPr>
          <w:rFonts w:ascii="Arial" w:hAnsi="Arial" w:cs="Arial"/>
          <w:sz w:val="20"/>
          <w:lang w:val="pt-BR"/>
        </w:rPr>
        <w:t xml:space="preserve">As Debêntures serão objeto de </w:t>
      </w:r>
      <w:r>
        <w:rPr>
          <w:rFonts w:ascii="Arial" w:hAnsi="Arial" w:cs="Arial"/>
          <w:sz w:val="20"/>
          <w:lang w:val="pt-BR"/>
        </w:rPr>
        <w:t>C</w:t>
      </w:r>
      <w:r w:rsidRPr="009F0590">
        <w:rPr>
          <w:rFonts w:ascii="Arial" w:hAnsi="Arial" w:cs="Arial"/>
          <w:sz w:val="20"/>
          <w:lang w:val="pt-BR"/>
        </w:rPr>
        <w:t xml:space="preserve">olocação </w:t>
      </w:r>
      <w:r>
        <w:rPr>
          <w:rFonts w:ascii="Arial" w:hAnsi="Arial" w:cs="Arial"/>
          <w:sz w:val="20"/>
          <w:lang w:val="pt-BR"/>
        </w:rPr>
        <w:t>P</w:t>
      </w:r>
      <w:r w:rsidRPr="009F0590">
        <w:rPr>
          <w:rFonts w:ascii="Arial" w:hAnsi="Arial" w:cs="Arial"/>
          <w:sz w:val="20"/>
          <w:lang w:val="pt-BR"/>
        </w:rPr>
        <w:t>rivada, sem a intermediação de instituições integrantes do sistema de distribuição de valores mobiliários e/ou qualquer esforço de venda perante investidores.</w:t>
      </w:r>
    </w:p>
    <w:p w14:paraId="54622982" w14:textId="77777777" w:rsidR="00F40129" w:rsidRPr="009F0590" w:rsidRDefault="00F40129" w:rsidP="00F40129">
      <w:pPr>
        <w:pStyle w:val="CONCORRENCIASHIFEN"/>
        <w:rPr>
          <w:rFonts w:ascii="Arial" w:hAnsi="Arial" w:cs="Arial"/>
          <w:sz w:val="20"/>
          <w:lang w:val="pt-BR"/>
        </w:rPr>
      </w:pPr>
    </w:p>
    <w:p w14:paraId="54DF45C1" w14:textId="77777777" w:rsidR="00F40129" w:rsidRDefault="00F40129" w:rsidP="00F40129">
      <w:pPr>
        <w:pStyle w:val="CONCORRENCIASHIFEN"/>
        <w:rPr>
          <w:rFonts w:ascii="Arial" w:hAnsi="Arial" w:cs="Arial"/>
          <w:sz w:val="20"/>
          <w:lang w:val="pt-BR"/>
        </w:rPr>
      </w:pPr>
      <w:r w:rsidRPr="009F0590">
        <w:rPr>
          <w:rFonts w:ascii="Arial" w:hAnsi="Arial" w:cs="Arial"/>
          <w:sz w:val="20"/>
          <w:lang w:val="pt-BR"/>
        </w:rPr>
        <w:t xml:space="preserve">4.1.2. </w:t>
      </w:r>
      <w:r>
        <w:rPr>
          <w:rFonts w:ascii="Arial" w:hAnsi="Arial" w:cs="Arial"/>
          <w:sz w:val="20"/>
          <w:lang w:val="pt-BR"/>
        </w:rPr>
        <w:t>A</w:t>
      </w:r>
      <w:r w:rsidRPr="009F0590">
        <w:rPr>
          <w:rFonts w:ascii="Arial" w:hAnsi="Arial" w:cs="Arial"/>
          <w:sz w:val="20"/>
          <w:lang w:val="pt-BR"/>
        </w:rPr>
        <w:t xml:space="preserve">s Debêntures </w:t>
      </w:r>
      <w:r>
        <w:rPr>
          <w:rFonts w:ascii="Arial" w:hAnsi="Arial" w:cs="Arial"/>
          <w:sz w:val="20"/>
          <w:lang w:val="pt-BR"/>
        </w:rPr>
        <w:t xml:space="preserve">não </w:t>
      </w:r>
      <w:r w:rsidRPr="009F0590">
        <w:rPr>
          <w:rFonts w:ascii="Arial" w:hAnsi="Arial" w:cs="Arial"/>
          <w:sz w:val="20"/>
          <w:lang w:val="pt-BR"/>
        </w:rPr>
        <w:t xml:space="preserve">serão registradas para negociação </w:t>
      </w:r>
      <w:r>
        <w:rPr>
          <w:rFonts w:ascii="Arial" w:hAnsi="Arial" w:cs="Arial"/>
          <w:sz w:val="20"/>
          <w:lang w:val="pt-BR"/>
        </w:rPr>
        <w:t xml:space="preserve">em mercado organizado ou </w:t>
      </w:r>
      <w:r w:rsidRPr="009F0590">
        <w:rPr>
          <w:rFonts w:ascii="Arial" w:hAnsi="Arial" w:cs="Arial"/>
          <w:sz w:val="20"/>
          <w:lang w:val="pt-BR"/>
        </w:rPr>
        <w:t xml:space="preserve">custodiadas eletronicamente </w:t>
      </w:r>
      <w:r>
        <w:rPr>
          <w:rFonts w:ascii="Arial" w:hAnsi="Arial" w:cs="Arial"/>
          <w:sz w:val="20"/>
          <w:lang w:val="pt-BR"/>
        </w:rPr>
        <w:t>em sistema de liquidação e custódia</w:t>
      </w:r>
      <w:r w:rsidRPr="009F0590">
        <w:rPr>
          <w:rFonts w:ascii="Arial" w:hAnsi="Arial" w:cs="Arial"/>
          <w:sz w:val="20"/>
          <w:lang w:val="pt-BR"/>
        </w:rPr>
        <w:t>.</w:t>
      </w:r>
    </w:p>
    <w:p w14:paraId="1483DBAD" w14:textId="77777777" w:rsidR="00F40129" w:rsidRDefault="00F40129" w:rsidP="00F40129">
      <w:pPr>
        <w:pStyle w:val="CONCORRENCIASHIFEN"/>
        <w:rPr>
          <w:rFonts w:ascii="Arial" w:hAnsi="Arial" w:cs="Arial"/>
          <w:sz w:val="20"/>
          <w:lang w:val="pt-BR"/>
        </w:rPr>
      </w:pPr>
    </w:p>
    <w:p w14:paraId="218F382B"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B453A6">
        <w:rPr>
          <w:rFonts w:ascii="Arial" w:hAnsi="Arial" w:cs="Arial"/>
          <w:b/>
          <w:sz w:val="20"/>
          <w:szCs w:val="20"/>
        </w:rPr>
        <w:t>4.2.</w:t>
      </w:r>
      <w:r w:rsidRPr="00B453A6">
        <w:rPr>
          <w:rFonts w:ascii="Arial" w:hAnsi="Arial" w:cs="Arial"/>
          <w:b/>
          <w:sz w:val="20"/>
          <w:szCs w:val="20"/>
        </w:rPr>
        <w:tab/>
        <w:t>Data de Emissão das Debêntures</w:t>
      </w:r>
    </w:p>
    <w:p w14:paraId="0E6A8591"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2792CB24" w14:textId="2B9CAA9F" w:rsidR="00F40129" w:rsidRPr="00B7659C"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4.</w:t>
      </w:r>
      <w:r>
        <w:rPr>
          <w:rFonts w:ascii="Arial" w:hAnsi="Arial" w:cs="Arial"/>
          <w:sz w:val="20"/>
          <w:szCs w:val="20"/>
        </w:rPr>
        <w:t>2</w:t>
      </w:r>
      <w:r w:rsidRPr="001E2793">
        <w:rPr>
          <w:rFonts w:ascii="Arial" w:hAnsi="Arial" w:cs="Arial"/>
          <w:sz w:val="20"/>
          <w:szCs w:val="20"/>
        </w:rPr>
        <w:t>.1.</w:t>
      </w:r>
      <w:r w:rsidRPr="001E2793">
        <w:rPr>
          <w:rFonts w:ascii="Arial" w:hAnsi="Arial" w:cs="Arial"/>
          <w:sz w:val="20"/>
          <w:szCs w:val="20"/>
        </w:rPr>
        <w:tab/>
        <w:t>Para todos os efeitos legais, a data de emissão das Debêntures</w:t>
      </w:r>
      <w:r>
        <w:rPr>
          <w:rFonts w:ascii="Arial" w:hAnsi="Arial" w:cs="Arial"/>
          <w:sz w:val="20"/>
          <w:szCs w:val="20"/>
        </w:rPr>
        <w:t xml:space="preserve"> será o dia </w:t>
      </w:r>
      <w:r w:rsidR="00AC4EE7">
        <w:rPr>
          <w:rFonts w:ascii="Arial" w:hAnsi="Arial" w:cs="Arial"/>
          <w:sz w:val="20"/>
          <w:szCs w:val="20"/>
        </w:rPr>
        <w:t>11</w:t>
      </w:r>
      <w:r>
        <w:rPr>
          <w:rFonts w:ascii="Arial" w:hAnsi="Arial" w:cs="Arial"/>
          <w:sz w:val="20"/>
          <w:szCs w:val="20"/>
        </w:rPr>
        <w:t xml:space="preserve"> de dezembro de 2013 (“</w:t>
      </w:r>
      <w:r w:rsidRPr="00B453A6">
        <w:rPr>
          <w:rFonts w:ascii="Arial" w:hAnsi="Arial" w:cs="Arial"/>
          <w:sz w:val="20"/>
          <w:szCs w:val="20"/>
          <w:u w:val="single"/>
        </w:rPr>
        <w:t>Data de Emissão</w:t>
      </w:r>
      <w:r>
        <w:rPr>
          <w:rFonts w:ascii="Arial" w:hAnsi="Arial" w:cs="Arial"/>
          <w:sz w:val="20"/>
          <w:szCs w:val="20"/>
        </w:rPr>
        <w:t xml:space="preserve">”). </w:t>
      </w:r>
    </w:p>
    <w:p w14:paraId="4587F826" w14:textId="77777777" w:rsidR="00F40129" w:rsidRPr="001E2793" w:rsidRDefault="00F40129" w:rsidP="00F40129">
      <w:pPr>
        <w:autoSpaceDE w:val="0"/>
        <w:autoSpaceDN w:val="0"/>
        <w:adjustRightInd w:val="0"/>
        <w:spacing w:line="240" w:lineRule="exact"/>
        <w:rPr>
          <w:rFonts w:ascii="Arial" w:hAnsi="Arial" w:cs="Arial"/>
          <w:b/>
          <w:sz w:val="20"/>
        </w:rPr>
      </w:pPr>
      <w:bookmarkStart w:id="4" w:name="_DV_M118"/>
      <w:bookmarkStart w:id="5" w:name="_DV_M120"/>
      <w:bookmarkEnd w:id="4"/>
      <w:bookmarkEnd w:id="5"/>
    </w:p>
    <w:p w14:paraId="0C479C01" w14:textId="77777777" w:rsidR="00F40129" w:rsidRPr="001E2793" w:rsidRDefault="00F40129" w:rsidP="00F40129">
      <w:pPr>
        <w:autoSpaceDE w:val="0"/>
        <w:autoSpaceDN w:val="0"/>
        <w:adjustRightInd w:val="0"/>
        <w:spacing w:line="240" w:lineRule="exact"/>
        <w:rPr>
          <w:rFonts w:ascii="Arial" w:hAnsi="Arial" w:cs="Arial"/>
          <w:b/>
          <w:sz w:val="20"/>
        </w:rPr>
      </w:pPr>
      <w:r w:rsidRPr="00B453A6">
        <w:rPr>
          <w:rFonts w:ascii="Arial" w:hAnsi="Arial" w:cs="Arial"/>
          <w:b/>
          <w:sz w:val="20"/>
        </w:rPr>
        <w:t>4.3.</w:t>
      </w:r>
      <w:r w:rsidRPr="00B453A6">
        <w:rPr>
          <w:rFonts w:ascii="Arial" w:hAnsi="Arial" w:cs="Arial"/>
          <w:b/>
          <w:sz w:val="20"/>
        </w:rPr>
        <w:tab/>
        <w:t>Prazo e Data de Vencimento</w:t>
      </w:r>
    </w:p>
    <w:p w14:paraId="32388FCE" w14:textId="77777777" w:rsidR="00F40129" w:rsidRPr="001E2793" w:rsidRDefault="00F40129" w:rsidP="00F40129">
      <w:pPr>
        <w:autoSpaceDE w:val="0"/>
        <w:autoSpaceDN w:val="0"/>
        <w:adjustRightInd w:val="0"/>
        <w:spacing w:line="240" w:lineRule="exact"/>
        <w:ind w:left="720" w:hanging="720"/>
        <w:rPr>
          <w:rFonts w:ascii="Arial" w:hAnsi="Arial" w:cs="Arial"/>
          <w:sz w:val="20"/>
        </w:rPr>
      </w:pPr>
    </w:p>
    <w:p w14:paraId="3EF1A994" w14:textId="70403089" w:rsidR="00F40129" w:rsidRPr="001E2793" w:rsidRDefault="00F40129" w:rsidP="00F40129">
      <w:pPr>
        <w:suppressAutoHyphens/>
        <w:spacing w:line="240" w:lineRule="exact"/>
        <w:rPr>
          <w:rFonts w:ascii="Arial" w:hAnsi="Arial" w:cs="Arial"/>
          <w:sz w:val="20"/>
        </w:rPr>
      </w:pPr>
      <w:r w:rsidRPr="001E2793">
        <w:rPr>
          <w:rFonts w:ascii="Arial" w:hAnsi="Arial" w:cs="Arial"/>
          <w:sz w:val="20"/>
        </w:rPr>
        <w:t>4.</w:t>
      </w:r>
      <w:r>
        <w:rPr>
          <w:rFonts w:ascii="Arial" w:hAnsi="Arial" w:cs="Arial"/>
          <w:sz w:val="20"/>
        </w:rPr>
        <w:t>3</w:t>
      </w:r>
      <w:r w:rsidRPr="001E2793">
        <w:rPr>
          <w:rFonts w:ascii="Arial" w:hAnsi="Arial" w:cs="Arial"/>
          <w:sz w:val="20"/>
        </w:rPr>
        <w:t>.1.</w:t>
      </w:r>
      <w:r w:rsidRPr="001E2793">
        <w:rPr>
          <w:rFonts w:ascii="Arial" w:hAnsi="Arial" w:cs="Arial"/>
          <w:sz w:val="20"/>
        </w:rPr>
        <w:tab/>
      </w:r>
      <w:r w:rsidR="00F67BAF" w:rsidRPr="001E2793">
        <w:rPr>
          <w:rFonts w:ascii="Arial" w:hAnsi="Arial" w:cs="Arial"/>
          <w:sz w:val="20"/>
        </w:rPr>
        <w:t xml:space="preserve">O prazo de vencimento das Debêntures será de </w:t>
      </w:r>
      <w:r w:rsidR="00F67BAF">
        <w:rPr>
          <w:rFonts w:ascii="Arial" w:hAnsi="Arial" w:cs="Arial"/>
          <w:sz w:val="20"/>
        </w:rPr>
        <w:t>364 (trezentos e sessenta e quatro) dias</w:t>
      </w:r>
      <w:r w:rsidR="00F67BAF" w:rsidRPr="001E2793">
        <w:rPr>
          <w:rFonts w:ascii="Arial" w:hAnsi="Arial" w:cs="Arial"/>
          <w:sz w:val="20"/>
        </w:rPr>
        <w:t xml:space="preserve">, contados da </w:t>
      </w:r>
      <w:r w:rsidR="00F67BAF">
        <w:rPr>
          <w:rFonts w:ascii="Arial" w:hAnsi="Arial" w:cs="Arial"/>
          <w:sz w:val="20"/>
        </w:rPr>
        <w:t>data da primeira</w:t>
      </w:r>
      <w:r w:rsidR="00F67BAF" w:rsidRPr="001E2793">
        <w:rPr>
          <w:rFonts w:ascii="Arial" w:hAnsi="Arial" w:cs="Arial"/>
          <w:sz w:val="20"/>
        </w:rPr>
        <w:t xml:space="preserve"> </w:t>
      </w:r>
      <w:r w:rsidR="00F67BAF">
        <w:rPr>
          <w:rFonts w:ascii="Arial" w:hAnsi="Arial" w:cs="Arial"/>
          <w:sz w:val="20"/>
        </w:rPr>
        <w:t>integralização das Debêntures da 1ª Série.</w:t>
      </w:r>
    </w:p>
    <w:p w14:paraId="58036124" w14:textId="77777777" w:rsidR="00F40129" w:rsidRDefault="00F40129" w:rsidP="00F40129">
      <w:pPr>
        <w:spacing w:line="240" w:lineRule="exact"/>
        <w:rPr>
          <w:rFonts w:ascii="Arial" w:hAnsi="Arial" w:cs="Arial"/>
          <w:sz w:val="20"/>
        </w:rPr>
      </w:pPr>
    </w:p>
    <w:p w14:paraId="14B27BC5" w14:textId="77777777" w:rsidR="00F40129" w:rsidRPr="001E2793" w:rsidRDefault="00F40129" w:rsidP="00F40129">
      <w:pPr>
        <w:suppressAutoHyphens/>
        <w:spacing w:line="240" w:lineRule="exact"/>
        <w:rPr>
          <w:rFonts w:ascii="Arial" w:hAnsi="Arial" w:cs="Arial"/>
          <w:b/>
          <w:sz w:val="20"/>
        </w:rPr>
      </w:pPr>
      <w:r w:rsidRPr="00B453A6">
        <w:rPr>
          <w:rFonts w:ascii="Arial" w:hAnsi="Arial" w:cs="Arial"/>
          <w:b/>
          <w:sz w:val="20"/>
        </w:rPr>
        <w:t>4.4.</w:t>
      </w:r>
      <w:r w:rsidRPr="00B453A6">
        <w:rPr>
          <w:rFonts w:ascii="Arial" w:hAnsi="Arial" w:cs="Arial"/>
          <w:b/>
          <w:sz w:val="20"/>
        </w:rPr>
        <w:tab/>
        <w:t>Valor Nominal Unitário</w:t>
      </w:r>
      <w:r w:rsidRPr="001E2793">
        <w:rPr>
          <w:rFonts w:ascii="Arial" w:hAnsi="Arial" w:cs="Arial"/>
          <w:b/>
          <w:sz w:val="20"/>
        </w:rPr>
        <w:t xml:space="preserve"> </w:t>
      </w:r>
    </w:p>
    <w:p w14:paraId="1E42F84E"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0A3C839C" w14:textId="46FF6DA3" w:rsidR="00F40129" w:rsidRDefault="00F40129" w:rsidP="00F40129">
      <w:pPr>
        <w:spacing w:line="240" w:lineRule="exact"/>
        <w:rPr>
          <w:rFonts w:ascii="Arial" w:hAnsi="Arial" w:cs="Arial"/>
          <w:sz w:val="20"/>
        </w:rPr>
      </w:pPr>
      <w:r w:rsidRPr="002A28BD">
        <w:rPr>
          <w:rFonts w:ascii="Arial" w:hAnsi="Arial" w:cs="Arial"/>
          <w:sz w:val="20"/>
        </w:rPr>
        <w:t>4.</w:t>
      </w:r>
      <w:r>
        <w:rPr>
          <w:rFonts w:ascii="Arial" w:hAnsi="Arial" w:cs="Arial"/>
          <w:sz w:val="20"/>
        </w:rPr>
        <w:t>4</w:t>
      </w:r>
      <w:r w:rsidRPr="002A28BD">
        <w:rPr>
          <w:rFonts w:ascii="Arial" w:hAnsi="Arial" w:cs="Arial"/>
          <w:sz w:val="20"/>
        </w:rPr>
        <w:t>.1.</w:t>
      </w:r>
      <w:r w:rsidRPr="002A28BD">
        <w:rPr>
          <w:rFonts w:ascii="Arial" w:hAnsi="Arial" w:cs="Arial"/>
          <w:sz w:val="20"/>
        </w:rPr>
        <w:tab/>
        <w:t>O valor nominal unitário das Debêntures</w:t>
      </w:r>
      <w:r>
        <w:rPr>
          <w:rFonts w:ascii="Arial" w:hAnsi="Arial" w:cs="Arial"/>
          <w:sz w:val="20"/>
        </w:rPr>
        <w:t xml:space="preserve"> </w:t>
      </w:r>
      <w:r w:rsidRPr="002A28BD">
        <w:rPr>
          <w:rFonts w:ascii="Arial" w:hAnsi="Arial" w:cs="Arial"/>
          <w:sz w:val="20"/>
        </w:rPr>
        <w:t xml:space="preserve">será </w:t>
      </w:r>
      <w:r w:rsidR="00AC4EE7">
        <w:rPr>
          <w:rFonts w:ascii="Arial" w:hAnsi="Arial" w:cs="Arial"/>
          <w:sz w:val="20"/>
        </w:rPr>
        <w:t>R</w:t>
      </w:r>
      <w:r>
        <w:rPr>
          <w:rFonts w:ascii="Arial" w:hAnsi="Arial" w:cs="Arial"/>
          <w:sz w:val="20"/>
        </w:rPr>
        <w:t>$</w:t>
      </w:r>
      <w:r w:rsidR="00AC4EE7">
        <w:rPr>
          <w:rFonts w:ascii="Arial" w:hAnsi="Arial" w:cs="Arial"/>
          <w:sz w:val="20"/>
        </w:rPr>
        <w:t>1.163.000,00</w:t>
      </w:r>
      <w:r>
        <w:rPr>
          <w:rFonts w:ascii="Arial" w:hAnsi="Arial" w:cs="Arial"/>
          <w:sz w:val="20"/>
        </w:rPr>
        <w:t xml:space="preserve"> (</w:t>
      </w:r>
      <w:r w:rsidR="00AC4EE7">
        <w:rPr>
          <w:rFonts w:ascii="Arial" w:hAnsi="Arial" w:cs="Arial"/>
          <w:sz w:val="20"/>
        </w:rPr>
        <w:t>um milhão cento e sessenta e três mil</w:t>
      </w:r>
      <w:r>
        <w:rPr>
          <w:rFonts w:ascii="Arial" w:hAnsi="Arial" w:cs="Arial"/>
          <w:sz w:val="20"/>
        </w:rPr>
        <w:t xml:space="preserve"> </w:t>
      </w:r>
      <w:r w:rsidR="00AC4EE7">
        <w:rPr>
          <w:rFonts w:ascii="Arial" w:hAnsi="Arial" w:cs="Arial"/>
          <w:sz w:val="20"/>
        </w:rPr>
        <w:t>reais</w:t>
      </w:r>
      <w:r>
        <w:rPr>
          <w:rFonts w:ascii="Arial" w:hAnsi="Arial" w:cs="Arial"/>
          <w:sz w:val="20"/>
        </w:rPr>
        <w:t xml:space="preserve">) </w:t>
      </w:r>
      <w:r w:rsidRPr="002A28BD">
        <w:rPr>
          <w:rFonts w:ascii="Arial" w:hAnsi="Arial" w:cs="Arial"/>
          <w:sz w:val="20"/>
        </w:rPr>
        <w:t>na</w:t>
      </w:r>
      <w:r>
        <w:rPr>
          <w:rFonts w:ascii="Arial" w:hAnsi="Arial" w:cs="Arial"/>
          <w:sz w:val="20"/>
        </w:rPr>
        <w:t xml:space="preserve"> </w:t>
      </w:r>
      <w:r w:rsidRPr="002A28BD">
        <w:rPr>
          <w:rFonts w:ascii="Arial" w:hAnsi="Arial" w:cs="Arial"/>
          <w:sz w:val="20"/>
        </w:rPr>
        <w:t>Data de Emissão (“</w:t>
      </w:r>
      <w:r w:rsidRPr="002A28BD">
        <w:rPr>
          <w:rFonts w:ascii="Arial" w:hAnsi="Arial" w:cs="Arial"/>
          <w:sz w:val="20"/>
          <w:u w:val="single"/>
        </w:rPr>
        <w:t>Valor Nominal Unitário</w:t>
      </w:r>
      <w:r w:rsidRPr="002A28BD">
        <w:rPr>
          <w:rFonts w:ascii="Arial" w:hAnsi="Arial" w:cs="Arial"/>
          <w:sz w:val="20"/>
        </w:rPr>
        <w:t xml:space="preserve">”). </w:t>
      </w:r>
    </w:p>
    <w:p w14:paraId="4E919EC9" w14:textId="77777777" w:rsidR="00F40129" w:rsidRPr="001E2793" w:rsidRDefault="00F40129" w:rsidP="00F40129">
      <w:pPr>
        <w:spacing w:line="240" w:lineRule="exact"/>
        <w:rPr>
          <w:rFonts w:ascii="Arial" w:hAnsi="Arial" w:cs="Arial"/>
          <w:sz w:val="20"/>
        </w:rPr>
      </w:pPr>
    </w:p>
    <w:p w14:paraId="438557D1" w14:textId="77777777" w:rsidR="00F40129" w:rsidRPr="001E2793" w:rsidRDefault="00F40129" w:rsidP="00F40129">
      <w:pPr>
        <w:spacing w:line="240" w:lineRule="exact"/>
        <w:rPr>
          <w:rFonts w:ascii="Arial" w:hAnsi="Arial" w:cs="Arial"/>
          <w:b/>
          <w:sz w:val="20"/>
        </w:rPr>
      </w:pPr>
      <w:r w:rsidRPr="001E2793">
        <w:rPr>
          <w:rFonts w:ascii="Arial" w:hAnsi="Arial" w:cs="Arial"/>
          <w:b/>
          <w:sz w:val="20"/>
        </w:rPr>
        <w:t>4.</w:t>
      </w:r>
      <w:r>
        <w:rPr>
          <w:rFonts w:ascii="Arial" w:hAnsi="Arial" w:cs="Arial"/>
          <w:b/>
          <w:sz w:val="20"/>
        </w:rPr>
        <w:t>5</w:t>
      </w:r>
      <w:r w:rsidRPr="001E2793">
        <w:rPr>
          <w:rFonts w:ascii="Arial" w:hAnsi="Arial" w:cs="Arial"/>
          <w:b/>
          <w:sz w:val="20"/>
        </w:rPr>
        <w:t>.</w:t>
      </w:r>
      <w:r w:rsidRPr="001E2793">
        <w:rPr>
          <w:rFonts w:ascii="Arial" w:hAnsi="Arial" w:cs="Arial"/>
          <w:b/>
          <w:sz w:val="20"/>
        </w:rPr>
        <w:tab/>
        <w:t>Espécie</w:t>
      </w:r>
      <w:r>
        <w:rPr>
          <w:rFonts w:ascii="Arial" w:hAnsi="Arial" w:cs="Arial"/>
          <w:b/>
          <w:sz w:val="20"/>
        </w:rPr>
        <w:t xml:space="preserve"> e </w:t>
      </w:r>
      <w:proofErr w:type="spellStart"/>
      <w:r>
        <w:rPr>
          <w:rFonts w:ascii="Arial" w:hAnsi="Arial" w:cs="Arial"/>
          <w:b/>
          <w:sz w:val="20"/>
        </w:rPr>
        <w:t>Extraconcursalidade</w:t>
      </w:r>
      <w:proofErr w:type="spellEnd"/>
    </w:p>
    <w:p w14:paraId="6D86BBBF" w14:textId="77777777" w:rsidR="00F40129" w:rsidRPr="001E2793" w:rsidRDefault="00F40129" w:rsidP="00F40129">
      <w:pPr>
        <w:spacing w:line="240" w:lineRule="exact"/>
        <w:rPr>
          <w:rFonts w:ascii="Arial" w:hAnsi="Arial" w:cs="Arial"/>
          <w:sz w:val="20"/>
        </w:rPr>
      </w:pPr>
    </w:p>
    <w:p w14:paraId="64DD91E2" w14:textId="168F5B55" w:rsidR="00F40129" w:rsidRDefault="00F40129" w:rsidP="00F40129">
      <w:pPr>
        <w:spacing w:line="240" w:lineRule="exact"/>
        <w:rPr>
          <w:ins w:id="6" w:author="Monique Garcia" w:date="2013-12-12T12:19:00Z"/>
          <w:rFonts w:ascii="Arial" w:hAnsi="Arial" w:cs="Arial"/>
          <w:sz w:val="20"/>
        </w:rPr>
      </w:pPr>
      <w:r w:rsidRPr="001E2793">
        <w:rPr>
          <w:rFonts w:ascii="Arial" w:hAnsi="Arial" w:cs="Arial"/>
          <w:sz w:val="20"/>
        </w:rPr>
        <w:t>4.</w:t>
      </w:r>
      <w:r>
        <w:rPr>
          <w:rFonts w:ascii="Arial" w:hAnsi="Arial" w:cs="Arial"/>
          <w:sz w:val="20"/>
        </w:rPr>
        <w:t>5</w:t>
      </w:r>
      <w:r w:rsidRPr="001E2793">
        <w:rPr>
          <w:rFonts w:ascii="Arial" w:hAnsi="Arial" w:cs="Arial"/>
          <w:sz w:val="20"/>
        </w:rPr>
        <w:t>.1.</w:t>
      </w:r>
      <w:r w:rsidRPr="001E2793">
        <w:rPr>
          <w:rFonts w:ascii="Arial" w:hAnsi="Arial" w:cs="Arial"/>
          <w:sz w:val="20"/>
        </w:rPr>
        <w:tab/>
        <w:t xml:space="preserve">Nos termos do artigo 58 da Lei das Sociedades por Ações, as Debêntures serão da espécie </w:t>
      </w:r>
      <w:ins w:id="7" w:author="Monique Garcia" w:date="2013-12-12T12:18:00Z">
        <w:r w:rsidR="001C386D">
          <w:rPr>
            <w:rFonts w:ascii="Arial" w:hAnsi="Arial" w:cs="Arial"/>
            <w:sz w:val="20"/>
          </w:rPr>
          <w:t xml:space="preserve">subordinada a ser convolada em da espécie </w:t>
        </w:r>
      </w:ins>
      <w:r>
        <w:rPr>
          <w:rFonts w:ascii="Arial" w:hAnsi="Arial" w:cs="Arial"/>
          <w:sz w:val="20"/>
        </w:rPr>
        <w:t>com garantia real</w:t>
      </w:r>
      <w:ins w:id="8" w:author="Monique Garcia" w:date="2013-12-12T12:18:00Z">
        <w:r w:rsidR="001C386D">
          <w:rPr>
            <w:rFonts w:ascii="Arial" w:hAnsi="Arial" w:cs="Arial"/>
            <w:sz w:val="20"/>
          </w:rPr>
          <w:t xml:space="preserve">, tão logo </w:t>
        </w:r>
      </w:ins>
      <w:ins w:id="9" w:author="Monique Garcia" w:date="2013-12-12T12:19:00Z">
        <w:r w:rsidR="001C386D">
          <w:rPr>
            <w:rFonts w:ascii="Arial" w:hAnsi="Arial" w:cs="Arial"/>
            <w:sz w:val="20"/>
          </w:rPr>
          <w:t xml:space="preserve">as garantias previstas na cláusula </w:t>
        </w:r>
      </w:ins>
      <w:ins w:id="10" w:author="Monique Garcia" w:date="2013-12-12T12:18:00Z">
        <w:r w:rsidR="001C386D">
          <w:rPr>
            <w:rFonts w:ascii="Arial" w:hAnsi="Arial" w:cs="Arial"/>
            <w:sz w:val="20"/>
          </w:rPr>
          <w:t>4.17.1.1</w:t>
        </w:r>
      </w:ins>
      <w:ins w:id="11" w:author="Monique Garcia" w:date="2013-12-12T12:19:00Z">
        <w:r w:rsidR="001C386D">
          <w:rPr>
            <w:rFonts w:ascii="Arial" w:hAnsi="Arial" w:cs="Arial"/>
            <w:sz w:val="20"/>
          </w:rPr>
          <w:t xml:space="preserve"> abaixo sejam devidamente constituídas</w:t>
        </w:r>
      </w:ins>
      <w:r w:rsidRPr="001E2793">
        <w:rPr>
          <w:rFonts w:ascii="Arial" w:hAnsi="Arial" w:cs="Arial"/>
          <w:sz w:val="20"/>
        </w:rPr>
        <w:t>.</w:t>
      </w:r>
    </w:p>
    <w:p w14:paraId="14AF82F4" w14:textId="77777777" w:rsidR="001C386D" w:rsidRDefault="001C386D" w:rsidP="00F40129">
      <w:pPr>
        <w:spacing w:line="240" w:lineRule="exact"/>
        <w:rPr>
          <w:ins w:id="12" w:author="Monique Garcia" w:date="2013-12-12T12:19:00Z"/>
          <w:rFonts w:ascii="Arial" w:hAnsi="Arial" w:cs="Arial"/>
          <w:sz w:val="20"/>
        </w:rPr>
      </w:pPr>
    </w:p>
    <w:p w14:paraId="2C3F9186" w14:textId="509641B7" w:rsidR="001C386D" w:rsidRDefault="001C386D" w:rsidP="00F40129">
      <w:pPr>
        <w:spacing w:line="240" w:lineRule="exact"/>
        <w:rPr>
          <w:rFonts w:ascii="Arial" w:hAnsi="Arial" w:cs="Arial"/>
          <w:sz w:val="20"/>
        </w:rPr>
      </w:pPr>
      <w:ins w:id="13" w:author="Monique Garcia" w:date="2013-12-12T12:19:00Z">
        <w:r>
          <w:rPr>
            <w:rFonts w:ascii="Arial" w:hAnsi="Arial" w:cs="Arial"/>
            <w:sz w:val="20"/>
          </w:rPr>
          <w:t xml:space="preserve">4.5.1.1. </w:t>
        </w:r>
      </w:ins>
      <w:ins w:id="14" w:author="Monique Garcia" w:date="2013-12-12T12:21:00Z">
        <w:r>
          <w:rPr>
            <w:rFonts w:ascii="Arial" w:hAnsi="Arial" w:cs="Arial"/>
            <w:sz w:val="20"/>
          </w:rPr>
          <w:t>Com a devida constituiç</w:t>
        </w:r>
      </w:ins>
      <w:ins w:id="15" w:author="Monique Garcia" w:date="2013-12-12T12:22:00Z">
        <w:r>
          <w:rPr>
            <w:rFonts w:ascii="Arial" w:hAnsi="Arial" w:cs="Arial"/>
            <w:sz w:val="20"/>
          </w:rPr>
          <w:t>ão d</w:t>
        </w:r>
      </w:ins>
      <w:ins w:id="16" w:author="Monique Garcia" w:date="2013-12-12T12:23:00Z">
        <w:r w:rsidR="00605636">
          <w:rPr>
            <w:rFonts w:ascii="Arial" w:hAnsi="Arial" w:cs="Arial"/>
            <w:sz w:val="20"/>
          </w:rPr>
          <w:t>as garantias previstas na cláusula 4.17.1.1 abaixo</w:t>
        </w:r>
        <w:r w:rsidR="00605636">
          <w:rPr>
            <w:rFonts w:ascii="Arial" w:hAnsi="Arial" w:cs="Arial"/>
            <w:sz w:val="20"/>
          </w:rPr>
          <w:t xml:space="preserve">, </w:t>
        </w:r>
      </w:ins>
      <w:ins w:id="17" w:author="Monique Garcia" w:date="2013-12-12T12:21:00Z">
        <w:r w:rsidRPr="001C386D">
          <w:rPr>
            <w:rFonts w:ascii="Arial" w:hAnsi="Arial" w:cs="Arial"/>
            <w:sz w:val="20"/>
          </w:rPr>
          <w:t xml:space="preserve">ficam a Emissora e o Agente Fiduciário autorizados e obrigados a celebrar o Aditamento para formalizar a convolação da espécie das Debêntures de subordinada para com garantia real, ficando, desde já, estabelecido que não </w:t>
        </w:r>
        <w:proofErr w:type="gramStart"/>
        <w:r w:rsidRPr="001C386D">
          <w:rPr>
            <w:rFonts w:ascii="Arial" w:hAnsi="Arial" w:cs="Arial"/>
            <w:sz w:val="20"/>
          </w:rPr>
          <w:t>será</w:t>
        </w:r>
        <w:proofErr w:type="gramEnd"/>
        <w:r w:rsidRPr="001C386D">
          <w:rPr>
            <w:rFonts w:ascii="Arial" w:hAnsi="Arial" w:cs="Arial"/>
            <w:sz w:val="20"/>
          </w:rPr>
          <w:t xml:space="preserve"> necessária a realização de assembleia geral de acionistas da Emissora ou assembleia geral de debenturistas para aprovação do referido Aditamento. </w:t>
        </w:r>
      </w:ins>
    </w:p>
    <w:p w14:paraId="233282EA" w14:textId="77777777" w:rsidR="00F40129" w:rsidRDefault="00F40129" w:rsidP="00F40129">
      <w:pPr>
        <w:spacing w:line="240" w:lineRule="exact"/>
        <w:rPr>
          <w:rFonts w:ascii="Arial" w:hAnsi="Arial" w:cs="Arial"/>
          <w:sz w:val="20"/>
        </w:rPr>
      </w:pPr>
    </w:p>
    <w:p w14:paraId="63D50F7E" w14:textId="77777777" w:rsidR="00F40129" w:rsidRDefault="00F40129" w:rsidP="00F40129">
      <w:pPr>
        <w:spacing w:line="240" w:lineRule="exact"/>
        <w:rPr>
          <w:rFonts w:ascii="Arial" w:hAnsi="Arial" w:cs="Arial"/>
          <w:sz w:val="20"/>
        </w:rPr>
      </w:pPr>
      <w:r>
        <w:rPr>
          <w:rFonts w:ascii="Arial" w:hAnsi="Arial" w:cs="Arial"/>
          <w:sz w:val="20"/>
        </w:rPr>
        <w:t>4.5.2.</w:t>
      </w:r>
      <w:r>
        <w:rPr>
          <w:rFonts w:ascii="Arial" w:hAnsi="Arial" w:cs="Arial"/>
          <w:sz w:val="20"/>
        </w:rPr>
        <w:tab/>
        <w:t xml:space="preserve">Nos termos dos artigos 67 e 84, V, da Lei 11.101 de </w:t>
      </w:r>
      <w:proofErr w:type="gramStart"/>
      <w:r>
        <w:rPr>
          <w:rFonts w:ascii="Arial" w:hAnsi="Arial" w:cs="Arial"/>
          <w:sz w:val="20"/>
        </w:rPr>
        <w:t>9</w:t>
      </w:r>
      <w:proofErr w:type="gramEnd"/>
      <w:r>
        <w:rPr>
          <w:rFonts w:ascii="Arial" w:hAnsi="Arial" w:cs="Arial"/>
          <w:sz w:val="20"/>
        </w:rPr>
        <w:t xml:space="preserve"> de fevereiro de 2005 (“</w:t>
      </w:r>
      <w:r>
        <w:rPr>
          <w:rFonts w:ascii="Arial" w:hAnsi="Arial" w:cs="Arial"/>
          <w:sz w:val="20"/>
          <w:u w:val="single"/>
        </w:rPr>
        <w:t>Lei de Recuperação Judicial</w:t>
      </w:r>
      <w:r w:rsidRPr="00E01598">
        <w:rPr>
          <w:rFonts w:ascii="Arial" w:hAnsi="Arial" w:cs="Arial"/>
          <w:sz w:val="20"/>
        </w:rPr>
        <w:t>”)</w:t>
      </w:r>
      <w:r>
        <w:rPr>
          <w:rFonts w:ascii="Arial" w:hAnsi="Arial" w:cs="Arial"/>
          <w:sz w:val="20"/>
        </w:rPr>
        <w:t xml:space="preserve"> as Debêntures estão sendo emitidas no âmbito da Recuperação Judicial, razão pela qual a dívida representada pelas Debêntures é considerada </w:t>
      </w:r>
      <w:proofErr w:type="spellStart"/>
      <w:r>
        <w:rPr>
          <w:rFonts w:ascii="Arial" w:hAnsi="Arial" w:cs="Arial"/>
          <w:sz w:val="20"/>
        </w:rPr>
        <w:t>extraconcursal</w:t>
      </w:r>
      <w:proofErr w:type="spellEnd"/>
      <w:r>
        <w:rPr>
          <w:rFonts w:ascii="Arial" w:hAnsi="Arial" w:cs="Arial"/>
          <w:sz w:val="20"/>
        </w:rPr>
        <w:t xml:space="preserve"> em caso de </w:t>
      </w:r>
    </w:p>
    <w:p w14:paraId="7FC02F5C" w14:textId="77777777" w:rsidR="00F40129" w:rsidRPr="002863D0" w:rsidRDefault="00F40129" w:rsidP="00F40129">
      <w:pPr>
        <w:spacing w:line="240" w:lineRule="exact"/>
        <w:rPr>
          <w:rFonts w:ascii="Arial" w:hAnsi="Arial" w:cs="Arial"/>
          <w:sz w:val="20"/>
          <w:u w:val="single"/>
        </w:rPr>
      </w:pPr>
      <w:proofErr w:type="gramStart"/>
      <w:r>
        <w:rPr>
          <w:rFonts w:ascii="Arial" w:hAnsi="Arial" w:cs="Arial"/>
          <w:sz w:val="20"/>
        </w:rPr>
        <w:t>superveniência</w:t>
      </w:r>
      <w:proofErr w:type="gramEnd"/>
      <w:r>
        <w:rPr>
          <w:rFonts w:ascii="Arial" w:hAnsi="Arial" w:cs="Arial"/>
          <w:sz w:val="20"/>
        </w:rPr>
        <w:t xml:space="preserve"> da falência da Emissora e dos Garantidores (conforme abaixo definidos) devendo ser paga com precedência observado o disposto nos artigos 84, 85, 149 e demais disposições aplicáveis da Lei de Recuperação Judicial.</w:t>
      </w:r>
    </w:p>
    <w:p w14:paraId="0AE5CD6B" w14:textId="77777777" w:rsidR="00F40129" w:rsidRPr="001E2793" w:rsidRDefault="00F40129" w:rsidP="00F40129">
      <w:pPr>
        <w:spacing w:line="240" w:lineRule="exact"/>
        <w:rPr>
          <w:rFonts w:ascii="Arial" w:hAnsi="Arial" w:cs="Arial"/>
          <w:sz w:val="20"/>
        </w:rPr>
      </w:pPr>
    </w:p>
    <w:p w14:paraId="2D06320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4.</w:t>
      </w:r>
      <w:r>
        <w:rPr>
          <w:rFonts w:ascii="Arial" w:hAnsi="Arial" w:cs="Arial"/>
          <w:b/>
          <w:sz w:val="20"/>
          <w:szCs w:val="20"/>
        </w:rPr>
        <w:t>6</w:t>
      </w:r>
      <w:r w:rsidRPr="001E2793">
        <w:rPr>
          <w:rFonts w:ascii="Arial" w:hAnsi="Arial" w:cs="Arial"/>
          <w:b/>
          <w:sz w:val="20"/>
          <w:szCs w:val="20"/>
        </w:rPr>
        <w:t>.</w:t>
      </w:r>
      <w:r w:rsidRPr="001E2793">
        <w:rPr>
          <w:rFonts w:ascii="Arial" w:hAnsi="Arial" w:cs="Arial"/>
          <w:b/>
          <w:sz w:val="20"/>
          <w:szCs w:val="20"/>
        </w:rPr>
        <w:tab/>
        <w:t xml:space="preserve">Tipo e Forma </w:t>
      </w:r>
    </w:p>
    <w:p w14:paraId="61BAEEB1"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5B63F190" w14:textId="59A613AE" w:rsidR="00F40129" w:rsidRPr="002A28BD" w:rsidRDefault="00F40129" w:rsidP="00F40129">
      <w:pPr>
        <w:spacing w:line="240" w:lineRule="exact"/>
        <w:rPr>
          <w:rFonts w:ascii="Arial" w:hAnsi="Arial" w:cs="Arial"/>
          <w:sz w:val="20"/>
        </w:rPr>
      </w:pPr>
      <w:r w:rsidRPr="001E2793">
        <w:rPr>
          <w:rFonts w:ascii="Arial" w:hAnsi="Arial" w:cs="Arial"/>
          <w:sz w:val="20"/>
        </w:rPr>
        <w:t>4.</w:t>
      </w:r>
      <w:r>
        <w:rPr>
          <w:rFonts w:ascii="Arial" w:hAnsi="Arial" w:cs="Arial"/>
          <w:sz w:val="20"/>
        </w:rPr>
        <w:t>6</w:t>
      </w:r>
      <w:r w:rsidRPr="001E2793">
        <w:rPr>
          <w:rFonts w:ascii="Arial" w:hAnsi="Arial" w:cs="Arial"/>
          <w:sz w:val="20"/>
        </w:rPr>
        <w:t>.1.</w:t>
      </w:r>
      <w:r w:rsidRPr="001E2793">
        <w:rPr>
          <w:rFonts w:ascii="Arial" w:hAnsi="Arial" w:cs="Arial"/>
          <w:sz w:val="20"/>
        </w:rPr>
        <w:tab/>
        <w:t xml:space="preserve">As Debêntures terão a forma nominativa e escritural, conversíveis em Ações (conforme abaixo definido), sem emissão de cautelas ou certificados. </w:t>
      </w:r>
      <w:r w:rsidRPr="00AE5EBA">
        <w:rPr>
          <w:rFonts w:ascii="Arial" w:hAnsi="Arial" w:cs="Arial"/>
          <w:sz w:val="20"/>
        </w:rPr>
        <w:t xml:space="preserve">Para todos os fins de direito, </w:t>
      </w:r>
      <w:r w:rsidRPr="005708B3">
        <w:rPr>
          <w:rFonts w:ascii="Arial" w:hAnsi="Arial" w:cs="Arial"/>
          <w:sz w:val="20"/>
        </w:rPr>
        <w:t xml:space="preserve">a titularidade das Debêntures será </w:t>
      </w:r>
      <w:proofErr w:type="gramStart"/>
      <w:r w:rsidRPr="005708B3">
        <w:rPr>
          <w:rFonts w:ascii="Arial" w:hAnsi="Arial" w:cs="Arial"/>
          <w:sz w:val="20"/>
        </w:rPr>
        <w:t>comprovada</w:t>
      </w:r>
      <w:proofErr w:type="gramEnd"/>
      <w:r w:rsidRPr="005708B3">
        <w:rPr>
          <w:rFonts w:ascii="Arial" w:hAnsi="Arial" w:cs="Arial"/>
          <w:sz w:val="20"/>
        </w:rPr>
        <w:t xml:space="preserve"> </w:t>
      </w:r>
      <w:r w:rsidR="00AC4EE7">
        <w:rPr>
          <w:rFonts w:ascii="Arial" w:hAnsi="Arial" w:cs="Arial"/>
          <w:sz w:val="20"/>
        </w:rPr>
        <w:t xml:space="preserve">extrato de conta de depósito emitida pelo Agente </w:t>
      </w:r>
      <w:proofErr w:type="spellStart"/>
      <w:r w:rsidR="00AC4EE7">
        <w:rPr>
          <w:rFonts w:ascii="Arial" w:hAnsi="Arial" w:cs="Arial"/>
          <w:sz w:val="20"/>
        </w:rPr>
        <w:t>Escriturador</w:t>
      </w:r>
      <w:proofErr w:type="spellEnd"/>
      <w:r>
        <w:rPr>
          <w:rFonts w:ascii="Arial" w:hAnsi="Arial" w:cs="Arial"/>
          <w:sz w:val="20"/>
        </w:rPr>
        <w:t xml:space="preserve">. </w:t>
      </w:r>
    </w:p>
    <w:p w14:paraId="2437056B" w14:textId="77777777" w:rsidR="00F40129" w:rsidRDefault="00F40129" w:rsidP="00F40129">
      <w:pPr>
        <w:spacing w:line="240" w:lineRule="exact"/>
        <w:rPr>
          <w:rFonts w:ascii="Arial" w:eastAsia="Arial Unicode MS" w:hAnsi="Arial" w:cs="Arial"/>
          <w:b/>
          <w:sz w:val="20"/>
        </w:rPr>
      </w:pPr>
    </w:p>
    <w:p w14:paraId="6DD7A71F" w14:textId="77777777" w:rsidR="00F40129" w:rsidRPr="001E2793" w:rsidRDefault="00F40129" w:rsidP="00F40129">
      <w:pPr>
        <w:spacing w:line="240" w:lineRule="exact"/>
        <w:rPr>
          <w:rFonts w:ascii="Arial" w:eastAsia="Arial Unicode MS" w:hAnsi="Arial" w:cs="Arial"/>
          <w:b/>
          <w:sz w:val="20"/>
        </w:rPr>
      </w:pPr>
      <w:r w:rsidRPr="001E2793">
        <w:rPr>
          <w:rFonts w:ascii="Arial" w:eastAsia="Arial Unicode MS" w:hAnsi="Arial" w:cs="Arial"/>
          <w:b/>
          <w:sz w:val="20"/>
        </w:rPr>
        <w:t>4.</w:t>
      </w:r>
      <w:r>
        <w:rPr>
          <w:rFonts w:ascii="Arial" w:eastAsia="Arial Unicode MS" w:hAnsi="Arial" w:cs="Arial"/>
          <w:b/>
          <w:sz w:val="20"/>
        </w:rPr>
        <w:t>7</w:t>
      </w:r>
      <w:r w:rsidRPr="001E2793">
        <w:rPr>
          <w:rFonts w:ascii="Arial" w:eastAsia="Arial Unicode MS" w:hAnsi="Arial" w:cs="Arial"/>
          <w:b/>
          <w:sz w:val="20"/>
        </w:rPr>
        <w:t>.</w:t>
      </w:r>
      <w:r w:rsidRPr="001E2793">
        <w:rPr>
          <w:rFonts w:ascii="Arial" w:eastAsia="Arial Unicode MS" w:hAnsi="Arial" w:cs="Arial"/>
          <w:b/>
          <w:sz w:val="20"/>
        </w:rPr>
        <w:tab/>
      </w:r>
      <w:r>
        <w:rPr>
          <w:rFonts w:ascii="Arial" w:eastAsia="Arial Unicode MS" w:hAnsi="Arial" w:cs="Arial"/>
          <w:b/>
          <w:sz w:val="20"/>
        </w:rPr>
        <w:t>Renúncia ao Direito de Preferência</w:t>
      </w:r>
    </w:p>
    <w:p w14:paraId="05333485" w14:textId="77777777" w:rsidR="00F40129" w:rsidRDefault="00F40129" w:rsidP="00F40129">
      <w:pPr>
        <w:spacing w:line="240" w:lineRule="exact"/>
        <w:rPr>
          <w:rFonts w:ascii="Arial" w:eastAsia="Arial Unicode MS" w:hAnsi="Arial" w:cs="Arial"/>
          <w:b/>
          <w:sz w:val="20"/>
        </w:rPr>
      </w:pPr>
    </w:p>
    <w:p w14:paraId="1872874B" w14:textId="534DCFEE" w:rsidR="00F40129" w:rsidRDefault="00F40129" w:rsidP="00F40129">
      <w:pPr>
        <w:suppressAutoHyphens/>
        <w:spacing w:line="240" w:lineRule="exact"/>
        <w:rPr>
          <w:rFonts w:ascii="Arial" w:hAnsi="Arial" w:cs="Arial"/>
          <w:b/>
          <w:sz w:val="20"/>
        </w:rPr>
      </w:pPr>
      <w:r>
        <w:rPr>
          <w:rFonts w:ascii="Arial" w:hAnsi="Arial" w:cs="Arial"/>
          <w:noProof/>
          <w:sz w:val="20"/>
          <w:lang w:eastAsia="en-US"/>
        </w:rPr>
        <w:t>4.7</w:t>
      </w:r>
      <w:r w:rsidRPr="00B7659C">
        <w:rPr>
          <w:rFonts w:ascii="Arial" w:hAnsi="Arial" w:cs="Arial"/>
          <w:noProof/>
          <w:sz w:val="20"/>
          <w:lang w:eastAsia="en-US"/>
        </w:rPr>
        <w:t>.1.</w:t>
      </w:r>
      <w:r>
        <w:rPr>
          <w:rFonts w:ascii="Arial" w:hAnsi="Arial" w:cs="Arial"/>
          <w:noProof/>
          <w:sz w:val="20"/>
          <w:lang w:eastAsia="en-US"/>
        </w:rPr>
        <w:tab/>
        <w:t xml:space="preserve">Os Acionistas renunciaram expressamente ao </w:t>
      </w:r>
      <w:r w:rsidRPr="00B7659C">
        <w:rPr>
          <w:rFonts w:ascii="Arial" w:hAnsi="Arial" w:cs="Arial"/>
          <w:noProof/>
          <w:sz w:val="20"/>
          <w:lang w:eastAsia="en-US"/>
        </w:rPr>
        <w:t xml:space="preserve">direito de preferência para subscrição das Debêntures, </w:t>
      </w:r>
      <w:r>
        <w:rPr>
          <w:rFonts w:ascii="Arial" w:hAnsi="Arial" w:cs="Arial"/>
          <w:noProof/>
          <w:sz w:val="20"/>
          <w:lang w:eastAsia="en-US"/>
        </w:rPr>
        <w:t>na proporção do número de ações</w:t>
      </w:r>
      <w:r w:rsidRPr="00B7659C">
        <w:rPr>
          <w:rFonts w:ascii="Arial" w:hAnsi="Arial" w:cs="Arial"/>
          <w:noProof/>
          <w:sz w:val="20"/>
          <w:lang w:eastAsia="en-US"/>
        </w:rPr>
        <w:t xml:space="preserve"> ordinárias de emissão da Emissora (“</w:t>
      </w:r>
      <w:r w:rsidRPr="002A28BD">
        <w:rPr>
          <w:rFonts w:ascii="Arial" w:hAnsi="Arial" w:cs="Arial"/>
          <w:noProof/>
          <w:sz w:val="20"/>
          <w:u w:val="single"/>
          <w:lang w:eastAsia="en-US"/>
        </w:rPr>
        <w:t>Ações</w:t>
      </w:r>
      <w:r w:rsidRPr="00B7659C">
        <w:rPr>
          <w:rFonts w:ascii="Arial" w:hAnsi="Arial" w:cs="Arial"/>
          <w:noProof/>
          <w:sz w:val="20"/>
          <w:lang w:eastAsia="en-US"/>
        </w:rPr>
        <w:t xml:space="preserve">”) de que </w:t>
      </w:r>
      <w:r>
        <w:rPr>
          <w:rFonts w:ascii="Arial" w:hAnsi="Arial" w:cs="Arial"/>
          <w:noProof/>
          <w:sz w:val="20"/>
          <w:lang w:eastAsia="en-US"/>
        </w:rPr>
        <w:t>são</w:t>
      </w:r>
      <w:r w:rsidRPr="00B7659C">
        <w:rPr>
          <w:rFonts w:ascii="Arial" w:hAnsi="Arial" w:cs="Arial"/>
          <w:noProof/>
          <w:sz w:val="20"/>
          <w:lang w:eastAsia="en-US"/>
        </w:rPr>
        <w:t xml:space="preserve"> titulares</w:t>
      </w:r>
      <w:r>
        <w:rPr>
          <w:rFonts w:ascii="Arial" w:hAnsi="Arial" w:cs="Arial"/>
          <w:noProof/>
          <w:sz w:val="20"/>
          <w:lang w:eastAsia="en-US"/>
        </w:rPr>
        <w:t xml:space="preserve"> na presente data. </w:t>
      </w:r>
    </w:p>
    <w:p w14:paraId="7CBD0BD4" w14:textId="77777777" w:rsidR="00F40129" w:rsidRPr="001E2793" w:rsidRDefault="00F40129" w:rsidP="00F40129">
      <w:pPr>
        <w:suppressAutoHyphens/>
        <w:spacing w:line="240" w:lineRule="exact"/>
        <w:rPr>
          <w:rFonts w:ascii="Arial" w:hAnsi="Arial" w:cs="Arial"/>
          <w:b/>
          <w:sz w:val="20"/>
        </w:rPr>
      </w:pPr>
    </w:p>
    <w:p w14:paraId="7B7BBE12" w14:textId="77777777" w:rsidR="00F40129" w:rsidRPr="001E2793" w:rsidRDefault="00F40129" w:rsidP="00F40129">
      <w:pPr>
        <w:pStyle w:val="NormalWeb"/>
        <w:spacing w:before="0" w:beforeAutospacing="0" w:after="0" w:afterAutospacing="0" w:line="240" w:lineRule="exact"/>
        <w:jc w:val="both"/>
        <w:rPr>
          <w:rFonts w:ascii="Arial" w:hAnsi="Arial" w:cs="Arial"/>
          <w:b/>
          <w:bCs/>
          <w:sz w:val="20"/>
          <w:szCs w:val="20"/>
        </w:rPr>
      </w:pPr>
      <w:r w:rsidRPr="001E2793">
        <w:rPr>
          <w:rFonts w:ascii="Arial" w:hAnsi="Arial" w:cs="Arial"/>
          <w:b/>
          <w:bCs/>
          <w:sz w:val="20"/>
          <w:szCs w:val="20"/>
        </w:rPr>
        <w:t>4.</w:t>
      </w:r>
      <w:r>
        <w:rPr>
          <w:rFonts w:ascii="Arial" w:hAnsi="Arial" w:cs="Arial"/>
          <w:b/>
          <w:bCs/>
          <w:sz w:val="20"/>
          <w:szCs w:val="20"/>
        </w:rPr>
        <w:t>8</w:t>
      </w:r>
      <w:r w:rsidRPr="001E2793">
        <w:rPr>
          <w:rFonts w:ascii="Arial" w:hAnsi="Arial" w:cs="Arial"/>
          <w:b/>
          <w:bCs/>
          <w:sz w:val="20"/>
          <w:szCs w:val="20"/>
        </w:rPr>
        <w:t>.</w:t>
      </w:r>
      <w:r w:rsidRPr="001E2793">
        <w:rPr>
          <w:rFonts w:ascii="Arial" w:hAnsi="Arial" w:cs="Arial"/>
          <w:b/>
          <w:bCs/>
          <w:sz w:val="20"/>
          <w:szCs w:val="20"/>
        </w:rPr>
        <w:tab/>
        <w:t xml:space="preserve">Conversibilidade </w:t>
      </w:r>
    </w:p>
    <w:p w14:paraId="5537B4B2"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bookmarkStart w:id="18" w:name="_DV_M176"/>
      <w:bookmarkEnd w:id="18"/>
    </w:p>
    <w:p w14:paraId="551BE9C1" w14:textId="0E4C4EC9" w:rsidR="00822C2B" w:rsidRDefault="00822C2B" w:rsidP="00822C2B">
      <w:pPr>
        <w:spacing w:line="240" w:lineRule="exact"/>
        <w:rPr>
          <w:rFonts w:ascii="Arial" w:hAnsi="Arial" w:cs="Arial"/>
          <w:sz w:val="20"/>
        </w:rPr>
      </w:pPr>
      <w:r w:rsidRPr="00721A23">
        <w:rPr>
          <w:rFonts w:ascii="Arial" w:hAnsi="Arial" w:cs="Arial"/>
          <w:sz w:val="20"/>
        </w:rPr>
        <w:t>4.</w:t>
      </w:r>
      <w:r>
        <w:rPr>
          <w:rFonts w:ascii="Arial" w:hAnsi="Arial" w:cs="Arial"/>
          <w:sz w:val="20"/>
        </w:rPr>
        <w:t>8</w:t>
      </w:r>
      <w:r w:rsidRPr="00721A23">
        <w:rPr>
          <w:rFonts w:ascii="Arial" w:hAnsi="Arial" w:cs="Arial"/>
          <w:sz w:val="20"/>
        </w:rPr>
        <w:t>.1.</w:t>
      </w:r>
      <w:r w:rsidR="005532E1">
        <w:rPr>
          <w:rFonts w:ascii="Arial" w:hAnsi="Arial" w:cs="Arial"/>
          <w:sz w:val="20"/>
        </w:rPr>
        <w:tab/>
      </w:r>
      <w:r>
        <w:rPr>
          <w:rFonts w:ascii="Arial" w:hAnsi="Arial" w:cs="Arial"/>
          <w:sz w:val="20"/>
        </w:rPr>
        <w:t>A</w:t>
      </w:r>
      <w:r w:rsidRPr="00721A23">
        <w:rPr>
          <w:rFonts w:ascii="Arial" w:hAnsi="Arial" w:cs="Arial"/>
          <w:sz w:val="20"/>
        </w:rPr>
        <w:t xml:space="preserve">s Debêntures poderão ser convertidas em </w:t>
      </w:r>
      <w:r>
        <w:rPr>
          <w:rFonts w:ascii="Arial" w:hAnsi="Arial" w:cs="Arial"/>
          <w:sz w:val="20"/>
        </w:rPr>
        <w:t>Ações</w:t>
      </w:r>
      <w:r w:rsidRPr="00721A23">
        <w:rPr>
          <w:rFonts w:ascii="Arial" w:hAnsi="Arial" w:cs="Arial"/>
          <w:sz w:val="20"/>
        </w:rPr>
        <w:t xml:space="preserve"> a qualquer tempo</w:t>
      </w:r>
      <w:r>
        <w:rPr>
          <w:rFonts w:ascii="Arial" w:hAnsi="Arial" w:cs="Arial"/>
          <w:sz w:val="20"/>
        </w:rPr>
        <w:t>,</w:t>
      </w:r>
      <w:r w:rsidRPr="00721A23">
        <w:rPr>
          <w:rFonts w:ascii="Arial" w:hAnsi="Arial" w:cs="Arial"/>
          <w:sz w:val="20"/>
        </w:rPr>
        <w:t xml:space="preserve"> a exclusivo critério dos Debenturistas</w:t>
      </w:r>
      <w:r>
        <w:rPr>
          <w:rFonts w:ascii="Arial" w:hAnsi="Arial" w:cs="Arial"/>
          <w:sz w:val="20"/>
        </w:rPr>
        <w:t xml:space="preserve">, que deverão deliberar pela sua conversão em Assembleia Geral de Debenturistas especialmente convocada para este fim, sujeita ao </w:t>
      </w:r>
      <w:r w:rsidR="0059393E">
        <w:rPr>
          <w:rFonts w:ascii="Arial" w:hAnsi="Arial" w:cs="Arial"/>
          <w:sz w:val="20"/>
        </w:rPr>
        <w:t xml:space="preserve">Quórum Especial para Conversão, conforme definido no item 4.8.7. </w:t>
      </w:r>
      <w:proofErr w:type="gramStart"/>
      <w:r w:rsidR="0059393E">
        <w:rPr>
          <w:rFonts w:ascii="Arial" w:hAnsi="Arial" w:cs="Arial"/>
          <w:sz w:val="20"/>
        </w:rPr>
        <w:t>abaixo</w:t>
      </w:r>
      <w:proofErr w:type="gramEnd"/>
      <w:r>
        <w:rPr>
          <w:rFonts w:ascii="Arial" w:hAnsi="Arial" w:cs="Arial"/>
          <w:sz w:val="20"/>
        </w:rPr>
        <w:t xml:space="preserve"> (“</w:t>
      </w:r>
      <w:r w:rsidRPr="008B3344">
        <w:rPr>
          <w:rFonts w:ascii="Arial" w:hAnsi="Arial" w:cs="Arial"/>
          <w:sz w:val="20"/>
          <w:u w:val="single"/>
        </w:rPr>
        <w:t xml:space="preserve">Conversão </w:t>
      </w:r>
      <w:r>
        <w:rPr>
          <w:rFonts w:ascii="Arial" w:hAnsi="Arial" w:cs="Arial"/>
          <w:sz w:val="20"/>
          <w:u w:val="single"/>
        </w:rPr>
        <w:t>das Debêntures</w:t>
      </w:r>
      <w:r>
        <w:rPr>
          <w:rFonts w:ascii="Arial" w:hAnsi="Arial" w:cs="Arial"/>
          <w:sz w:val="20"/>
        </w:rPr>
        <w:t>”)</w:t>
      </w:r>
      <w:r w:rsidRPr="00721A23">
        <w:rPr>
          <w:rFonts w:ascii="Arial" w:hAnsi="Arial" w:cs="Arial"/>
          <w:sz w:val="20"/>
        </w:rPr>
        <w:t>.</w:t>
      </w:r>
      <w:r>
        <w:rPr>
          <w:rFonts w:ascii="Arial" w:hAnsi="Arial" w:cs="Arial"/>
          <w:sz w:val="20"/>
        </w:rPr>
        <w:t xml:space="preserve"> </w:t>
      </w:r>
    </w:p>
    <w:p w14:paraId="2AE369D4" w14:textId="77777777" w:rsidR="00822C2B" w:rsidRDefault="00822C2B" w:rsidP="00822C2B">
      <w:pPr>
        <w:spacing w:line="240" w:lineRule="exact"/>
        <w:rPr>
          <w:rFonts w:ascii="Arial" w:hAnsi="Arial" w:cs="Arial"/>
          <w:sz w:val="20"/>
        </w:rPr>
      </w:pPr>
    </w:p>
    <w:p w14:paraId="715FC640" w14:textId="207728CC" w:rsidR="00822C2B" w:rsidRPr="00EB6B76" w:rsidRDefault="00822C2B" w:rsidP="00822C2B">
      <w:pPr>
        <w:spacing w:line="240" w:lineRule="exact"/>
        <w:rPr>
          <w:rFonts w:ascii="Arial" w:hAnsi="Arial" w:cs="Arial"/>
          <w:b/>
          <w:i/>
          <w:sz w:val="20"/>
        </w:rPr>
      </w:pPr>
      <w:r w:rsidRPr="001B5D08">
        <w:rPr>
          <w:rFonts w:ascii="Arial" w:hAnsi="Arial" w:cs="Arial"/>
          <w:b/>
          <w:i/>
          <w:sz w:val="20"/>
        </w:rPr>
        <w:t>Conversão</w:t>
      </w:r>
    </w:p>
    <w:p w14:paraId="02457619" w14:textId="77777777" w:rsidR="00822C2B" w:rsidRDefault="00822C2B" w:rsidP="00822C2B">
      <w:pPr>
        <w:spacing w:line="240" w:lineRule="exact"/>
        <w:rPr>
          <w:rFonts w:ascii="Arial" w:hAnsi="Arial" w:cs="Arial"/>
          <w:sz w:val="20"/>
        </w:rPr>
      </w:pPr>
    </w:p>
    <w:p w14:paraId="3DD03F79" w14:textId="74D2ABA2" w:rsidR="00822C2B" w:rsidRDefault="00822C2B" w:rsidP="00822C2B">
      <w:pPr>
        <w:spacing w:line="240" w:lineRule="exact"/>
        <w:rPr>
          <w:rFonts w:ascii="Arial" w:hAnsi="Arial" w:cs="Arial"/>
          <w:sz w:val="20"/>
        </w:rPr>
      </w:pPr>
      <w:r w:rsidRPr="001E2793">
        <w:rPr>
          <w:rFonts w:ascii="Arial" w:hAnsi="Arial" w:cs="Arial"/>
          <w:sz w:val="20"/>
        </w:rPr>
        <w:t>4.8.</w:t>
      </w:r>
      <w:r>
        <w:rPr>
          <w:rFonts w:ascii="Arial" w:hAnsi="Arial" w:cs="Arial"/>
          <w:sz w:val="20"/>
        </w:rPr>
        <w:t>2</w:t>
      </w:r>
      <w:r w:rsidRPr="001E2793">
        <w:rPr>
          <w:rFonts w:ascii="Arial" w:hAnsi="Arial" w:cs="Arial"/>
          <w:sz w:val="20"/>
        </w:rPr>
        <w:t>.</w:t>
      </w:r>
      <w:r w:rsidR="007B27A0">
        <w:rPr>
          <w:rFonts w:ascii="Arial" w:hAnsi="Arial" w:cs="Arial"/>
          <w:sz w:val="20"/>
        </w:rPr>
        <w:tab/>
      </w:r>
      <w:r w:rsidRPr="001E2793">
        <w:rPr>
          <w:rFonts w:ascii="Arial" w:hAnsi="Arial" w:cs="Arial"/>
          <w:sz w:val="20"/>
        </w:rPr>
        <w:t>O número de Ações a serem entregues aos Debenturistas</w:t>
      </w:r>
      <w:r>
        <w:rPr>
          <w:rFonts w:ascii="Arial" w:hAnsi="Arial" w:cs="Arial"/>
          <w:sz w:val="20"/>
        </w:rPr>
        <w:t xml:space="preserve"> da 1ª Série</w:t>
      </w:r>
      <w:r w:rsidRPr="001E2793">
        <w:rPr>
          <w:rFonts w:ascii="Arial" w:hAnsi="Arial" w:cs="Arial"/>
          <w:sz w:val="20"/>
        </w:rPr>
        <w:t xml:space="preserve"> </w:t>
      </w:r>
      <w:r w:rsidR="00D2230E" w:rsidRPr="00B87A74">
        <w:rPr>
          <w:rFonts w:ascii="Arial" w:hAnsi="Arial" w:cs="Arial"/>
          <w:sz w:val="20"/>
        </w:rPr>
        <w:t>será equivalente a 37,5% (trinta e sete inteiros e cinco décimos por cento) das Ações de emissão da Emissora, assumindo que houve a conversão das dívidas existentes, nos termos do Plano de Recuperação Judicial</w:t>
      </w:r>
      <w:r>
        <w:rPr>
          <w:rFonts w:ascii="Arial" w:hAnsi="Arial" w:cs="Arial"/>
          <w:sz w:val="20"/>
        </w:rPr>
        <w:t xml:space="preserve">. </w:t>
      </w:r>
    </w:p>
    <w:p w14:paraId="791FED1B" w14:textId="77777777" w:rsidR="00822C2B" w:rsidRDefault="00822C2B" w:rsidP="00822C2B">
      <w:pPr>
        <w:spacing w:line="240" w:lineRule="exact"/>
        <w:rPr>
          <w:rFonts w:ascii="Arial" w:hAnsi="Arial" w:cs="Arial"/>
          <w:sz w:val="20"/>
        </w:rPr>
      </w:pPr>
    </w:p>
    <w:p w14:paraId="00C20247" w14:textId="529AA6D7" w:rsidR="00D2230E" w:rsidRPr="00B87A74" w:rsidDel="00EE5CD3" w:rsidRDefault="00822C2B" w:rsidP="00D2230E">
      <w:pPr>
        <w:pStyle w:val="TextosemFormatao"/>
        <w:rPr>
          <w:del w:id="19" w:author="Monique Garcia" w:date="2013-12-12T12:06:00Z"/>
          <w:rFonts w:ascii="Arial" w:hAnsi="Arial" w:cs="Arial"/>
          <w:sz w:val="20"/>
          <w:szCs w:val="20"/>
        </w:rPr>
      </w:pPr>
      <w:r w:rsidRPr="001E2793">
        <w:rPr>
          <w:rFonts w:ascii="Arial" w:hAnsi="Arial" w:cs="Arial"/>
          <w:sz w:val="20"/>
        </w:rPr>
        <w:t>4.8.</w:t>
      </w:r>
      <w:r>
        <w:rPr>
          <w:rFonts w:ascii="Arial" w:hAnsi="Arial" w:cs="Arial"/>
          <w:sz w:val="20"/>
        </w:rPr>
        <w:t>3</w:t>
      </w:r>
      <w:r w:rsidRPr="001E2793">
        <w:rPr>
          <w:rFonts w:ascii="Arial" w:hAnsi="Arial" w:cs="Arial"/>
          <w:sz w:val="20"/>
        </w:rPr>
        <w:t>.</w:t>
      </w:r>
      <w:r w:rsidR="007B27A0">
        <w:rPr>
          <w:rFonts w:ascii="Arial" w:hAnsi="Arial" w:cs="Arial"/>
          <w:sz w:val="20"/>
        </w:rPr>
        <w:tab/>
      </w:r>
      <w:r w:rsidRPr="00B87A74">
        <w:rPr>
          <w:rFonts w:ascii="Arial" w:hAnsi="Arial" w:cs="Arial"/>
          <w:sz w:val="20"/>
          <w:szCs w:val="20"/>
        </w:rPr>
        <w:t xml:space="preserve">O número de Ações a serem entregues aos Debenturistas da </w:t>
      </w:r>
      <w:r w:rsidR="00D2230E" w:rsidRPr="00B87A74">
        <w:rPr>
          <w:rFonts w:ascii="Arial" w:hAnsi="Arial" w:cs="Arial"/>
          <w:sz w:val="20"/>
          <w:szCs w:val="20"/>
        </w:rPr>
        <w:t xml:space="preserve">2ª Série será equivalente a 27,5% (vinte e sete inteiros e cinco décimos por cento) das Ações de emissão da Emissora, assumindo que houve a conversão das dívidas existentes, nos termos do Plano de Recuperação </w:t>
      </w:r>
      <w:proofErr w:type="gramStart"/>
      <w:r w:rsidR="00D2230E" w:rsidRPr="00B87A74">
        <w:rPr>
          <w:rFonts w:ascii="Arial" w:hAnsi="Arial" w:cs="Arial"/>
          <w:sz w:val="20"/>
          <w:szCs w:val="20"/>
        </w:rPr>
        <w:t>Judicial.</w:t>
      </w:r>
      <w:proofErr w:type="gramEnd"/>
    </w:p>
    <w:p w14:paraId="58D82815" w14:textId="4C2AD446" w:rsidR="00822C2B" w:rsidDel="00EE5CD3" w:rsidRDefault="00822C2B" w:rsidP="00EE5CD3">
      <w:pPr>
        <w:pStyle w:val="TextosemFormatao"/>
        <w:rPr>
          <w:del w:id="20" w:author="Monique Garcia" w:date="2013-12-12T12:06:00Z"/>
        </w:rPr>
        <w:pPrChange w:id="21" w:author="Monique Garcia" w:date="2013-12-12T12:06:00Z">
          <w:pPr>
            <w:spacing w:line="240" w:lineRule="exact"/>
          </w:pPr>
        </w:pPrChange>
      </w:pPr>
      <w:del w:id="22" w:author="Monique Garcia" w:date="2013-12-12T12:06:00Z">
        <w:r w:rsidDel="00EE5CD3">
          <w:delText xml:space="preserve">. </w:delText>
        </w:r>
      </w:del>
    </w:p>
    <w:p w14:paraId="0060C8C0" w14:textId="77777777" w:rsidR="00822C2B" w:rsidRDefault="00822C2B" w:rsidP="00822C2B">
      <w:pPr>
        <w:spacing w:line="240" w:lineRule="exact"/>
        <w:rPr>
          <w:rFonts w:ascii="Arial" w:hAnsi="Arial" w:cs="Arial"/>
          <w:sz w:val="20"/>
        </w:rPr>
      </w:pPr>
    </w:p>
    <w:p w14:paraId="1C022520" w14:textId="1CA5C172" w:rsidR="00822C2B" w:rsidRDefault="00822C2B" w:rsidP="00822C2B">
      <w:pPr>
        <w:spacing w:line="240" w:lineRule="exact"/>
        <w:rPr>
          <w:ins w:id="23" w:author="Monique Garcia" w:date="2013-12-12T12:06:00Z"/>
          <w:rFonts w:ascii="Arial" w:hAnsi="Arial" w:cs="Arial"/>
          <w:sz w:val="20"/>
        </w:rPr>
      </w:pPr>
      <w:r>
        <w:rPr>
          <w:rFonts w:ascii="Arial" w:hAnsi="Arial" w:cs="Arial"/>
          <w:sz w:val="20"/>
        </w:rPr>
        <w:t>4.8.4.</w:t>
      </w:r>
      <w:r>
        <w:rPr>
          <w:rFonts w:ascii="Arial" w:hAnsi="Arial" w:cs="Arial"/>
          <w:sz w:val="20"/>
        </w:rPr>
        <w:tab/>
      </w:r>
      <w:r w:rsidRPr="00EB6B76">
        <w:rPr>
          <w:rFonts w:ascii="Arial" w:hAnsi="Arial" w:cs="Arial"/>
          <w:sz w:val="20"/>
        </w:rPr>
        <w:t xml:space="preserve">O </w:t>
      </w:r>
      <w:r>
        <w:rPr>
          <w:rFonts w:ascii="Arial" w:hAnsi="Arial" w:cs="Arial"/>
          <w:sz w:val="20"/>
        </w:rPr>
        <w:t>número de Ações a serem entregues por Debênture na hipótese de conversão</w:t>
      </w:r>
      <w:r w:rsidRPr="00EB6B76">
        <w:rPr>
          <w:rFonts w:ascii="Arial" w:hAnsi="Arial" w:cs="Arial"/>
          <w:sz w:val="20"/>
        </w:rPr>
        <w:t xml:space="preserve"> será simultânea e proporcionalmente ajustado aos aumentos de capital por bonificação, desdobramentos ou grupamentos das ações ordinárias de emissão da Emissora, a qualquer título, que vierem a ocorrer a partir da Data de Emissão, sem qualquer ônus para os </w:t>
      </w:r>
      <w:r>
        <w:rPr>
          <w:rFonts w:ascii="Arial" w:hAnsi="Arial" w:cs="Arial"/>
          <w:sz w:val="20"/>
        </w:rPr>
        <w:t>Debenturistas</w:t>
      </w:r>
      <w:r w:rsidRPr="00EB6B76">
        <w:rPr>
          <w:rFonts w:ascii="Arial" w:hAnsi="Arial" w:cs="Arial"/>
          <w:sz w:val="20"/>
        </w:rPr>
        <w:t xml:space="preserve"> e na mesma proporção estabelecida para tais eventos. Assim, por exemplo, (i) em caso de grupamento de ações, o </w:t>
      </w:r>
      <w:r>
        <w:rPr>
          <w:rFonts w:ascii="Arial" w:hAnsi="Arial" w:cs="Arial"/>
          <w:sz w:val="20"/>
        </w:rPr>
        <w:t>número de Ações a serem entregues</w:t>
      </w:r>
      <w:r w:rsidRPr="00EB6B76">
        <w:rPr>
          <w:rFonts w:ascii="Arial" w:hAnsi="Arial" w:cs="Arial"/>
          <w:sz w:val="20"/>
        </w:rPr>
        <w:t xml:space="preserve"> deverá ser multiplicado pela mesma razão referente ao grupamento das ações ordinárias de emissão da Emissora; e (</w:t>
      </w:r>
      <w:proofErr w:type="spellStart"/>
      <w:proofErr w:type="gramStart"/>
      <w:r w:rsidRPr="00EB6B76">
        <w:rPr>
          <w:rFonts w:ascii="Arial" w:hAnsi="Arial" w:cs="Arial"/>
          <w:sz w:val="20"/>
        </w:rPr>
        <w:t>ii</w:t>
      </w:r>
      <w:proofErr w:type="spellEnd"/>
      <w:proofErr w:type="gramEnd"/>
      <w:r w:rsidRPr="00EB6B76">
        <w:rPr>
          <w:rFonts w:ascii="Arial" w:hAnsi="Arial" w:cs="Arial"/>
          <w:sz w:val="20"/>
        </w:rPr>
        <w:t xml:space="preserve">) em caso de desdobramento de ações ou bonificações, o </w:t>
      </w:r>
      <w:r>
        <w:rPr>
          <w:rFonts w:ascii="Arial" w:hAnsi="Arial" w:cs="Arial"/>
          <w:sz w:val="20"/>
        </w:rPr>
        <w:t>número de Ações a serem entregues</w:t>
      </w:r>
      <w:r w:rsidRPr="00EB6B76">
        <w:rPr>
          <w:rFonts w:ascii="Arial" w:hAnsi="Arial" w:cs="Arial"/>
          <w:sz w:val="20"/>
        </w:rPr>
        <w:t xml:space="preserve"> deverá ser dividido pela mesma razão referente ao desdobramento das ações ordinárias de emissão da Emissora ou pela mesma razão utilizada para a bonificação.</w:t>
      </w:r>
    </w:p>
    <w:p w14:paraId="3D42600A" w14:textId="77777777" w:rsidR="00EE5CD3" w:rsidRDefault="00EE5CD3" w:rsidP="00822C2B">
      <w:pPr>
        <w:spacing w:line="240" w:lineRule="exact"/>
        <w:rPr>
          <w:ins w:id="24" w:author="Monique Garcia" w:date="2013-12-12T12:06:00Z"/>
          <w:rFonts w:ascii="Arial" w:hAnsi="Arial" w:cs="Arial"/>
          <w:sz w:val="20"/>
        </w:rPr>
      </w:pPr>
    </w:p>
    <w:p w14:paraId="366B3415" w14:textId="775EB20B" w:rsidR="00EE5CD3" w:rsidRPr="001E2793" w:rsidRDefault="00EE5CD3" w:rsidP="00822C2B">
      <w:pPr>
        <w:spacing w:line="240" w:lineRule="exact"/>
        <w:rPr>
          <w:rFonts w:ascii="Arial" w:hAnsi="Arial" w:cs="Arial"/>
          <w:sz w:val="20"/>
        </w:rPr>
      </w:pPr>
      <w:ins w:id="25" w:author="Monique Garcia" w:date="2013-12-12T12:06:00Z">
        <w:r>
          <w:rPr>
            <w:rFonts w:ascii="Arial" w:hAnsi="Arial" w:cs="Arial"/>
            <w:sz w:val="20"/>
          </w:rPr>
          <w:t xml:space="preserve">4.8.5. </w:t>
        </w:r>
        <w:r w:rsidRPr="001E2793">
          <w:rPr>
            <w:rFonts w:ascii="Arial" w:hAnsi="Arial" w:cs="Arial"/>
            <w:sz w:val="20"/>
          </w:rPr>
          <w:t>Apenas quantidades inteiras de Ações serão entregues aos Debenturistas</w:t>
        </w:r>
        <w:r>
          <w:rPr>
            <w:rFonts w:ascii="Arial" w:hAnsi="Arial" w:cs="Arial"/>
            <w:sz w:val="20"/>
          </w:rPr>
          <w:t>, desprezando-se qualquer fração</w:t>
        </w:r>
        <w:r>
          <w:rPr>
            <w:rFonts w:ascii="Arial" w:hAnsi="Arial" w:cs="Arial"/>
            <w:sz w:val="20"/>
          </w:rPr>
          <w:t>.</w:t>
        </w:r>
      </w:ins>
    </w:p>
    <w:p w14:paraId="1956F905" w14:textId="77777777" w:rsidR="00822C2B" w:rsidRDefault="00822C2B" w:rsidP="00822C2B">
      <w:pPr>
        <w:spacing w:line="240" w:lineRule="exact"/>
        <w:rPr>
          <w:rFonts w:ascii="Arial" w:hAnsi="Arial" w:cs="Arial"/>
          <w:sz w:val="20"/>
        </w:rPr>
      </w:pPr>
    </w:p>
    <w:p w14:paraId="389C061D" w14:textId="77777777" w:rsidR="00822C2B" w:rsidRDefault="00822C2B" w:rsidP="00822C2B">
      <w:pPr>
        <w:spacing w:line="240" w:lineRule="exact"/>
        <w:rPr>
          <w:rFonts w:ascii="Arial" w:hAnsi="Arial" w:cs="Arial"/>
          <w:b/>
          <w:i/>
          <w:sz w:val="20"/>
        </w:rPr>
      </w:pPr>
      <w:r w:rsidRPr="00EB6B76">
        <w:rPr>
          <w:rFonts w:ascii="Arial" w:hAnsi="Arial" w:cs="Arial"/>
          <w:b/>
          <w:i/>
          <w:sz w:val="20"/>
        </w:rPr>
        <w:t>Procedimentos para Conversão</w:t>
      </w:r>
    </w:p>
    <w:p w14:paraId="54A36372" w14:textId="77777777" w:rsidR="00822C2B" w:rsidRPr="00EB6B76" w:rsidRDefault="00822C2B" w:rsidP="00822C2B">
      <w:pPr>
        <w:spacing w:line="240" w:lineRule="exact"/>
        <w:rPr>
          <w:rFonts w:ascii="Arial" w:hAnsi="Arial" w:cs="Arial"/>
          <w:b/>
          <w:i/>
          <w:sz w:val="20"/>
        </w:rPr>
      </w:pPr>
    </w:p>
    <w:p w14:paraId="1B2AEF3F" w14:textId="7D66EB2F" w:rsidR="00822C2B" w:rsidRDefault="00822C2B" w:rsidP="00822C2B">
      <w:pPr>
        <w:spacing w:line="240" w:lineRule="exact"/>
        <w:rPr>
          <w:rFonts w:ascii="Arial" w:hAnsi="Arial" w:cs="Arial"/>
          <w:sz w:val="20"/>
        </w:rPr>
      </w:pPr>
      <w:r w:rsidRPr="00EB6B76">
        <w:rPr>
          <w:rFonts w:ascii="Arial" w:hAnsi="Arial" w:cs="Arial"/>
          <w:sz w:val="20"/>
        </w:rPr>
        <w:t>4.</w:t>
      </w:r>
      <w:r>
        <w:rPr>
          <w:rFonts w:ascii="Arial" w:hAnsi="Arial" w:cs="Arial"/>
          <w:sz w:val="20"/>
        </w:rPr>
        <w:t>8</w:t>
      </w:r>
      <w:r w:rsidRPr="00EB6B76">
        <w:rPr>
          <w:rFonts w:ascii="Arial" w:hAnsi="Arial" w:cs="Arial"/>
          <w:sz w:val="20"/>
        </w:rPr>
        <w:t>.</w:t>
      </w:r>
      <w:r>
        <w:rPr>
          <w:rFonts w:ascii="Arial" w:hAnsi="Arial" w:cs="Arial"/>
          <w:sz w:val="20"/>
        </w:rPr>
        <w:t>6</w:t>
      </w:r>
      <w:r w:rsidRPr="00EB6B76">
        <w:rPr>
          <w:rFonts w:ascii="Arial" w:hAnsi="Arial" w:cs="Arial"/>
          <w:sz w:val="20"/>
        </w:rPr>
        <w:t>.</w:t>
      </w:r>
      <w:r>
        <w:rPr>
          <w:rFonts w:ascii="Arial" w:hAnsi="Arial" w:cs="Arial"/>
          <w:sz w:val="20"/>
        </w:rPr>
        <w:tab/>
        <w:t xml:space="preserve">A qualquer tempo, </w:t>
      </w:r>
      <w:r w:rsidRPr="00EB6B76">
        <w:rPr>
          <w:rFonts w:ascii="Arial" w:hAnsi="Arial" w:cs="Arial"/>
          <w:sz w:val="20"/>
        </w:rPr>
        <w:t xml:space="preserve">Debenturistas </w:t>
      </w:r>
      <w:r>
        <w:rPr>
          <w:rFonts w:ascii="Arial" w:hAnsi="Arial" w:cs="Arial"/>
          <w:sz w:val="20"/>
        </w:rPr>
        <w:t xml:space="preserve">que representem ao menos 10% (dez por cento) das Debêntures em circulação poderão convocar uma Assembleia Geral de Debenturistas para deliberar sobre a conversão da totalidade das Debêntures. </w:t>
      </w:r>
    </w:p>
    <w:p w14:paraId="59290DC4" w14:textId="77777777" w:rsidR="00822C2B" w:rsidRDefault="00822C2B" w:rsidP="00822C2B">
      <w:pPr>
        <w:spacing w:line="240" w:lineRule="exact"/>
        <w:rPr>
          <w:rFonts w:ascii="Arial" w:hAnsi="Arial" w:cs="Arial"/>
          <w:sz w:val="20"/>
        </w:rPr>
      </w:pPr>
    </w:p>
    <w:p w14:paraId="1701F5CB" w14:textId="279A8960" w:rsidR="00822C2B" w:rsidRDefault="00822C2B" w:rsidP="00822C2B">
      <w:pPr>
        <w:spacing w:line="240" w:lineRule="exact"/>
        <w:rPr>
          <w:rFonts w:ascii="Arial" w:hAnsi="Arial" w:cs="Arial"/>
          <w:sz w:val="20"/>
        </w:rPr>
      </w:pPr>
      <w:r>
        <w:rPr>
          <w:rFonts w:ascii="Arial" w:hAnsi="Arial" w:cs="Arial"/>
          <w:sz w:val="20"/>
        </w:rPr>
        <w:t>4.8.7.</w:t>
      </w:r>
      <w:r>
        <w:rPr>
          <w:rFonts w:ascii="Arial" w:hAnsi="Arial" w:cs="Arial"/>
          <w:sz w:val="20"/>
        </w:rPr>
        <w:tab/>
        <w:t>A deliberação para a conversão da totalidade das Debêntures será aprovada se</w:t>
      </w:r>
      <w:ins w:id="26" w:author="Monique Garcia" w:date="2013-12-12T12:07:00Z">
        <w:r w:rsidR="00EE5CD3">
          <w:rPr>
            <w:rFonts w:ascii="Arial" w:hAnsi="Arial" w:cs="Arial"/>
            <w:sz w:val="20"/>
          </w:rPr>
          <w:t xml:space="preserve"> Debenturistas representando</w:t>
        </w:r>
      </w:ins>
      <w:r>
        <w:rPr>
          <w:rFonts w:ascii="Arial" w:hAnsi="Arial" w:cs="Arial"/>
          <w:sz w:val="20"/>
        </w:rPr>
        <w:t xml:space="preserve"> </w:t>
      </w:r>
      <w:ins w:id="27" w:author="Monique Garcia" w:date="2013-12-12T12:07:00Z">
        <w:r w:rsidR="00EE5CD3">
          <w:rPr>
            <w:rFonts w:ascii="Arial" w:hAnsi="Arial" w:cs="Arial"/>
            <w:sz w:val="20"/>
          </w:rPr>
          <w:t xml:space="preserve">50% (cinquenta por cento) mais </w:t>
        </w:r>
        <w:proofErr w:type="gramStart"/>
        <w:r w:rsidR="00EE5CD3">
          <w:rPr>
            <w:rFonts w:ascii="Arial" w:hAnsi="Arial" w:cs="Arial"/>
            <w:sz w:val="20"/>
          </w:rPr>
          <w:t>1</w:t>
        </w:r>
        <w:proofErr w:type="gramEnd"/>
        <w:r w:rsidR="00EE5CD3">
          <w:rPr>
            <w:rFonts w:ascii="Arial" w:hAnsi="Arial" w:cs="Arial"/>
            <w:sz w:val="20"/>
          </w:rPr>
          <w:t xml:space="preserve"> </w:t>
        </w:r>
      </w:ins>
      <w:ins w:id="28" w:author="Monique Garcia" w:date="2013-12-12T12:09:00Z">
        <w:r w:rsidR="00EE5CD3">
          <w:rPr>
            <w:rFonts w:ascii="Arial" w:hAnsi="Arial" w:cs="Arial"/>
            <w:sz w:val="20"/>
          </w:rPr>
          <w:t xml:space="preserve">(uma) </w:t>
        </w:r>
      </w:ins>
      <w:ins w:id="29" w:author="Monique Garcia" w:date="2013-12-12T12:07:00Z">
        <w:r w:rsidR="00EE5CD3">
          <w:rPr>
            <w:rFonts w:ascii="Arial" w:hAnsi="Arial" w:cs="Arial"/>
            <w:sz w:val="20"/>
          </w:rPr>
          <w:t>Debênture em Ci</w:t>
        </w:r>
      </w:ins>
      <w:ins w:id="30" w:author="Monique Garcia" w:date="2013-12-12T12:08:00Z">
        <w:r w:rsidR="00EE5CD3">
          <w:rPr>
            <w:rFonts w:ascii="Arial" w:hAnsi="Arial" w:cs="Arial"/>
            <w:sz w:val="20"/>
          </w:rPr>
          <w:t>r</w:t>
        </w:r>
      </w:ins>
      <w:ins w:id="31" w:author="Monique Garcia" w:date="2013-12-12T12:07:00Z">
        <w:r w:rsidR="00EE5CD3">
          <w:rPr>
            <w:rFonts w:ascii="Arial" w:hAnsi="Arial" w:cs="Arial"/>
            <w:sz w:val="20"/>
          </w:rPr>
          <w:t>culaç</w:t>
        </w:r>
      </w:ins>
      <w:ins w:id="32" w:author="Monique Garcia" w:date="2013-12-12T12:08:00Z">
        <w:r w:rsidR="00EE5CD3">
          <w:rPr>
            <w:rFonts w:ascii="Arial" w:hAnsi="Arial" w:cs="Arial"/>
            <w:sz w:val="20"/>
          </w:rPr>
          <w:t>ão</w:t>
        </w:r>
      </w:ins>
      <w:ins w:id="33" w:author="Monique Garcia" w:date="2013-12-12T12:09:00Z">
        <w:r w:rsidR="00EE5CD3">
          <w:rPr>
            <w:rFonts w:ascii="Arial" w:hAnsi="Arial" w:cs="Arial"/>
            <w:sz w:val="20"/>
          </w:rPr>
          <w:t xml:space="preserve"> </w:t>
        </w:r>
      </w:ins>
      <w:del w:id="34" w:author="Monique Garcia" w:date="2013-12-12T12:08:00Z">
        <w:r w:rsidDel="00EE5CD3">
          <w:rPr>
            <w:rFonts w:ascii="Arial" w:hAnsi="Arial" w:cs="Arial"/>
            <w:sz w:val="20"/>
          </w:rPr>
          <w:delText xml:space="preserve">a maioria conjunta simples dos Debenturistas </w:delText>
        </w:r>
      </w:del>
      <w:r>
        <w:rPr>
          <w:rFonts w:ascii="Arial" w:hAnsi="Arial" w:cs="Arial"/>
          <w:sz w:val="20"/>
        </w:rPr>
        <w:t>da 1ª e da 2ª séries</w:t>
      </w:r>
      <w:ins w:id="35" w:author="Monique Garcia" w:date="2013-12-12T12:08:00Z">
        <w:r w:rsidR="00EE5CD3">
          <w:rPr>
            <w:rFonts w:ascii="Arial" w:hAnsi="Arial" w:cs="Arial"/>
            <w:sz w:val="20"/>
          </w:rPr>
          <w:t>, em conjunto,</w:t>
        </w:r>
      </w:ins>
      <w:r>
        <w:rPr>
          <w:rFonts w:ascii="Arial" w:hAnsi="Arial" w:cs="Arial"/>
          <w:sz w:val="20"/>
        </w:rPr>
        <w:t xml:space="preserve"> aprovar a conversão (“</w:t>
      </w:r>
      <w:proofErr w:type="spellStart"/>
      <w:r w:rsidRPr="003B3362">
        <w:rPr>
          <w:rFonts w:ascii="Arial" w:hAnsi="Arial" w:cs="Arial"/>
          <w:sz w:val="20"/>
          <w:u w:val="single"/>
        </w:rPr>
        <w:t>Qu</w:t>
      </w:r>
      <w:r>
        <w:rPr>
          <w:rFonts w:ascii="Arial" w:hAnsi="Arial" w:cs="Arial"/>
          <w:sz w:val="20"/>
          <w:u w:val="single"/>
        </w:rPr>
        <w:t>o</w:t>
      </w:r>
      <w:r w:rsidRPr="003B3362">
        <w:rPr>
          <w:rFonts w:ascii="Arial" w:hAnsi="Arial" w:cs="Arial"/>
          <w:sz w:val="20"/>
          <w:u w:val="single"/>
        </w:rPr>
        <w:t>rum</w:t>
      </w:r>
      <w:proofErr w:type="spellEnd"/>
      <w:r w:rsidRPr="003B3362">
        <w:rPr>
          <w:rFonts w:ascii="Arial" w:hAnsi="Arial" w:cs="Arial"/>
          <w:sz w:val="20"/>
          <w:u w:val="single"/>
        </w:rPr>
        <w:t xml:space="preserve"> Especial para Conversão</w:t>
      </w:r>
      <w:r>
        <w:rPr>
          <w:rFonts w:ascii="Arial" w:hAnsi="Arial" w:cs="Arial"/>
          <w:sz w:val="20"/>
        </w:rPr>
        <w:t xml:space="preserve">”). </w:t>
      </w:r>
    </w:p>
    <w:p w14:paraId="413F1B34" w14:textId="77777777" w:rsidR="00822C2B" w:rsidRPr="00EB6B76" w:rsidRDefault="00822C2B" w:rsidP="00822C2B">
      <w:pPr>
        <w:spacing w:line="240" w:lineRule="exact"/>
        <w:rPr>
          <w:rFonts w:ascii="Arial" w:hAnsi="Arial" w:cs="Arial"/>
          <w:sz w:val="20"/>
        </w:rPr>
      </w:pPr>
    </w:p>
    <w:p w14:paraId="2D03650C" w14:textId="49833E5C" w:rsidR="00822C2B" w:rsidRDefault="00822C2B" w:rsidP="00822C2B">
      <w:pPr>
        <w:spacing w:line="240" w:lineRule="exact"/>
        <w:rPr>
          <w:rFonts w:ascii="Arial" w:hAnsi="Arial" w:cs="Arial"/>
          <w:sz w:val="20"/>
        </w:rPr>
      </w:pPr>
      <w:r w:rsidRPr="00EB6B76">
        <w:rPr>
          <w:rFonts w:ascii="Arial" w:hAnsi="Arial" w:cs="Arial"/>
          <w:sz w:val="20"/>
        </w:rPr>
        <w:t>4.</w:t>
      </w:r>
      <w:r>
        <w:rPr>
          <w:rFonts w:ascii="Arial" w:hAnsi="Arial" w:cs="Arial"/>
          <w:sz w:val="20"/>
        </w:rPr>
        <w:t>8</w:t>
      </w:r>
      <w:r w:rsidRPr="00EB6B76">
        <w:rPr>
          <w:rFonts w:ascii="Arial" w:hAnsi="Arial" w:cs="Arial"/>
          <w:sz w:val="20"/>
        </w:rPr>
        <w:t>.</w:t>
      </w:r>
      <w:r>
        <w:rPr>
          <w:rFonts w:ascii="Arial" w:hAnsi="Arial" w:cs="Arial"/>
          <w:sz w:val="20"/>
        </w:rPr>
        <w:t>7</w:t>
      </w:r>
      <w:r w:rsidRPr="00EB6B76">
        <w:rPr>
          <w:rFonts w:ascii="Arial" w:hAnsi="Arial" w:cs="Arial"/>
          <w:sz w:val="20"/>
        </w:rPr>
        <w:t>.</w:t>
      </w:r>
      <w:r w:rsidR="001F4322">
        <w:rPr>
          <w:rFonts w:ascii="Arial" w:hAnsi="Arial" w:cs="Arial"/>
          <w:sz w:val="20"/>
        </w:rPr>
        <w:t>1.</w:t>
      </w:r>
      <w:r w:rsidR="001F4322">
        <w:rPr>
          <w:rFonts w:ascii="Arial" w:hAnsi="Arial" w:cs="Arial"/>
          <w:sz w:val="20"/>
        </w:rPr>
        <w:tab/>
      </w:r>
      <w:r>
        <w:rPr>
          <w:rFonts w:ascii="Arial" w:hAnsi="Arial" w:cs="Arial"/>
          <w:sz w:val="20"/>
        </w:rPr>
        <w:t xml:space="preserve">Uma vez aprovada </w:t>
      </w:r>
      <w:proofErr w:type="gramStart"/>
      <w:r>
        <w:rPr>
          <w:rFonts w:ascii="Arial" w:hAnsi="Arial" w:cs="Arial"/>
          <w:sz w:val="20"/>
        </w:rPr>
        <w:t>a</w:t>
      </w:r>
      <w:proofErr w:type="gramEnd"/>
      <w:r>
        <w:rPr>
          <w:rFonts w:ascii="Arial" w:hAnsi="Arial" w:cs="Arial"/>
          <w:sz w:val="20"/>
        </w:rPr>
        <w:t xml:space="preserve"> conversão, o Agente Fiduciário enviará ao Agente </w:t>
      </w:r>
      <w:proofErr w:type="spellStart"/>
      <w:r>
        <w:rPr>
          <w:rFonts w:ascii="Arial" w:hAnsi="Arial" w:cs="Arial"/>
          <w:sz w:val="20"/>
        </w:rPr>
        <w:t>Escriturador</w:t>
      </w:r>
      <w:proofErr w:type="spellEnd"/>
      <w:r>
        <w:rPr>
          <w:rFonts w:ascii="Arial" w:hAnsi="Arial" w:cs="Arial"/>
          <w:sz w:val="20"/>
        </w:rPr>
        <w:t xml:space="preserve"> uma notificação comunicando a decisão d</w:t>
      </w:r>
      <w:r w:rsidR="00344104">
        <w:rPr>
          <w:rFonts w:ascii="Arial" w:hAnsi="Arial" w:cs="Arial"/>
          <w:sz w:val="20"/>
        </w:rPr>
        <w:t>a Assembleia dos</w:t>
      </w:r>
      <w:r>
        <w:rPr>
          <w:rFonts w:ascii="Arial" w:hAnsi="Arial" w:cs="Arial"/>
          <w:sz w:val="20"/>
        </w:rPr>
        <w:t xml:space="preserve"> Debenturistas e</w:t>
      </w:r>
      <w:r w:rsidR="009613F9">
        <w:rPr>
          <w:rFonts w:ascii="Arial" w:hAnsi="Arial" w:cs="Arial"/>
          <w:sz w:val="20"/>
        </w:rPr>
        <w:t xml:space="preserve"> uma notificação a instituição responsável pela escrituração das ações da Emissora e a Emissora, </w:t>
      </w:r>
      <w:r>
        <w:rPr>
          <w:rFonts w:ascii="Arial" w:hAnsi="Arial" w:cs="Arial"/>
          <w:sz w:val="20"/>
        </w:rPr>
        <w:t>requerendo a imediata conversão de todas as Debêntures</w:t>
      </w:r>
      <w:r w:rsidRPr="00EB6B76">
        <w:rPr>
          <w:rFonts w:ascii="Arial" w:hAnsi="Arial" w:cs="Arial"/>
          <w:sz w:val="20"/>
        </w:rPr>
        <w:t>, respeitados os prazos e procedimentos constantes desta Escritura de Emissão</w:t>
      </w:r>
      <w:r>
        <w:rPr>
          <w:rFonts w:ascii="Arial" w:hAnsi="Arial" w:cs="Arial"/>
          <w:sz w:val="20"/>
        </w:rPr>
        <w:t xml:space="preserve"> (“</w:t>
      </w:r>
      <w:r w:rsidRPr="003B3362">
        <w:rPr>
          <w:rFonts w:ascii="Arial" w:hAnsi="Arial" w:cs="Arial"/>
          <w:sz w:val="20"/>
          <w:u w:val="single"/>
        </w:rPr>
        <w:t>Notificação de Solicitação de Conversão</w:t>
      </w:r>
      <w:r>
        <w:rPr>
          <w:rFonts w:ascii="Arial" w:hAnsi="Arial" w:cs="Arial"/>
          <w:sz w:val="20"/>
        </w:rPr>
        <w:t>”)</w:t>
      </w:r>
      <w:r w:rsidRPr="00EB6B76">
        <w:rPr>
          <w:rFonts w:ascii="Arial" w:hAnsi="Arial" w:cs="Arial"/>
          <w:sz w:val="20"/>
        </w:rPr>
        <w:t>.</w:t>
      </w:r>
    </w:p>
    <w:p w14:paraId="764837F3" w14:textId="77777777" w:rsidR="00822C2B" w:rsidRDefault="00822C2B" w:rsidP="00822C2B">
      <w:pPr>
        <w:spacing w:line="240" w:lineRule="exact"/>
        <w:rPr>
          <w:rFonts w:ascii="Arial" w:hAnsi="Arial" w:cs="Arial"/>
          <w:sz w:val="20"/>
        </w:rPr>
      </w:pPr>
    </w:p>
    <w:p w14:paraId="0A5C2E97" w14:textId="30029BDC" w:rsidR="00822C2B" w:rsidRDefault="00822C2B" w:rsidP="00822C2B">
      <w:pPr>
        <w:spacing w:line="240" w:lineRule="exact"/>
        <w:rPr>
          <w:rFonts w:ascii="Arial" w:hAnsi="Arial" w:cs="Arial"/>
          <w:sz w:val="20"/>
        </w:rPr>
      </w:pPr>
      <w:r w:rsidRPr="007342FB">
        <w:rPr>
          <w:rFonts w:ascii="Arial" w:hAnsi="Arial" w:cs="Arial"/>
          <w:sz w:val="20"/>
        </w:rPr>
        <w:t>4.</w:t>
      </w:r>
      <w:r>
        <w:rPr>
          <w:rFonts w:ascii="Arial" w:hAnsi="Arial" w:cs="Arial"/>
          <w:sz w:val="20"/>
        </w:rPr>
        <w:t>8</w:t>
      </w:r>
      <w:r w:rsidRPr="007342FB">
        <w:rPr>
          <w:rFonts w:ascii="Arial" w:hAnsi="Arial" w:cs="Arial"/>
          <w:sz w:val="20"/>
        </w:rPr>
        <w:t>.</w:t>
      </w:r>
      <w:r>
        <w:rPr>
          <w:rFonts w:ascii="Arial" w:hAnsi="Arial" w:cs="Arial"/>
          <w:sz w:val="20"/>
        </w:rPr>
        <w:t>8</w:t>
      </w:r>
      <w:r w:rsidRPr="007342FB">
        <w:rPr>
          <w:rFonts w:ascii="Arial" w:hAnsi="Arial" w:cs="Arial"/>
          <w:sz w:val="20"/>
        </w:rPr>
        <w:t>.</w:t>
      </w:r>
      <w:r w:rsidR="001F4322">
        <w:rPr>
          <w:rFonts w:ascii="Arial" w:hAnsi="Arial" w:cs="Arial"/>
          <w:sz w:val="20"/>
        </w:rPr>
        <w:tab/>
      </w:r>
      <w:r w:rsidR="001F4322" w:rsidRPr="007342FB">
        <w:rPr>
          <w:rFonts w:ascii="Arial" w:hAnsi="Arial" w:cs="Arial"/>
          <w:sz w:val="20"/>
        </w:rPr>
        <w:t xml:space="preserve">Para todos os efeitos legais será </w:t>
      </w:r>
      <w:proofErr w:type="gramStart"/>
      <w:r w:rsidR="001F4322" w:rsidRPr="007342FB">
        <w:rPr>
          <w:rFonts w:ascii="Arial" w:hAnsi="Arial" w:cs="Arial"/>
          <w:sz w:val="20"/>
        </w:rPr>
        <w:t>considerada</w:t>
      </w:r>
      <w:proofErr w:type="gramEnd"/>
      <w:r w:rsidR="001F4322" w:rsidRPr="007342FB">
        <w:rPr>
          <w:rFonts w:ascii="Arial" w:hAnsi="Arial" w:cs="Arial"/>
          <w:sz w:val="20"/>
        </w:rPr>
        <w:t xml:space="preserve"> como data de conversão das Debêntures o 3º (terceiro) Dia Útil contado do recebimento da Notificação de Conversão (“</w:t>
      </w:r>
      <w:r w:rsidR="001F4322" w:rsidRPr="007342FB">
        <w:rPr>
          <w:rFonts w:ascii="Arial" w:hAnsi="Arial" w:cs="Arial"/>
          <w:sz w:val="20"/>
          <w:u w:val="single"/>
        </w:rPr>
        <w:t>Data de Conversão</w:t>
      </w:r>
      <w:r w:rsidR="001F4322" w:rsidRPr="007342FB">
        <w:rPr>
          <w:rFonts w:ascii="Arial" w:hAnsi="Arial" w:cs="Arial"/>
          <w:sz w:val="20"/>
        </w:rPr>
        <w:t>”).</w:t>
      </w:r>
    </w:p>
    <w:p w14:paraId="0D7402EB" w14:textId="16AF7E38" w:rsidR="00822C2B" w:rsidRPr="001E2793" w:rsidRDefault="00822C2B" w:rsidP="00822C2B">
      <w:pPr>
        <w:spacing w:line="240" w:lineRule="exact"/>
        <w:rPr>
          <w:rFonts w:ascii="Arial" w:hAnsi="Arial" w:cs="Arial"/>
          <w:sz w:val="20"/>
        </w:rPr>
      </w:pPr>
      <w:r w:rsidRPr="007342FB">
        <w:rPr>
          <w:rFonts w:ascii="Arial" w:hAnsi="Arial" w:cs="Arial"/>
          <w:sz w:val="20"/>
        </w:rPr>
        <w:t>4.</w:t>
      </w:r>
      <w:r>
        <w:rPr>
          <w:rFonts w:ascii="Arial" w:hAnsi="Arial" w:cs="Arial"/>
          <w:sz w:val="20"/>
        </w:rPr>
        <w:t>8</w:t>
      </w:r>
      <w:r w:rsidRPr="007342FB">
        <w:rPr>
          <w:rFonts w:ascii="Arial" w:hAnsi="Arial" w:cs="Arial"/>
          <w:sz w:val="20"/>
        </w:rPr>
        <w:t>.</w:t>
      </w:r>
      <w:r>
        <w:rPr>
          <w:rFonts w:ascii="Arial" w:hAnsi="Arial" w:cs="Arial"/>
          <w:sz w:val="20"/>
        </w:rPr>
        <w:t>9</w:t>
      </w:r>
      <w:r w:rsidR="001F4322">
        <w:rPr>
          <w:rFonts w:ascii="Arial" w:hAnsi="Arial" w:cs="Arial"/>
          <w:sz w:val="20"/>
        </w:rPr>
        <w:t>.</w:t>
      </w:r>
      <w:r w:rsidR="001F4322">
        <w:rPr>
          <w:rFonts w:ascii="Arial" w:hAnsi="Arial" w:cs="Arial"/>
          <w:sz w:val="20"/>
        </w:rPr>
        <w:tab/>
      </w:r>
      <w:r w:rsidRPr="007342FB">
        <w:rPr>
          <w:rFonts w:ascii="Arial" w:hAnsi="Arial" w:cs="Arial"/>
          <w:sz w:val="20"/>
        </w:rPr>
        <w:t xml:space="preserve">Observados os procedimentos operacionais </w:t>
      </w:r>
      <w:r>
        <w:rPr>
          <w:rFonts w:ascii="Arial" w:hAnsi="Arial" w:cs="Arial"/>
          <w:sz w:val="20"/>
        </w:rPr>
        <w:t>e societários necessários</w:t>
      </w:r>
      <w:r w:rsidRPr="007342FB">
        <w:rPr>
          <w:rFonts w:ascii="Arial" w:hAnsi="Arial" w:cs="Arial"/>
          <w:sz w:val="20"/>
        </w:rPr>
        <w:t>, ser</w:t>
      </w:r>
      <w:r>
        <w:rPr>
          <w:rFonts w:ascii="Arial" w:hAnsi="Arial" w:cs="Arial"/>
          <w:sz w:val="20"/>
        </w:rPr>
        <w:t>ão entregues aos Debenturistas</w:t>
      </w:r>
      <w:r w:rsidRPr="007342FB">
        <w:rPr>
          <w:rFonts w:ascii="Arial" w:hAnsi="Arial" w:cs="Arial"/>
          <w:sz w:val="20"/>
        </w:rPr>
        <w:t xml:space="preserve">, na Data de Conversão o número de </w:t>
      </w:r>
      <w:r>
        <w:rPr>
          <w:rFonts w:ascii="Arial" w:hAnsi="Arial" w:cs="Arial"/>
          <w:sz w:val="20"/>
        </w:rPr>
        <w:t>Ações</w:t>
      </w:r>
      <w:r w:rsidRPr="007342FB">
        <w:rPr>
          <w:rFonts w:ascii="Arial" w:hAnsi="Arial" w:cs="Arial"/>
          <w:sz w:val="20"/>
        </w:rPr>
        <w:t xml:space="preserve"> </w:t>
      </w:r>
      <w:r w:rsidR="00FC5757">
        <w:rPr>
          <w:rFonts w:ascii="Arial" w:hAnsi="Arial" w:cs="Arial"/>
          <w:sz w:val="20"/>
        </w:rPr>
        <w:t>a que tiverem direito</w:t>
      </w:r>
      <w:r w:rsidRPr="007342FB">
        <w:rPr>
          <w:rFonts w:ascii="Arial" w:hAnsi="Arial" w:cs="Arial"/>
          <w:sz w:val="20"/>
        </w:rPr>
        <w:t>.</w:t>
      </w:r>
    </w:p>
    <w:p w14:paraId="36A09D5B" w14:textId="77777777" w:rsidR="00F40129" w:rsidRDefault="00F40129" w:rsidP="00F40129">
      <w:pPr>
        <w:spacing w:line="240" w:lineRule="exact"/>
        <w:rPr>
          <w:rFonts w:ascii="Arial" w:eastAsia="Arial Unicode MS" w:hAnsi="Arial" w:cs="Arial"/>
          <w:sz w:val="20"/>
          <w:szCs w:val="24"/>
        </w:rPr>
      </w:pPr>
    </w:p>
    <w:p w14:paraId="4AC17770" w14:textId="77777777" w:rsidR="00F40129" w:rsidRPr="001E2793" w:rsidRDefault="00F40129" w:rsidP="00F40129">
      <w:pPr>
        <w:autoSpaceDE w:val="0"/>
        <w:autoSpaceDN w:val="0"/>
        <w:adjustRightInd w:val="0"/>
        <w:spacing w:line="240" w:lineRule="exact"/>
        <w:rPr>
          <w:rFonts w:ascii="Arial" w:hAnsi="Arial" w:cs="Arial"/>
          <w:sz w:val="20"/>
        </w:rPr>
      </w:pPr>
      <w:r w:rsidRPr="001E2793">
        <w:rPr>
          <w:rFonts w:ascii="Arial" w:hAnsi="Arial" w:cs="Arial"/>
          <w:b/>
          <w:sz w:val="20"/>
        </w:rPr>
        <w:t>4.</w:t>
      </w:r>
      <w:r>
        <w:rPr>
          <w:rFonts w:ascii="Arial" w:hAnsi="Arial" w:cs="Arial"/>
          <w:b/>
          <w:sz w:val="20"/>
        </w:rPr>
        <w:t>9</w:t>
      </w:r>
      <w:r w:rsidRPr="001E2793">
        <w:rPr>
          <w:rFonts w:ascii="Arial" w:hAnsi="Arial" w:cs="Arial"/>
          <w:b/>
          <w:sz w:val="20"/>
        </w:rPr>
        <w:t>.</w:t>
      </w:r>
      <w:r w:rsidRPr="001E2793">
        <w:rPr>
          <w:rFonts w:ascii="Arial" w:hAnsi="Arial" w:cs="Arial"/>
          <w:b/>
          <w:sz w:val="20"/>
        </w:rPr>
        <w:tab/>
        <w:t>Prazo e Forma de Subscrição e Integralização</w:t>
      </w:r>
    </w:p>
    <w:p w14:paraId="7B0FD32F" w14:textId="77777777" w:rsidR="00F40129" w:rsidRPr="001E2793" w:rsidRDefault="00F40129" w:rsidP="00F40129">
      <w:pPr>
        <w:spacing w:line="240" w:lineRule="exact"/>
        <w:rPr>
          <w:rFonts w:ascii="Arial" w:hAnsi="Arial" w:cs="Arial"/>
          <w:b/>
          <w:sz w:val="20"/>
        </w:rPr>
      </w:pPr>
    </w:p>
    <w:p w14:paraId="2925A790" w14:textId="30A00486" w:rsidR="00FC5757" w:rsidRDefault="00F40129" w:rsidP="004D363A">
      <w:pPr>
        <w:spacing w:line="240" w:lineRule="exact"/>
        <w:rPr>
          <w:rFonts w:ascii="Arial" w:hAnsi="Arial" w:cs="Arial"/>
          <w:sz w:val="20"/>
        </w:rPr>
      </w:pPr>
      <w:r w:rsidRPr="001E2793">
        <w:rPr>
          <w:rFonts w:ascii="Arial" w:hAnsi="Arial" w:cs="Arial"/>
          <w:sz w:val="20"/>
        </w:rPr>
        <w:t>4.</w:t>
      </w:r>
      <w:r>
        <w:rPr>
          <w:rFonts w:ascii="Arial" w:hAnsi="Arial" w:cs="Arial"/>
          <w:sz w:val="20"/>
        </w:rPr>
        <w:t>9</w:t>
      </w:r>
      <w:r w:rsidRPr="001E2793">
        <w:rPr>
          <w:rFonts w:ascii="Arial" w:hAnsi="Arial" w:cs="Arial"/>
          <w:sz w:val="20"/>
        </w:rPr>
        <w:t xml:space="preserve">.1. </w:t>
      </w:r>
      <w:r w:rsidRPr="007342FB">
        <w:rPr>
          <w:rFonts w:ascii="Arial" w:hAnsi="Arial" w:cs="Arial"/>
          <w:sz w:val="20"/>
        </w:rPr>
        <w:t>As Debêntures serão subscritas e integralizadas pelo seu Valor Nominal Unitário</w:t>
      </w:r>
      <w:r>
        <w:rPr>
          <w:rFonts w:ascii="Arial" w:hAnsi="Arial" w:cs="Arial"/>
          <w:sz w:val="20"/>
        </w:rPr>
        <w:t>, atualizado monetariamente</w:t>
      </w:r>
      <w:r w:rsidR="00FC5757">
        <w:rPr>
          <w:rFonts w:ascii="Arial" w:hAnsi="Arial" w:cs="Arial"/>
          <w:sz w:val="20"/>
        </w:rPr>
        <w:t xml:space="preserve"> </w:t>
      </w:r>
      <w:r w:rsidR="00FC5757" w:rsidRPr="00FC5757">
        <w:rPr>
          <w:rFonts w:ascii="Arial" w:hAnsi="Arial" w:cs="Arial"/>
          <w:sz w:val="20"/>
        </w:rPr>
        <w:t>pelo fator de variação da cotação de fechamento da taxa de venda de câmbio de Reais por Dólares dos Estados Unidos da América, disponível no SISBACEN – Sistema de Informações do Banco Central do Brasil (“</w:t>
      </w:r>
      <w:r w:rsidR="00FC5757" w:rsidRPr="004D363A">
        <w:rPr>
          <w:rFonts w:ascii="Arial" w:hAnsi="Arial" w:cs="Arial"/>
          <w:sz w:val="20"/>
          <w:u w:val="single"/>
        </w:rPr>
        <w:t>Banco Central</w:t>
      </w:r>
      <w:r w:rsidR="00FC5757" w:rsidRPr="00FC5757">
        <w:rPr>
          <w:rFonts w:ascii="Arial" w:hAnsi="Arial" w:cs="Arial"/>
          <w:sz w:val="20"/>
        </w:rPr>
        <w:t xml:space="preserve">”), transação PTAX-800, opção </w:t>
      </w:r>
      <w:proofErr w:type="gramStart"/>
      <w:r w:rsidR="00FC5757" w:rsidRPr="00FC5757">
        <w:rPr>
          <w:rFonts w:ascii="Arial" w:hAnsi="Arial" w:cs="Arial"/>
          <w:sz w:val="20"/>
        </w:rPr>
        <w:t>5</w:t>
      </w:r>
      <w:proofErr w:type="gramEnd"/>
      <w:r w:rsidR="00FC5757" w:rsidRPr="00FC5757">
        <w:rPr>
          <w:rFonts w:ascii="Arial" w:hAnsi="Arial" w:cs="Arial"/>
          <w:sz w:val="20"/>
        </w:rPr>
        <w:t>, cotações para a contabilidade, moeda 220, mercado livre (“</w:t>
      </w:r>
      <w:r w:rsidR="00FC5757" w:rsidRPr="004D363A">
        <w:rPr>
          <w:rFonts w:ascii="Arial" w:hAnsi="Arial" w:cs="Arial"/>
          <w:sz w:val="20"/>
          <w:u w:val="single"/>
        </w:rPr>
        <w:t>Taxa Cambial</w:t>
      </w:r>
      <w:r w:rsidR="00FC5757" w:rsidRPr="00FC5757">
        <w:rPr>
          <w:rFonts w:ascii="Arial" w:hAnsi="Arial" w:cs="Arial"/>
          <w:sz w:val="20"/>
        </w:rPr>
        <w:t>”), calculado utilizando-se a taxa d</w:t>
      </w:r>
      <w:r w:rsidR="00FC5757">
        <w:rPr>
          <w:rFonts w:ascii="Arial" w:hAnsi="Arial" w:cs="Arial"/>
          <w:sz w:val="20"/>
        </w:rPr>
        <w:t>a Data de Emissão</w:t>
      </w:r>
      <w:r w:rsidR="00FC5757" w:rsidRPr="00FC5757">
        <w:rPr>
          <w:rFonts w:ascii="Arial" w:hAnsi="Arial" w:cs="Arial"/>
          <w:sz w:val="20"/>
        </w:rPr>
        <w:t xml:space="preserve"> e a taxa do Dia Útil imediatamente anterior à </w:t>
      </w:r>
      <w:r w:rsidR="004D363A">
        <w:rPr>
          <w:rFonts w:ascii="Arial" w:hAnsi="Arial" w:cs="Arial"/>
          <w:sz w:val="20"/>
        </w:rPr>
        <w:t>data de subscrição e integralização (“</w:t>
      </w:r>
      <w:r w:rsidR="004D363A" w:rsidRPr="005708B3">
        <w:rPr>
          <w:rFonts w:ascii="Arial" w:hAnsi="Arial" w:cs="Arial"/>
          <w:sz w:val="20"/>
          <w:u w:val="single"/>
        </w:rPr>
        <w:t>Data de Integralização</w:t>
      </w:r>
      <w:r w:rsidR="004D363A">
        <w:rPr>
          <w:rFonts w:ascii="Arial" w:hAnsi="Arial" w:cs="Arial"/>
          <w:sz w:val="20"/>
        </w:rPr>
        <w:t>”), nos termos da fórmula do item 4.10.1</w:t>
      </w:r>
      <w:r w:rsidR="008A1B7E">
        <w:rPr>
          <w:rFonts w:ascii="Arial" w:hAnsi="Arial" w:cs="Arial"/>
          <w:sz w:val="20"/>
        </w:rPr>
        <w:t xml:space="preserve">. </w:t>
      </w:r>
      <w:proofErr w:type="gramStart"/>
      <w:r w:rsidR="008A1B7E">
        <w:rPr>
          <w:rFonts w:ascii="Arial" w:hAnsi="Arial" w:cs="Arial"/>
          <w:sz w:val="20"/>
        </w:rPr>
        <w:t>abaixo</w:t>
      </w:r>
      <w:proofErr w:type="gramEnd"/>
      <w:r w:rsidR="004D363A">
        <w:rPr>
          <w:rFonts w:ascii="Arial" w:hAnsi="Arial" w:cs="Arial"/>
          <w:sz w:val="20"/>
        </w:rPr>
        <w:t>.</w:t>
      </w:r>
      <w:r w:rsidR="00667729">
        <w:rPr>
          <w:rFonts w:ascii="Arial" w:hAnsi="Arial" w:cs="Arial"/>
          <w:sz w:val="20"/>
        </w:rPr>
        <w:t xml:space="preserve"> </w:t>
      </w:r>
    </w:p>
    <w:p w14:paraId="249A11F6" w14:textId="77777777" w:rsidR="00F40129" w:rsidRDefault="00F40129" w:rsidP="00F40129">
      <w:pPr>
        <w:spacing w:line="240" w:lineRule="exact"/>
        <w:rPr>
          <w:rFonts w:ascii="Arial" w:hAnsi="Arial" w:cs="Arial"/>
          <w:sz w:val="20"/>
        </w:rPr>
      </w:pPr>
    </w:p>
    <w:p w14:paraId="45AFCB41" w14:textId="05DA56D5" w:rsidR="00F40129" w:rsidRPr="001E2793" w:rsidRDefault="00F40129" w:rsidP="00F40129">
      <w:pPr>
        <w:spacing w:line="240" w:lineRule="exact"/>
        <w:rPr>
          <w:rFonts w:ascii="Arial" w:hAnsi="Arial" w:cs="Arial"/>
          <w:sz w:val="20"/>
        </w:rPr>
      </w:pPr>
      <w:r>
        <w:rPr>
          <w:rFonts w:ascii="Arial" w:hAnsi="Arial" w:cs="Arial"/>
          <w:sz w:val="20"/>
        </w:rPr>
        <w:t>4.9.2.</w:t>
      </w:r>
      <w:r>
        <w:rPr>
          <w:rFonts w:ascii="Arial" w:hAnsi="Arial" w:cs="Arial"/>
          <w:sz w:val="20"/>
        </w:rPr>
        <w:tab/>
        <w:t xml:space="preserve">Caso a totalidade das Debêntures da 1ª Série não sejam integralizadas até </w:t>
      </w:r>
      <w:r w:rsidR="004D363A">
        <w:rPr>
          <w:rFonts w:ascii="Arial" w:hAnsi="Arial" w:cs="Arial"/>
          <w:sz w:val="20"/>
        </w:rPr>
        <w:t>31</w:t>
      </w:r>
      <w:r>
        <w:rPr>
          <w:rFonts w:ascii="Arial" w:hAnsi="Arial" w:cs="Arial"/>
          <w:sz w:val="20"/>
        </w:rPr>
        <w:t xml:space="preserve"> de dezembro de 2013, a Emissão será cancelada devendo o Emissor devolver os eventuais valores recebidos em até </w:t>
      </w:r>
      <w:proofErr w:type="gramStart"/>
      <w:r>
        <w:rPr>
          <w:rFonts w:ascii="Arial" w:hAnsi="Arial" w:cs="Arial"/>
          <w:sz w:val="20"/>
        </w:rPr>
        <w:t>3</w:t>
      </w:r>
      <w:proofErr w:type="gramEnd"/>
      <w:r>
        <w:rPr>
          <w:rFonts w:ascii="Arial" w:hAnsi="Arial" w:cs="Arial"/>
          <w:sz w:val="20"/>
        </w:rPr>
        <w:t xml:space="preserve"> (três) Dias Úteis</w:t>
      </w:r>
      <w:r w:rsidR="009613F9" w:rsidRPr="009613F9">
        <w:rPr>
          <w:rFonts w:ascii="Arial" w:hAnsi="Arial" w:cs="Arial"/>
          <w:sz w:val="20"/>
        </w:rPr>
        <w:t xml:space="preserve"> </w:t>
      </w:r>
      <w:r w:rsidR="009613F9">
        <w:rPr>
          <w:rFonts w:ascii="Arial" w:hAnsi="Arial" w:cs="Arial"/>
          <w:sz w:val="20"/>
        </w:rPr>
        <w:t xml:space="preserve">devidamente atualizado nos termos do item 4.10. </w:t>
      </w:r>
      <w:proofErr w:type="gramStart"/>
      <w:r w:rsidR="009613F9">
        <w:rPr>
          <w:rFonts w:ascii="Arial" w:hAnsi="Arial" w:cs="Arial"/>
          <w:sz w:val="20"/>
        </w:rPr>
        <w:t>abaixo</w:t>
      </w:r>
      <w:proofErr w:type="gramEnd"/>
      <w:r>
        <w:rPr>
          <w:rFonts w:ascii="Arial" w:hAnsi="Arial" w:cs="Arial"/>
          <w:sz w:val="20"/>
        </w:rPr>
        <w:t>.</w:t>
      </w:r>
    </w:p>
    <w:p w14:paraId="041561FF" w14:textId="77777777" w:rsidR="00F40129" w:rsidRPr="001E2793" w:rsidRDefault="00F40129" w:rsidP="00F40129">
      <w:pPr>
        <w:spacing w:line="240" w:lineRule="exact"/>
        <w:rPr>
          <w:rFonts w:ascii="Arial" w:hAnsi="Arial" w:cs="Arial"/>
          <w:sz w:val="20"/>
        </w:rPr>
      </w:pPr>
    </w:p>
    <w:p w14:paraId="435D1DE5" w14:textId="2441EE2A" w:rsidR="00F40129" w:rsidRDefault="00F40129" w:rsidP="00F40129">
      <w:pPr>
        <w:spacing w:line="240" w:lineRule="exact"/>
        <w:rPr>
          <w:ins w:id="36" w:author="Monique Garcia" w:date="2013-12-12T12:11:00Z"/>
          <w:rFonts w:ascii="Arial" w:hAnsi="Arial" w:cs="Arial"/>
          <w:sz w:val="20"/>
        </w:rPr>
      </w:pPr>
      <w:r w:rsidRPr="001E2793">
        <w:rPr>
          <w:rFonts w:ascii="Arial" w:hAnsi="Arial" w:cs="Arial"/>
          <w:sz w:val="20"/>
        </w:rPr>
        <w:t>4.</w:t>
      </w:r>
      <w:r>
        <w:rPr>
          <w:rFonts w:ascii="Arial" w:hAnsi="Arial" w:cs="Arial"/>
          <w:sz w:val="20"/>
        </w:rPr>
        <w:t>9</w:t>
      </w:r>
      <w:r w:rsidRPr="001E2793">
        <w:rPr>
          <w:rFonts w:ascii="Arial" w:hAnsi="Arial" w:cs="Arial"/>
          <w:sz w:val="20"/>
        </w:rPr>
        <w:t>.</w:t>
      </w:r>
      <w:r>
        <w:rPr>
          <w:rFonts w:ascii="Arial" w:hAnsi="Arial" w:cs="Arial"/>
          <w:sz w:val="20"/>
        </w:rPr>
        <w:t>3</w:t>
      </w:r>
      <w:r w:rsidRPr="001E2793">
        <w:rPr>
          <w:rFonts w:ascii="Arial" w:hAnsi="Arial" w:cs="Arial"/>
          <w:sz w:val="20"/>
        </w:rPr>
        <w:t>.</w:t>
      </w:r>
      <w:r w:rsidRPr="007342FB">
        <w:t xml:space="preserve"> </w:t>
      </w:r>
      <w:r>
        <w:tab/>
      </w:r>
      <w:r w:rsidRPr="007342FB">
        <w:rPr>
          <w:rFonts w:ascii="Arial" w:hAnsi="Arial" w:cs="Arial"/>
          <w:sz w:val="20"/>
        </w:rPr>
        <w:t xml:space="preserve">A subscrição das Debêntures será realizada por meio </w:t>
      </w:r>
      <w:r w:rsidR="004D363A">
        <w:rPr>
          <w:rFonts w:ascii="Arial" w:hAnsi="Arial" w:cs="Arial"/>
          <w:sz w:val="20"/>
        </w:rPr>
        <w:t xml:space="preserve">dos procedimentos estabelecidos pelo Agente </w:t>
      </w:r>
      <w:proofErr w:type="spellStart"/>
      <w:r w:rsidR="004D363A">
        <w:rPr>
          <w:rFonts w:ascii="Arial" w:hAnsi="Arial" w:cs="Arial"/>
          <w:sz w:val="20"/>
        </w:rPr>
        <w:t>Escriturador</w:t>
      </w:r>
      <w:proofErr w:type="spellEnd"/>
      <w:r w:rsidRPr="007342FB">
        <w:rPr>
          <w:rFonts w:ascii="Arial" w:hAnsi="Arial" w:cs="Arial"/>
          <w:sz w:val="20"/>
        </w:rPr>
        <w:t>.</w:t>
      </w:r>
    </w:p>
    <w:p w14:paraId="3CD2C435" w14:textId="77777777" w:rsidR="00EE5CD3" w:rsidRDefault="00EE5CD3" w:rsidP="00F40129">
      <w:pPr>
        <w:spacing w:line="240" w:lineRule="exact"/>
        <w:rPr>
          <w:ins w:id="37" w:author="Monique Garcia" w:date="2013-12-12T12:11:00Z"/>
          <w:rFonts w:ascii="Arial" w:hAnsi="Arial" w:cs="Arial"/>
          <w:sz w:val="20"/>
        </w:rPr>
      </w:pPr>
    </w:p>
    <w:p w14:paraId="1E7D3E13" w14:textId="45C332E6" w:rsidR="00EE5CD3" w:rsidRPr="001E2793" w:rsidRDefault="00EE5CD3" w:rsidP="00EE5CD3">
      <w:pPr>
        <w:spacing w:line="240" w:lineRule="exact"/>
        <w:rPr>
          <w:ins w:id="38" w:author="Monique Garcia" w:date="2013-12-12T12:11:00Z"/>
          <w:rFonts w:ascii="Arial" w:hAnsi="Arial" w:cs="Arial"/>
          <w:sz w:val="20"/>
        </w:rPr>
      </w:pPr>
      <w:ins w:id="39" w:author="Monique Garcia" w:date="2013-12-12T12:11:00Z">
        <w:r>
          <w:rPr>
            <w:rFonts w:ascii="Arial" w:hAnsi="Arial" w:cs="Arial"/>
            <w:sz w:val="20"/>
          </w:rPr>
          <w:t>4.9.4. Após a integralização das Debêntures, a Emissora encaminhará cópia dos boletins de subscrição ao Agente Fiduciário</w:t>
        </w:r>
        <w:r>
          <w:rPr>
            <w:rFonts w:ascii="Arial" w:hAnsi="Arial" w:cs="Arial"/>
            <w:sz w:val="20"/>
          </w:rPr>
          <w:t>.</w:t>
        </w:r>
      </w:ins>
    </w:p>
    <w:p w14:paraId="7CBDF56C" w14:textId="77777777" w:rsidR="00EE5CD3" w:rsidRPr="001E2793" w:rsidRDefault="00EE5CD3" w:rsidP="00F40129">
      <w:pPr>
        <w:spacing w:line="240" w:lineRule="exact"/>
        <w:rPr>
          <w:rFonts w:ascii="Arial" w:hAnsi="Arial" w:cs="Arial"/>
          <w:sz w:val="20"/>
        </w:rPr>
      </w:pPr>
    </w:p>
    <w:p w14:paraId="6650C51D" w14:textId="77777777" w:rsidR="00F40129" w:rsidRPr="001E2793" w:rsidRDefault="00F40129" w:rsidP="00F40129">
      <w:pPr>
        <w:spacing w:line="240" w:lineRule="exact"/>
        <w:rPr>
          <w:rFonts w:ascii="Arial" w:eastAsia="Arial Unicode MS" w:hAnsi="Arial" w:cs="Arial"/>
          <w:sz w:val="20"/>
          <w:szCs w:val="24"/>
        </w:rPr>
      </w:pPr>
    </w:p>
    <w:p w14:paraId="43A6CB18" w14:textId="77777777" w:rsidR="00F40129" w:rsidRPr="001E2793" w:rsidRDefault="00F40129" w:rsidP="00F40129">
      <w:pPr>
        <w:autoSpaceDE w:val="0"/>
        <w:autoSpaceDN w:val="0"/>
        <w:adjustRightInd w:val="0"/>
        <w:spacing w:line="240" w:lineRule="exact"/>
        <w:rPr>
          <w:rFonts w:ascii="Arial" w:hAnsi="Arial" w:cs="Arial"/>
          <w:b/>
          <w:sz w:val="20"/>
        </w:rPr>
      </w:pPr>
      <w:bookmarkStart w:id="40" w:name="_DV_M185"/>
      <w:bookmarkStart w:id="41" w:name="_DV_M187"/>
      <w:bookmarkStart w:id="42" w:name="_DV_M188"/>
      <w:bookmarkStart w:id="43" w:name="_DV_M193"/>
      <w:bookmarkStart w:id="44" w:name="_DV_M194"/>
      <w:bookmarkEnd w:id="40"/>
      <w:bookmarkEnd w:id="41"/>
      <w:bookmarkEnd w:id="42"/>
      <w:bookmarkEnd w:id="43"/>
      <w:bookmarkEnd w:id="44"/>
      <w:r w:rsidRPr="001E2793">
        <w:rPr>
          <w:rFonts w:ascii="Arial" w:hAnsi="Arial" w:cs="Arial"/>
          <w:b/>
          <w:sz w:val="20"/>
        </w:rPr>
        <w:t>4.10.</w:t>
      </w:r>
      <w:r w:rsidRPr="001E2793">
        <w:rPr>
          <w:rFonts w:ascii="Arial" w:hAnsi="Arial" w:cs="Arial"/>
          <w:b/>
          <w:sz w:val="20"/>
        </w:rPr>
        <w:tab/>
      </w:r>
      <w:r>
        <w:rPr>
          <w:rFonts w:ascii="Arial" w:hAnsi="Arial" w:cs="Arial"/>
          <w:b/>
          <w:sz w:val="20"/>
        </w:rPr>
        <w:t>Atualização Monetária</w:t>
      </w:r>
      <w:r w:rsidRPr="001E2793">
        <w:rPr>
          <w:rFonts w:ascii="Arial" w:hAnsi="Arial" w:cs="Arial"/>
          <w:b/>
          <w:sz w:val="20"/>
        </w:rPr>
        <w:t xml:space="preserve"> </w:t>
      </w:r>
    </w:p>
    <w:p w14:paraId="70CA1E39" w14:textId="77777777" w:rsidR="00F40129" w:rsidRDefault="00F40129" w:rsidP="00F40129">
      <w:pPr>
        <w:spacing w:line="240" w:lineRule="exact"/>
        <w:rPr>
          <w:rFonts w:ascii="Arial" w:hAnsi="Arial" w:cs="Arial"/>
          <w:sz w:val="20"/>
        </w:rPr>
      </w:pPr>
    </w:p>
    <w:p w14:paraId="14F66DFD" w14:textId="797A5733" w:rsidR="00F40129" w:rsidRDefault="00F40129" w:rsidP="00F40129">
      <w:pPr>
        <w:spacing w:line="240" w:lineRule="exact"/>
        <w:rPr>
          <w:rFonts w:ascii="Arial" w:hAnsi="Arial" w:cs="Arial"/>
          <w:sz w:val="20"/>
        </w:rPr>
      </w:pPr>
      <w:r w:rsidRPr="001E2793">
        <w:rPr>
          <w:rFonts w:ascii="Arial" w:hAnsi="Arial" w:cs="Arial"/>
          <w:sz w:val="20"/>
        </w:rPr>
        <w:t>4.</w:t>
      </w:r>
      <w:r>
        <w:rPr>
          <w:rFonts w:ascii="Arial" w:hAnsi="Arial" w:cs="Arial"/>
          <w:sz w:val="20"/>
        </w:rPr>
        <w:t>10.1</w:t>
      </w:r>
      <w:r w:rsidRPr="00547866">
        <w:rPr>
          <w:rFonts w:ascii="Arial" w:hAnsi="Arial" w:cs="Arial"/>
          <w:sz w:val="20"/>
        </w:rPr>
        <w:tab/>
        <w:t>O Valor Nominal Unitário das Debêntures será atualizado pelo fator de variação da</w:t>
      </w:r>
      <w:r>
        <w:rPr>
          <w:rFonts w:ascii="Arial" w:hAnsi="Arial" w:cs="Arial"/>
          <w:sz w:val="20"/>
        </w:rPr>
        <w:t xml:space="preserve"> Taxa Cambial</w:t>
      </w:r>
      <w:r w:rsidRPr="00547866">
        <w:rPr>
          <w:rFonts w:ascii="Arial" w:hAnsi="Arial" w:cs="Arial"/>
          <w:sz w:val="20"/>
        </w:rPr>
        <w:t>, calculado utilizando-se</w:t>
      </w:r>
      <w:r>
        <w:rPr>
          <w:rFonts w:ascii="Arial" w:hAnsi="Arial" w:cs="Arial"/>
          <w:sz w:val="20"/>
        </w:rPr>
        <w:t xml:space="preserve"> </w:t>
      </w:r>
      <w:r w:rsidR="004D363A">
        <w:rPr>
          <w:rFonts w:ascii="Arial" w:hAnsi="Arial" w:cs="Arial"/>
          <w:sz w:val="20"/>
        </w:rPr>
        <w:t xml:space="preserve">(a) </w:t>
      </w:r>
      <w:r>
        <w:rPr>
          <w:rFonts w:ascii="Arial" w:hAnsi="Arial" w:cs="Arial"/>
          <w:sz w:val="20"/>
        </w:rPr>
        <w:t xml:space="preserve">para fins </w:t>
      </w:r>
      <w:r w:rsidR="004D363A">
        <w:rPr>
          <w:rFonts w:ascii="Arial" w:hAnsi="Arial" w:cs="Arial"/>
          <w:sz w:val="20"/>
        </w:rPr>
        <w:t>do pagamento do Valor Nominal Unitário e da</w:t>
      </w:r>
      <w:r>
        <w:rPr>
          <w:rFonts w:ascii="Arial" w:hAnsi="Arial" w:cs="Arial"/>
          <w:sz w:val="20"/>
        </w:rPr>
        <w:t xml:space="preserve"> Remuneração</w:t>
      </w:r>
      <w:r w:rsidR="009613F9">
        <w:rPr>
          <w:rFonts w:ascii="Arial" w:hAnsi="Arial" w:cs="Arial"/>
          <w:sz w:val="20"/>
        </w:rPr>
        <w:t xml:space="preserve"> das Debêntures</w:t>
      </w:r>
      <w:r w:rsidR="009228AD">
        <w:rPr>
          <w:rFonts w:ascii="Arial" w:hAnsi="Arial" w:cs="Arial"/>
          <w:sz w:val="20"/>
        </w:rPr>
        <w:t>,</w:t>
      </w:r>
      <w:r>
        <w:rPr>
          <w:rFonts w:ascii="Arial" w:hAnsi="Arial" w:cs="Arial"/>
          <w:sz w:val="20"/>
        </w:rPr>
        <w:t xml:space="preserve"> </w:t>
      </w:r>
      <w:r w:rsidRPr="00547866">
        <w:rPr>
          <w:rFonts w:ascii="Arial" w:hAnsi="Arial" w:cs="Arial"/>
          <w:sz w:val="20"/>
        </w:rPr>
        <w:t>a</w:t>
      </w:r>
      <w:r>
        <w:rPr>
          <w:rFonts w:ascii="Arial" w:hAnsi="Arial" w:cs="Arial"/>
          <w:sz w:val="20"/>
        </w:rPr>
        <w:t xml:space="preserve"> taxa do Dia Útil imediatamente </w:t>
      </w:r>
      <w:r w:rsidRPr="00547866">
        <w:rPr>
          <w:rFonts w:ascii="Arial" w:hAnsi="Arial" w:cs="Arial"/>
          <w:sz w:val="20"/>
        </w:rPr>
        <w:t>anterior à Data de Integralização e a</w:t>
      </w:r>
      <w:r>
        <w:rPr>
          <w:rFonts w:ascii="Arial" w:hAnsi="Arial" w:cs="Arial"/>
          <w:sz w:val="20"/>
        </w:rPr>
        <w:t xml:space="preserve"> taxa do Dia Útil imediatamente </w:t>
      </w:r>
      <w:r w:rsidRPr="00547866">
        <w:rPr>
          <w:rFonts w:ascii="Arial" w:hAnsi="Arial" w:cs="Arial"/>
          <w:sz w:val="20"/>
        </w:rPr>
        <w:t xml:space="preserve">anterior à </w:t>
      </w:r>
      <w:r>
        <w:rPr>
          <w:rFonts w:ascii="Arial" w:hAnsi="Arial" w:cs="Arial"/>
          <w:sz w:val="20"/>
        </w:rPr>
        <w:t>Data de Vencimento, conforme o caso, ou (b) para fins de integralização, nos termo</w:t>
      </w:r>
      <w:r w:rsidR="009228AD">
        <w:rPr>
          <w:rFonts w:ascii="Arial" w:hAnsi="Arial" w:cs="Arial"/>
          <w:sz w:val="20"/>
        </w:rPr>
        <w:t>s</w:t>
      </w:r>
      <w:r>
        <w:rPr>
          <w:rFonts w:ascii="Arial" w:hAnsi="Arial" w:cs="Arial"/>
          <w:sz w:val="20"/>
        </w:rPr>
        <w:t xml:space="preserve"> do item 4.9.1. </w:t>
      </w:r>
      <w:proofErr w:type="gramStart"/>
      <w:r>
        <w:rPr>
          <w:rFonts w:ascii="Arial" w:hAnsi="Arial" w:cs="Arial"/>
          <w:sz w:val="20"/>
        </w:rPr>
        <w:t>acima</w:t>
      </w:r>
      <w:proofErr w:type="gramEnd"/>
      <w:r>
        <w:rPr>
          <w:rFonts w:ascii="Arial" w:hAnsi="Arial" w:cs="Arial"/>
          <w:sz w:val="20"/>
        </w:rPr>
        <w:t xml:space="preserve">, </w:t>
      </w:r>
      <w:r w:rsidRPr="00547866">
        <w:rPr>
          <w:rFonts w:ascii="Arial" w:hAnsi="Arial" w:cs="Arial"/>
          <w:sz w:val="20"/>
        </w:rPr>
        <w:t>a</w:t>
      </w:r>
      <w:r>
        <w:rPr>
          <w:rFonts w:ascii="Arial" w:hAnsi="Arial" w:cs="Arial"/>
          <w:sz w:val="20"/>
        </w:rPr>
        <w:t xml:space="preserve"> taxa do Dia Útil imediatamente </w:t>
      </w:r>
      <w:r w:rsidRPr="00547866">
        <w:rPr>
          <w:rFonts w:ascii="Arial" w:hAnsi="Arial" w:cs="Arial"/>
          <w:sz w:val="20"/>
        </w:rPr>
        <w:t xml:space="preserve">anterior à </w:t>
      </w:r>
      <w:r>
        <w:rPr>
          <w:rFonts w:ascii="Arial" w:hAnsi="Arial" w:cs="Arial"/>
          <w:sz w:val="20"/>
        </w:rPr>
        <w:t>Data de Emissão</w:t>
      </w:r>
      <w:r w:rsidRPr="00547866">
        <w:rPr>
          <w:rFonts w:ascii="Arial" w:hAnsi="Arial" w:cs="Arial"/>
          <w:sz w:val="20"/>
        </w:rPr>
        <w:t xml:space="preserve"> e a</w:t>
      </w:r>
      <w:r>
        <w:rPr>
          <w:rFonts w:ascii="Arial" w:hAnsi="Arial" w:cs="Arial"/>
          <w:sz w:val="20"/>
        </w:rPr>
        <w:t xml:space="preserve"> taxa do Dia Útil imediatamente </w:t>
      </w:r>
      <w:r w:rsidRPr="00547866">
        <w:rPr>
          <w:rFonts w:ascii="Arial" w:hAnsi="Arial" w:cs="Arial"/>
          <w:sz w:val="20"/>
        </w:rPr>
        <w:t xml:space="preserve">anterior à </w:t>
      </w:r>
      <w:r w:rsidRPr="007342FB">
        <w:rPr>
          <w:rFonts w:ascii="Arial" w:hAnsi="Arial" w:cs="Arial"/>
          <w:sz w:val="20"/>
        </w:rPr>
        <w:t xml:space="preserve">Data de </w:t>
      </w:r>
      <w:r>
        <w:rPr>
          <w:rFonts w:ascii="Arial" w:hAnsi="Arial" w:cs="Arial"/>
          <w:sz w:val="20"/>
        </w:rPr>
        <w:t xml:space="preserve">Integralização, em qualquer hipótese, </w:t>
      </w:r>
      <w:r w:rsidRPr="00547866">
        <w:rPr>
          <w:rFonts w:ascii="Arial" w:hAnsi="Arial" w:cs="Arial"/>
          <w:sz w:val="20"/>
        </w:rPr>
        <w:t>de acordo com a seguinte fórmula:</w:t>
      </w:r>
    </w:p>
    <w:p w14:paraId="4CE6515C" w14:textId="77777777" w:rsidR="00F40129" w:rsidRDefault="00F40129" w:rsidP="00F40129">
      <w:pPr>
        <w:spacing w:line="240" w:lineRule="exact"/>
        <w:rPr>
          <w:rFonts w:ascii="Arial" w:hAnsi="Arial" w:cs="Arial"/>
          <w:sz w:val="20"/>
        </w:rPr>
      </w:pPr>
    </w:p>
    <w:p w14:paraId="3ACC1714" w14:textId="77777777" w:rsidR="00F40129" w:rsidRDefault="00EF3890" w:rsidP="00F40129">
      <w:pPr>
        <w:spacing w:before="240" w:after="240" w:line="720" w:lineRule="auto"/>
        <w:jc w:val="center"/>
        <w:rPr>
          <w:rFonts w:ascii="Arial" w:hAnsi="Arial" w:cs="Arial"/>
          <w:sz w:val="20"/>
        </w:rPr>
      </w:pPr>
      <w:r>
        <w:rPr>
          <w:rFonts w:ascii="Arial" w:hAnsi="Arial" w:cs="Arial"/>
          <w:sz w:val="20"/>
        </w:rPr>
        <w:pict w14:anchorId="633E2E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5pt;height:59.25pt">
            <v:imagedata r:id="rId8" o:title=""/>
          </v:shape>
        </w:pict>
      </w:r>
    </w:p>
    <w:p w14:paraId="429E403E" w14:textId="77777777" w:rsidR="00F40129" w:rsidRDefault="00F40129" w:rsidP="00F40129">
      <w:pPr>
        <w:spacing w:line="240" w:lineRule="exact"/>
        <w:rPr>
          <w:rFonts w:ascii="Arial" w:hAnsi="Arial" w:cs="Arial"/>
          <w:sz w:val="20"/>
        </w:rPr>
      </w:pPr>
      <w:proofErr w:type="gramStart"/>
      <w:r w:rsidRPr="00932E61">
        <w:rPr>
          <w:rFonts w:ascii="Arial" w:hAnsi="Arial" w:cs="Arial"/>
          <w:sz w:val="20"/>
        </w:rPr>
        <w:t>onde</w:t>
      </w:r>
      <w:proofErr w:type="gramEnd"/>
      <w:r w:rsidRPr="00932E61">
        <w:rPr>
          <w:rFonts w:ascii="Arial" w:hAnsi="Arial" w:cs="Arial"/>
          <w:sz w:val="20"/>
        </w:rPr>
        <w:t>,</w:t>
      </w:r>
    </w:p>
    <w:p w14:paraId="4C136C87" w14:textId="77777777" w:rsidR="00F40129" w:rsidRPr="00932E61" w:rsidRDefault="00F40129" w:rsidP="00F40129">
      <w:pPr>
        <w:spacing w:line="240" w:lineRule="exact"/>
        <w:rPr>
          <w:rFonts w:ascii="Arial" w:hAnsi="Arial" w:cs="Arial"/>
          <w:sz w:val="20"/>
        </w:rPr>
      </w:pPr>
    </w:p>
    <w:p w14:paraId="2037675D" w14:textId="77777777" w:rsidR="00F40129" w:rsidRDefault="00F40129" w:rsidP="00F40129">
      <w:pPr>
        <w:spacing w:line="240" w:lineRule="exact"/>
        <w:rPr>
          <w:rFonts w:ascii="Arial" w:hAnsi="Arial" w:cs="Arial"/>
          <w:sz w:val="20"/>
        </w:rPr>
      </w:pPr>
      <w:proofErr w:type="spellStart"/>
      <w:proofErr w:type="gramStart"/>
      <w:r w:rsidRPr="00932E61">
        <w:rPr>
          <w:rFonts w:ascii="Arial" w:hAnsi="Arial" w:cs="Arial"/>
          <w:sz w:val="20"/>
        </w:rPr>
        <w:t>VNa</w:t>
      </w:r>
      <w:proofErr w:type="spellEnd"/>
      <w:proofErr w:type="gramEnd"/>
      <w:r w:rsidRPr="00932E61">
        <w:rPr>
          <w:rFonts w:ascii="Arial" w:hAnsi="Arial" w:cs="Arial"/>
          <w:sz w:val="20"/>
        </w:rPr>
        <w:t xml:space="preserve"> = Valor Nominal atualizado até a </w:t>
      </w:r>
      <w:r>
        <w:rPr>
          <w:rFonts w:ascii="Arial" w:hAnsi="Arial" w:cs="Arial"/>
          <w:sz w:val="20"/>
        </w:rPr>
        <w:t>D</w:t>
      </w:r>
      <w:r w:rsidRPr="00932E61">
        <w:rPr>
          <w:rFonts w:ascii="Arial" w:hAnsi="Arial" w:cs="Arial"/>
          <w:sz w:val="20"/>
        </w:rPr>
        <w:t>ata de</w:t>
      </w:r>
      <w:r>
        <w:rPr>
          <w:rFonts w:ascii="Arial" w:hAnsi="Arial" w:cs="Arial"/>
          <w:sz w:val="20"/>
        </w:rPr>
        <w:t xml:space="preserve"> Conversão,</w:t>
      </w:r>
      <w:r w:rsidRPr="00932E61">
        <w:rPr>
          <w:rFonts w:ascii="Arial" w:hAnsi="Arial" w:cs="Arial"/>
          <w:sz w:val="20"/>
        </w:rPr>
        <w:t xml:space="preserve"> pagamento</w:t>
      </w:r>
      <w:r>
        <w:rPr>
          <w:rFonts w:ascii="Arial" w:hAnsi="Arial" w:cs="Arial"/>
          <w:sz w:val="20"/>
        </w:rPr>
        <w:t xml:space="preserve"> ou integralização</w:t>
      </w:r>
      <w:r w:rsidRPr="00932E61">
        <w:rPr>
          <w:rFonts w:ascii="Arial" w:hAnsi="Arial" w:cs="Arial"/>
          <w:sz w:val="20"/>
        </w:rPr>
        <w:t>, calculado com 6 (seis) casas</w:t>
      </w:r>
      <w:r>
        <w:rPr>
          <w:rFonts w:ascii="Arial" w:hAnsi="Arial" w:cs="Arial"/>
          <w:sz w:val="20"/>
        </w:rPr>
        <w:t xml:space="preserve"> </w:t>
      </w:r>
      <w:r w:rsidRPr="00932E61">
        <w:rPr>
          <w:rFonts w:ascii="Arial" w:hAnsi="Arial" w:cs="Arial"/>
          <w:sz w:val="20"/>
        </w:rPr>
        <w:t>decimais, sem arredondamento;</w:t>
      </w:r>
    </w:p>
    <w:p w14:paraId="088518FB" w14:textId="77777777" w:rsidR="00F40129" w:rsidRPr="00932E61" w:rsidRDefault="00F40129" w:rsidP="00F40129">
      <w:pPr>
        <w:spacing w:line="240" w:lineRule="exact"/>
        <w:rPr>
          <w:rFonts w:ascii="Arial" w:hAnsi="Arial" w:cs="Arial"/>
          <w:sz w:val="20"/>
        </w:rPr>
      </w:pPr>
    </w:p>
    <w:p w14:paraId="751BFF84" w14:textId="657039CF" w:rsidR="00F40129" w:rsidRDefault="00F40129" w:rsidP="00F40129">
      <w:pPr>
        <w:spacing w:line="240" w:lineRule="exact"/>
        <w:rPr>
          <w:rFonts w:ascii="Arial" w:hAnsi="Arial" w:cs="Arial"/>
          <w:sz w:val="20"/>
        </w:rPr>
      </w:pPr>
      <w:proofErr w:type="spellStart"/>
      <w:proofErr w:type="gramStart"/>
      <w:r w:rsidRPr="00932E61">
        <w:rPr>
          <w:rFonts w:ascii="Arial" w:hAnsi="Arial" w:cs="Arial"/>
          <w:sz w:val="20"/>
        </w:rPr>
        <w:t>VNe</w:t>
      </w:r>
      <w:proofErr w:type="spellEnd"/>
      <w:proofErr w:type="gramEnd"/>
      <w:r w:rsidRPr="00932E61">
        <w:rPr>
          <w:rFonts w:ascii="Arial" w:hAnsi="Arial" w:cs="Arial"/>
          <w:sz w:val="20"/>
        </w:rPr>
        <w:t xml:space="preserve"> = Valor Nominal na Data de Integralização</w:t>
      </w:r>
      <w:r>
        <w:rPr>
          <w:rFonts w:ascii="Arial" w:hAnsi="Arial" w:cs="Arial"/>
          <w:sz w:val="20"/>
        </w:rPr>
        <w:t xml:space="preserve"> ou na Data de Emissão, conforme o caso</w:t>
      </w:r>
      <w:r w:rsidRPr="00932E61">
        <w:rPr>
          <w:rFonts w:ascii="Arial" w:hAnsi="Arial" w:cs="Arial"/>
          <w:sz w:val="20"/>
        </w:rPr>
        <w:t>, informado/calculado com 6 (seis) casas</w:t>
      </w:r>
      <w:r w:rsidR="004D363A">
        <w:rPr>
          <w:rFonts w:ascii="Arial" w:hAnsi="Arial" w:cs="Arial"/>
          <w:sz w:val="20"/>
        </w:rPr>
        <w:t xml:space="preserve"> </w:t>
      </w:r>
      <w:r w:rsidRPr="00932E61">
        <w:rPr>
          <w:rFonts w:ascii="Arial" w:hAnsi="Arial" w:cs="Arial"/>
          <w:sz w:val="20"/>
        </w:rPr>
        <w:t>decimais, sem arredondamento;</w:t>
      </w:r>
    </w:p>
    <w:p w14:paraId="4E265CD8" w14:textId="77777777" w:rsidR="00F40129" w:rsidRPr="00932E61" w:rsidRDefault="00F40129" w:rsidP="00F40129">
      <w:pPr>
        <w:spacing w:line="240" w:lineRule="exact"/>
        <w:rPr>
          <w:rFonts w:ascii="Arial" w:hAnsi="Arial" w:cs="Arial"/>
          <w:sz w:val="20"/>
        </w:rPr>
      </w:pPr>
    </w:p>
    <w:p w14:paraId="30C4A7E8" w14:textId="77777777" w:rsidR="00F40129" w:rsidRDefault="00F40129" w:rsidP="00F40129">
      <w:pPr>
        <w:spacing w:line="240" w:lineRule="exact"/>
        <w:rPr>
          <w:rFonts w:ascii="Arial" w:hAnsi="Arial" w:cs="Arial"/>
          <w:sz w:val="20"/>
        </w:rPr>
      </w:pPr>
      <w:proofErr w:type="spellStart"/>
      <w:proofErr w:type="gramStart"/>
      <w:r w:rsidRPr="00932E61">
        <w:rPr>
          <w:rFonts w:ascii="Arial" w:hAnsi="Arial" w:cs="Arial"/>
          <w:sz w:val="20"/>
        </w:rPr>
        <w:t>USn</w:t>
      </w:r>
      <w:proofErr w:type="spellEnd"/>
      <w:proofErr w:type="gramEnd"/>
      <w:r w:rsidRPr="00932E61">
        <w:rPr>
          <w:rFonts w:ascii="Arial" w:hAnsi="Arial" w:cs="Arial"/>
          <w:sz w:val="20"/>
        </w:rPr>
        <w:t xml:space="preserve"> = valor da taxa de venda do dólar comercial de fechamento (PTAX800 – Opção 5),</w:t>
      </w:r>
      <w:r>
        <w:rPr>
          <w:rFonts w:ascii="Arial" w:hAnsi="Arial" w:cs="Arial"/>
          <w:sz w:val="20"/>
        </w:rPr>
        <w:t xml:space="preserve"> </w:t>
      </w:r>
      <w:r w:rsidRPr="00932E61">
        <w:rPr>
          <w:rFonts w:ascii="Arial" w:hAnsi="Arial" w:cs="Arial"/>
          <w:sz w:val="20"/>
        </w:rPr>
        <w:t xml:space="preserve">do Dia Útil imediatamente anterior à </w:t>
      </w:r>
      <w:r w:rsidRPr="007342FB">
        <w:rPr>
          <w:rFonts w:ascii="Arial" w:hAnsi="Arial" w:cs="Arial"/>
          <w:sz w:val="20"/>
        </w:rPr>
        <w:t>Data de Conversão</w:t>
      </w:r>
      <w:r>
        <w:rPr>
          <w:rFonts w:ascii="Arial" w:hAnsi="Arial" w:cs="Arial"/>
          <w:sz w:val="20"/>
        </w:rPr>
        <w:t xml:space="preserve">, </w:t>
      </w:r>
      <w:r w:rsidRPr="00547866">
        <w:rPr>
          <w:rFonts w:ascii="Arial" w:hAnsi="Arial" w:cs="Arial"/>
          <w:sz w:val="20"/>
        </w:rPr>
        <w:t xml:space="preserve">à </w:t>
      </w:r>
      <w:r>
        <w:rPr>
          <w:rFonts w:ascii="Arial" w:hAnsi="Arial" w:cs="Arial"/>
          <w:sz w:val="20"/>
        </w:rPr>
        <w:t>Data de Vencimento</w:t>
      </w:r>
      <w:r w:rsidRPr="00547866">
        <w:rPr>
          <w:rFonts w:ascii="Arial" w:hAnsi="Arial" w:cs="Arial"/>
          <w:sz w:val="20"/>
        </w:rPr>
        <w:t xml:space="preserve"> </w:t>
      </w:r>
      <w:r>
        <w:rPr>
          <w:rFonts w:ascii="Arial" w:hAnsi="Arial" w:cs="Arial"/>
          <w:sz w:val="20"/>
        </w:rPr>
        <w:t>ou Data de Integralização, conforme o caso</w:t>
      </w:r>
      <w:r w:rsidRPr="00932E61">
        <w:rPr>
          <w:rFonts w:ascii="Arial" w:hAnsi="Arial" w:cs="Arial"/>
          <w:sz w:val="20"/>
        </w:rPr>
        <w:t>, informado com 4 (quatro) casas decimais; e</w:t>
      </w:r>
    </w:p>
    <w:p w14:paraId="036A362B" w14:textId="77777777" w:rsidR="00F40129" w:rsidRPr="00932E61" w:rsidRDefault="00F40129" w:rsidP="00F40129">
      <w:pPr>
        <w:spacing w:line="240" w:lineRule="exact"/>
        <w:rPr>
          <w:rFonts w:ascii="Arial" w:hAnsi="Arial" w:cs="Arial"/>
          <w:sz w:val="20"/>
        </w:rPr>
      </w:pPr>
    </w:p>
    <w:p w14:paraId="1CACBCA8" w14:textId="77777777" w:rsidR="00F40129" w:rsidRPr="00932E61" w:rsidRDefault="00F40129" w:rsidP="00F40129">
      <w:pPr>
        <w:spacing w:line="240" w:lineRule="exact"/>
        <w:rPr>
          <w:rFonts w:ascii="Arial" w:hAnsi="Arial" w:cs="Arial"/>
          <w:sz w:val="20"/>
        </w:rPr>
      </w:pPr>
      <w:r w:rsidRPr="00932E61">
        <w:rPr>
          <w:rFonts w:ascii="Arial" w:hAnsi="Arial" w:cs="Arial"/>
          <w:sz w:val="20"/>
        </w:rPr>
        <w:t xml:space="preserve">US0 = valor da taxa de venda do dólar comercial de fechamento (PTAX800 – Opção </w:t>
      </w:r>
      <w:proofErr w:type="gramStart"/>
      <w:r w:rsidRPr="00932E61">
        <w:rPr>
          <w:rFonts w:ascii="Arial" w:hAnsi="Arial" w:cs="Arial"/>
          <w:sz w:val="20"/>
        </w:rPr>
        <w:t>5</w:t>
      </w:r>
      <w:proofErr w:type="gramEnd"/>
      <w:r w:rsidRPr="00932E61">
        <w:rPr>
          <w:rFonts w:ascii="Arial" w:hAnsi="Arial" w:cs="Arial"/>
          <w:sz w:val="20"/>
        </w:rPr>
        <w:t>),</w:t>
      </w:r>
      <w:r>
        <w:rPr>
          <w:rFonts w:ascii="Arial" w:hAnsi="Arial" w:cs="Arial"/>
          <w:sz w:val="20"/>
        </w:rPr>
        <w:t xml:space="preserve"> </w:t>
      </w:r>
      <w:r w:rsidRPr="00932E61">
        <w:rPr>
          <w:rFonts w:ascii="Arial" w:hAnsi="Arial" w:cs="Arial"/>
          <w:sz w:val="20"/>
        </w:rPr>
        <w:t>do Dia Útil imediatamente anterior à Data de Integralização, informado com 4 (quatro)</w:t>
      </w:r>
    </w:p>
    <w:p w14:paraId="29CE32E1" w14:textId="77777777" w:rsidR="00F40129" w:rsidRDefault="00F40129" w:rsidP="00F40129">
      <w:pPr>
        <w:spacing w:line="240" w:lineRule="exact"/>
        <w:rPr>
          <w:rFonts w:ascii="Arial" w:hAnsi="Arial" w:cs="Arial"/>
          <w:sz w:val="20"/>
        </w:rPr>
      </w:pPr>
      <w:proofErr w:type="gramStart"/>
      <w:r w:rsidRPr="00932E61">
        <w:rPr>
          <w:rFonts w:ascii="Arial" w:hAnsi="Arial" w:cs="Arial"/>
          <w:sz w:val="20"/>
        </w:rPr>
        <w:t>casas</w:t>
      </w:r>
      <w:proofErr w:type="gramEnd"/>
      <w:r w:rsidRPr="00932E61">
        <w:rPr>
          <w:rFonts w:ascii="Arial" w:hAnsi="Arial" w:cs="Arial"/>
          <w:sz w:val="20"/>
        </w:rPr>
        <w:t xml:space="preserve"> decimais.</w:t>
      </w:r>
    </w:p>
    <w:p w14:paraId="66829DE7" w14:textId="77777777" w:rsidR="00F40129" w:rsidRPr="00932E61" w:rsidRDefault="00F40129" w:rsidP="00F40129">
      <w:pPr>
        <w:spacing w:line="240" w:lineRule="exact"/>
        <w:rPr>
          <w:rFonts w:ascii="Arial" w:hAnsi="Arial" w:cs="Arial"/>
          <w:sz w:val="20"/>
        </w:rPr>
      </w:pPr>
    </w:p>
    <w:p w14:paraId="3BF0A1A7" w14:textId="77777777" w:rsidR="00F40129" w:rsidRDefault="00F40129" w:rsidP="00F40129">
      <w:pPr>
        <w:spacing w:line="240" w:lineRule="exact"/>
        <w:rPr>
          <w:rFonts w:ascii="Arial" w:hAnsi="Arial" w:cs="Arial"/>
          <w:sz w:val="20"/>
        </w:rPr>
      </w:pPr>
      <w:r w:rsidRPr="00932E61">
        <w:rPr>
          <w:rFonts w:ascii="Arial" w:hAnsi="Arial" w:cs="Arial"/>
          <w:sz w:val="20"/>
        </w:rPr>
        <w:t>O quociente da divisão dos valores da taxa de câmbio “</w:t>
      </w:r>
      <w:proofErr w:type="spellStart"/>
      <w:proofErr w:type="gramStart"/>
      <w:r w:rsidRPr="00932E61">
        <w:rPr>
          <w:rFonts w:ascii="Arial" w:hAnsi="Arial" w:cs="Arial"/>
          <w:sz w:val="20"/>
        </w:rPr>
        <w:t>USn</w:t>
      </w:r>
      <w:proofErr w:type="spellEnd"/>
      <w:proofErr w:type="gramEnd"/>
      <w:r w:rsidRPr="00932E61">
        <w:rPr>
          <w:rFonts w:ascii="Arial" w:hAnsi="Arial" w:cs="Arial"/>
          <w:sz w:val="20"/>
        </w:rPr>
        <w:t>” e “US0” deverá ser apurado</w:t>
      </w:r>
      <w:r>
        <w:rPr>
          <w:rFonts w:ascii="Arial" w:hAnsi="Arial" w:cs="Arial"/>
          <w:sz w:val="20"/>
        </w:rPr>
        <w:t xml:space="preserve"> </w:t>
      </w:r>
      <w:r w:rsidRPr="00932E61">
        <w:rPr>
          <w:rFonts w:ascii="Arial" w:hAnsi="Arial" w:cs="Arial"/>
          <w:sz w:val="20"/>
        </w:rPr>
        <w:t>com 8 (oito) casas decimais, sem arredondamento.</w:t>
      </w:r>
    </w:p>
    <w:p w14:paraId="19764B61" w14:textId="77777777" w:rsidR="00F40129" w:rsidRDefault="00F40129" w:rsidP="00F40129">
      <w:pPr>
        <w:spacing w:line="240" w:lineRule="exact"/>
        <w:rPr>
          <w:rFonts w:ascii="Arial" w:hAnsi="Arial" w:cs="Arial"/>
          <w:sz w:val="20"/>
        </w:rPr>
      </w:pPr>
    </w:p>
    <w:p w14:paraId="6A367531" w14:textId="77777777" w:rsidR="00F40129" w:rsidRDefault="00F40129" w:rsidP="00F40129">
      <w:pPr>
        <w:spacing w:line="240" w:lineRule="exact"/>
        <w:rPr>
          <w:rFonts w:ascii="Arial" w:hAnsi="Arial" w:cs="Arial"/>
          <w:sz w:val="20"/>
        </w:rPr>
      </w:pPr>
      <w:r w:rsidRPr="00932E61">
        <w:rPr>
          <w:rFonts w:ascii="Arial" w:hAnsi="Arial" w:cs="Arial"/>
          <w:sz w:val="20"/>
        </w:rPr>
        <w:t>4.</w:t>
      </w:r>
      <w:r>
        <w:rPr>
          <w:rFonts w:ascii="Arial" w:hAnsi="Arial" w:cs="Arial"/>
          <w:sz w:val="20"/>
        </w:rPr>
        <w:t>10</w:t>
      </w:r>
      <w:r w:rsidRPr="00932E61">
        <w:rPr>
          <w:rFonts w:ascii="Arial" w:hAnsi="Arial" w:cs="Arial"/>
          <w:sz w:val="20"/>
        </w:rPr>
        <w:t>.1.1. O produto da atualização monetária ag</w:t>
      </w:r>
      <w:r>
        <w:rPr>
          <w:rFonts w:ascii="Arial" w:hAnsi="Arial" w:cs="Arial"/>
          <w:sz w:val="20"/>
        </w:rPr>
        <w:t xml:space="preserve">regar-se-á ao Valor Nominal das </w:t>
      </w:r>
      <w:r w:rsidRPr="00932E61">
        <w:rPr>
          <w:rFonts w:ascii="Arial" w:hAnsi="Arial" w:cs="Arial"/>
          <w:sz w:val="20"/>
        </w:rPr>
        <w:t>Debêntures para fins de cálculo do valor de qualquer obrigação pecuniária.</w:t>
      </w:r>
    </w:p>
    <w:p w14:paraId="463AD867" w14:textId="77777777" w:rsidR="00F40129" w:rsidRPr="00932E61" w:rsidRDefault="00F40129" w:rsidP="00F40129">
      <w:pPr>
        <w:spacing w:line="240" w:lineRule="exact"/>
        <w:rPr>
          <w:rFonts w:ascii="Arial" w:hAnsi="Arial" w:cs="Arial"/>
          <w:sz w:val="20"/>
        </w:rPr>
      </w:pPr>
    </w:p>
    <w:p w14:paraId="5A8CCE12" w14:textId="1D66A4D3" w:rsidR="00F40129" w:rsidRDefault="00F40129" w:rsidP="00F40129">
      <w:pPr>
        <w:spacing w:line="240" w:lineRule="exact"/>
        <w:rPr>
          <w:rFonts w:ascii="Arial" w:hAnsi="Arial" w:cs="Arial"/>
          <w:sz w:val="20"/>
        </w:rPr>
      </w:pPr>
      <w:r w:rsidRPr="00932E61">
        <w:rPr>
          <w:rFonts w:ascii="Arial" w:hAnsi="Arial" w:cs="Arial"/>
          <w:sz w:val="20"/>
        </w:rPr>
        <w:t>4.</w:t>
      </w:r>
      <w:r>
        <w:rPr>
          <w:rFonts w:ascii="Arial" w:hAnsi="Arial" w:cs="Arial"/>
          <w:sz w:val="20"/>
        </w:rPr>
        <w:t>10</w:t>
      </w:r>
      <w:r w:rsidRPr="00932E61">
        <w:rPr>
          <w:rFonts w:ascii="Arial" w:hAnsi="Arial" w:cs="Arial"/>
          <w:sz w:val="20"/>
        </w:rPr>
        <w:t>.2. No caso de indisponibilidade temporária, ausência</w:t>
      </w:r>
      <w:r>
        <w:rPr>
          <w:rFonts w:ascii="Arial" w:hAnsi="Arial" w:cs="Arial"/>
          <w:sz w:val="20"/>
        </w:rPr>
        <w:t xml:space="preserve"> de apuração ou divulgação pelo </w:t>
      </w:r>
      <w:r w:rsidRPr="00932E61">
        <w:rPr>
          <w:rFonts w:ascii="Arial" w:hAnsi="Arial" w:cs="Arial"/>
          <w:sz w:val="20"/>
        </w:rPr>
        <w:t>Banco Central da Taxa Cambial, ou ainda, no</w:t>
      </w:r>
      <w:r>
        <w:rPr>
          <w:rFonts w:ascii="Arial" w:hAnsi="Arial" w:cs="Arial"/>
          <w:sz w:val="20"/>
        </w:rPr>
        <w:t xml:space="preserve"> caso de sua extinção quando do </w:t>
      </w:r>
      <w:r w:rsidRPr="00932E61">
        <w:rPr>
          <w:rFonts w:ascii="Arial" w:hAnsi="Arial" w:cs="Arial"/>
          <w:sz w:val="20"/>
        </w:rPr>
        <w:t>pagamento de qualquer obrigação pecuniária prevista n</w:t>
      </w:r>
      <w:r>
        <w:rPr>
          <w:rFonts w:ascii="Arial" w:hAnsi="Arial" w:cs="Arial"/>
          <w:sz w:val="20"/>
        </w:rPr>
        <w:t xml:space="preserve">esta Escritura de Emissão, será </w:t>
      </w:r>
      <w:r w:rsidRPr="00932E61">
        <w:rPr>
          <w:rFonts w:ascii="Arial" w:hAnsi="Arial" w:cs="Arial"/>
          <w:sz w:val="20"/>
        </w:rPr>
        <w:t xml:space="preserve">utilizada aquela que for divulgada pelo Banco Central </w:t>
      </w:r>
      <w:r>
        <w:rPr>
          <w:rFonts w:ascii="Arial" w:hAnsi="Arial" w:cs="Arial"/>
          <w:sz w:val="20"/>
        </w:rPr>
        <w:t xml:space="preserve">em sua substituição e, na falta </w:t>
      </w:r>
      <w:r w:rsidRPr="00932E61">
        <w:rPr>
          <w:rFonts w:ascii="Arial" w:hAnsi="Arial" w:cs="Arial"/>
          <w:sz w:val="20"/>
        </w:rPr>
        <w:t>desta, o Agente Fiduciário deverá obter a média da co</w:t>
      </w:r>
      <w:r>
        <w:rPr>
          <w:rFonts w:ascii="Arial" w:hAnsi="Arial" w:cs="Arial"/>
          <w:sz w:val="20"/>
        </w:rPr>
        <w:t xml:space="preserve">tação da taxa de venda do Dólar </w:t>
      </w:r>
      <w:r w:rsidRPr="00932E61">
        <w:rPr>
          <w:rFonts w:ascii="Arial" w:hAnsi="Arial" w:cs="Arial"/>
          <w:sz w:val="20"/>
        </w:rPr>
        <w:t>dos Estados Unidos da América, apurada no Dia Út</w:t>
      </w:r>
      <w:r>
        <w:rPr>
          <w:rFonts w:ascii="Arial" w:hAnsi="Arial" w:cs="Arial"/>
          <w:sz w:val="20"/>
        </w:rPr>
        <w:t xml:space="preserve">il imediatamente anterior, para </w:t>
      </w:r>
      <w:r w:rsidRPr="00932E61">
        <w:rPr>
          <w:rFonts w:ascii="Arial" w:hAnsi="Arial" w:cs="Arial"/>
          <w:sz w:val="20"/>
        </w:rPr>
        <w:t xml:space="preserve">liquidação de operações financeiras em volumes </w:t>
      </w:r>
      <w:r>
        <w:rPr>
          <w:rFonts w:ascii="Arial" w:hAnsi="Arial" w:cs="Arial"/>
          <w:sz w:val="20"/>
        </w:rPr>
        <w:t xml:space="preserve">semelhantes ao da liquidação da </w:t>
      </w:r>
      <w:r w:rsidRPr="00932E61">
        <w:rPr>
          <w:rFonts w:ascii="Arial" w:hAnsi="Arial" w:cs="Arial"/>
          <w:sz w:val="20"/>
        </w:rPr>
        <w:t xml:space="preserve">obrigação pecuniária em questão junto a </w:t>
      </w:r>
      <w:proofErr w:type="gramStart"/>
      <w:r w:rsidRPr="00932E61">
        <w:rPr>
          <w:rFonts w:ascii="Arial" w:hAnsi="Arial" w:cs="Arial"/>
          <w:sz w:val="20"/>
        </w:rPr>
        <w:t>3</w:t>
      </w:r>
      <w:proofErr w:type="gramEnd"/>
      <w:r w:rsidRPr="00932E61">
        <w:rPr>
          <w:rFonts w:ascii="Arial" w:hAnsi="Arial" w:cs="Arial"/>
          <w:sz w:val="20"/>
        </w:rPr>
        <w:t xml:space="preserve"> (três) maiores instituições financeiras de</w:t>
      </w:r>
      <w:r w:rsidR="004D363A">
        <w:rPr>
          <w:rFonts w:ascii="Arial" w:hAnsi="Arial" w:cs="Arial"/>
          <w:sz w:val="20"/>
        </w:rPr>
        <w:t xml:space="preserve"> </w:t>
      </w:r>
      <w:r>
        <w:rPr>
          <w:rFonts w:ascii="Arial" w:hAnsi="Arial" w:cs="Arial"/>
          <w:sz w:val="20"/>
        </w:rPr>
        <w:t xml:space="preserve"> </w:t>
      </w:r>
      <w:r w:rsidRPr="00932E61">
        <w:rPr>
          <w:rFonts w:ascii="Arial" w:hAnsi="Arial" w:cs="Arial"/>
          <w:sz w:val="20"/>
        </w:rPr>
        <w:t>acordo com o ranking divulgado pelo Banco Central</w:t>
      </w:r>
      <w:r>
        <w:rPr>
          <w:rFonts w:ascii="Arial" w:hAnsi="Arial" w:cs="Arial"/>
          <w:sz w:val="20"/>
        </w:rPr>
        <w:t xml:space="preserve">, não cabendo, porém, quando da </w:t>
      </w:r>
      <w:r w:rsidRPr="00932E61">
        <w:rPr>
          <w:rFonts w:ascii="Arial" w:hAnsi="Arial" w:cs="Arial"/>
          <w:sz w:val="20"/>
        </w:rPr>
        <w:t>divulgação da taxa de venda do Dólar dos Estados Unid</w:t>
      </w:r>
      <w:r>
        <w:rPr>
          <w:rFonts w:ascii="Arial" w:hAnsi="Arial" w:cs="Arial"/>
          <w:sz w:val="20"/>
        </w:rPr>
        <w:t xml:space="preserve">os da América devida, quaisquer </w:t>
      </w:r>
      <w:r w:rsidRPr="00932E61">
        <w:rPr>
          <w:rFonts w:ascii="Arial" w:hAnsi="Arial" w:cs="Arial"/>
          <w:sz w:val="20"/>
        </w:rPr>
        <w:t>compensações financeiras, tanto por parte da Emissora, quanto pelos Debenturistas.</w:t>
      </w:r>
    </w:p>
    <w:p w14:paraId="66CA5C88" w14:textId="77777777" w:rsidR="00F40129" w:rsidRPr="00932E61" w:rsidRDefault="00F40129" w:rsidP="00F40129">
      <w:pPr>
        <w:spacing w:line="240" w:lineRule="exact"/>
        <w:rPr>
          <w:rFonts w:ascii="Arial" w:hAnsi="Arial" w:cs="Arial"/>
          <w:sz w:val="20"/>
        </w:rPr>
      </w:pPr>
    </w:p>
    <w:p w14:paraId="7C4CBEFF" w14:textId="77777777" w:rsidR="00F40129" w:rsidRDefault="00F40129" w:rsidP="00F40129">
      <w:pPr>
        <w:spacing w:line="240" w:lineRule="exact"/>
        <w:rPr>
          <w:rFonts w:ascii="Arial" w:hAnsi="Arial" w:cs="Arial"/>
          <w:sz w:val="20"/>
        </w:rPr>
      </w:pPr>
      <w:r w:rsidRPr="00932E61">
        <w:rPr>
          <w:rFonts w:ascii="Arial" w:hAnsi="Arial" w:cs="Arial"/>
          <w:sz w:val="20"/>
        </w:rPr>
        <w:t>4.</w:t>
      </w:r>
      <w:r>
        <w:rPr>
          <w:rFonts w:ascii="Arial" w:hAnsi="Arial" w:cs="Arial"/>
          <w:sz w:val="20"/>
        </w:rPr>
        <w:t>10</w:t>
      </w:r>
      <w:r w:rsidRPr="00932E61">
        <w:rPr>
          <w:rFonts w:ascii="Arial" w:hAnsi="Arial" w:cs="Arial"/>
          <w:sz w:val="20"/>
        </w:rPr>
        <w:t>.2.1. Na hipótese de impossibilidade de utilizaçã</w:t>
      </w:r>
      <w:r>
        <w:rPr>
          <w:rFonts w:ascii="Arial" w:hAnsi="Arial" w:cs="Arial"/>
          <w:sz w:val="20"/>
        </w:rPr>
        <w:t xml:space="preserve">o da Taxa Cambial por imposição </w:t>
      </w:r>
      <w:r w:rsidRPr="00932E61">
        <w:rPr>
          <w:rFonts w:ascii="Arial" w:hAnsi="Arial" w:cs="Arial"/>
          <w:sz w:val="20"/>
        </w:rPr>
        <w:t>legal, será utilizada aquela que for divulgada pelo Banco Central em sua substituição, se</w:t>
      </w:r>
      <w:r>
        <w:rPr>
          <w:rFonts w:ascii="Arial" w:hAnsi="Arial" w:cs="Arial"/>
          <w:sz w:val="20"/>
        </w:rPr>
        <w:t xml:space="preserve"> </w:t>
      </w:r>
      <w:r w:rsidRPr="00932E61">
        <w:rPr>
          <w:rFonts w:ascii="Arial" w:hAnsi="Arial" w:cs="Arial"/>
          <w:sz w:val="20"/>
        </w:rPr>
        <w:t xml:space="preserve">houver, e, (i) na falta desta ou no caso de vedação legal </w:t>
      </w:r>
      <w:r>
        <w:rPr>
          <w:rFonts w:ascii="Arial" w:hAnsi="Arial" w:cs="Arial"/>
          <w:sz w:val="20"/>
        </w:rPr>
        <w:t xml:space="preserve">do uso de uma taxa cambial para </w:t>
      </w:r>
      <w:r w:rsidRPr="00932E61">
        <w:rPr>
          <w:rFonts w:ascii="Arial" w:hAnsi="Arial" w:cs="Arial"/>
          <w:sz w:val="20"/>
        </w:rPr>
        <w:t xml:space="preserve">o cálculo da atualização monetária do Valor Nominal das </w:t>
      </w:r>
      <w:r>
        <w:rPr>
          <w:rFonts w:ascii="Arial" w:hAnsi="Arial" w:cs="Arial"/>
          <w:sz w:val="20"/>
        </w:rPr>
        <w:t>Debêntures, ou (</w:t>
      </w:r>
      <w:proofErr w:type="spellStart"/>
      <w:proofErr w:type="gramStart"/>
      <w:r>
        <w:rPr>
          <w:rFonts w:ascii="Arial" w:hAnsi="Arial" w:cs="Arial"/>
          <w:sz w:val="20"/>
        </w:rPr>
        <w:t>ii</w:t>
      </w:r>
      <w:proofErr w:type="spellEnd"/>
      <w:proofErr w:type="gramEnd"/>
      <w:r>
        <w:rPr>
          <w:rFonts w:ascii="Arial" w:hAnsi="Arial" w:cs="Arial"/>
          <w:sz w:val="20"/>
        </w:rPr>
        <w:t xml:space="preserve">) na ausência </w:t>
      </w:r>
      <w:r w:rsidRPr="00932E61">
        <w:rPr>
          <w:rFonts w:ascii="Arial" w:hAnsi="Arial" w:cs="Arial"/>
          <w:sz w:val="20"/>
        </w:rPr>
        <w:t>de apuração e/ou divulgação pelo Banco Central da Taxa Cambial por prazo supe</w:t>
      </w:r>
      <w:r>
        <w:rPr>
          <w:rFonts w:ascii="Arial" w:hAnsi="Arial" w:cs="Arial"/>
          <w:sz w:val="20"/>
        </w:rPr>
        <w:t xml:space="preserve">rior a 30 </w:t>
      </w:r>
      <w:r w:rsidRPr="00932E61">
        <w:rPr>
          <w:rFonts w:ascii="Arial" w:hAnsi="Arial" w:cs="Arial"/>
          <w:sz w:val="20"/>
        </w:rPr>
        <w:t>(trinta) dias após a data esperada para sua divulga</w:t>
      </w:r>
      <w:r>
        <w:rPr>
          <w:rFonts w:ascii="Arial" w:hAnsi="Arial" w:cs="Arial"/>
          <w:sz w:val="20"/>
        </w:rPr>
        <w:t xml:space="preserve">ção, o Agente Fiduciário deverá </w:t>
      </w:r>
      <w:r w:rsidRPr="00932E61">
        <w:rPr>
          <w:rFonts w:ascii="Arial" w:hAnsi="Arial" w:cs="Arial"/>
          <w:sz w:val="20"/>
        </w:rPr>
        <w:t xml:space="preserve">convocar Assembleia Geral de Debenturistas, a ser </w:t>
      </w:r>
      <w:r>
        <w:rPr>
          <w:rFonts w:ascii="Arial" w:hAnsi="Arial" w:cs="Arial"/>
          <w:sz w:val="20"/>
        </w:rPr>
        <w:t xml:space="preserve">realizada no prazo máximo de 20 </w:t>
      </w:r>
      <w:r w:rsidRPr="00932E61">
        <w:rPr>
          <w:rFonts w:ascii="Arial" w:hAnsi="Arial" w:cs="Arial"/>
          <w:sz w:val="20"/>
        </w:rPr>
        <w:t>(vinte) dias, contados da data do evento que der causa à convocação da referida</w:t>
      </w:r>
      <w:r>
        <w:rPr>
          <w:rFonts w:ascii="Arial" w:hAnsi="Arial" w:cs="Arial"/>
          <w:sz w:val="20"/>
        </w:rPr>
        <w:t xml:space="preserve"> </w:t>
      </w:r>
      <w:r w:rsidRPr="00932E61">
        <w:rPr>
          <w:rFonts w:ascii="Arial" w:hAnsi="Arial" w:cs="Arial"/>
          <w:sz w:val="20"/>
        </w:rPr>
        <w:t xml:space="preserve">assembleia geral para definir, de comum acordo com a Emissora, o </w:t>
      </w:r>
      <w:r>
        <w:rPr>
          <w:rFonts w:ascii="Arial" w:hAnsi="Arial" w:cs="Arial"/>
          <w:sz w:val="20"/>
        </w:rPr>
        <w:t xml:space="preserve">parâmetro a ser </w:t>
      </w:r>
      <w:r w:rsidRPr="00932E61">
        <w:rPr>
          <w:rFonts w:ascii="Arial" w:hAnsi="Arial" w:cs="Arial"/>
          <w:sz w:val="20"/>
        </w:rPr>
        <w:t>aplicado, o qual deverá conter características semelha</w:t>
      </w:r>
      <w:r>
        <w:rPr>
          <w:rFonts w:ascii="Arial" w:hAnsi="Arial" w:cs="Arial"/>
          <w:sz w:val="20"/>
        </w:rPr>
        <w:t xml:space="preserve">ntes à forma de atualização ora </w:t>
      </w:r>
      <w:r w:rsidRPr="00932E61">
        <w:rPr>
          <w:rFonts w:ascii="Arial" w:hAnsi="Arial" w:cs="Arial"/>
          <w:sz w:val="20"/>
        </w:rPr>
        <w:t>estabelecida. Até a deliberação desse parâmetro, e de</w:t>
      </w:r>
      <w:r>
        <w:rPr>
          <w:rFonts w:ascii="Arial" w:hAnsi="Arial" w:cs="Arial"/>
          <w:sz w:val="20"/>
        </w:rPr>
        <w:t xml:space="preserve">sde que não ocorra o vencimento </w:t>
      </w:r>
      <w:r w:rsidRPr="00932E61">
        <w:rPr>
          <w:rFonts w:ascii="Arial" w:hAnsi="Arial" w:cs="Arial"/>
          <w:sz w:val="20"/>
        </w:rPr>
        <w:t xml:space="preserve">de qualquer obrigação pecuniária, hipótese na qual </w:t>
      </w:r>
      <w:r>
        <w:rPr>
          <w:rFonts w:ascii="Arial" w:hAnsi="Arial" w:cs="Arial"/>
          <w:sz w:val="20"/>
        </w:rPr>
        <w:t xml:space="preserve">se </w:t>
      </w:r>
      <w:r w:rsidRPr="00932E61">
        <w:rPr>
          <w:rFonts w:ascii="Arial" w:hAnsi="Arial" w:cs="Arial"/>
          <w:sz w:val="20"/>
        </w:rPr>
        <w:t>apli</w:t>
      </w:r>
      <w:r>
        <w:rPr>
          <w:rFonts w:ascii="Arial" w:hAnsi="Arial" w:cs="Arial"/>
          <w:sz w:val="20"/>
        </w:rPr>
        <w:t xml:space="preserve">ca o disposto no item 4.10.2. </w:t>
      </w:r>
      <w:proofErr w:type="gramStart"/>
      <w:r w:rsidRPr="00932E61">
        <w:rPr>
          <w:rFonts w:ascii="Arial" w:hAnsi="Arial" w:cs="Arial"/>
          <w:sz w:val="20"/>
        </w:rPr>
        <w:t>acima</w:t>
      </w:r>
      <w:proofErr w:type="gramEnd"/>
      <w:r w:rsidRPr="00932E61">
        <w:rPr>
          <w:rFonts w:ascii="Arial" w:hAnsi="Arial" w:cs="Arial"/>
          <w:sz w:val="20"/>
        </w:rPr>
        <w:t>, será utilizada, para o cálculo do valor de qu</w:t>
      </w:r>
      <w:r>
        <w:rPr>
          <w:rFonts w:ascii="Arial" w:hAnsi="Arial" w:cs="Arial"/>
          <w:sz w:val="20"/>
        </w:rPr>
        <w:t xml:space="preserve">aisquer obrigações previstas na </w:t>
      </w:r>
      <w:r w:rsidRPr="00932E61">
        <w:rPr>
          <w:rFonts w:ascii="Arial" w:hAnsi="Arial" w:cs="Arial"/>
          <w:sz w:val="20"/>
        </w:rPr>
        <w:t>presente Escritura de Emissão, a última cotação de</w:t>
      </w:r>
      <w:r>
        <w:rPr>
          <w:rFonts w:ascii="Arial" w:hAnsi="Arial" w:cs="Arial"/>
          <w:sz w:val="20"/>
        </w:rPr>
        <w:t xml:space="preserve"> fechamento da taxa de venda de </w:t>
      </w:r>
      <w:r w:rsidRPr="00932E61">
        <w:rPr>
          <w:rFonts w:ascii="Arial" w:hAnsi="Arial" w:cs="Arial"/>
          <w:sz w:val="20"/>
        </w:rPr>
        <w:t xml:space="preserve">câmbio de Reais por Dólares dos Estados Unidos </w:t>
      </w:r>
      <w:r>
        <w:rPr>
          <w:rFonts w:ascii="Arial" w:hAnsi="Arial" w:cs="Arial"/>
          <w:sz w:val="20"/>
        </w:rPr>
        <w:t xml:space="preserve">da América divulgada pelo Banco </w:t>
      </w:r>
      <w:r w:rsidRPr="00932E61">
        <w:rPr>
          <w:rFonts w:ascii="Arial" w:hAnsi="Arial" w:cs="Arial"/>
          <w:sz w:val="20"/>
        </w:rPr>
        <w:t>Central.</w:t>
      </w:r>
    </w:p>
    <w:p w14:paraId="27482490" w14:textId="77777777" w:rsidR="00F40129" w:rsidRPr="00932E61" w:rsidRDefault="00F40129" w:rsidP="00F40129">
      <w:pPr>
        <w:spacing w:line="240" w:lineRule="exact"/>
        <w:rPr>
          <w:rFonts w:ascii="Arial" w:hAnsi="Arial" w:cs="Arial"/>
          <w:sz w:val="20"/>
        </w:rPr>
      </w:pPr>
    </w:p>
    <w:p w14:paraId="15AF7FC2" w14:textId="77777777" w:rsidR="00F40129" w:rsidRDefault="00F40129" w:rsidP="00F40129">
      <w:pPr>
        <w:spacing w:line="240" w:lineRule="exact"/>
        <w:rPr>
          <w:rFonts w:ascii="Arial" w:hAnsi="Arial" w:cs="Arial"/>
          <w:sz w:val="20"/>
        </w:rPr>
      </w:pPr>
      <w:r w:rsidRPr="00932E61">
        <w:rPr>
          <w:rFonts w:ascii="Arial" w:hAnsi="Arial" w:cs="Arial"/>
          <w:sz w:val="20"/>
        </w:rPr>
        <w:t>4.</w:t>
      </w:r>
      <w:r>
        <w:rPr>
          <w:rFonts w:ascii="Arial" w:hAnsi="Arial" w:cs="Arial"/>
          <w:sz w:val="20"/>
        </w:rPr>
        <w:t>10</w:t>
      </w:r>
      <w:r w:rsidRPr="00932E61">
        <w:rPr>
          <w:rFonts w:ascii="Arial" w:hAnsi="Arial" w:cs="Arial"/>
          <w:sz w:val="20"/>
        </w:rPr>
        <w:t>.2.2. Caso, durante a Assembleia Geral de Debentu</w:t>
      </w:r>
      <w:r>
        <w:rPr>
          <w:rFonts w:ascii="Arial" w:hAnsi="Arial" w:cs="Arial"/>
          <w:sz w:val="20"/>
        </w:rPr>
        <w:t xml:space="preserve">ristas, não haja acordo entre a </w:t>
      </w:r>
      <w:r w:rsidRPr="00932E61">
        <w:rPr>
          <w:rFonts w:ascii="Arial" w:hAnsi="Arial" w:cs="Arial"/>
          <w:sz w:val="20"/>
        </w:rPr>
        <w:t xml:space="preserve">Emissora e Debenturistas representando, no mínimo, </w:t>
      </w:r>
      <w:r>
        <w:rPr>
          <w:rFonts w:ascii="Arial" w:hAnsi="Arial" w:cs="Arial"/>
          <w:sz w:val="20"/>
        </w:rPr>
        <w:t xml:space="preserve">3/4 (três quartos) do total das </w:t>
      </w:r>
      <w:r w:rsidRPr="00932E61">
        <w:rPr>
          <w:rFonts w:ascii="Arial" w:hAnsi="Arial" w:cs="Arial"/>
          <w:sz w:val="20"/>
        </w:rPr>
        <w:t>Debêntures em Circulação (conforme definido aba</w:t>
      </w:r>
      <w:r>
        <w:rPr>
          <w:rFonts w:ascii="Arial" w:hAnsi="Arial" w:cs="Arial"/>
          <w:sz w:val="20"/>
        </w:rPr>
        <w:t xml:space="preserve">ixo), sobre o novo parâmetro de </w:t>
      </w:r>
      <w:r w:rsidRPr="00932E61">
        <w:rPr>
          <w:rFonts w:ascii="Arial" w:hAnsi="Arial" w:cs="Arial"/>
          <w:sz w:val="20"/>
        </w:rPr>
        <w:t>atualização monetária dessas Debêntures, o Agente Fiduc</w:t>
      </w:r>
      <w:r>
        <w:rPr>
          <w:rFonts w:ascii="Arial" w:hAnsi="Arial" w:cs="Arial"/>
          <w:sz w:val="20"/>
        </w:rPr>
        <w:t xml:space="preserve">iário deverá convocar, no prazo </w:t>
      </w:r>
      <w:r w:rsidRPr="00932E61">
        <w:rPr>
          <w:rFonts w:ascii="Arial" w:hAnsi="Arial" w:cs="Arial"/>
          <w:sz w:val="20"/>
        </w:rPr>
        <w:t>de 15 (quinze) dias, nova Assembleia Geral de Debenturist</w:t>
      </w:r>
      <w:r>
        <w:rPr>
          <w:rFonts w:ascii="Arial" w:hAnsi="Arial" w:cs="Arial"/>
          <w:sz w:val="20"/>
        </w:rPr>
        <w:t xml:space="preserve">as para deliberar, pela maioria </w:t>
      </w:r>
      <w:r w:rsidRPr="00932E61">
        <w:rPr>
          <w:rFonts w:ascii="Arial" w:hAnsi="Arial" w:cs="Arial"/>
          <w:sz w:val="20"/>
        </w:rPr>
        <w:t>dos Debenturistas presentes, o novo parâmetro de atualização monetária.</w:t>
      </w:r>
    </w:p>
    <w:p w14:paraId="08C4E7FB" w14:textId="77777777" w:rsidR="00F40129" w:rsidRPr="001E2793" w:rsidRDefault="00F40129" w:rsidP="00F40129">
      <w:pPr>
        <w:spacing w:line="240" w:lineRule="exact"/>
        <w:rPr>
          <w:rFonts w:ascii="Arial" w:hAnsi="Arial" w:cs="Arial"/>
          <w:sz w:val="20"/>
        </w:rPr>
      </w:pPr>
    </w:p>
    <w:p w14:paraId="05044BFF" w14:textId="77777777" w:rsidR="00F40129" w:rsidRPr="001E2793" w:rsidRDefault="00F40129" w:rsidP="00F40129">
      <w:pPr>
        <w:autoSpaceDE w:val="0"/>
        <w:autoSpaceDN w:val="0"/>
        <w:adjustRightInd w:val="0"/>
        <w:spacing w:line="240" w:lineRule="exact"/>
        <w:rPr>
          <w:rFonts w:ascii="Arial" w:hAnsi="Arial" w:cs="Arial"/>
          <w:b/>
          <w:sz w:val="20"/>
        </w:rPr>
      </w:pPr>
      <w:r w:rsidRPr="001E2793">
        <w:rPr>
          <w:rFonts w:ascii="Arial" w:hAnsi="Arial" w:cs="Arial"/>
          <w:b/>
          <w:sz w:val="20"/>
        </w:rPr>
        <w:t>4.</w:t>
      </w:r>
      <w:r>
        <w:rPr>
          <w:rFonts w:ascii="Arial" w:hAnsi="Arial" w:cs="Arial"/>
          <w:b/>
          <w:sz w:val="20"/>
        </w:rPr>
        <w:t>11</w:t>
      </w:r>
      <w:r w:rsidRPr="001E2793">
        <w:rPr>
          <w:rFonts w:ascii="Arial" w:hAnsi="Arial" w:cs="Arial"/>
          <w:b/>
          <w:sz w:val="20"/>
        </w:rPr>
        <w:t>.</w:t>
      </w:r>
      <w:r w:rsidRPr="001E2793">
        <w:rPr>
          <w:rFonts w:ascii="Arial" w:hAnsi="Arial" w:cs="Arial"/>
          <w:b/>
          <w:sz w:val="20"/>
        </w:rPr>
        <w:tab/>
        <w:t xml:space="preserve">Remuneração das Debêntures </w:t>
      </w:r>
    </w:p>
    <w:p w14:paraId="10E437E0" w14:textId="77777777" w:rsidR="00F40129" w:rsidRPr="001E2793" w:rsidRDefault="00F40129" w:rsidP="00F40129">
      <w:pPr>
        <w:autoSpaceDE w:val="0"/>
        <w:autoSpaceDN w:val="0"/>
        <w:adjustRightInd w:val="0"/>
        <w:spacing w:line="240" w:lineRule="exact"/>
        <w:rPr>
          <w:rFonts w:ascii="Arial" w:hAnsi="Arial" w:cs="Arial"/>
          <w:i/>
          <w:sz w:val="20"/>
        </w:rPr>
      </w:pPr>
    </w:p>
    <w:p w14:paraId="1E4055BB" w14:textId="6C50E561" w:rsidR="00F40129" w:rsidRPr="00932E61" w:rsidRDefault="00F40129" w:rsidP="00F40129">
      <w:pPr>
        <w:tabs>
          <w:tab w:val="left" w:pos="851"/>
        </w:tabs>
        <w:autoSpaceDE w:val="0"/>
        <w:autoSpaceDN w:val="0"/>
        <w:adjustRightInd w:val="0"/>
        <w:spacing w:line="240" w:lineRule="exact"/>
        <w:rPr>
          <w:rFonts w:ascii="Arial" w:hAnsi="Arial" w:cs="Arial"/>
          <w:sz w:val="20"/>
        </w:rPr>
      </w:pPr>
      <w:r w:rsidRPr="00932E61">
        <w:rPr>
          <w:rFonts w:ascii="Arial" w:hAnsi="Arial" w:cs="Arial"/>
          <w:sz w:val="20"/>
        </w:rPr>
        <w:t>4.1</w:t>
      </w:r>
      <w:r>
        <w:rPr>
          <w:rFonts w:ascii="Arial" w:hAnsi="Arial" w:cs="Arial"/>
          <w:sz w:val="20"/>
        </w:rPr>
        <w:t>1</w:t>
      </w:r>
      <w:r w:rsidRPr="00932E61">
        <w:rPr>
          <w:rFonts w:ascii="Arial" w:hAnsi="Arial" w:cs="Arial"/>
          <w:sz w:val="20"/>
        </w:rPr>
        <w:t>.1. As Debêntures farão jus a juros remu</w:t>
      </w:r>
      <w:r>
        <w:rPr>
          <w:rFonts w:ascii="Arial" w:hAnsi="Arial" w:cs="Arial"/>
          <w:sz w:val="20"/>
        </w:rPr>
        <w:t xml:space="preserve">neratórios correspondentes a taxa fixa de 10% (dez por cento) ao ano, base 252 (duzentos e </w:t>
      </w:r>
      <w:r w:rsidRPr="00932E61">
        <w:rPr>
          <w:rFonts w:ascii="Arial" w:hAnsi="Arial" w:cs="Arial"/>
          <w:sz w:val="20"/>
        </w:rPr>
        <w:t>cinquenta e dois) Dias Úteis, incidentes sobre o Valor Nomin</w:t>
      </w:r>
      <w:r>
        <w:rPr>
          <w:rFonts w:ascii="Arial" w:hAnsi="Arial" w:cs="Arial"/>
          <w:sz w:val="20"/>
        </w:rPr>
        <w:t xml:space="preserve">al Unitário atualizado na forma </w:t>
      </w:r>
      <w:r w:rsidRPr="00932E61">
        <w:rPr>
          <w:rFonts w:ascii="Arial" w:hAnsi="Arial" w:cs="Arial"/>
          <w:sz w:val="20"/>
        </w:rPr>
        <w:t>do item 4.</w:t>
      </w:r>
      <w:r>
        <w:rPr>
          <w:rFonts w:ascii="Arial" w:hAnsi="Arial" w:cs="Arial"/>
          <w:sz w:val="20"/>
        </w:rPr>
        <w:t>10</w:t>
      </w:r>
      <w:r w:rsidRPr="00932E61">
        <w:rPr>
          <w:rFonts w:ascii="Arial" w:hAnsi="Arial" w:cs="Arial"/>
          <w:sz w:val="20"/>
        </w:rPr>
        <w:t xml:space="preserve">. </w:t>
      </w:r>
      <w:proofErr w:type="gramStart"/>
      <w:r w:rsidRPr="00932E61">
        <w:rPr>
          <w:rFonts w:ascii="Arial" w:hAnsi="Arial" w:cs="Arial"/>
          <w:sz w:val="20"/>
        </w:rPr>
        <w:t>acima</w:t>
      </w:r>
      <w:proofErr w:type="gramEnd"/>
      <w:r w:rsidRPr="00932E61">
        <w:rPr>
          <w:rFonts w:ascii="Arial" w:hAnsi="Arial" w:cs="Arial"/>
          <w:sz w:val="20"/>
        </w:rPr>
        <w:t>, e calculados de forma exponenc</w:t>
      </w:r>
      <w:r>
        <w:rPr>
          <w:rFonts w:ascii="Arial" w:hAnsi="Arial" w:cs="Arial"/>
          <w:sz w:val="20"/>
        </w:rPr>
        <w:t xml:space="preserve">ial e cumulativa por Dias Úteis </w:t>
      </w:r>
      <w:r w:rsidRPr="00932E61">
        <w:rPr>
          <w:rFonts w:ascii="Arial" w:hAnsi="Arial" w:cs="Arial"/>
          <w:sz w:val="20"/>
        </w:rPr>
        <w:t>decorridos, com base em um ano de 252 (duzentos e cinq</w:t>
      </w:r>
      <w:r>
        <w:rPr>
          <w:rFonts w:ascii="Arial" w:hAnsi="Arial" w:cs="Arial"/>
          <w:sz w:val="20"/>
        </w:rPr>
        <w:t xml:space="preserve">uenta e dois) Dias Úteis, desde </w:t>
      </w:r>
      <w:r w:rsidRPr="00932E61">
        <w:rPr>
          <w:rFonts w:ascii="Arial" w:hAnsi="Arial" w:cs="Arial"/>
          <w:sz w:val="20"/>
        </w:rPr>
        <w:t xml:space="preserve">a Data de Integralização até a </w:t>
      </w:r>
      <w:r>
        <w:rPr>
          <w:rFonts w:ascii="Arial" w:hAnsi="Arial" w:cs="Arial"/>
          <w:sz w:val="20"/>
        </w:rPr>
        <w:t xml:space="preserve">Data de Vencimento, de acordo com a </w:t>
      </w:r>
      <w:r w:rsidRPr="00932E61">
        <w:rPr>
          <w:rFonts w:ascii="Arial" w:hAnsi="Arial" w:cs="Arial"/>
          <w:sz w:val="20"/>
        </w:rPr>
        <w:t>seguinte fórmula (“</w:t>
      </w:r>
      <w:r w:rsidRPr="00932E61">
        <w:rPr>
          <w:rFonts w:ascii="Arial" w:hAnsi="Arial" w:cs="Arial"/>
          <w:sz w:val="20"/>
          <w:u w:val="single"/>
        </w:rPr>
        <w:t>Remuneração</w:t>
      </w:r>
      <w:r w:rsidRPr="00932E61">
        <w:rPr>
          <w:rFonts w:ascii="Arial" w:hAnsi="Arial" w:cs="Arial"/>
          <w:sz w:val="20"/>
        </w:rPr>
        <w:t>”):</w:t>
      </w:r>
    </w:p>
    <w:p w14:paraId="2525BA1B" w14:textId="77777777" w:rsidR="00F40129" w:rsidRDefault="00F40129" w:rsidP="00F40129">
      <w:pPr>
        <w:tabs>
          <w:tab w:val="left" w:pos="851"/>
        </w:tabs>
        <w:autoSpaceDE w:val="0"/>
        <w:autoSpaceDN w:val="0"/>
        <w:adjustRightInd w:val="0"/>
        <w:spacing w:line="240" w:lineRule="exact"/>
        <w:rPr>
          <w:rFonts w:ascii="Arial" w:hAnsi="Arial" w:cs="Arial"/>
          <w:b/>
          <w:sz w:val="20"/>
        </w:rPr>
      </w:pPr>
    </w:p>
    <w:p w14:paraId="3361691D" w14:textId="77777777" w:rsidR="00F40129" w:rsidRDefault="00F40129" w:rsidP="00F40129">
      <w:pPr>
        <w:tabs>
          <w:tab w:val="left" w:pos="851"/>
        </w:tabs>
        <w:autoSpaceDE w:val="0"/>
        <w:autoSpaceDN w:val="0"/>
        <w:adjustRightInd w:val="0"/>
        <w:spacing w:line="240" w:lineRule="exact"/>
        <w:jc w:val="center"/>
        <w:rPr>
          <w:rFonts w:ascii="Arial" w:hAnsi="Arial" w:cs="Arial"/>
          <w:sz w:val="20"/>
        </w:rPr>
      </w:pPr>
    </w:p>
    <w:p w14:paraId="3B0A4611" w14:textId="77777777" w:rsidR="00F40129" w:rsidRDefault="00EF3890" w:rsidP="00F40129">
      <w:pPr>
        <w:tabs>
          <w:tab w:val="left" w:pos="851"/>
        </w:tabs>
        <w:autoSpaceDE w:val="0"/>
        <w:autoSpaceDN w:val="0"/>
        <w:adjustRightInd w:val="0"/>
        <w:spacing w:line="720" w:lineRule="auto"/>
        <w:jc w:val="center"/>
        <w:rPr>
          <w:rFonts w:ascii="Arial" w:hAnsi="Arial" w:cs="Arial"/>
          <w:sz w:val="20"/>
        </w:rPr>
      </w:pPr>
      <w:r>
        <w:rPr>
          <w:rFonts w:ascii="Arial" w:hAnsi="Arial" w:cs="Arial"/>
          <w:sz w:val="20"/>
        </w:rPr>
        <w:pict w14:anchorId="07D2F0AB">
          <v:shape id="_x0000_i1026" type="#_x0000_t75" style="width:212.25pt;height:34.5pt">
            <v:imagedata r:id="rId9" o:title=""/>
          </v:shape>
        </w:pict>
      </w:r>
    </w:p>
    <w:p w14:paraId="142ECD6D" w14:textId="77777777" w:rsidR="00F40129" w:rsidRDefault="00F40129" w:rsidP="00F40129">
      <w:pPr>
        <w:tabs>
          <w:tab w:val="left" w:pos="851"/>
        </w:tabs>
        <w:autoSpaceDE w:val="0"/>
        <w:autoSpaceDN w:val="0"/>
        <w:adjustRightInd w:val="0"/>
        <w:spacing w:line="240" w:lineRule="exact"/>
        <w:rPr>
          <w:rFonts w:ascii="Arial" w:hAnsi="Arial" w:cs="Arial"/>
          <w:sz w:val="20"/>
        </w:rPr>
      </w:pPr>
      <w:proofErr w:type="gramStart"/>
      <w:r w:rsidRPr="00932E61">
        <w:rPr>
          <w:rFonts w:ascii="Arial" w:hAnsi="Arial" w:cs="Arial"/>
          <w:sz w:val="20"/>
        </w:rPr>
        <w:t>onde</w:t>
      </w:r>
      <w:proofErr w:type="gramEnd"/>
      <w:r w:rsidRPr="00932E61">
        <w:rPr>
          <w:rFonts w:ascii="Arial" w:hAnsi="Arial" w:cs="Arial"/>
          <w:sz w:val="20"/>
        </w:rPr>
        <w:t>,</w:t>
      </w:r>
    </w:p>
    <w:p w14:paraId="628B7A81" w14:textId="77777777" w:rsidR="00F40129" w:rsidRPr="00932E61" w:rsidRDefault="00F40129" w:rsidP="00F40129">
      <w:pPr>
        <w:tabs>
          <w:tab w:val="left" w:pos="851"/>
        </w:tabs>
        <w:autoSpaceDE w:val="0"/>
        <w:autoSpaceDN w:val="0"/>
        <w:adjustRightInd w:val="0"/>
        <w:spacing w:line="240" w:lineRule="exact"/>
        <w:rPr>
          <w:rFonts w:ascii="Arial" w:hAnsi="Arial" w:cs="Arial"/>
          <w:sz w:val="20"/>
        </w:rPr>
      </w:pPr>
    </w:p>
    <w:p w14:paraId="1BE791A3" w14:textId="260720E5" w:rsidR="00F40129" w:rsidRDefault="00F40129" w:rsidP="00F40129">
      <w:pPr>
        <w:tabs>
          <w:tab w:val="left" w:pos="851"/>
        </w:tabs>
        <w:autoSpaceDE w:val="0"/>
        <w:autoSpaceDN w:val="0"/>
        <w:adjustRightInd w:val="0"/>
        <w:spacing w:line="240" w:lineRule="exact"/>
        <w:rPr>
          <w:rFonts w:ascii="Arial" w:hAnsi="Arial" w:cs="Arial"/>
          <w:sz w:val="20"/>
        </w:rPr>
      </w:pPr>
      <w:r w:rsidRPr="00932E61">
        <w:rPr>
          <w:rFonts w:ascii="Arial" w:hAnsi="Arial" w:cs="Arial"/>
          <w:sz w:val="20"/>
        </w:rPr>
        <w:t xml:space="preserve">J = valor dos juros remuneratórios devidos na </w:t>
      </w:r>
      <w:r>
        <w:rPr>
          <w:rFonts w:ascii="Arial" w:hAnsi="Arial" w:cs="Arial"/>
          <w:sz w:val="20"/>
        </w:rPr>
        <w:t>Data de Vencimento</w:t>
      </w:r>
      <w:r w:rsidRPr="00932E61">
        <w:rPr>
          <w:rFonts w:ascii="Arial" w:hAnsi="Arial" w:cs="Arial"/>
          <w:sz w:val="20"/>
        </w:rPr>
        <w:t>, calculado c</w:t>
      </w:r>
      <w:r>
        <w:rPr>
          <w:rFonts w:ascii="Arial" w:hAnsi="Arial" w:cs="Arial"/>
          <w:sz w:val="20"/>
        </w:rPr>
        <w:t xml:space="preserve">om </w:t>
      </w:r>
      <w:proofErr w:type="gramStart"/>
      <w:r>
        <w:rPr>
          <w:rFonts w:ascii="Arial" w:hAnsi="Arial" w:cs="Arial"/>
          <w:sz w:val="20"/>
        </w:rPr>
        <w:t>6</w:t>
      </w:r>
      <w:proofErr w:type="gramEnd"/>
      <w:r>
        <w:rPr>
          <w:rFonts w:ascii="Arial" w:hAnsi="Arial" w:cs="Arial"/>
          <w:sz w:val="20"/>
        </w:rPr>
        <w:t xml:space="preserve"> (seis) casas decimais, sem </w:t>
      </w:r>
      <w:r w:rsidRPr="00932E61">
        <w:rPr>
          <w:rFonts w:ascii="Arial" w:hAnsi="Arial" w:cs="Arial"/>
          <w:sz w:val="20"/>
        </w:rPr>
        <w:t>arredondamento;</w:t>
      </w:r>
    </w:p>
    <w:p w14:paraId="1DCAEDD6" w14:textId="77777777" w:rsidR="00F40129" w:rsidRPr="00932E61" w:rsidRDefault="00F40129" w:rsidP="00F40129">
      <w:pPr>
        <w:tabs>
          <w:tab w:val="left" w:pos="851"/>
        </w:tabs>
        <w:autoSpaceDE w:val="0"/>
        <w:autoSpaceDN w:val="0"/>
        <w:adjustRightInd w:val="0"/>
        <w:spacing w:line="240" w:lineRule="exact"/>
        <w:rPr>
          <w:rFonts w:ascii="Arial" w:hAnsi="Arial" w:cs="Arial"/>
          <w:sz w:val="20"/>
        </w:rPr>
      </w:pPr>
    </w:p>
    <w:p w14:paraId="0D12F97F" w14:textId="59C60F1C" w:rsidR="00F40129" w:rsidRDefault="00F40129" w:rsidP="00F40129">
      <w:pPr>
        <w:tabs>
          <w:tab w:val="left" w:pos="851"/>
        </w:tabs>
        <w:autoSpaceDE w:val="0"/>
        <w:autoSpaceDN w:val="0"/>
        <w:adjustRightInd w:val="0"/>
        <w:spacing w:line="240" w:lineRule="exact"/>
        <w:rPr>
          <w:rFonts w:ascii="Arial" w:hAnsi="Arial" w:cs="Arial"/>
          <w:sz w:val="20"/>
        </w:rPr>
      </w:pPr>
      <w:proofErr w:type="spellStart"/>
      <w:proofErr w:type="gramStart"/>
      <w:r w:rsidRPr="00932E61">
        <w:rPr>
          <w:rFonts w:ascii="Arial" w:hAnsi="Arial" w:cs="Arial"/>
          <w:sz w:val="20"/>
        </w:rPr>
        <w:t>VNa</w:t>
      </w:r>
      <w:proofErr w:type="spellEnd"/>
      <w:proofErr w:type="gramEnd"/>
      <w:r w:rsidRPr="00932E61">
        <w:rPr>
          <w:rFonts w:ascii="Arial" w:hAnsi="Arial" w:cs="Arial"/>
          <w:sz w:val="20"/>
        </w:rPr>
        <w:t xml:space="preserve"> = Valor Nominal atualizado de acordo com as disposições do item 4.</w:t>
      </w:r>
      <w:r>
        <w:rPr>
          <w:rFonts w:ascii="Arial" w:hAnsi="Arial" w:cs="Arial"/>
          <w:sz w:val="20"/>
        </w:rPr>
        <w:t>10</w:t>
      </w:r>
      <w:r w:rsidRPr="00932E61">
        <w:rPr>
          <w:rFonts w:ascii="Arial" w:hAnsi="Arial" w:cs="Arial"/>
          <w:sz w:val="20"/>
        </w:rPr>
        <w:t>.</w:t>
      </w:r>
      <w:r>
        <w:rPr>
          <w:rFonts w:ascii="Arial" w:hAnsi="Arial" w:cs="Arial"/>
          <w:sz w:val="20"/>
        </w:rPr>
        <w:t xml:space="preserve">1 acima, na Data de Vencimento, calculado com 6 (seis) casas </w:t>
      </w:r>
      <w:r w:rsidRPr="00932E61">
        <w:rPr>
          <w:rFonts w:ascii="Arial" w:hAnsi="Arial" w:cs="Arial"/>
          <w:sz w:val="20"/>
        </w:rPr>
        <w:t>decimais, sem arredondamento; e</w:t>
      </w:r>
    </w:p>
    <w:p w14:paraId="2BFA2CF1" w14:textId="77777777" w:rsidR="00F40129" w:rsidRPr="00932E61" w:rsidRDefault="00F40129" w:rsidP="00F40129">
      <w:pPr>
        <w:tabs>
          <w:tab w:val="left" w:pos="851"/>
        </w:tabs>
        <w:autoSpaceDE w:val="0"/>
        <w:autoSpaceDN w:val="0"/>
        <w:adjustRightInd w:val="0"/>
        <w:spacing w:line="240" w:lineRule="exact"/>
        <w:rPr>
          <w:rFonts w:ascii="Arial" w:hAnsi="Arial" w:cs="Arial"/>
          <w:sz w:val="20"/>
        </w:rPr>
      </w:pPr>
    </w:p>
    <w:p w14:paraId="379AEF0B" w14:textId="77777777" w:rsidR="00F40129" w:rsidRPr="00932E61" w:rsidRDefault="00F40129" w:rsidP="00F40129">
      <w:pPr>
        <w:tabs>
          <w:tab w:val="left" w:pos="851"/>
        </w:tabs>
        <w:autoSpaceDE w:val="0"/>
        <w:autoSpaceDN w:val="0"/>
        <w:adjustRightInd w:val="0"/>
        <w:spacing w:line="240" w:lineRule="exact"/>
        <w:rPr>
          <w:rFonts w:ascii="Arial" w:hAnsi="Arial" w:cs="Arial"/>
          <w:sz w:val="20"/>
        </w:rPr>
      </w:pPr>
      <w:proofErr w:type="spellStart"/>
      <w:proofErr w:type="gramStart"/>
      <w:r w:rsidRPr="00932E61">
        <w:rPr>
          <w:rFonts w:ascii="Arial" w:hAnsi="Arial" w:cs="Arial"/>
          <w:sz w:val="20"/>
        </w:rPr>
        <w:t>FatorJuros</w:t>
      </w:r>
      <w:proofErr w:type="spellEnd"/>
      <w:proofErr w:type="gramEnd"/>
      <w:r w:rsidRPr="00932E61">
        <w:rPr>
          <w:rFonts w:ascii="Arial" w:hAnsi="Arial" w:cs="Arial"/>
          <w:sz w:val="20"/>
        </w:rPr>
        <w:t xml:space="preserve"> = fator de juros fixos calculado c</w:t>
      </w:r>
      <w:r>
        <w:rPr>
          <w:rFonts w:ascii="Arial" w:hAnsi="Arial" w:cs="Arial"/>
          <w:sz w:val="20"/>
        </w:rPr>
        <w:t xml:space="preserve">om 9 (nove) casas decimais, com </w:t>
      </w:r>
      <w:r w:rsidRPr="00932E61">
        <w:rPr>
          <w:rFonts w:ascii="Arial" w:hAnsi="Arial" w:cs="Arial"/>
          <w:sz w:val="20"/>
        </w:rPr>
        <w:t>arredondamento;</w:t>
      </w:r>
    </w:p>
    <w:p w14:paraId="4DD15C80" w14:textId="77777777" w:rsidR="00F40129" w:rsidRDefault="00F40129" w:rsidP="00F40129">
      <w:pPr>
        <w:tabs>
          <w:tab w:val="left" w:pos="851"/>
        </w:tabs>
        <w:autoSpaceDE w:val="0"/>
        <w:autoSpaceDN w:val="0"/>
        <w:adjustRightInd w:val="0"/>
        <w:spacing w:line="240" w:lineRule="exact"/>
        <w:rPr>
          <w:rFonts w:ascii="Arial" w:hAnsi="Arial" w:cs="Arial"/>
          <w:b/>
          <w:sz w:val="20"/>
        </w:rPr>
      </w:pPr>
    </w:p>
    <w:p w14:paraId="73D67CBA" w14:textId="77777777" w:rsidR="00F40129" w:rsidRDefault="00F40129" w:rsidP="00F40129">
      <w:pPr>
        <w:tabs>
          <w:tab w:val="left" w:pos="851"/>
        </w:tabs>
        <w:autoSpaceDE w:val="0"/>
        <w:autoSpaceDN w:val="0"/>
        <w:adjustRightInd w:val="0"/>
        <w:spacing w:line="240" w:lineRule="exact"/>
        <w:rPr>
          <w:rFonts w:ascii="Arial" w:hAnsi="Arial" w:cs="Arial"/>
          <w:b/>
          <w:sz w:val="20"/>
        </w:rPr>
      </w:pPr>
    </w:p>
    <w:p w14:paraId="067BF0CC" w14:textId="77777777" w:rsidR="00F40129" w:rsidRDefault="00EF3890" w:rsidP="00F40129">
      <w:pPr>
        <w:tabs>
          <w:tab w:val="left" w:pos="851"/>
        </w:tabs>
        <w:autoSpaceDE w:val="0"/>
        <w:autoSpaceDN w:val="0"/>
        <w:adjustRightInd w:val="0"/>
        <w:spacing w:line="720" w:lineRule="auto"/>
        <w:jc w:val="center"/>
        <w:rPr>
          <w:rFonts w:ascii="Arial" w:hAnsi="Arial" w:cs="Arial"/>
          <w:b/>
          <w:sz w:val="20"/>
        </w:rPr>
      </w:pPr>
      <w:r>
        <w:rPr>
          <w:rFonts w:ascii="Arial" w:hAnsi="Arial" w:cs="Arial"/>
          <w:b/>
          <w:sz w:val="20"/>
        </w:rPr>
        <w:pict w14:anchorId="1AFEF5ED">
          <v:shape id="_x0000_i1027" type="#_x0000_t75" style="width:234pt;height:97.5pt">
            <v:imagedata r:id="rId10" o:title=""/>
          </v:shape>
        </w:pict>
      </w:r>
    </w:p>
    <w:p w14:paraId="5BD17416" w14:textId="77777777" w:rsidR="00F40129" w:rsidRDefault="00F40129" w:rsidP="00F40129">
      <w:pPr>
        <w:pStyle w:val="Default"/>
        <w:rPr>
          <w:color w:val="auto"/>
          <w:sz w:val="20"/>
          <w:szCs w:val="20"/>
        </w:rPr>
      </w:pPr>
      <w:proofErr w:type="gramStart"/>
      <w:r w:rsidRPr="00932E61">
        <w:rPr>
          <w:color w:val="auto"/>
          <w:sz w:val="20"/>
          <w:szCs w:val="20"/>
        </w:rPr>
        <w:t>onde</w:t>
      </w:r>
      <w:proofErr w:type="gramEnd"/>
      <w:r w:rsidRPr="00932E61">
        <w:rPr>
          <w:color w:val="auto"/>
          <w:sz w:val="20"/>
          <w:szCs w:val="20"/>
        </w:rPr>
        <w:t xml:space="preserve">, </w:t>
      </w:r>
    </w:p>
    <w:p w14:paraId="0D5F4FC1" w14:textId="77777777" w:rsidR="00F40129" w:rsidRPr="00932E61" w:rsidRDefault="00F40129" w:rsidP="00F40129">
      <w:pPr>
        <w:pStyle w:val="Default"/>
        <w:rPr>
          <w:color w:val="auto"/>
          <w:sz w:val="20"/>
          <w:szCs w:val="20"/>
        </w:rPr>
      </w:pPr>
    </w:p>
    <w:p w14:paraId="1C8357D6" w14:textId="77777777" w:rsidR="00F40129" w:rsidRPr="00932E61" w:rsidRDefault="00F40129" w:rsidP="00F40129">
      <w:pPr>
        <w:pStyle w:val="Default"/>
        <w:rPr>
          <w:color w:val="auto"/>
          <w:sz w:val="20"/>
          <w:szCs w:val="20"/>
        </w:rPr>
      </w:pPr>
      <w:proofErr w:type="gramStart"/>
      <w:r w:rsidRPr="00932E61">
        <w:rPr>
          <w:color w:val="auto"/>
          <w:sz w:val="20"/>
          <w:szCs w:val="20"/>
        </w:rPr>
        <w:t>taxa</w:t>
      </w:r>
      <w:proofErr w:type="gramEnd"/>
      <w:r w:rsidRPr="00932E61">
        <w:rPr>
          <w:color w:val="auto"/>
          <w:sz w:val="20"/>
          <w:szCs w:val="20"/>
        </w:rPr>
        <w:t xml:space="preserve"> = </w:t>
      </w:r>
      <w:r>
        <w:rPr>
          <w:color w:val="auto"/>
          <w:sz w:val="20"/>
          <w:szCs w:val="20"/>
        </w:rPr>
        <w:t>10</w:t>
      </w:r>
      <w:r w:rsidRPr="00932E61">
        <w:rPr>
          <w:color w:val="auto"/>
          <w:sz w:val="20"/>
          <w:szCs w:val="20"/>
        </w:rPr>
        <w:t>,0 (</w:t>
      </w:r>
      <w:r>
        <w:rPr>
          <w:color w:val="auto"/>
          <w:sz w:val="20"/>
          <w:szCs w:val="20"/>
        </w:rPr>
        <w:t>dez</w:t>
      </w:r>
      <w:r w:rsidRPr="00932E61">
        <w:rPr>
          <w:color w:val="auto"/>
          <w:sz w:val="20"/>
          <w:szCs w:val="20"/>
        </w:rPr>
        <w:t xml:space="preserve"> inteiros); e </w:t>
      </w:r>
    </w:p>
    <w:p w14:paraId="75CD7379" w14:textId="77777777" w:rsidR="00F40129" w:rsidRDefault="00F40129" w:rsidP="00F40129">
      <w:pPr>
        <w:tabs>
          <w:tab w:val="left" w:pos="851"/>
        </w:tabs>
        <w:autoSpaceDE w:val="0"/>
        <w:autoSpaceDN w:val="0"/>
        <w:adjustRightInd w:val="0"/>
        <w:spacing w:line="240" w:lineRule="exact"/>
        <w:rPr>
          <w:rFonts w:ascii="Arial" w:hAnsi="Arial" w:cs="Arial"/>
          <w:sz w:val="20"/>
        </w:rPr>
      </w:pPr>
    </w:p>
    <w:p w14:paraId="65D3D4C7" w14:textId="7FADB6F4" w:rsidR="00F40129" w:rsidRPr="00932E61" w:rsidRDefault="00F40129" w:rsidP="00F40129">
      <w:pPr>
        <w:tabs>
          <w:tab w:val="left" w:pos="851"/>
        </w:tabs>
        <w:autoSpaceDE w:val="0"/>
        <w:autoSpaceDN w:val="0"/>
        <w:adjustRightInd w:val="0"/>
        <w:spacing w:line="240" w:lineRule="exact"/>
        <w:rPr>
          <w:rFonts w:ascii="Arial" w:hAnsi="Arial" w:cs="Arial"/>
          <w:sz w:val="20"/>
        </w:rPr>
      </w:pPr>
      <w:r>
        <w:rPr>
          <w:rFonts w:ascii="Arial" w:hAnsi="Arial" w:cs="Arial"/>
          <w:sz w:val="20"/>
        </w:rPr>
        <w:t xml:space="preserve">n </w:t>
      </w:r>
      <w:r w:rsidRPr="00932E61">
        <w:rPr>
          <w:rFonts w:ascii="Arial" w:hAnsi="Arial" w:cs="Arial"/>
          <w:sz w:val="20"/>
        </w:rPr>
        <w:t xml:space="preserve">= número de Dias Úteis </w:t>
      </w:r>
      <w:r w:rsidR="009613F9">
        <w:rPr>
          <w:rFonts w:ascii="Arial" w:hAnsi="Arial" w:cs="Arial"/>
          <w:sz w:val="20"/>
        </w:rPr>
        <w:t>entre a Data d</w:t>
      </w:r>
      <w:del w:id="45" w:author="Monique Garcia" w:date="2013-12-12T12:11:00Z">
        <w:r w:rsidR="009613F9" w:rsidDel="00AA624A">
          <w:rPr>
            <w:rFonts w:ascii="Arial" w:hAnsi="Arial" w:cs="Arial"/>
            <w:sz w:val="20"/>
          </w:rPr>
          <w:delText>e</w:delText>
        </w:r>
      </w:del>
      <w:ins w:id="46" w:author="Monique Garcia" w:date="2013-12-12T12:11:00Z">
        <w:r w:rsidR="00AA624A">
          <w:rPr>
            <w:rFonts w:ascii="Arial" w:hAnsi="Arial" w:cs="Arial"/>
            <w:sz w:val="20"/>
          </w:rPr>
          <w:t>a primeira</w:t>
        </w:r>
      </w:ins>
      <w:r w:rsidR="009613F9">
        <w:rPr>
          <w:rFonts w:ascii="Arial" w:hAnsi="Arial" w:cs="Arial"/>
          <w:sz w:val="20"/>
        </w:rPr>
        <w:t xml:space="preserve"> Integralização e a data de cálculo</w:t>
      </w:r>
      <w:r>
        <w:rPr>
          <w:rFonts w:ascii="Arial" w:hAnsi="Arial" w:cs="Arial"/>
          <w:sz w:val="20"/>
        </w:rPr>
        <w:t>, sendo “n” um número inteiro.</w:t>
      </w:r>
    </w:p>
    <w:p w14:paraId="0A96BED2" w14:textId="77777777" w:rsidR="00F40129" w:rsidRPr="001E2793" w:rsidRDefault="00F40129" w:rsidP="00F40129">
      <w:pPr>
        <w:tabs>
          <w:tab w:val="left" w:pos="851"/>
        </w:tabs>
        <w:autoSpaceDE w:val="0"/>
        <w:autoSpaceDN w:val="0"/>
        <w:adjustRightInd w:val="0"/>
        <w:spacing w:line="240" w:lineRule="exact"/>
        <w:rPr>
          <w:rFonts w:ascii="Arial" w:hAnsi="Arial" w:cs="Arial"/>
          <w:b/>
          <w:sz w:val="20"/>
        </w:rPr>
      </w:pPr>
    </w:p>
    <w:p w14:paraId="67750423" w14:textId="4CED7B20" w:rsidR="004D363A" w:rsidRDefault="004D363A" w:rsidP="00F40129">
      <w:pPr>
        <w:tabs>
          <w:tab w:val="left" w:pos="851"/>
        </w:tabs>
        <w:autoSpaceDE w:val="0"/>
        <w:autoSpaceDN w:val="0"/>
        <w:adjustRightInd w:val="0"/>
        <w:spacing w:line="240" w:lineRule="exact"/>
        <w:rPr>
          <w:rFonts w:ascii="Arial" w:hAnsi="Arial" w:cs="Arial"/>
          <w:b/>
          <w:sz w:val="20"/>
        </w:rPr>
      </w:pPr>
      <w:r w:rsidRPr="00932E61">
        <w:rPr>
          <w:rFonts w:ascii="Arial" w:hAnsi="Arial" w:cs="Arial"/>
          <w:sz w:val="20"/>
        </w:rPr>
        <w:t>4.1</w:t>
      </w:r>
      <w:r>
        <w:rPr>
          <w:rFonts w:ascii="Arial" w:hAnsi="Arial" w:cs="Arial"/>
          <w:sz w:val="20"/>
        </w:rPr>
        <w:t>1</w:t>
      </w:r>
      <w:r w:rsidRPr="00932E61">
        <w:rPr>
          <w:rFonts w:ascii="Arial" w:hAnsi="Arial" w:cs="Arial"/>
          <w:sz w:val="20"/>
        </w:rPr>
        <w:t>.</w:t>
      </w:r>
      <w:r>
        <w:rPr>
          <w:rFonts w:ascii="Arial" w:hAnsi="Arial" w:cs="Arial"/>
          <w:sz w:val="20"/>
        </w:rPr>
        <w:t>2</w:t>
      </w:r>
      <w:r w:rsidRPr="00932E61">
        <w:rPr>
          <w:rFonts w:ascii="Arial" w:hAnsi="Arial" w:cs="Arial"/>
          <w:sz w:val="20"/>
        </w:rPr>
        <w:t xml:space="preserve">. </w:t>
      </w:r>
      <w:r w:rsidR="00E72E32">
        <w:rPr>
          <w:rFonts w:ascii="Arial" w:hAnsi="Arial" w:cs="Arial"/>
          <w:sz w:val="20"/>
        </w:rPr>
        <w:t>No caso de conversão das Debêntures em Ações, nenhuma Remuneração será devida pela Emissora.</w:t>
      </w:r>
    </w:p>
    <w:p w14:paraId="0F2CA402" w14:textId="77777777" w:rsidR="00A529B3" w:rsidRPr="001E2793" w:rsidRDefault="00A529B3" w:rsidP="00A529B3">
      <w:pPr>
        <w:autoSpaceDE w:val="0"/>
        <w:autoSpaceDN w:val="0"/>
        <w:adjustRightInd w:val="0"/>
        <w:spacing w:line="240" w:lineRule="exact"/>
        <w:rPr>
          <w:rFonts w:ascii="Arial" w:hAnsi="Arial" w:cs="Arial"/>
          <w:b/>
          <w:sz w:val="20"/>
        </w:rPr>
      </w:pPr>
      <w:r w:rsidRPr="001E2793">
        <w:rPr>
          <w:rFonts w:ascii="Arial" w:hAnsi="Arial" w:cs="Arial"/>
          <w:b/>
          <w:sz w:val="20"/>
        </w:rPr>
        <w:t>4.</w:t>
      </w:r>
      <w:r>
        <w:rPr>
          <w:rFonts w:ascii="Arial" w:hAnsi="Arial" w:cs="Arial"/>
          <w:b/>
          <w:sz w:val="20"/>
        </w:rPr>
        <w:t>12</w:t>
      </w:r>
      <w:r w:rsidRPr="001E2793">
        <w:rPr>
          <w:rFonts w:ascii="Arial" w:hAnsi="Arial" w:cs="Arial"/>
          <w:b/>
          <w:sz w:val="20"/>
        </w:rPr>
        <w:t>.</w:t>
      </w:r>
      <w:r w:rsidRPr="001E2793">
        <w:rPr>
          <w:rFonts w:ascii="Arial" w:hAnsi="Arial" w:cs="Arial"/>
          <w:b/>
          <w:sz w:val="20"/>
        </w:rPr>
        <w:tab/>
      </w:r>
      <w:r>
        <w:rPr>
          <w:rFonts w:ascii="Arial" w:hAnsi="Arial" w:cs="Arial"/>
          <w:b/>
          <w:sz w:val="20"/>
        </w:rPr>
        <w:t>Prêmio por Não Conversão</w:t>
      </w:r>
      <w:r w:rsidRPr="001E2793">
        <w:rPr>
          <w:rFonts w:ascii="Arial" w:hAnsi="Arial" w:cs="Arial"/>
          <w:b/>
          <w:sz w:val="20"/>
        </w:rPr>
        <w:t xml:space="preserve"> </w:t>
      </w:r>
    </w:p>
    <w:p w14:paraId="3E9CACC7" w14:textId="77777777" w:rsidR="00A529B3" w:rsidRPr="00B87A74" w:rsidRDefault="00A529B3" w:rsidP="00B87A74">
      <w:pPr>
        <w:autoSpaceDE w:val="0"/>
        <w:autoSpaceDN w:val="0"/>
        <w:adjustRightInd w:val="0"/>
        <w:spacing w:line="240" w:lineRule="exact"/>
        <w:rPr>
          <w:rFonts w:ascii="Arial" w:hAnsi="Arial"/>
          <w:i/>
          <w:sz w:val="20"/>
        </w:rPr>
      </w:pPr>
    </w:p>
    <w:p w14:paraId="1B9D3625" w14:textId="5448EF17" w:rsidR="00A529B3" w:rsidRDefault="00A529B3" w:rsidP="00A529B3">
      <w:pPr>
        <w:tabs>
          <w:tab w:val="left" w:pos="851"/>
        </w:tabs>
        <w:autoSpaceDE w:val="0"/>
        <w:autoSpaceDN w:val="0"/>
        <w:adjustRightInd w:val="0"/>
        <w:spacing w:line="240" w:lineRule="exact"/>
        <w:rPr>
          <w:rFonts w:ascii="Arial" w:hAnsi="Arial" w:cs="Arial"/>
          <w:sz w:val="20"/>
        </w:rPr>
      </w:pPr>
      <w:r w:rsidRPr="00932E61">
        <w:rPr>
          <w:rFonts w:ascii="Arial" w:hAnsi="Arial" w:cs="Arial"/>
          <w:sz w:val="20"/>
        </w:rPr>
        <w:t>4.1</w:t>
      </w:r>
      <w:r>
        <w:rPr>
          <w:rFonts w:ascii="Arial" w:hAnsi="Arial" w:cs="Arial"/>
          <w:sz w:val="20"/>
        </w:rPr>
        <w:t>2</w:t>
      </w:r>
      <w:r w:rsidRPr="00932E61">
        <w:rPr>
          <w:rFonts w:ascii="Arial" w:hAnsi="Arial" w:cs="Arial"/>
          <w:sz w:val="20"/>
        </w:rPr>
        <w:t>.1.</w:t>
      </w:r>
      <w:r w:rsidR="009228AD">
        <w:rPr>
          <w:rFonts w:ascii="Arial" w:hAnsi="Arial" w:cs="Arial"/>
          <w:sz w:val="20"/>
        </w:rPr>
        <w:tab/>
      </w:r>
      <w:r>
        <w:rPr>
          <w:rFonts w:ascii="Arial" w:hAnsi="Arial" w:cs="Arial"/>
          <w:sz w:val="20"/>
        </w:rPr>
        <w:t>Caso as Debêntures não sejam convertidas em Ações até a Data de Vencimento, os Debenturistas da 1ª Série farão jus a um prêmio pela não conversão (“</w:t>
      </w:r>
      <w:r w:rsidRPr="00A529B3">
        <w:rPr>
          <w:rFonts w:ascii="Arial" w:hAnsi="Arial" w:cs="Arial"/>
          <w:sz w:val="20"/>
          <w:u w:val="single"/>
        </w:rPr>
        <w:t>Prêmio</w:t>
      </w:r>
      <w:r>
        <w:rPr>
          <w:rFonts w:ascii="Arial" w:hAnsi="Arial" w:cs="Arial"/>
          <w:sz w:val="20"/>
        </w:rPr>
        <w:t>”) no valor de 10% (dez por cento) a ser calculado com base no Valor Unitário das Debêntures da 1ª Série</w:t>
      </w:r>
      <w:r w:rsidR="00E52325">
        <w:rPr>
          <w:rFonts w:ascii="Arial" w:hAnsi="Arial" w:cs="Arial"/>
          <w:sz w:val="20"/>
        </w:rPr>
        <w:t>,</w:t>
      </w:r>
      <w:r w:rsidR="00E52325" w:rsidRPr="00E52325">
        <w:rPr>
          <w:rFonts w:ascii="Arial" w:hAnsi="Arial" w:cs="Arial"/>
          <w:sz w:val="20"/>
        </w:rPr>
        <w:t xml:space="preserve"> </w:t>
      </w:r>
      <w:r w:rsidR="00E52325">
        <w:rPr>
          <w:rFonts w:ascii="Arial" w:hAnsi="Arial" w:cs="Arial"/>
          <w:sz w:val="20"/>
        </w:rPr>
        <w:t xml:space="preserve">atualizado nos termos do item 4.10. </w:t>
      </w:r>
      <w:proofErr w:type="gramStart"/>
      <w:r w:rsidR="00E52325">
        <w:rPr>
          <w:rFonts w:ascii="Arial" w:hAnsi="Arial" w:cs="Arial"/>
          <w:sz w:val="20"/>
        </w:rPr>
        <w:t>acima</w:t>
      </w:r>
      <w:proofErr w:type="gramEnd"/>
      <w:r>
        <w:rPr>
          <w:rFonts w:ascii="Arial" w:hAnsi="Arial" w:cs="Arial"/>
          <w:sz w:val="20"/>
        </w:rPr>
        <w:t xml:space="preserve">. </w:t>
      </w:r>
    </w:p>
    <w:p w14:paraId="2096FE7C" w14:textId="77777777" w:rsidR="00E52325" w:rsidRDefault="00E52325" w:rsidP="00A529B3">
      <w:pPr>
        <w:tabs>
          <w:tab w:val="left" w:pos="851"/>
        </w:tabs>
        <w:autoSpaceDE w:val="0"/>
        <w:autoSpaceDN w:val="0"/>
        <w:adjustRightInd w:val="0"/>
        <w:spacing w:line="240" w:lineRule="exact"/>
        <w:rPr>
          <w:rFonts w:ascii="Arial" w:hAnsi="Arial" w:cs="Arial"/>
          <w:sz w:val="20"/>
        </w:rPr>
      </w:pPr>
    </w:p>
    <w:p w14:paraId="5BAD9A0F" w14:textId="667D6DA8" w:rsidR="00E52325" w:rsidRPr="00B87A74" w:rsidRDefault="00E52325" w:rsidP="00A529B3">
      <w:pPr>
        <w:tabs>
          <w:tab w:val="left" w:pos="851"/>
        </w:tabs>
        <w:autoSpaceDE w:val="0"/>
        <w:autoSpaceDN w:val="0"/>
        <w:adjustRightInd w:val="0"/>
        <w:spacing w:line="240" w:lineRule="exact"/>
        <w:rPr>
          <w:rFonts w:ascii="Arial" w:hAnsi="Arial"/>
          <w:b/>
          <w:sz w:val="20"/>
        </w:rPr>
      </w:pPr>
      <w:r>
        <w:rPr>
          <w:rFonts w:ascii="Arial" w:hAnsi="Arial" w:cs="Arial"/>
          <w:sz w:val="20"/>
        </w:rPr>
        <w:t xml:space="preserve">4.12.2. Não haverá Prêmio para as Debêntures da 2ª Série. </w:t>
      </w:r>
    </w:p>
    <w:p w14:paraId="7932F9D6" w14:textId="77777777" w:rsidR="00A529B3" w:rsidRPr="00B87A74" w:rsidRDefault="00A529B3" w:rsidP="00F40129">
      <w:pPr>
        <w:tabs>
          <w:tab w:val="left" w:pos="851"/>
        </w:tabs>
        <w:autoSpaceDE w:val="0"/>
        <w:autoSpaceDN w:val="0"/>
        <w:adjustRightInd w:val="0"/>
        <w:spacing w:line="240" w:lineRule="exact"/>
        <w:rPr>
          <w:rFonts w:ascii="Arial" w:hAnsi="Arial"/>
          <w:b/>
          <w:sz w:val="20"/>
        </w:rPr>
      </w:pPr>
    </w:p>
    <w:p w14:paraId="33A78320" w14:textId="235DE469" w:rsidR="00F40129" w:rsidRPr="001E2793" w:rsidRDefault="00F40129" w:rsidP="00F40129">
      <w:pPr>
        <w:tabs>
          <w:tab w:val="left" w:pos="851"/>
        </w:tabs>
        <w:autoSpaceDE w:val="0"/>
        <w:autoSpaceDN w:val="0"/>
        <w:adjustRightInd w:val="0"/>
        <w:spacing w:line="240" w:lineRule="exact"/>
        <w:rPr>
          <w:rFonts w:ascii="Arial" w:hAnsi="Arial" w:cs="Arial"/>
          <w:sz w:val="20"/>
        </w:rPr>
      </w:pPr>
      <w:r w:rsidRPr="001E2793">
        <w:rPr>
          <w:rFonts w:ascii="Arial" w:hAnsi="Arial" w:cs="Arial"/>
          <w:b/>
          <w:sz w:val="20"/>
        </w:rPr>
        <w:t>4.1</w:t>
      </w:r>
      <w:r>
        <w:rPr>
          <w:rFonts w:ascii="Arial" w:hAnsi="Arial" w:cs="Arial"/>
          <w:b/>
          <w:sz w:val="20"/>
        </w:rPr>
        <w:t>2</w:t>
      </w:r>
      <w:r w:rsidRPr="001E2793">
        <w:rPr>
          <w:rFonts w:ascii="Arial" w:hAnsi="Arial" w:cs="Arial"/>
          <w:b/>
          <w:sz w:val="20"/>
        </w:rPr>
        <w:t>.</w:t>
      </w:r>
      <w:r w:rsidRPr="001E2793">
        <w:rPr>
          <w:rFonts w:ascii="Arial" w:hAnsi="Arial" w:cs="Arial"/>
          <w:b/>
          <w:sz w:val="20"/>
        </w:rPr>
        <w:tab/>
        <w:t>Pagam</w:t>
      </w:r>
      <w:r w:rsidR="00A529B3">
        <w:rPr>
          <w:rFonts w:ascii="Arial" w:hAnsi="Arial" w:cs="Arial"/>
          <w:b/>
          <w:sz w:val="20"/>
        </w:rPr>
        <w:t>ento da Remuneração e do Prêmio</w:t>
      </w:r>
    </w:p>
    <w:p w14:paraId="3C5E2A2F" w14:textId="77777777" w:rsidR="00F40129" w:rsidRPr="001E2793" w:rsidRDefault="00F40129" w:rsidP="00F40129">
      <w:pPr>
        <w:tabs>
          <w:tab w:val="left" w:pos="851"/>
        </w:tabs>
        <w:autoSpaceDE w:val="0"/>
        <w:autoSpaceDN w:val="0"/>
        <w:adjustRightInd w:val="0"/>
        <w:spacing w:line="240" w:lineRule="exact"/>
        <w:rPr>
          <w:rFonts w:ascii="Arial" w:hAnsi="Arial" w:cs="Arial"/>
          <w:i/>
          <w:sz w:val="20"/>
          <w:u w:val="single"/>
        </w:rPr>
      </w:pPr>
    </w:p>
    <w:p w14:paraId="03851276" w14:textId="64104737" w:rsidR="00F40129" w:rsidRPr="001E2793" w:rsidRDefault="00F40129" w:rsidP="00B87A74">
      <w:pPr>
        <w:tabs>
          <w:tab w:val="left" w:pos="851"/>
        </w:tabs>
        <w:autoSpaceDE w:val="0"/>
        <w:autoSpaceDN w:val="0"/>
        <w:adjustRightInd w:val="0"/>
        <w:spacing w:line="240" w:lineRule="exact"/>
        <w:rPr>
          <w:rFonts w:ascii="Arial" w:hAnsi="Arial" w:cs="Arial"/>
          <w:sz w:val="20"/>
        </w:rPr>
      </w:pPr>
      <w:r w:rsidRPr="001E2793">
        <w:rPr>
          <w:rFonts w:ascii="Arial" w:hAnsi="Arial" w:cs="Arial"/>
          <w:sz w:val="20"/>
        </w:rPr>
        <w:t>4.1</w:t>
      </w:r>
      <w:r>
        <w:rPr>
          <w:rFonts w:ascii="Arial" w:hAnsi="Arial" w:cs="Arial"/>
          <w:sz w:val="20"/>
        </w:rPr>
        <w:t>2</w:t>
      </w:r>
      <w:r w:rsidRPr="001E2793">
        <w:rPr>
          <w:rFonts w:ascii="Arial" w:hAnsi="Arial" w:cs="Arial"/>
          <w:sz w:val="20"/>
        </w:rPr>
        <w:t>.1.</w:t>
      </w:r>
      <w:r w:rsidRPr="001E2793">
        <w:rPr>
          <w:rFonts w:ascii="Arial" w:hAnsi="Arial" w:cs="Arial"/>
          <w:sz w:val="20"/>
        </w:rPr>
        <w:tab/>
      </w:r>
      <w:r w:rsidR="004D363A">
        <w:rPr>
          <w:rFonts w:ascii="Arial" w:hAnsi="Arial" w:cs="Arial"/>
          <w:sz w:val="20"/>
        </w:rPr>
        <w:t>A</w:t>
      </w:r>
      <w:r>
        <w:rPr>
          <w:rFonts w:ascii="Arial" w:hAnsi="Arial" w:cs="Arial"/>
          <w:sz w:val="20"/>
        </w:rPr>
        <w:t xml:space="preserve"> Remuneração</w:t>
      </w:r>
      <w:r w:rsidR="00A529B3">
        <w:rPr>
          <w:rFonts w:ascii="Arial" w:hAnsi="Arial" w:cs="Arial"/>
          <w:sz w:val="20"/>
        </w:rPr>
        <w:t xml:space="preserve"> e o Prêmio</w:t>
      </w:r>
      <w:r>
        <w:rPr>
          <w:rFonts w:ascii="Arial" w:hAnsi="Arial" w:cs="Arial"/>
          <w:sz w:val="20"/>
        </w:rPr>
        <w:t xml:space="preserve"> ser</w:t>
      </w:r>
      <w:r w:rsidR="00A529B3">
        <w:rPr>
          <w:rFonts w:ascii="Arial" w:hAnsi="Arial" w:cs="Arial"/>
          <w:sz w:val="20"/>
        </w:rPr>
        <w:t>ão</w:t>
      </w:r>
      <w:r>
        <w:rPr>
          <w:rFonts w:ascii="Arial" w:hAnsi="Arial" w:cs="Arial"/>
          <w:sz w:val="20"/>
        </w:rPr>
        <w:t xml:space="preserve"> pag</w:t>
      </w:r>
      <w:r w:rsidR="00A529B3">
        <w:rPr>
          <w:rFonts w:ascii="Arial" w:hAnsi="Arial" w:cs="Arial"/>
          <w:sz w:val="20"/>
        </w:rPr>
        <w:t>os</w:t>
      </w:r>
      <w:r>
        <w:rPr>
          <w:rFonts w:ascii="Arial" w:hAnsi="Arial" w:cs="Arial"/>
          <w:sz w:val="20"/>
        </w:rPr>
        <w:t xml:space="preserve"> na Data de Vencimento juntamente com o Valor Nominal Unitário</w:t>
      </w:r>
      <w:r w:rsidR="00CE6504">
        <w:rPr>
          <w:rFonts w:ascii="Arial" w:hAnsi="Arial" w:cs="Arial"/>
          <w:sz w:val="20"/>
        </w:rPr>
        <w:t xml:space="preserve"> atualizado</w:t>
      </w:r>
      <w:r>
        <w:rPr>
          <w:rFonts w:ascii="Arial" w:hAnsi="Arial" w:cs="Arial"/>
          <w:sz w:val="20"/>
        </w:rPr>
        <w:t xml:space="preserve">. </w:t>
      </w:r>
    </w:p>
    <w:p w14:paraId="2321F3FD" w14:textId="77777777" w:rsidR="00F40129" w:rsidRPr="001E2793" w:rsidRDefault="00F40129" w:rsidP="00F40129">
      <w:pPr>
        <w:tabs>
          <w:tab w:val="left" w:pos="851"/>
        </w:tabs>
        <w:autoSpaceDE w:val="0"/>
        <w:autoSpaceDN w:val="0"/>
        <w:adjustRightInd w:val="0"/>
        <w:spacing w:line="240" w:lineRule="exact"/>
        <w:rPr>
          <w:rFonts w:ascii="Arial" w:hAnsi="Arial" w:cs="Arial"/>
          <w:b/>
          <w:sz w:val="20"/>
        </w:rPr>
      </w:pPr>
    </w:p>
    <w:p w14:paraId="6899F072" w14:textId="77777777" w:rsidR="00F40129" w:rsidRPr="001E2793" w:rsidRDefault="00F40129" w:rsidP="00F40129">
      <w:pPr>
        <w:tabs>
          <w:tab w:val="left" w:pos="851"/>
        </w:tabs>
        <w:autoSpaceDE w:val="0"/>
        <w:autoSpaceDN w:val="0"/>
        <w:adjustRightInd w:val="0"/>
        <w:spacing w:line="240" w:lineRule="exact"/>
        <w:rPr>
          <w:rFonts w:ascii="Arial" w:hAnsi="Arial" w:cs="Arial"/>
          <w:b/>
          <w:sz w:val="20"/>
        </w:rPr>
      </w:pPr>
      <w:r w:rsidRPr="001E2793">
        <w:rPr>
          <w:rFonts w:ascii="Arial" w:hAnsi="Arial" w:cs="Arial"/>
          <w:b/>
          <w:sz w:val="20"/>
        </w:rPr>
        <w:t>4.1</w:t>
      </w:r>
      <w:r>
        <w:rPr>
          <w:rFonts w:ascii="Arial" w:hAnsi="Arial" w:cs="Arial"/>
          <w:b/>
          <w:sz w:val="20"/>
        </w:rPr>
        <w:t>3</w:t>
      </w:r>
      <w:r w:rsidRPr="001E2793">
        <w:rPr>
          <w:rFonts w:ascii="Arial" w:hAnsi="Arial" w:cs="Arial"/>
          <w:b/>
          <w:sz w:val="20"/>
        </w:rPr>
        <w:t>.</w:t>
      </w:r>
      <w:r w:rsidRPr="001E2793">
        <w:rPr>
          <w:rFonts w:ascii="Arial" w:hAnsi="Arial" w:cs="Arial"/>
          <w:b/>
          <w:sz w:val="20"/>
        </w:rPr>
        <w:tab/>
        <w:t xml:space="preserve">Resgate Antecipado </w:t>
      </w:r>
    </w:p>
    <w:p w14:paraId="74AA46D0" w14:textId="77777777" w:rsidR="00F40129" w:rsidRPr="001E2793" w:rsidRDefault="00F40129" w:rsidP="00F40129">
      <w:pPr>
        <w:tabs>
          <w:tab w:val="left" w:pos="851"/>
        </w:tabs>
        <w:autoSpaceDE w:val="0"/>
        <w:autoSpaceDN w:val="0"/>
        <w:adjustRightInd w:val="0"/>
        <w:spacing w:line="240" w:lineRule="exact"/>
        <w:rPr>
          <w:rFonts w:ascii="Arial" w:hAnsi="Arial" w:cs="Arial"/>
          <w:i/>
          <w:sz w:val="20"/>
          <w:u w:val="single"/>
        </w:rPr>
      </w:pPr>
    </w:p>
    <w:p w14:paraId="436B8E00" w14:textId="77777777" w:rsidR="00F40129" w:rsidRPr="001E2793" w:rsidRDefault="00F40129" w:rsidP="00F40129">
      <w:pPr>
        <w:tabs>
          <w:tab w:val="left" w:pos="851"/>
        </w:tabs>
        <w:autoSpaceDE w:val="0"/>
        <w:autoSpaceDN w:val="0"/>
        <w:adjustRightInd w:val="0"/>
        <w:spacing w:line="240" w:lineRule="exact"/>
        <w:rPr>
          <w:rFonts w:ascii="Arial" w:hAnsi="Arial" w:cs="Arial"/>
          <w:sz w:val="20"/>
        </w:rPr>
      </w:pPr>
      <w:r w:rsidRPr="001E2793">
        <w:rPr>
          <w:rFonts w:ascii="Arial" w:hAnsi="Arial" w:cs="Arial"/>
          <w:sz w:val="20"/>
        </w:rPr>
        <w:t>4.1</w:t>
      </w:r>
      <w:r>
        <w:rPr>
          <w:rFonts w:ascii="Arial" w:hAnsi="Arial" w:cs="Arial"/>
          <w:sz w:val="20"/>
        </w:rPr>
        <w:t>3</w:t>
      </w:r>
      <w:r w:rsidRPr="001E2793">
        <w:rPr>
          <w:rFonts w:ascii="Arial" w:hAnsi="Arial" w:cs="Arial"/>
          <w:sz w:val="20"/>
        </w:rPr>
        <w:t>.1.</w:t>
      </w:r>
      <w:r w:rsidRPr="001E2793">
        <w:rPr>
          <w:rFonts w:ascii="Arial" w:hAnsi="Arial" w:cs="Arial"/>
          <w:sz w:val="20"/>
        </w:rPr>
        <w:tab/>
        <w:t>As Debêntures não estarão sujeitas a resgate antecipado facultativo total ou parcial,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w:t>
      </w:r>
    </w:p>
    <w:p w14:paraId="10337A55" w14:textId="77777777" w:rsidR="00F40129" w:rsidRPr="001E2793" w:rsidRDefault="00F40129" w:rsidP="00F40129">
      <w:pPr>
        <w:tabs>
          <w:tab w:val="left" w:pos="709"/>
        </w:tabs>
        <w:autoSpaceDE w:val="0"/>
        <w:autoSpaceDN w:val="0"/>
        <w:adjustRightInd w:val="0"/>
        <w:spacing w:line="240" w:lineRule="exact"/>
        <w:rPr>
          <w:rFonts w:ascii="Arial" w:hAnsi="Arial" w:cs="Arial"/>
          <w:b/>
          <w:sz w:val="20"/>
        </w:rPr>
      </w:pPr>
    </w:p>
    <w:p w14:paraId="21E8CAA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4.14.</w:t>
      </w:r>
      <w:r w:rsidRPr="001E2793">
        <w:rPr>
          <w:rFonts w:ascii="Arial" w:hAnsi="Arial" w:cs="Arial"/>
          <w:b/>
          <w:sz w:val="20"/>
          <w:szCs w:val="20"/>
        </w:rPr>
        <w:tab/>
        <w:t>Repactuação</w:t>
      </w:r>
    </w:p>
    <w:p w14:paraId="7AB4005F" w14:textId="77777777" w:rsidR="00F40129" w:rsidRPr="001E2793" w:rsidRDefault="00F40129" w:rsidP="00F40129">
      <w:pPr>
        <w:pStyle w:val="NormalWeb"/>
        <w:tabs>
          <w:tab w:val="num" w:pos="0"/>
        </w:tabs>
        <w:spacing w:before="0" w:beforeAutospacing="0" w:after="0" w:afterAutospacing="0" w:line="240" w:lineRule="exact"/>
        <w:jc w:val="both"/>
        <w:rPr>
          <w:rFonts w:ascii="Arial" w:hAnsi="Arial" w:cs="Arial"/>
          <w:i/>
          <w:sz w:val="20"/>
          <w:szCs w:val="20"/>
        </w:rPr>
      </w:pPr>
    </w:p>
    <w:p w14:paraId="667F3F2F" w14:textId="77777777" w:rsidR="00F40129" w:rsidRPr="001E2793" w:rsidRDefault="00F40129" w:rsidP="00F40129">
      <w:pPr>
        <w:pStyle w:val="NormalWeb"/>
        <w:tabs>
          <w:tab w:val="num" w:pos="0"/>
        </w:tabs>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4.14.1.</w:t>
      </w:r>
      <w:r w:rsidRPr="001E2793">
        <w:rPr>
          <w:rFonts w:ascii="Arial" w:hAnsi="Arial" w:cs="Arial"/>
          <w:sz w:val="20"/>
          <w:szCs w:val="20"/>
        </w:rPr>
        <w:tab/>
        <w:t>As Debêntures não estarão sujeitas a repactuação.</w:t>
      </w:r>
    </w:p>
    <w:p w14:paraId="3AA7E5E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62AF9F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4.1</w:t>
      </w:r>
      <w:r>
        <w:rPr>
          <w:rFonts w:ascii="Arial" w:hAnsi="Arial" w:cs="Arial"/>
          <w:b/>
          <w:sz w:val="20"/>
          <w:szCs w:val="20"/>
        </w:rPr>
        <w:t>5</w:t>
      </w:r>
      <w:r w:rsidRPr="001E2793">
        <w:rPr>
          <w:rFonts w:ascii="Arial" w:hAnsi="Arial" w:cs="Arial"/>
          <w:b/>
          <w:sz w:val="20"/>
          <w:szCs w:val="20"/>
        </w:rPr>
        <w:t>.</w:t>
      </w:r>
      <w:r w:rsidRPr="001E2793">
        <w:rPr>
          <w:rFonts w:ascii="Arial" w:hAnsi="Arial" w:cs="Arial"/>
          <w:b/>
          <w:sz w:val="20"/>
          <w:szCs w:val="20"/>
        </w:rPr>
        <w:tab/>
        <w:t>Prorrogação dos Prazos</w:t>
      </w:r>
    </w:p>
    <w:p w14:paraId="49C3B9DE"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74BE4446"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4.1</w:t>
      </w:r>
      <w:r>
        <w:rPr>
          <w:rFonts w:ascii="Arial" w:hAnsi="Arial" w:cs="Arial"/>
          <w:sz w:val="20"/>
          <w:szCs w:val="20"/>
        </w:rPr>
        <w:t>5</w:t>
      </w:r>
      <w:r w:rsidRPr="001E2793">
        <w:rPr>
          <w:rFonts w:ascii="Arial" w:hAnsi="Arial" w:cs="Arial"/>
          <w:sz w:val="20"/>
          <w:szCs w:val="20"/>
        </w:rPr>
        <w:t>.1.</w:t>
      </w:r>
      <w:r w:rsidRPr="001E2793">
        <w:rPr>
          <w:rFonts w:ascii="Arial" w:hAnsi="Arial" w:cs="Arial"/>
          <w:sz w:val="20"/>
          <w:szCs w:val="20"/>
        </w:rPr>
        <w:tab/>
        <w:t>Considerar-se-ão automaticamente prorrogados até o primeiro Dia Útil subseq</w:t>
      </w:r>
      <w:r>
        <w:rPr>
          <w:rFonts w:ascii="Arial" w:hAnsi="Arial" w:cs="Arial"/>
          <w:sz w:val="20"/>
          <w:szCs w:val="20"/>
        </w:rPr>
        <w:t>u</w:t>
      </w:r>
      <w:r w:rsidRPr="001E2793">
        <w:rPr>
          <w:rFonts w:ascii="Arial" w:hAnsi="Arial" w:cs="Arial"/>
          <w:sz w:val="20"/>
          <w:szCs w:val="20"/>
        </w:rPr>
        <w:t xml:space="preserve">ente, sem acréscimo de juros ou de qualquer outro encargo moratório aos valores a serem pagos, os prazos para pagamento de qualquer obrigação pecuniária prevista ou decorrente </w:t>
      </w:r>
      <w:proofErr w:type="gramStart"/>
      <w:r w:rsidRPr="001E2793">
        <w:rPr>
          <w:rFonts w:ascii="Arial" w:hAnsi="Arial" w:cs="Arial"/>
          <w:sz w:val="20"/>
          <w:szCs w:val="20"/>
        </w:rPr>
        <w:t>da presente</w:t>
      </w:r>
      <w:proofErr w:type="gramEnd"/>
      <w:r w:rsidRPr="001E2793">
        <w:rPr>
          <w:rFonts w:ascii="Arial" w:hAnsi="Arial" w:cs="Arial"/>
          <w:sz w:val="20"/>
          <w:szCs w:val="20"/>
        </w:rPr>
        <w:t xml:space="preserve"> Escritura de Emissão, quando a data de tais pagamentos coincidir </w:t>
      </w:r>
      <w:r>
        <w:rPr>
          <w:rFonts w:ascii="Arial" w:hAnsi="Arial" w:cs="Arial"/>
          <w:sz w:val="20"/>
          <w:szCs w:val="20"/>
        </w:rPr>
        <w:t>com qualquer dia que não seja um Dia Útil</w:t>
      </w:r>
      <w:r w:rsidRPr="001E2793">
        <w:rPr>
          <w:rFonts w:ascii="Arial" w:hAnsi="Arial" w:cs="Arial"/>
          <w:sz w:val="20"/>
          <w:szCs w:val="20"/>
        </w:rPr>
        <w:t xml:space="preserve">. </w:t>
      </w:r>
    </w:p>
    <w:p w14:paraId="424E2E56"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C546B4A"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bookmarkStart w:id="47" w:name="EncargosMoratórios"/>
      <w:r w:rsidRPr="001E2793">
        <w:rPr>
          <w:rFonts w:ascii="Arial" w:hAnsi="Arial" w:cs="Arial"/>
          <w:b/>
          <w:sz w:val="20"/>
          <w:szCs w:val="20"/>
        </w:rPr>
        <w:t>4.1</w:t>
      </w:r>
      <w:r>
        <w:rPr>
          <w:rFonts w:ascii="Arial" w:hAnsi="Arial" w:cs="Arial"/>
          <w:b/>
          <w:sz w:val="20"/>
          <w:szCs w:val="20"/>
        </w:rPr>
        <w:t>6</w:t>
      </w:r>
      <w:r w:rsidRPr="001E2793">
        <w:rPr>
          <w:rFonts w:ascii="Arial" w:hAnsi="Arial" w:cs="Arial"/>
          <w:b/>
          <w:sz w:val="20"/>
          <w:szCs w:val="20"/>
        </w:rPr>
        <w:t>.</w:t>
      </w:r>
      <w:r w:rsidRPr="001E2793">
        <w:rPr>
          <w:rFonts w:ascii="Arial" w:hAnsi="Arial" w:cs="Arial"/>
          <w:b/>
          <w:sz w:val="20"/>
          <w:szCs w:val="20"/>
        </w:rPr>
        <w:tab/>
        <w:t>Encargos Moratórios</w:t>
      </w:r>
    </w:p>
    <w:bookmarkEnd w:id="47"/>
    <w:p w14:paraId="5DA4CBC0"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162964BC"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4.1</w:t>
      </w:r>
      <w:r>
        <w:rPr>
          <w:rFonts w:ascii="Arial" w:hAnsi="Arial" w:cs="Arial"/>
          <w:sz w:val="20"/>
          <w:szCs w:val="20"/>
        </w:rPr>
        <w:t>6</w:t>
      </w:r>
      <w:r w:rsidRPr="001E2793">
        <w:rPr>
          <w:rFonts w:ascii="Arial" w:hAnsi="Arial" w:cs="Arial"/>
          <w:sz w:val="20"/>
          <w:szCs w:val="20"/>
        </w:rPr>
        <w:t>.1.</w:t>
      </w:r>
      <w:r w:rsidRPr="001E2793">
        <w:rPr>
          <w:rFonts w:ascii="Arial" w:hAnsi="Arial" w:cs="Arial"/>
          <w:sz w:val="20"/>
          <w:szCs w:val="20"/>
        </w:rPr>
        <w:tab/>
        <w:t>Sem prejuízo da Remuneraçã</w:t>
      </w:r>
      <w:r>
        <w:rPr>
          <w:rFonts w:ascii="Arial" w:hAnsi="Arial" w:cs="Arial"/>
          <w:sz w:val="20"/>
          <w:szCs w:val="20"/>
        </w:rPr>
        <w:t>o</w:t>
      </w:r>
      <w:r w:rsidR="00A529B3">
        <w:rPr>
          <w:rFonts w:ascii="Arial" w:hAnsi="Arial" w:cs="Arial"/>
          <w:sz w:val="20"/>
          <w:szCs w:val="20"/>
        </w:rPr>
        <w:t xml:space="preserve"> e do Prêmio</w:t>
      </w:r>
      <w:r>
        <w:rPr>
          <w:rFonts w:ascii="Arial" w:hAnsi="Arial" w:cs="Arial"/>
          <w:sz w:val="20"/>
          <w:szCs w:val="20"/>
        </w:rPr>
        <w:t>, ocorrendo atraso imputável à</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w:t>
      </w:r>
      <w:r>
        <w:rPr>
          <w:rFonts w:ascii="Arial" w:hAnsi="Arial" w:cs="Arial"/>
          <w:sz w:val="20"/>
          <w:szCs w:val="20"/>
        </w:rPr>
        <w:t>na entrega das Ações</w:t>
      </w:r>
      <w:r w:rsidRPr="001E2793">
        <w:rPr>
          <w:rFonts w:ascii="Arial" w:hAnsi="Arial" w:cs="Arial"/>
          <w:sz w:val="20"/>
          <w:szCs w:val="20"/>
        </w:rPr>
        <w:t xml:space="preserve"> aos Debenturistas, independente de qualquer aviso, notificação ou interpelação judicial ou extrajudicial, ficará </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sujeit</w:t>
      </w:r>
      <w:r>
        <w:rPr>
          <w:rFonts w:ascii="Arial" w:hAnsi="Arial" w:cs="Arial"/>
          <w:sz w:val="20"/>
          <w:szCs w:val="20"/>
        </w:rPr>
        <w:t>a</w:t>
      </w:r>
      <w:r w:rsidRPr="001E2793">
        <w:rPr>
          <w:rFonts w:ascii="Arial" w:hAnsi="Arial" w:cs="Arial"/>
          <w:sz w:val="20"/>
          <w:szCs w:val="20"/>
        </w:rPr>
        <w:t xml:space="preserve"> ao pagamento de multa moratória de 2% (dois por cento) e juros de mora </w:t>
      </w:r>
      <w:proofErr w:type="gramStart"/>
      <w:r w:rsidRPr="001E2793">
        <w:rPr>
          <w:rFonts w:ascii="Arial" w:hAnsi="Arial" w:cs="Arial"/>
          <w:i/>
          <w:sz w:val="20"/>
          <w:szCs w:val="20"/>
        </w:rPr>
        <w:t>pro rata</w:t>
      </w:r>
      <w:proofErr w:type="gramEnd"/>
      <w:r w:rsidRPr="001E2793">
        <w:rPr>
          <w:rFonts w:ascii="Arial" w:hAnsi="Arial" w:cs="Arial"/>
          <w:i/>
          <w:sz w:val="20"/>
          <w:szCs w:val="20"/>
        </w:rPr>
        <w:t xml:space="preserve"> </w:t>
      </w:r>
      <w:proofErr w:type="spellStart"/>
      <w:r w:rsidRPr="001E2793">
        <w:rPr>
          <w:rFonts w:ascii="Arial" w:hAnsi="Arial" w:cs="Arial"/>
          <w:i/>
          <w:sz w:val="20"/>
          <w:szCs w:val="20"/>
        </w:rPr>
        <w:t>temporis</w:t>
      </w:r>
      <w:proofErr w:type="spellEnd"/>
      <w:r w:rsidRPr="001E2793">
        <w:rPr>
          <w:rFonts w:ascii="Arial" w:hAnsi="Arial" w:cs="Arial"/>
          <w:sz w:val="20"/>
          <w:szCs w:val="20"/>
        </w:rPr>
        <w:t xml:space="preserve"> de 1% (um por cento) ao mês, ambos incidentes sobre os valores em atraso, desde a data de inadimplemento até a data do seu efetivo pagamento</w:t>
      </w:r>
      <w:r>
        <w:rPr>
          <w:rFonts w:ascii="Arial" w:hAnsi="Arial" w:cs="Arial"/>
          <w:sz w:val="20"/>
          <w:szCs w:val="20"/>
        </w:rPr>
        <w:t xml:space="preserve"> (“</w:t>
      </w:r>
      <w:r w:rsidRPr="005708B3">
        <w:rPr>
          <w:rFonts w:ascii="Arial" w:hAnsi="Arial" w:cs="Arial"/>
          <w:sz w:val="20"/>
          <w:szCs w:val="20"/>
          <w:u w:val="single"/>
        </w:rPr>
        <w:t>Encargos Moratórios</w:t>
      </w:r>
      <w:r>
        <w:rPr>
          <w:rFonts w:ascii="Arial" w:hAnsi="Arial" w:cs="Arial"/>
          <w:sz w:val="20"/>
          <w:szCs w:val="20"/>
        </w:rPr>
        <w:t>”)</w:t>
      </w:r>
      <w:r w:rsidRPr="001E2793">
        <w:rPr>
          <w:rFonts w:ascii="Arial" w:hAnsi="Arial" w:cs="Arial"/>
          <w:sz w:val="20"/>
          <w:szCs w:val="20"/>
        </w:rPr>
        <w:t>.</w:t>
      </w:r>
    </w:p>
    <w:p w14:paraId="4D0A4DEC"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1F5C3778" w14:textId="77777777" w:rsidR="00F40129" w:rsidRPr="00705D8E" w:rsidRDefault="00F40129" w:rsidP="00F40129">
      <w:pPr>
        <w:pStyle w:val="NormalWeb"/>
        <w:spacing w:before="0" w:beforeAutospacing="0" w:after="0" w:afterAutospacing="0" w:line="240" w:lineRule="exact"/>
        <w:rPr>
          <w:rFonts w:ascii="Arial" w:hAnsi="Arial" w:cs="Arial"/>
          <w:b/>
          <w:sz w:val="20"/>
          <w:szCs w:val="20"/>
        </w:rPr>
      </w:pPr>
      <w:r>
        <w:rPr>
          <w:rFonts w:ascii="Arial" w:hAnsi="Arial" w:cs="Arial"/>
          <w:b/>
          <w:sz w:val="20"/>
          <w:szCs w:val="20"/>
        </w:rPr>
        <w:t>4.17</w:t>
      </w:r>
      <w:r w:rsidRPr="00705D8E">
        <w:rPr>
          <w:rFonts w:ascii="Arial" w:hAnsi="Arial" w:cs="Arial"/>
          <w:b/>
          <w:sz w:val="20"/>
          <w:szCs w:val="20"/>
        </w:rPr>
        <w:t>.</w:t>
      </w:r>
      <w:r w:rsidRPr="00705D8E">
        <w:rPr>
          <w:rFonts w:ascii="Arial" w:hAnsi="Arial" w:cs="Arial"/>
          <w:b/>
          <w:sz w:val="20"/>
          <w:szCs w:val="20"/>
        </w:rPr>
        <w:tab/>
      </w:r>
      <w:r>
        <w:rPr>
          <w:rFonts w:ascii="Arial" w:hAnsi="Arial" w:cs="Arial"/>
          <w:b/>
          <w:sz w:val="20"/>
          <w:szCs w:val="20"/>
        </w:rPr>
        <w:t>Garantias Reais</w:t>
      </w:r>
    </w:p>
    <w:p w14:paraId="2FC8BD2D" w14:textId="53A96978" w:rsidR="00F40129" w:rsidRDefault="00F40129" w:rsidP="00F40129">
      <w:pPr>
        <w:pStyle w:val="NormalWeb"/>
        <w:spacing w:line="240" w:lineRule="exact"/>
        <w:jc w:val="both"/>
        <w:rPr>
          <w:rFonts w:ascii="Arial" w:hAnsi="Arial" w:cs="Arial"/>
          <w:sz w:val="20"/>
        </w:rPr>
      </w:pPr>
      <w:r>
        <w:rPr>
          <w:rFonts w:ascii="Arial" w:hAnsi="Arial" w:cs="Arial"/>
          <w:sz w:val="20"/>
          <w:szCs w:val="20"/>
        </w:rPr>
        <w:t>4.17.1</w:t>
      </w:r>
      <w:r w:rsidRPr="00C62F6A">
        <w:rPr>
          <w:rFonts w:ascii="Arial" w:hAnsi="Arial" w:cs="Arial"/>
          <w:sz w:val="20"/>
        </w:rPr>
        <w:tab/>
        <w:t>Como garantia do fiel, pontual e integral pagamento do Valor Total da Emissão na Data de Emissão, acrescido da Remuneração e dos encargos moratórios aplicáveis, bem como das demais obrigações pecuniárias, principais ou acessórias previstas nesta Escritura de Emissão, incluindo, sem limitação, aquelas devidas ao Agente Fiduciário (“</w:t>
      </w:r>
      <w:r w:rsidRPr="001E7F1B">
        <w:rPr>
          <w:rFonts w:ascii="Arial" w:hAnsi="Arial" w:cs="Arial"/>
          <w:sz w:val="20"/>
          <w:u w:val="single"/>
        </w:rPr>
        <w:t>Obrigações Garantidas</w:t>
      </w:r>
      <w:r w:rsidRPr="00C62F6A">
        <w:rPr>
          <w:rFonts w:ascii="Arial" w:hAnsi="Arial" w:cs="Arial"/>
          <w:sz w:val="20"/>
        </w:rPr>
        <w:t>”) a</w:t>
      </w:r>
      <w:r>
        <w:rPr>
          <w:rFonts w:ascii="Arial" w:hAnsi="Arial" w:cs="Arial"/>
          <w:sz w:val="20"/>
        </w:rPr>
        <w:t xml:space="preserve">s Debêntures </w:t>
      </w:r>
      <w:r w:rsidRPr="00C62F6A">
        <w:rPr>
          <w:rFonts w:ascii="Arial" w:hAnsi="Arial" w:cs="Arial"/>
          <w:sz w:val="20"/>
        </w:rPr>
        <w:t>contar</w:t>
      </w:r>
      <w:r>
        <w:rPr>
          <w:rFonts w:ascii="Arial" w:hAnsi="Arial" w:cs="Arial"/>
          <w:sz w:val="20"/>
        </w:rPr>
        <w:t>ão</w:t>
      </w:r>
      <w:r w:rsidRPr="00C62F6A">
        <w:rPr>
          <w:rFonts w:ascii="Arial" w:hAnsi="Arial" w:cs="Arial"/>
          <w:sz w:val="20"/>
        </w:rPr>
        <w:t xml:space="preserve"> com as garantias</w:t>
      </w:r>
      <w:r>
        <w:rPr>
          <w:rFonts w:ascii="Arial" w:hAnsi="Arial" w:cs="Arial"/>
          <w:sz w:val="20"/>
        </w:rPr>
        <w:t xml:space="preserve"> reais descritas abaixo</w:t>
      </w:r>
      <w:r w:rsidR="00CE6504">
        <w:rPr>
          <w:rFonts w:ascii="Arial" w:hAnsi="Arial" w:cs="Arial"/>
          <w:sz w:val="20"/>
        </w:rPr>
        <w:t>, as quais serão acompanhadas pelo Agente de Monitoramento</w:t>
      </w:r>
      <w:r>
        <w:rPr>
          <w:rFonts w:ascii="Arial" w:hAnsi="Arial" w:cs="Arial"/>
          <w:sz w:val="20"/>
        </w:rPr>
        <w:t>.</w:t>
      </w:r>
    </w:p>
    <w:p w14:paraId="430E453C" w14:textId="245AE278" w:rsidR="00F40129" w:rsidRPr="00C62F6A" w:rsidRDefault="00F40129" w:rsidP="00F40129">
      <w:pPr>
        <w:pStyle w:val="NormalWeb"/>
        <w:spacing w:line="240" w:lineRule="exact"/>
        <w:jc w:val="both"/>
        <w:rPr>
          <w:rFonts w:ascii="Arial" w:hAnsi="Arial" w:cs="Arial"/>
          <w:sz w:val="20"/>
        </w:rPr>
      </w:pPr>
      <w:r>
        <w:rPr>
          <w:rFonts w:ascii="Arial" w:hAnsi="Arial" w:cs="Arial"/>
          <w:sz w:val="20"/>
        </w:rPr>
        <w:t>4.17.1.1. As Debêntures contarão</w:t>
      </w:r>
      <w:r w:rsidR="00C30840">
        <w:rPr>
          <w:rFonts w:ascii="Arial" w:hAnsi="Arial" w:cs="Arial"/>
          <w:sz w:val="20"/>
        </w:rPr>
        <w:t>, desde a Data de Emissão,</w:t>
      </w:r>
      <w:r>
        <w:rPr>
          <w:rFonts w:ascii="Arial" w:hAnsi="Arial" w:cs="Arial"/>
          <w:sz w:val="20"/>
        </w:rPr>
        <w:t xml:space="preserve"> com as seguintes garantias reais</w:t>
      </w:r>
      <w:r w:rsidR="00EB02D1">
        <w:rPr>
          <w:rFonts w:ascii="Arial" w:hAnsi="Arial" w:cs="Arial"/>
          <w:sz w:val="20"/>
        </w:rPr>
        <w:t xml:space="preserve"> (em conjunto, “</w:t>
      </w:r>
      <w:r w:rsidR="00EB02D1" w:rsidRPr="00EB02D1">
        <w:rPr>
          <w:rFonts w:ascii="Arial" w:hAnsi="Arial" w:cs="Arial"/>
          <w:sz w:val="20"/>
          <w:u w:val="single"/>
        </w:rPr>
        <w:t>Garantias Reais</w:t>
      </w:r>
      <w:r w:rsidR="00EB02D1">
        <w:rPr>
          <w:rFonts w:ascii="Arial" w:hAnsi="Arial" w:cs="Arial"/>
          <w:sz w:val="20"/>
        </w:rPr>
        <w:t>”)</w:t>
      </w:r>
      <w:r>
        <w:rPr>
          <w:rFonts w:ascii="Arial" w:hAnsi="Arial" w:cs="Arial"/>
          <w:sz w:val="20"/>
        </w:rPr>
        <w:t>:</w:t>
      </w:r>
      <w:r w:rsidRPr="00C62F6A">
        <w:rPr>
          <w:rFonts w:ascii="Arial" w:hAnsi="Arial" w:cs="Arial"/>
          <w:sz w:val="20"/>
        </w:rPr>
        <w:t xml:space="preserve"> </w:t>
      </w:r>
    </w:p>
    <w:p w14:paraId="1582D921" w14:textId="2E2B66CD" w:rsidR="00F40129" w:rsidRPr="00C62F6A" w:rsidRDefault="00F40129" w:rsidP="00F40129">
      <w:pPr>
        <w:pStyle w:val="NormalWeb"/>
        <w:spacing w:line="240" w:lineRule="exact"/>
        <w:jc w:val="both"/>
        <w:rPr>
          <w:rFonts w:ascii="Arial" w:hAnsi="Arial" w:cs="Arial"/>
          <w:sz w:val="20"/>
        </w:rPr>
      </w:pPr>
      <w:r w:rsidRPr="00C62F6A">
        <w:rPr>
          <w:rFonts w:ascii="Arial" w:hAnsi="Arial" w:cs="Arial"/>
          <w:sz w:val="20"/>
        </w:rPr>
        <w:t>(i</w:t>
      </w:r>
      <w:proofErr w:type="gramStart"/>
      <w:r w:rsidRPr="00C62F6A">
        <w:rPr>
          <w:rFonts w:ascii="Arial" w:hAnsi="Arial" w:cs="Arial"/>
          <w:sz w:val="20"/>
        </w:rPr>
        <w:t>)</w:t>
      </w:r>
      <w:proofErr w:type="gramEnd"/>
      <w:r w:rsidRPr="00C62F6A">
        <w:rPr>
          <w:rFonts w:ascii="Arial" w:hAnsi="Arial" w:cs="Arial"/>
          <w:sz w:val="20"/>
        </w:rPr>
        <w:tab/>
      </w:r>
      <w:r w:rsidR="00AD2997" w:rsidRPr="00FB4B95">
        <w:rPr>
          <w:rFonts w:ascii="Arial" w:hAnsi="Arial" w:cs="Arial"/>
          <w:sz w:val="20"/>
        </w:rPr>
        <w:t>alienação fiduciária</w:t>
      </w:r>
      <w:r w:rsidRPr="00FB4B95">
        <w:rPr>
          <w:rFonts w:ascii="Arial" w:hAnsi="Arial" w:cs="Arial"/>
          <w:sz w:val="20"/>
        </w:rPr>
        <w:t xml:space="preserve"> sobre petróleo de titularidade da Emissora,</w:t>
      </w:r>
      <w:r w:rsidR="00AD2997" w:rsidRPr="00FB4B95">
        <w:rPr>
          <w:rFonts w:ascii="Arial" w:hAnsi="Arial" w:cs="Arial"/>
          <w:sz w:val="20"/>
        </w:rPr>
        <w:t xml:space="preserve"> da OG Participações, da OGX </w:t>
      </w:r>
      <w:proofErr w:type="spellStart"/>
      <w:r w:rsidR="00AD2997" w:rsidRPr="00FB4B95">
        <w:rPr>
          <w:rFonts w:ascii="Arial" w:hAnsi="Arial" w:cs="Arial"/>
          <w:sz w:val="20"/>
        </w:rPr>
        <w:t>Austria</w:t>
      </w:r>
      <w:proofErr w:type="spellEnd"/>
      <w:r w:rsidR="00AD2997" w:rsidRPr="00FB4B95">
        <w:rPr>
          <w:rFonts w:ascii="Arial" w:hAnsi="Arial" w:cs="Arial"/>
          <w:sz w:val="20"/>
        </w:rPr>
        <w:t xml:space="preserve"> GMBH (“</w:t>
      </w:r>
      <w:r w:rsidR="00AD2997" w:rsidRPr="00FB4B95">
        <w:rPr>
          <w:rFonts w:ascii="Arial" w:hAnsi="Arial" w:cs="Arial"/>
          <w:sz w:val="20"/>
          <w:u w:val="single"/>
        </w:rPr>
        <w:t xml:space="preserve">OGX </w:t>
      </w:r>
      <w:proofErr w:type="spellStart"/>
      <w:r w:rsidR="00AD2997" w:rsidRPr="00FB4B95">
        <w:rPr>
          <w:rFonts w:ascii="Arial" w:hAnsi="Arial" w:cs="Arial"/>
          <w:sz w:val="20"/>
          <w:u w:val="single"/>
        </w:rPr>
        <w:t>Austria</w:t>
      </w:r>
      <w:proofErr w:type="spellEnd"/>
      <w:r w:rsidR="00AD2997" w:rsidRPr="00FB4B95">
        <w:rPr>
          <w:rFonts w:ascii="Arial" w:hAnsi="Arial" w:cs="Arial"/>
          <w:sz w:val="20"/>
        </w:rPr>
        <w:t xml:space="preserve">”), da OGX </w:t>
      </w:r>
      <w:proofErr w:type="spellStart"/>
      <w:r w:rsidR="00AD2997" w:rsidRPr="00FB4B95">
        <w:rPr>
          <w:rFonts w:ascii="Arial" w:hAnsi="Arial" w:cs="Arial"/>
          <w:sz w:val="20"/>
        </w:rPr>
        <w:t>International</w:t>
      </w:r>
      <w:proofErr w:type="spellEnd"/>
      <w:r w:rsidR="00AD2997" w:rsidRPr="00FB4B95">
        <w:rPr>
          <w:rFonts w:ascii="Arial" w:hAnsi="Arial" w:cs="Arial"/>
          <w:sz w:val="20"/>
        </w:rPr>
        <w:t xml:space="preserve"> GMBH (“</w:t>
      </w:r>
      <w:r w:rsidR="00AD2997" w:rsidRPr="00FB4B95">
        <w:rPr>
          <w:rFonts w:ascii="Arial" w:hAnsi="Arial" w:cs="Arial"/>
          <w:sz w:val="20"/>
          <w:u w:val="single"/>
        </w:rPr>
        <w:t xml:space="preserve">OGX </w:t>
      </w:r>
      <w:proofErr w:type="spellStart"/>
      <w:r w:rsidR="00AD2997" w:rsidRPr="00FB4B95">
        <w:rPr>
          <w:rFonts w:ascii="Arial" w:hAnsi="Arial" w:cs="Arial"/>
          <w:sz w:val="20"/>
          <w:u w:val="single"/>
        </w:rPr>
        <w:t>International</w:t>
      </w:r>
      <w:proofErr w:type="spellEnd"/>
      <w:r w:rsidR="00AD2997" w:rsidRPr="00FB4B95">
        <w:rPr>
          <w:rFonts w:ascii="Arial" w:hAnsi="Arial" w:cs="Arial"/>
          <w:sz w:val="20"/>
        </w:rPr>
        <w:t xml:space="preserve">”), da OGX </w:t>
      </w:r>
      <w:proofErr w:type="spellStart"/>
      <w:r w:rsidR="00AD2997" w:rsidRPr="00FB4B95">
        <w:rPr>
          <w:rFonts w:ascii="Arial" w:hAnsi="Arial" w:cs="Arial"/>
          <w:sz w:val="20"/>
        </w:rPr>
        <w:t>Netherlands</w:t>
      </w:r>
      <w:proofErr w:type="spellEnd"/>
      <w:r w:rsidR="00AD2997" w:rsidRPr="00FB4B95">
        <w:rPr>
          <w:rFonts w:ascii="Arial" w:hAnsi="Arial" w:cs="Arial"/>
          <w:sz w:val="20"/>
        </w:rPr>
        <w:t xml:space="preserve"> BV (“</w:t>
      </w:r>
      <w:r w:rsidR="00AD2997" w:rsidRPr="00FB4B95">
        <w:rPr>
          <w:rFonts w:ascii="Arial" w:hAnsi="Arial" w:cs="Arial"/>
          <w:sz w:val="20"/>
          <w:u w:val="single"/>
        </w:rPr>
        <w:t xml:space="preserve">OGX </w:t>
      </w:r>
      <w:proofErr w:type="spellStart"/>
      <w:r w:rsidR="00AD2997" w:rsidRPr="00FB4B95">
        <w:rPr>
          <w:rFonts w:ascii="Arial" w:hAnsi="Arial" w:cs="Arial"/>
          <w:sz w:val="20"/>
          <w:u w:val="single"/>
        </w:rPr>
        <w:t>Netherlands</w:t>
      </w:r>
      <w:proofErr w:type="spellEnd"/>
      <w:r w:rsidR="00AD2997" w:rsidRPr="00FB4B95">
        <w:rPr>
          <w:rFonts w:ascii="Arial" w:hAnsi="Arial" w:cs="Arial"/>
          <w:sz w:val="20"/>
        </w:rPr>
        <w:t xml:space="preserve">”), da OGX </w:t>
      </w:r>
      <w:proofErr w:type="spellStart"/>
      <w:r w:rsidR="00AD2997" w:rsidRPr="00FB4B95">
        <w:rPr>
          <w:rFonts w:ascii="Arial" w:hAnsi="Arial" w:cs="Arial"/>
          <w:sz w:val="20"/>
        </w:rPr>
        <w:t>Netherlands</w:t>
      </w:r>
      <w:proofErr w:type="spellEnd"/>
      <w:r w:rsidR="00AD2997" w:rsidRPr="00FB4B95">
        <w:rPr>
          <w:rFonts w:ascii="Arial" w:hAnsi="Arial" w:cs="Arial"/>
          <w:sz w:val="20"/>
        </w:rPr>
        <w:t xml:space="preserve"> Holding BV (“</w:t>
      </w:r>
      <w:r w:rsidR="00AD2997" w:rsidRPr="00FB4B95">
        <w:rPr>
          <w:rFonts w:ascii="Arial" w:hAnsi="Arial" w:cs="Arial"/>
          <w:sz w:val="20"/>
          <w:u w:val="single"/>
        </w:rPr>
        <w:t xml:space="preserve">OGX </w:t>
      </w:r>
      <w:proofErr w:type="spellStart"/>
      <w:r w:rsidR="00AD2997" w:rsidRPr="00FB4B95">
        <w:rPr>
          <w:rFonts w:ascii="Arial" w:hAnsi="Arial" w:cs="Arial"/>
          <w:sz w:val="20"/>
          <w:u w:val="single"/>
        </w:rPr>
        <w:t>Netherlands</w:t>
      </w:r>
      <w:proofErr w:type="spellEnd"/>
      <w:r w:rsidR="00AD2997" w:rsidRPr="00FB4B95">
        <w:rPr>
          <w:rFonts w:ascii="Arial" w:hAnsi="Arial" w:cs="Arial"/>
          <w:sz w:val="20"/>
          <w:u w:val="single"/>
        </w:rPr>
        <w:t xml:space="preserve"> Holding</w:t>
      </w:r>
      <w:r w:rsidR="00AD2997" w:rsidRPr="00FB4B95">
        <w:rPr>
          <w:rFonts w:ascii="Arial" w:hAnsi="Arial" w:cs="Arial"/>
          <w:sz w:val="20"/>
        </w:rPr>
        <w:t xml:space="preserve">”) e da </w:t>
      </w:r>
      <w:proofErr w:type="spellStart"/>
      <w:r w:rsidR="00AD2997" w:rsidRPr="00FB4B95">
        <w:rPr>
          <w:rFonts w:ascii="Arial" w:hAnsi="Arial" w:cs="Arial"/>
          <w:sz w:val="20"/>
        </w:rPr>
        <w:t>Parnaiba</w:t>
      </w:r>
      <w:proofErr w:type="spellEnd"/>
      <w:r w:rsidR="00AD2997" w:rsidRPr="00FB4B95">
        <w:rPr>
          <w:rFonts w:ascii="Arial" w:hAnsi="Arial" w:cs="Arial"/>
          <w:sz w:val="20"/>
        </w:rPr>
        <w:t xml:space="preserve"> BV (“</w:t>
      </w:r>
      <w:proofErr w:type="spellStart"/>
      <w:r w:rsidR="00AD2997" w:rsidRPr="00FB4B95">
        <w:rPr>
          <w:rFonts w:ascii="Arial" w:hAnsi="Arial" w:cs="Arial"/>
          <w:sz w:val="20"/>
          <w:u w:val="single"/>
        </w:rPr>
        <w:t>Parnaiba</w:t>
      </w:r>
      <w:proofErr w:type="spellEnd"/>
      <w:r w:rsidR="00AD2997" w:rsidRPr="00FB4B95">
        <w:rPr>
          <w:rFonts w:ascii="Arial" w:hAnsi="Arial" w:cs="Arial"/>
          <w:sz w:val="20"/>
        </w:rPr>
        <w:t xml:space="preserve">” e, em conjunto com OG Participações, OGX </w:t>
      </w:r>
      <w:proofErr w:type="spellStart"/>
      <w:r w:rsidR="00AD2997" w:rsidRPr="00FB4B95">
        <w:rPr>
          <w:rFonts w:ascii="Arial" w:hAnsi="Arial" w:cs="Arial"/>
          <w:sz w:val="20"/>
        </w:rPr>
        <w:t>Austria</w:t>
      </w:r>
      <w:proofErr w:type="spellEnd"/>
      <w:r w:rsidR="00AD2997" w:rsidRPr="00FB4B95">
        <w:rPr>
          <w:rFonts w:ascii="Arial" w:hAnsi="Arial" w:cs="Arial"/>
          <w:sz w:val="20"/>
        </w:rPr>
        <w:t xml:space="preserve">, OGX </w:t>
      </w:r>
      <w:proofErr w:type="spellStart"/>
      <w:r w:rsidR="00AD2997" w:rsidRPr="00FB4B95">
        <w:rPr>
          <w:rFonts w:ascii="Arial" w:hAnsi="Arial" w:cs="Arial"/>
          <w:sz w:val="20"/>
        </w:rPr>
        <w:t>International</w:t>
      </w:r>
      <w:proofErr w:type="spellEnd"/>
      <w:r w:rsidR="00AD2997" w:rsidRPr="00FB4B95">
        <w:rPr>
          <w:rFonts w:ascii="Arial" w:hAnsi="Arial" w:cs="Arial"/>
          <w:sz w:val="20"/>
        </w:rPr>
        <w:t xml:space="preserve">, OGX </w:t>
      </w:r>
      <w:proofErr w:type="spellStart"/>
      <w:r w:rsidR="00AD2997" w:rsidRPr="00FB4B95">
        <w:rPr>
          <w:rFonts w:ascii="Arial" w:hAnsi="Arial" w:cs="Arial"/>
          <w:sz w:val="20"/>
        </w:rPr>
        <w:t>Netherlands</w:t>
      </w:r>
      <w:proofErr w:type="spellEnd"/>
      <w:r w:rsidR="00AD2997" w:rsidRPr="00FB4B95">
        <w:rPr>
          <w:rFonts w:ascii="Arial" w:hAnsi="Arial" w:cs="Arial"/>
          <w:sz w:val="20"/>
        </w:rPr>
        <w:t xml:space="preserve"> e OGX </w:t>
      </w:r>
      <w:proofErr w:type="spellStart"/>
      <w:r w:rsidR="00AD2997" w:rsidRPr="00FB4B95">
        <w:rPr>
          <w:rFonts w:ascii="Arial" w:hAnsi="Arial" w:cs="Arial"/>
          <w:sz w:val="20"/>
        </w:rPr>
        <w:t>Netherlands</w:t>
      </w:r>
      <w:proofErr w:type="spellEnd"/>
      <w:r w:rsidR="00AD2997" w:rsidRPr="00FB4B95">
        <w:rPr>
          <w:rFonts w:ascii="Arial" w:hAnsi="Arial" w:cs="Arial"/>
          <w:sz w:val="20"/>
        </w:rPr>
        <w:t xml:space="preserve"> Holding, os “</w:t>
      </w:r>
      <w:r w:rsidR="00AD2997" w:rsidRPr="00FB4B95">
        <w:rPr>
          <w:rFonts w:ascii="Arial" w:hAnsi="Arial" w:cs="Arial"/>
          <w:sz w:val="20"/>
          <w:u w:val="single"/>
        </w:rPr>
        <w:t>Garantidores</w:t>
      </w:r>
      <w:r w:rsidR="005E2BF8" w:rsidRPr="00FB4B95">
        <w:rPr>
          <w:rFonts w:ascii="Arial" w:hAnsi="Arial" w:cs="Arial"/>
          <w:sz w:val="20"/>
        </w:rPr>
        <w:t>”)</w:t>
      </w:r>
      <w:r w:rsidR="001F6002" w:rsidRPr="00FB4B95">
        <w:rPr>
          <w:rFonts w:ascii="Arial" w:hAnsi="Arial" w:cs="Arial"/>
          <w:sz w:val="20"/>
        </w:rPr>
        <w:t xml:space="preserve">, </w:t>
      </w:r>
      <w:r w:rsidR="00FB4B95">
        <w:rPr>
          <w:rFonts w:ascii="Arial" w:hAnsi="Arial" w:cs="Arial"/>
          <w:sz w:val="20"/>
        </w:rPr>
        <w:t>em volume definido entre os Garantidores e os Debenturistas,</w:t>
      </w:r>
      <w:r w:rsidR="00AD2997" w:rsidRPr="00FB4B95">
        <w:rPr>
          <w:rFonts w:ascii="Arial" w:hAnsi="Arial" w:cs="Arial"/>
          <w:sz w:val="20"/>
        </w:rPr>
        <w:t>”)</w:t>
      </w:r>
      <w:r w:rsidRPr="00FB4B95">
        <w:rPr>
          <w:rFonts w:ascii="Arial" w:hAnsi="Arial" w:cs="Arial"/>
          <w:sz w:val="20"/>
        </w:rPr>
        <w:t xml:space="preserve"> nos termos do </w:t>
      </w:r>
      <w:r w:rsidR="00EB02D1" w:rsidRPr="00FB4B95">
        <w:rPr>
          <w:rFonts w:ascii="Arial" w:hAnsi="Arial" w:cs="Arial"/>
          <w:sz w:val="20"/>
        </w:rPr>
        <w:t>“</w:t>
      </w:r>
      <w:r w:rsidRPr="00FB4B95">
        <w:rPr>
          <w:rFonts w:ascii="Arial" w:hAnsi="Arial" w:cs="Arial"/>
          <w:sz w:val="20"/>
        </w:rPr>
        <w:t xml:space="preserve">Instrumento Particular de </w:t>
      </w:r>
      <w:r w:rsidR="00AD2997" w:rsidRPr="00FB4B95">
        <w:rPr>
          <w:rFonts w:ascii="Arial" w:hAnsi="Arial" w:cs="Arial"/>
          <w:sz w:val="20"/>
        </w:rPr>
        <w:t>Alienação Fiduciária de Petróleo e Gás Natural em Garantia</w:t>
      </w:r>
      <w:r w:rsidR="00EB02D1" w:rsidRPr="00FB4B95">
        <w:rPr>
          <w:rFonts w:ascii="Arial" w:hAnsi="Arial" w:cs="Arial"/>
          <w:sz w:val="20"/>
        </w:rPr>
        <w:t>”</w:t>
      </w:r>
      <w:r w:rsidRPr="00FB4B95">
        <w:rPr>
          <w:rFonts w:ascii="Arial" w:hAnsi="Arial" w:cs="Arial"/>
          <w:sz w:val="20"/>
        </w:rPr>
        <w:t xml:space="preserve"> a ser firmado entre a Emissora</w:t>
      </w:r>
      <w:r w:rsidR="00AD2997" w:rsidRPr="00FB4B95">
        <w:rPr>
          <w:rFonts w:ascii="Arial" w:hAnsi="Arial" w:cs="Arial"/>
          <w:sz w:val="20"/>
        </w:rPr>
        <w:t>, os Garantidores</w:t>
      </w:r>
      <w:r w:rsidR="00CE6504">
        <w:rPr>
          <w:rFonts w:ascii="Arial" w:hAnsi="Arial" w:cs="Arial"/>
          <w:sz w:val="20"/>
        </w:rPr>
        <w:t>, o Agente de Monitoramento</w:t>
      </w:r>
      <w:r w:rsidRPr="00FB4B95">
        <w:rPr>
          <w:rFonts w:ascii="Arial" w:hAnsi="Arial" w:cs="Arial"/>
          <w:sz w:val="20"/>
        </w:rPr>
        <w:t xml:space="preserve"> e o Agente Fiduciário como representante dos Debenturistas;</w:t>
      </w:r>
    </w:p>
    <w:p w14:paraId="57D081A8" w14:textId="654EA8CC" w:rsidR="00F40129" w:rsidRDefault="00F40129" w:rsidP="00F40129">
      <w:pPr>
        <w:pStyle w:val="NormalWeb"/>
        <w:spacing w:line="240" w:lineRule="exact"/>
        <w:jc w:val="both"/>
        <w:rPr>
          <w:rFonts w:ascii="Arial" w:hAnsi="Arial" w:cs="Arial"/>
          <w:sz w:val="20"/>
        </w:rPr>
      </w:pPr>
      <w:r w:rsidRPr="00C62F6A">
        <w:rPr>
          <w:rFonts w:ascii="Arial" w:hAnsi="Arial" w:cs="Arial"/>
          <w:sz w:val="20"/>
        </w:rPr>
        <w:t>(</w:t>
      </w:r>
      <w:proofErr w:type="spellStart"/>
      <w:r w:rsidRPr="00C62F6A">
        <w:rPr>
          <w:rFonts w:ascii="Arial" w:hAnsi="Arial" w:cs="Arial"/>
          <w:sz w:val="20"/>
        </w:rPr>
        <w:t>ii</w:t>
      </w:r>
      <w:proofErr w:type="spellEnd"/>
      <w:proofErr w:type="gramStart"/>
      <w:r w:rsidRPr="00C62F6A">
        <w:rPr>
          <w:rFonts w:ascii="Arial" w:hAnsi="Arial" w:cs="Arial"/>
          <w:sz w:val="20"/>
        </w:rPr>
        <w:t>)</w:t>
      </w:r>
      <w:proofErr w:type="gramEnd"/>
      <w:r w:rsidRPr="00C62F6A">
        <w:rPr>
          <w:rFonts w:ascii="Arial" w:hAnsi="Arial" w:cs="Arial"/>
          <w:sz w:val="20"/>
        </w:rPr>
        <w:tab/>
      </w:r>
      <w:r w:rsidRPr="00CB75FD">
        <w:rPr>
          <w:rFonts w:ascii="Arial" w:hAnsi="Arial" w:cs="Arial"/>
          <w:sz w:val="20"/>
        </w:rPr>
        <w:t xml:space="preserve">cessão fiduciária de direitos creditórios </w:t>
      </w:r>
      <w:r>
        <w:rPr>
          <w:rFonts w:ascii="Arial" w:hAnsi="Arial" w:cs="Arial"/>
          <w:sz w:val="20"/>
        </w:rPr>
        <w:t xml:space="preserve">da comercialização de petróleo da Emissora e dos Garantidores nos termos do </w:t>
      </w:r>
      <w:r w:rsidR="00EB02D1">
        <w:rPr>
          <w:rFonts w:ascii="Arial" w:hAnsi="Arial" w:cs="Arial"/>
          <w:sz w:val="20"/>
        </w:rPr>
        <w:t>“</w:t>
      </w:r>
      <w:r>
        <w:rPr>
          <w:rFonts w:ascii="Arial" w:hAnsi="Arial" w:cs="Arial"/>
          <w:sz w:val="20"/>
        </w:rPr>
        <w:t xml:space="preserve">Instrumento Particular de Cessão Fiduciária de Direitos Creditórios </w:t>
      </w:r>
      <w:r w:rsidR="00AD2997">
        <w:rPr>
          <w:rFonts w:ascii="Arial" w:hAnsi="Arial" w:cs="Arial"/>
          <w:sz w:val="20"/>
        </w:rPr>
        <w:t>em Garantia</w:t>
      </w:r>
      <w:r w:rsidR="00EB02D1">
        <w:rPr>
          <w:rFonts w:ascii="Arial" w:hAnsi="Arial" w:cs="Arial"/>
          <w:sz w:val="20"/>
        </w:rPr>
        <w:t>”</w:t>
      </w:r>
      <w:r>
        <w:rPr>
          <w:rFonts w:ascii="Arial" w:hAnsi="Arial" w:cs="Arial"/>
          <w:sz w:val="20"/>
        </w:rPr>
        <w:t xml:space="preserve"> a ser firmado entre a Emissora, os Garantidores</w:t>
      </w:r>
      <w:r w:rsidR="00CE6504">
        <w:rPr>
          <w:rFonts w:ascii="Arial" w:hAnsi="Arial" w:cs="Arial"/>
          <w:sz w:val="20"/>
        </w:rPr>
        <w:t>, o Agente de Monitoramento</w:t>
      </w:r>
      <w:r>
        <w:rPr>
          <w:rFonts w:ascii="Arial" w:hAnsi="Arial" w:cs="Arial"/>
          <w:sz w:val="20"/>
        </w:rPr>
        <w:t xml:space="preserve"> e o Agente Fiduciário como representante dos Debenturistas</w:t>
      </w:r>
      <w:r w:rsidRPr="00C62F6A">
        <w:rPr>
          <w:rFonts w:ascii="Arial" w:hAnsi="Arial" w:cs="Arial"/>
          <w:sz w:val="20"/>
        </w:rPr>
        <w:t>;</w:t>
      </w:r>
      <w:r>
        <w:rPr>
          <w:rFonts w:ascii="Arial" w:hAnsi="Arial" w:cs="Arial"/>
          <w:sz w:val="20"/>
        </w:rPr>
        <w:t xml:space="preserve"> </w:t>
      </w:r>
      <w:r w:rsidR="00F41911">
        <w:rPr>
          <w:rFonts w:ascii="Arial" w:hAnsi="Arial" w:cs="Arial"/>
          <w:sz w:val="20"/>
        </w:rPr>
        <w:t>e</w:t>
      </w:r>
      <w:r>
        <w:rPr>
          <w:rFonts w:ascii="Arial" w:hAnsi="Arial" w:cs="Arial"/>
          <w:sz w:val="20"/>
        </w:rPr>
        <w:t xml:space="preserve">  </w:t>
      </w:r>
    </w:p>
    <w:p w14:paraId="750AEC7C" w14:textId="3D7A085B" w:rsidR="00AD2997" w:rsidRDefault="00F40129" w:rsidP="00F40129">
      <w:pPr>
        <w:pStyle w:val="NormalWeb"/>
        <w:spacing w:line="240" w:lineRule="exact"/>
        <w:jc w:val="both"/>
        <w:rPr>
          <w:rFonts w:ascii="Arial" w:hAnsi="Arial" w:cs="Arial"/>
          <w:sz w:val="20"/>
        </w:rPr>
      </w:pPr>
      <w:r>
        <w:rPr>
          <w:rFonts w:ascii="Arial" w:hAnsi="Arial" w:cs="Arial"/>
          <w:sz w:val="20"/>
        </w:rPr>
        <w:t>(</w:t>
      </w:r>
      <w:proofErr w:type="spellStart"/>
      <w:r>
        <w:rPr>
          <w:rFonts w:ascii="Arial" w:hAnsi="Arial" w:cs="Arial"/>
          <w:sz w:val="20"/>
        </w:rPr>
        <w:t>iii</w:t>
      </w:r>
      <w:proofErr w:type="spellEnd"/>
      <w:proofErr w:type="gramStart"/>
      <w:r>
        <w:rPr>
          <w:rFonts w:ascii="Arial" w:hAnsi="Arial" w:cs="Arial"/>
          <w:sz w:val="20"/>
        </w:rPr>
        <w:t>)</w:t>
      </w:r>
      <w:proofErr w:type="gramEnd"/>
      <w:r>
        <w:rPr>
          <w:rFonts w:ascii="Arial" w:hAnsi="Arial" w:cs="Arial"/>
          <w:sz w:val="20"/>
        </w:rPr>
        <w:tab/>
      </w:r>
      <w:r w:rsidRPr="00CB75FD">
        <w:rPr>
          <w:rFonts w:ascii="Arial" w:hAnsi="Arial" w:cs="Arial"/>
          <w:sz w:val="20"/>
        </w:rPr>
        <w:t xml:space="preserve">cessão fiduciária de direitos creditórios </w:t>
      </w:r>
      <w:r>
        <w:rPr>
          <w:rFonts w:ascii="Arial" w:hAnsi="Arial" w:cs="Arial"/>
          <w:sz w:val="20"/>
        </w:rPr>
        <w:t>da venda das ações de emissão de Parnaíba Gás Natural S.A. (“</w:t>
      </w:r>
      <w:r w:rsidRPr="000968E2">
        <w:rPr>
          <w:rFonts w:ascii="Arial" w:eastAsia="Times New Roman" w:hAnsi="Arial" w:cs="Times New Roman"/>
          <w:sz w:val="20"/>
          <w:szCs w:val="20"/>
          <w:u w:val="single"/>
        </w:rPr>
        <w:t>Parnaíba</w:t>
      </w:r>
      <w:r w:rsidR="00AC4C8E">
        <w:rPr>
          <w:rFonts w:ascii="Arial" w:hAnsi="Arial" w:cs="Arial"/>
          <w:sz w:val="20"/>
          <w:u w:val="single"/>
        </w:rPr>
        <w:t xml:space="preserve"> Gás Natural</w:t>
      </w:r>
      <w:r>
        <w:rPr>
          <w:rFonts w:ascii="Arial" w:hAnsi="Arial" w:cs="Arial"/>
          <w:sz w:val="20"/>
        </w:rPr>
        <w:t>”) detidas pela Emissora, nos termos do “Instrumento Particular de Cessão Fiduciária de Direitos Creditórios</w:t>
      </w:r>
      <w:r w:rsidR="00AD2997">
        <w:rPr>
          <w:rFonts w:ascii="Arial" w:hAnsi="Arial" w:cs="Arial"/>
          <w:sz w:val="20"/>
        </w:rPr>
        <w:t xml:space="preserve"> em Garantia</w:t>
      </w:r>
      <w:r>
        <w:rPr>
          <w:rFonts w:ascii="Arial" w:hAnsi="Arial" w:cs="Arial"/>
          <w:sz w:val="20"/>
        </w:rPr>
        <w:t>” a ser firmado entre a Emissora,</w:t>
      </w:r>
      <w:r w:rsidR="00AD2997">
        <w:rPr>
          <w:rFonts w:ascii="Arial" w:hAnsi="Arial" w:cs="Arial"/>
          <w:sz w:val="20"/>
        </w:rPr>
        <w:t xml:space="preserve"> a OG Participações, OGX </w:t>
      </w:r>
      <w:proofErr w:type="spellStart"/>
      <w:r w:rsidR="00AD2997">
        <w:rPr>
          <w:rFonts w:ascii="Arial" w:hAnsi="Arial" w:cs="Arial"/>
          <w:sz w:val="20"/>
        </w:rPr>
        <w:t>Netherland</w:t>
      </w:r>
      <w:proofErr w:type="spellEnd"/>
      <w:r w:rsidR="00AD2997">
        <w:rPr>
          <w:rFonts w:ascii="Arial" w:hAnsi="Arial" w:cs="Arial"/>
          <w:sz w:val="20"/>
        </w:rPr>
        <w:t xml:space="preserve"> Holdings,</w:t>
      </w:r>
      <w:r>
        <w:rPr>
          <w:rFonts w:ascii="Arial" w:hAnsi="Arial" w:cs="Arial"/>
          <w:sz w:val="20"/>
        </w:rPr>
        <w:t xml:space="preserve"> a Parnaíba </w:t>
      </w:r>
      <w:r w:rsidR="00A47793">
        <w:rPr>
          <w:rFonts w:ascii="Arial" w:hAnsi="Arial" w:cs="Arial"/>
          <w:sz w:val="20"/>
        </w:rPr>
        <w:t>Gás Natural</w:t>
      </w:r>
      <w:r w:rsidR="00CE6504">
        <w:rPr>
          <w:rFonts w:ascii="Arial" w:hAnsi="Arial" w:cs="Arial"/>
          <w:sz w:val="20"/>
        </w:rPr>
        <w:t>, o Agente de Monitoramento</w:t>
      </w:r>
      <w:r w:rsidR="00A47793">
        <w:rPr>
          <w:rFonts w:ascii="Arial" w:hAnsi="Arial" w:cs="Arial"/>
          <w:sz w:val="20"/>
        </w:rPr>
        <w:t xml:space="preserve"> </w:t>
      </w:r>
      <w:r>
        <w:rPr>
          <w:rFonts w:ascii="Arial" w:hAnsi="Arial" w:cs="Arial"/>
          <w:sz w:val="20"/>
        </w:rPr>
        <w:t>e o Agente Fiduciário como representante dos Debenturistas</w:t>
      </w:r>
      <w:r w:rsidR="00FB4B95">
        <w:rPr>
          <w:rFonts w:ascii="Arial" w:hAnsi="Arial" w:cs="Arial"/>
          <w:sz w:val="20"/>
        </w:rPr>
        <w:t>.</w:t>
      </w:r>
    </w:p>
    <w:p w14:paraId="3F1F44D0" w14:textId="45A77BCB" w:rsidR="00AD2997" w:rsidRDefault="00AD2997" w:rsidP="00AD2997">
      <w:pPr>
        <w:pStyle w:val="NormalWeb"/>
        <w:spacing w:line="240" w:lineRule="exact"/>
        <w:jc w:val="both"/>
        <w:rPr>
          <w:rFonts w:ascii="Arial" w:hAnsi="Arial" w:cs="Arial"/>
          <w:sz w:val="20"/>
        </w:rPr>
      </w:pPr>
      <w:r>
        <w:rPr>
          <w:rFonts w:ascii="Arial" w:hAnsi="Arial" w:cs="Arial"/>
          <w:sz w:val="20"/>
        </w:rPr>
        <w:t xml:space="preserve">  </w:t>
      </w:r>
    </w:p>
    <w:p w14:paraId="2D9FAB77" w14:textId="492D865E" w:rsidR="00F40129" w:rsidRDefault="00F40129" w:rsidP="00F40129">
      <w:pPr>
        <w:pStyle w:val="NormalWeb"/>
        <w:spacing w:line="240" w:lineRule="exact"/>
        <w:jc w:val="both"/>
        <w:rPr>
          <w:rFonts w:ascii="Arial" w:hAnsi="Arial" w:cs="Arial"/>
          <w:sz w:val="20"/>
        </w:rPr>
      </w:pPr>
      <w:r>
        <w:rPr>
          <w:rFonts w:ascii="Arial" w:hAnsi="Arial" w:cs="Arial"/>
          <w:sz w:val="20"/>
        </w:rPr>
        <w:t xml:space="preserve">4.17.1.2. </w:t>
      </w:r>
      <w:r w:rsidR="00C30840">
        <w:rPr>
          <w:rFonts w:ascii="Arial" w:hAnsi="Arial" w:cs="Arial"/>
          <w:sz w:val="20"/>
        </w:rPr>
        <w:t>Em adição às garantias reais descritas nos item 4.17.1.1</w:t>
      </w:r>
      <w:r w:rsidR="00594900">
        <w:rPr>
          <w:rFonts w:ascii="Arial" w:hAnsi="Arial" w:cs="Arial"/>
          <w:sz w:val="20"/>
        </w:rPr>
        <w:t>.</w:t>
      </w:r>
      <w:r w:rsidR="00C30840">
        <w:rPr>
          <w:rFonts w:ascii="Arial" w:hAnsi="Arial" w:cs="Arial"/>
          <w:sz w:val="20"/>
        </w:rPr>
        <w:t xml:space="preserve"> </w:t>
      </w:r>
      <w:proofErr w:type="gramStart"/>
      <w:r w:rsidR="00C30840">
        <w:rPr>
          <w:rFonts w:ascii="Arial" w:hAnsi="Arial" w:cs="Arial"/>
          <w:sz w:val="20"/>
        </w:rPr>
        <w:t>acima</w:t>
      </w:r>
      <w:proofErr w:type="gramEnd"/>
      <w:r w:rsidR="00C30840">
        <w:rPr>
          <w:rFonts w:ascii="Arial" w:hAnsi="Arial" w:cs="Arial"/>
          <w:sz w:val="20"/>
        </w:rPr>
        <w:t>, caso as Debêntures da 2ª Série venham a ser integralmente colocadas, imediatamente antes de sua subscrição e integralização, a Emissora, mediante autorização judicial do juízo perante o qual tramita a Recuperação Judicial da Emissora e/ou aprovação de seu Plano de Recuperação Judicial pelos credores, na forma da lei, e homologação pelo juízo competente, formalizará as seguintes garantias reais adicionais (em conjunto, “</w:t>
      </w:r>
      <w:r w:rsidR="00C30840" w:rsidRPr="00C30840">
        <w:rPr>
          <w:rFonts w:ascii="Arial" w:hAnsi="Arial" w:cs="Arial"/>
          <w:sz w:val="20"/>
          <w:u w:val="single"/>
        </w:rPr>
        <w:t>Garantias Reais Adicionais</w:t>
      </w:r>
      <w:r w:rsidR="00C30840">
        <w:rPr>
          <w:rFonts w:ascii="Arial" w:hAnsi="Arial" w:cs="Arial"/>
          <w:sz w:val="20"/>
        </w:rPr>
        <w:t>”):</w:t>
      </w:r>
    </w:p>
    <w:p w14:paraId="6181CE25" w14:textId="6914940B" w:rsidR="00F40129" w:rsidRDefault="00F40129" w:rsidP="00F40129">
      <w:pPr>
        <w:pStyle w:val="NormalWeb"/>
        <w:spacing w:line="240" w:lineRule="exact"/>
        <w:jc w:val="both"/>
        <w:rPr>
          <w:rFonts w:ascii="Arial" w:hAnsi="Arial" w:cs="Arial"/>
          <w:sz w:val="20"/>
        </w:rPr>
      </w:pPr>
      <w:r w:rsidRPr="00C62F6A">
        <w:rPr>
          <w:rFonts w:ascii="Arial" w:hAnsi="Arial" w:cs="Arial"/>
          <w:sz w:val="20"/>
        </w:rPr>
        <w:t>(i</w:t>
      </w:r>
      <w:proofErr w:type="gramStart"/>
      <w:r w:rsidRPr="00C62F6A">
        <w:rPr>
          <w:rFonts w:ascii="Arial" w:hAnsi="Arial" w:cs="Arial"/>
          <w:sz w:val="20"/>
        </w:rPr>
        <w:t>)</w:t>
      </w:r>
      <w:proofErr w:type="gramEnd"/>
      <w:r w:rsidRPr="00C62F6A">
        <w:rPr>
          <w:rFonts w:ascii="Arial" w:hAnsi="Arial" w:cs="Arial"/>
          <w:sz w:val="20"/>
        </w:rPr>
        <w:tab/>
      </w:r>
      <w:r w:rsidR="00D2230E">
        <w:rPr>
          <w:rFonts w:ascii="Arial" w:hAnsi="Arial" w:cs="Arial"/>
          <w:sz w:val="20"/>
        </w:rPr>
        <w:t>alienação fiduciária</w:t>
      </w:r>
      <w:r w:rsidR="00D2230E" w:rsidRPr="00CB75FD">
        <w:rPr>
          <w:rFonts w:ascii="Arial" w:hAnsi="Arial" w:cs="Arial"/>
          <w:sz w:val="20"/>
        </w:rPr>
        <w:t xml:space="preserve"> </w:t>
      </w:r>
      <w:r>
        <w:rPr>
          <w:rFonts w:ascii="Arial" w:hAnsi="Arial" w:cs="Arial"/>
          <w:sz w:val="20"/>
        </w:rPr>
        <w:t xml:space="preserve">sobre </w:t>
      </w:r>
      <w:r w:rsidR="00BC2B3B">
        <w:rPr>
          <w:rFonts w:ascii="Arial" w:hAnsi="Arial" w:cs="Arial"/>
          <w:sz w:val="20"/>
        </w:rPr>
        <w:t xml:space="preserve">(a) </w:t>
      </w:r>
      <w:r>
        <w:rPr>
          <w:rFonts w:ascii="Arial" w:hAnsi="Arial" w:cs="Arial"/>
          <w:sz w:val="20"/>
        </w:rPr>
        <w:t>os direitos sobre os campos de exploração de petróleo da 11ª (décima primeira) rodada da Agência Nacional de Petróleo</w:t>
      </w:r>
      <w:r w:rsidR="00BC2B3B">
        <w:rPr>
          <w:rFonts w:ascii="Arial" w:hAnsi="Arial" w:cs="Arial"/>
          <w:sz w:val="20"/>
        </w:rPr>
        <w:t xml:space="preserve">, (b) sobre os direitos emergentes da concessão TBM e (c) sobre os direitos emergentes da concessão BS-4, nos termos do </w:t>
      </w:r>
      <w:r w:rsidR="00EB02D1">
        <w:rPr>
          <w:rFonts w:ascii="Arial" w:hAnsi="Arial" w:cs="Arial"/>
          <w:sz w:val="20"/>
        </w:rPr>
        <w:t>“</w:t>
      </w:r>
      <w:r w:rsidR="00D2230E">
        <w:rPr>
          <w:rFonts w:ascii="Arial" w:hAnsi="Arial" w:cs="Arial"/>
          <w:sz w:val="20"/>
        </w:rPr>
        <w:t xml:space="preserve">Alienação Fiduciária </w:t>
      </w:r>
      <w:r w:rsidR="00BC2B3B">
        <w:rPr>
          <w:rFonts w:ascii="Arial" w:hAnsi="Arial" w:cs="Arial"/>
          <w:sz w:val="20"/>
        </w:rPr>
        <w:t>de Direitos Sobre Contratos de Concessão e Outras Avenças</w:t>
      </w:r>
      <w:r w:rsidR="00EB02D1">
        <w:rPr>
          <w:rFonts w:ascii="Arial" w:hAnsi="Arial" w:cs="Arial"/>
          <w:sz w:val="20"/>
        </w:rPr>
        <w:t>”</w:t>
      </w:r>
      <w:r>
        <w:rPr>
          <w:rFonts w:ascii="Arial" w:hAnsi="Arial" w:cs="Arial"/>
          <w:sz w:val="20"/>
        </w:rPr>
        <w:t xml:space="preserve"> a ser firmado entre a Emissora, os Garantidores</w:t>
      </w:r>
      <w:r w:rsidR="00CE6504">
        <w:rPr>
          <w:rFonts w:ascii="Arial" w:hAnsi="Arial" w:cs="Arial"/>
          <w:sz w:val="20"/>
        </w:rPr>
        <w:t>, o Agente de Monitoramento</w:t>
      </w:r>
      <w:r>
        <w:rPr>
          <w:rFonts w:ascii="Arial" w:hAnsi="Arial" w:cs="Arial"/>
          <w:sz w:val="20"/>
        </w:rPr>
        <w:t xml:space="preserve"> e o Agente Fiduciário como representante dos Debenturistas</w:t>
      </w:r>
      <w:r w:rsidRPr="00C62F6A">
        <w:rPr>
          <w:rFonts w:ascii="Arial" w:hAnsi="Arial" w:cs="Arial"/>
          <w:sz w:val="20"/>
        </w:rPr>
        <w:t>;</w:t>
      </w:r>
      <w:r w:rsidRPr="003F6C4F">
        <w:rPr>
          <w:rFonts w:ascii="Arial" w:hAnsi="Arial" w:cs="Arial"/>
          <w:sz w:val="20"/>
        </w:rPr>
        <w:t xml:space="preserve"> </w:t>
      </w:r>
    </w:p>
    <w:p w14:paraId="4BCE3A15" w14:textId="4E0CA012" w:rsidR="00F40129" w:rsidRDefault="00F40129" w:rsidP="00F40129">
      <w:pPr>
        <w:pStyle w:val="NormalWeb"/>
        <w:spacing w:line="240" w:lineRule="exact"/>
        <w:jc w:val="both"/>
        <w:rPr>
          <w:rFonts w:ascii="Arial" w:hAnsi="Arial" w:cs="Arial"/>
          <w:sz w:val="20"/>
        </w:rPr>
      </w:pPr>
      <w:r w:rsidRPr="00C62F6A">
        <w:rPr>
          <w:rFonts w:ascii="Arial" w:hAnsi="Arial" w:cs="Arial"/>
          <w:sz w:val="20"/>
        </w:rPr>
        <w:t>(</w:t>
      </w:r>
      <w:proofErr w:type="spellStart"/>
      <w:r>
        <w:rPr>
          <w:rFonts w:ascii="Arial" w:hAnsi="Arial" w:cs="Arial"/>
          <w:sz w:val="20"/>
        </w:rPr>
        <w:t>ii</w:t>
      </w:r>
      <w:proofErr w:type="spellEnd"/>
      <w:proofErr w:type="gramStart"/>
      <w:r w:rsidRPr="00C62F6A">
        <w:rPr>
          <w:rFonts w:ascii="Arial" w:hAnsi="Arial" w:cs="Arial"/>
          <w:sz w:val="20"/>
        </w:rPr>
        <w:t>)</w:t>
      </w:r>
      <w:proofErr w:type="gramEnd"/>
      <w:r w:rsidRPr="00C62F6A">
        <w:rPr>
          <w:rFonts w:ascii="Arial" w:hAnsi="Arial" w:cs="Arial"/>
          <w:sz w:val="20"/>
        </w:rPr>
        <w:tab/>
      </w:r>
      <w:r w:rsidRPr="00692E2C">
        <w:rPr>
          <w:rFonts w:ascii="Arial" w:hAnsi="Arial" w:cs="Arial"/>
          <w:sz w:val="20"/>
        </w:rPr>
        <w:t xml:space="preserve">alienação fiduciária de ações ordinárias representativas da totalidade do capital social da </w:t>
      </w:r>
      <w:r>
        <w:rPr>
          <w:rFonts w:ascii="Arial" w:hAnsi="Arial" w:cs="Arial"/>
          <w:sz w:val="20"/>
        </w:rPr>
        <w:t>Emissora</w:t>
      </w:r>
      <w:r w:rsidRPr="00692E2C">
        <w:rPr>
          <w:rFonts w:ascii="Arial" w:hAnsi="Arial" w:cs="Arial"/>
          <w:sz w:val="20"/>
        </w:rPr>
        <w:t xml:space="preserve">, detidas atualmente </w:t>
      </w:r>
      <w:r>
        <w:rPr>
          <w:rFonts w:ascii="Arial" w:hAnsi="Arial" w:cs="Arial"/>
          <w:sz w:val="20"/>
        </w:rPr>
        <w:t>pelos Acionistas</w:t>
      </w:r>
      <w:r w:rsidRPr="00692E2C">
        <w:rPr>
          <w:rFonts w:ascii="Arial" w:hAnsi="Arial" w:cs="Arial"/>
          <w:sz w:val="20"/>
        </w:rPr>
        <w:t xml:space="preserve">, quer existentes ou futuras, todos os frutos, rendimentos e vantagens que forem a elas atribuídos, a qualquer título, inclusive lucros, dividendos, juros sobre o capital próprio e todos os demais valores de qualquer outra forma vierem a ser distribuídos pela </w:t>
      </w:r>
      <w:r>
        <w:rPr>
          <w:rFonts w:ascii="Arial" w:hAnsi="Arial" w:cs="Arial"/>
          <w:sz w:val="20"/>
        </w:rPr>
        <w:t>Emissora</w:t>
      </w:r>
      <w:r w:rsidRPr="00692E2C">
        <w:rPr>
          <w:rFonts w:ascii="Arial" w:hAnsi="Arial" w:cs="Arial"/>
          <w:sz w:val="20"/>
        </w:rPr>
        <w:t xml:space="preserve">, bem como quaisquer bens em que as ações oneradas sejam convertidas (inclusive quaisquer certificados de depósitos ou valores mobiliários), todas as ações que porventura, a partir desta data, sejam atribuídas às acionistas da </w:t>
      </w:r>
      <w:r>
        <w:rPr>
          <w:rFonts w:ascii="Arial" w:hAnsi="Arial" w:cs="Arial"/>
          <w:sz w:val="20"/>
        </w:rPr>
        <w:t>Emissora</w:t>
      </w:r>
      <w:r w:rsidRPr="00692E2C">
        <w:rPr>
          <w:rFonts w:ascii="Arial" w:hAnsi="Arial" w:cs="Arial"/>
          <w:sz w:val="20"/>
        </w:rPr>
        <w:t xml:space="preserve">, ou seu eventual sucessor legal ou qualquer novo acionista por meio de subscrição, por força de desmembramentos, grupamentos ou exercício de direito de preferência das ações oneradas, distribuição de bonificações, conversão de debêntures de emissão da </w:t>
      </w:r>
      <w:r>
        <w:rPr>
          <w:rFonts w:ascii="Arial" w:hAnsi="Arial" w:cs="Arial"/>
          <w:sz w:val="20"/>
        </w:rPr>
        <w:t>Emissora</w:t>
      </w:r>
      <w:r w:rsidRPr="00692E2C">
        <w:rPr>
          <w:rFonts w:ascii="Arial" w:hAnsi="Arial" w:cs="Arial"/>
          <w:sz w:val="20"/>
        </w:rPr>
        <w:t xml:space="preserve"> e de titularidade das acionistas da </w:t>
      </w:r>
      <w:r>
        <w:rPr>
          <w:rFonts w:ascii="Arial" w:hAnsi="Arial" w:cs="Arial"/>
          <w:sz w:val="20"/>
        </w:rPr>
        <w:t>Emissora</w:t>
      </w:r>
      <w:r w:rsidRPr="00692E2C">
        <w:rPr>
          <w:rFonts w:ascii="Arial" w:hAnsi="Arial" w:cs="Arial"/>
          <w:sz w:val="20"/>
        </w:rPr>
        <w:t xml:space="preserve">, todas as ações, valores mobiliários e demais direitos que porventura, a partir desta data, venham a substituir as ações oneradas, em razão de cancelamento das mesmas, incorporação, fusão, cisão ou qualquer outra forma de reorganização societária envolvendo a </w:t>
      </w:r>
      <w:r>
        <w:rPr>
          <w:rFonts w:ascii="Arial" w:hAnsi="Arial" w:cs="Arial"/>
          <w:sz w:val="20"/>
        </w:rPr>
        <w:t>Emissora</w:t>
      </w:r>
      <w:r w:rsidRPr="00692E2C">
        <w:rPr>
          <w:rFonts w:ascii="Arial" w:hAnsi="Arial" w:cs="Arial"/>
          <w:sz w:val="20"/>
        </w:rPr>
        <w:t xml:space="preserve"> (“</w:t>
      </w:r>
      <w:r w:rsidRPr="005708B3">
        <w:rPr>
          <w:rFonts w:ascii="Arial" w:hAnsi="Arial" w:cs="Arial"/>
          <w:sz w:val="20"/>
          <w:u w:val="single"/>
        </w:rPr>
        <w:t>Ações Oneradas Emissora</w:t>
      </w:r>
      <w:r w:rsidRPr="00692E2C">
        <w:rPr>
          <w:rFonts w:ascii="Arial" w:hAnsi="Arial" w:cs="Arial"/>
          <w:sz w:val="20"/>
        </w:rPr>
        <w:t xml:space="preserve">”), nos termos do </w:t>
      </w:r>
      <w:r w:rsidR="00EB02D1">
        <w:rPr>
          <w:rFonts w:ascii="Arial" w:hAnsi="Arial" w:cs="Arial"/>
          <w:sz w:val="20"/>
        </w:rPr>
        <w:t>“</w:t>
      </w:r>
      <w:r w:rsidRPr="00692E2C">
        <w:rPr>
          <w:rFonts w:ascii="Arial" w:hAnsi="Arial" w:cs="Arial"/>
          <w:sz w:val="20"/>
        </w:rPr>
        <w:t>Instrumento Particular de Alienação Fiduciária de Ações</w:t>
      </w:r>
      <w:r>
        <w:rPr>
          <w:rFonts w:ascii="Arial" w:hAnsi="Arial" w:cs="Arial"/>
          <w:sz w:val="20"/>
        </w:rPr>
        <w:t xml:space="preserve"> </w:t>
      </w:r>
      <w:r w:rsidR="00EB02D1">
        <w:rPr>
          <w:rFonts w:ascii="Arial" w:hAnsi="Arial" w:cs="Arial"/>
          <w:sz w:val="20"/>
        </w:rPr>
        <w:t>e Outra</w:t>
      </w:r>
      <w:r w:rsidR="00A7276B">
        <w:rPr>
          <w:rFonts w:ascii="Arial" w:hAnsi="Arial" w:cs="Arial"/>
          <w:sz w:val="20"/>
        </w:rPr>
        <w:t>s</w:t>
      </w:r>
      <w:r w:rsidR="00EB02D1">
        <w:rPr>
          <w:rFonts w:ascii="Arial" w:hAnsi="Arial" w:cs="Arial"/>
          <w:sz w:val="20"/>
        </w:rPr>
        <w:t xml:space="preserve"> Avenças”</w:t>
      </w:r>
      <w:r w:rsidRPr="00692E2C">
        <w:rPr>
          <w:rFonts w:ascii="Arial" w:hAnsi="Arial" w:cs="Arial"/>
          <w:sz w:val="20"/>
        </w:rPr>
        <w:t xml:space="preserve">, </w:t>
      </w:r>
      <w:r>
        <w:rPr>
          <w:rFonts w:ascii="Arial" w:hAnsi="Arial" w:cs="Arial"/>
          <w:sz w:val="20"/>
        </w:rPr>
        <w:t>a ser firmado entre a Emissora</w:t>
      </w:r>
      <w:r w:rsidR="00CE6504">
        <w:rPr>
          <w:rFonts w:ascii="Arial" w:hAnsi="Arial" w:cs="Arial"/>
          <w:sz w:val="20"/>
        </w:rPr>
        <w:t>, o Agente de Monitoramento</w:t>
      </w:r>
      <w:r>
        <w:rPr>
          <w:rFonts w:ascii="Arial" w:hAnsi="Arial" w:cs="Arial"/>
          <w:sz w:val="20"/>
        </w:rPr>
        <w:t xml:space="preserve"> e o Agente Fiduciário como representante dos Debenturistas</w:t>
      </w:r>
      <w:r w:rsidRPr="00C62F6A">
        <w:rPr>
          <w:rFonts w:ascii="Arial" w:hAnsi="Arial" w:cs="Arial"/>
          <w:sz w:val="20"/>
        </w:rPr>
        <w:t>;</w:t>
      </w:r>
    </w:p>
    <w:p w14:paraId="5AD6A227" w14:textId="01E18910" w:rsidR="00EB02D1" w:rsidRDefault="00EB02D1" w:rsidP="00BC2B3B">
      <w:pPr>
        <w:pStyle w:val="NormalWeb"/>
        <w:spacing w:line="240" w:lineRule="exact"/>
        <w:jc w:val="both"/>
        <w:rPr>
          <w:rFonts w:ascii="Arial" w:hAnsi="Arial" w:cs="Arial"/>
          <w:sz w:val="20"/>
        </w:rPr>
      </w:pPr>
      <w:r w:rsidRPr="00C62F6A">
        <w:rPr>
          <w:rFonts w:ascii="Arial" w:hAnsi="Arial" w:cs="Arial"/>
          <w:sz w:val="20"/>
        </w:rPr>
        <w:t>(</w:t>
      </w:r>
      <w:proofErr w:type="spellStart"/>
      <w:r>
        <w:rPr>
          <w:rFonts w:ascii="Arial" w:hAnsi="Arial" w:cs="Arial"/>
          <w:sz w:val="20"/>
        </w:rPr>
        <w:t>iv</w:t>
      </w:r>
      <w:proofErr w:type="spellEnd"/>
      <w:proofErr w:type="gramStart"/>
      <w:r w:rsidRPr="00C62F6A">
        <w:rPr>
          <w:rFonts w:ascii="Arial" w:hAnsi="Arial" w:cs="Arial"/>
          <w:sz w:val="20"/>
        </w:rPr>
        <w:t>)</w:t>
      </w:r>
      <w:proofErr w:type="gramEnd"/>
      <w:r w:rsidRPr="00C62F6A">
        <w:rPr>
          <w:rFonts w:ascii="Arial" w:hAnsi="Arial" w:cs="Arial"/>
          <w:sz w:val="20"/>
        </w:rPr>
        <w:tab/>
      </w:r>
      <w:r w:rsidRPr="00692E2C">
        <w:rPr>
          <w:rFonts w:ascii="Arial" w:hAnsi="Arial" w:cs="Arial"/>
          <w:sz w:val="20"/>
        </w:rPr>
        <w:t xml:space="preserve">alienação fiduciária de </w:t>
      </w:r>
      <w:r>
        <w:rPr>
          <w:rFonts w:ascii="Arial" w:hAnsi="Arial" w:cs="Arial"/>
          <w:sz w:val="20"/>
        </w:rPr>
        <w:t>ativos presentes e futuros da Emissora e da OG Participações nos termos do “Instrumento Particular de Alienação Fiduciária em Garantia de Ativos” a ser firmado entre a Emissora, a OG Participações,</w:t>
      </w:r>
      <w:r w:rsidR="00CE6504" w:rsidRPr="00CE6504">
        <w:rPr>
          <w:rFonts w:ascii="Arial" w:hAnsi="Arial" w:cs="Arial"/>
          <w:sz w:val="20"/>
        </w:rPr>
        <w:t xml:space="preserve"> </w:t>
      </w:r>
      <w:r w:rsidR="00CE6504">
        <w:rPr>
          <w:rFonts w:ascii="Arial" w:hAnsi="Arial" w:cs="Arial"/>
          <w:sz w:val="20"/>
        </w:rPr>
        <w:t>o Agente de Monitoramento</w:t>
      </w:r>
      <w:r>
        <w:rPr>
          <w:rFonts w:ascii="Arial" w:hAnsi="Arial" w:cs="Arial"/>
          <w:sz w:val="20"/>
        </w:rPr>
        <w:t xml:space="preserve"> e o Agente Fiduciário como representante dos Debenturistas</w:t>
      </w:r>
      <w:r w:rsidRPr="00C62F6A">
        <w:rPr>
          <w:rFonts w:ascii="Arial" w:hAnsi="Arial" w:cs="Arial"/>
          <w:sz w:val="20"/>
        </w:rPr>
        <w:t>;</w:t>
      </w:r>
    </w:p>
    <w:p w14:paraId="35006F81" w14:textId="48CE557F" w:rsidR="00FB4B95" w:rsidRDefault="00EB02D1" w:rsidP="00BC2B3B">
      <w:pPr>
        <w:pStyle w:val="NormalWeb"/>
        <w:spacing w:line="240" w:lineRule="exact"/>
        <w:jc w:val="both"/>
        <w:rPr>
          <w:rFonts w:ascii="Arial" w:hAnsi="Arial" w:cs="Arial"/>
          <w:sz w:val="20"/>
        </w:rPr>
      </w:pPr>
      <w:r>
        <w:rPr>
          <w:rFonts w:ascii="Arial" w:hAnsi="Arial" w:cs="Arial"/>
          <w:sz w:val="20"/>
        </w:rPr>
        <w:t>(v</w:t>
      </w:r>
      <w:proofErr w:type="gramStart"/>
      <w:r>
        <w:rPr>
          <w:rFonts w:ascii="Arial" w:hAnsi="Arial" w:cs="Arial"/>
          <w:sz w:val="20"/>
        </w:rPr>
        <w:t>)</w:t>
      </w:r>
      <w:proofErr w:type="gramEnd"/>
      <w:r>
        <w:rPr>
          <w:rFonts w:ascii="Arial" w:hAnsi="Arial" w:cs="Arial"/>
          <w:sz w:val="20"/>
        </w:rPr>
        <w:tab/>
        <w:t xml:space="preserve">cessão fiduciária das contas correntes de titularidade da Emissora e da OG Participações nos termos do “Instrumento Particular de Cessão Fiduciária de Direitos Creditórios (Oriundos de Contas) em Garantia” a ser firmado entre a Emissora, a OG Participações, </w:t>
      </w:r>
      <w:r w:rsidR="00CE6504">
        <w:rPr>
          <w:rFonts w:ascii="Arial" w:hAnsi="Arial" w:cs="Arial"/>
          <w:sz w:val="20"/>
        </w:rPr>
        <w:t>o Agente de Monitoramento</w:t>
      </w:r>
      <w:r w:rsidR="00CE6504" w:rsidRPr="00FB4B95">
        <w:rPr>
          <w:rFonts w:ascii="Arial" w:hAnsi="Arial" w:cs="Arial"/>
          <w:sz w:val="20"/>
        </w:rPr>
        <w:t xml:space="preserve"> </w:t>
      </w:r>
      <w:r>
        <w:rPr>
          <w:rFonts w:ascii="Arial" w:hAnsi="Arial" w:cs="Arial"/>
          <w:sz w:val="20"/>
        </w:rPr>
        <w:t>e o Agente Fiduciário como representante dos Debenturistas</w:t>
      </w:r>
      <w:r w:rsidR="00FB4B95">
        <w:rPr>
          <w:rFonts w:ascii="Arial" w:hAnsi="Arial" w:cs="Arial"/>
          <w:sz w:val="20"/>
        </w:rPr>
        <w:t>;</w:t>
      </w:r>
    </w:p>
    <w:p w14:paraId="791414CE" w14:textId="2EB2D6AF" w:rsidR="00FB4B95" w:rsidRDefault="00FB4B95" w:rsidP="00BC2B3B">
      <w:pPr>
        <w:pStyle w:val="NormalWeb"/>
        <w:spacing w:line="240" w:lineRule="exact"/>
        <w:jc w:val="both"/>
        <w:rPr>
          <w:rFonts w:ascii="Arial" w:hAnsi="Arial" w:cs="Arial"/>
          <w:sz w:val="20"/>
        </w:rPr>
      </w:pPr>
      <w:r>
        <w:rPr>
          <w:rFonts w:ascii="Arial" w:hAnsi="Arial" w:cs="Arial"/>
          <w:sz w:val="20"/>
        </w:rPr>
        <w:t>(vi</w:t>
      </w:r>
      <w:proofErr w:type="gramStart"/>
      <w:r>
        <w:rPr>
          <w:rFonts w:ascii="Arial" w:hAnsi="Arial" w:cs="Arial"/>
          <w:sz w:val="20"/>
        </w:rPr>
        <w:t>)</w:t>
      </w:r>
      <w:proofErr w:type="gramEnd"/>
      <w:r>
        <w:rPr>
          <w:rFonts w:ascii="Arial" w:hAnsi="Arial" w:cs="Arial"/>
          <w:sz w:val="20"/>
        </w:rPr>
        <w:tab/>
      </w:r>
      <w:r w:rsidRPr="00CB75FD">
        <w:rPr>
          <w:rFonts w:ascii="Arial" w:hAnsi="Arial" w:cs="Arial"/>
          <w:sz w:val="20"/>
        </w:rPr>
        <w:t xml:space="preserve">cessão fiduciária de direitos creditórios </w:t>
      </w:r>
      <w:r>
        <w:rPr>
          <w:rFonts w:ascii="Arial" w:hAnsi="Arial" w:cs="Arial"/>
          <w:sz w:val="20"/>
        </w:rPr>
        <w:t>em geral, presentes e futuros detidos pela Emissora e pela OG Participações nos termos do “Instrumento Particular de Cessão Fiduciária de Direitos Creditórios em Garantia” a ser firmado entre a Emissora, a OG Participações</w:t>
      </w:r>
      <w:r w:rsidR="00CE6504">
        <w:rPr>
          <w:rFonts w:ascii="Arial" w:hAnsi="Arial" w:cs="Arial"/>
          <w:sz w:val="20"/>
        </w:rPr>
        <w:t>, o Agente de Monitoramento</w:t>
      </w:r>
      <w:r>
        <w:rPr>
          <w:rFonts w:ascii="Arial" w:hAnsi="Arial" w:cs="Arial"/>
          <w:sz w:val="20"/>
        </w:rPr>
        <w:t xml:space="preserve"> e o Agente Fiduciário como representante dos Debenturistas; e</w:t>
      </w:r>
    </w:p>
    <w:p w14:paraId="7B2B2C63" w14:textId="1DE2C07B" w:rsidR="00FB4B95" w:rsidRDefault="00FB4B95" w:rsidP="00BC2B3B">
      <w:pPr>
        <w:pStyle w:val="NormalWeb"/>
        <w:spacing w:line="240" w:lineRule="exact"/>
        <w:jc w:val="both"/>
        <w:rPr>
          <w:rFonts w:ascii="Arial" w:hAnsi="Arial" w:cs="Arial"/>
          <w:sz w:val="20"/>
        </w:rPr>
      </w:pPr>
      <w:r>
        <w:rPr>
          <w:rFonts w:ascii="Arial" w:hAnsi="Arial" w:cs="Arial"/>
          <w:sz w:val="20"/>
        </w:rPr>
        <w:t>(</w:t>
      </w:r>
      <w:proofErr w:type="spellStart"/>
      <w:r>
        <w:rPr>
          <w:rFonts w:ascii="Arial" w:hAnsi="Arial" w:cs="Arial"/>
          <w:sz w:val="20"/>
        </w:rPr>
        <w:t>vii</w:t>
      </w:r>
      <w:proofErr w:type="spellEnd"/>
      <w:proofErr w:type="gramStart"/>
      <w:r>
        <w:rPr>
          <w:rFonts w:ascii="Arial" w:hAnsi="Arial" w:cs="Arial"/>
          <w:sz w:val="20"/>
        </w:rPr>
        <w:t>)</w:t>
      </w:r>
      <w:proofErr w:type="gramEnd"/>
      <w:r>
        <w:rPr>
          <w:rFonts w:ascii="Arial" w:hAnsi="Arial" w:cs="Arial"/>
          <w:sz w:val="20"/>
        </w:rPr>
        <w:tab/>
      </w:r>
      <w:r w:rsidRPr="006530BF">
        <w:rPr>
          <w:rFonts w:ascii="Arial" w:hAnsi="Arial" w:cs="Arial"/>
          <w:sz w:val="20"/>
        </w:rPr>
        <w:t xml:space="preserve">alienação fiduciária sobre </w:t>
      </w:r>
      <w:r>
        <w:rPr>
          <w:rFonts w:ascii="Arial" w:hAnsi="Arial" w:cs="Arial"/>
          <w:sz w:val="20"/>
        </w:rPr>
        <w:t xml:space="preserve">a totalidade do </w:t>
      </w:r>
      <w:r w:rsidRPr="006530BF">
        <w:rPr>
          <w:rFonts w:ascii="Arial" w:hAnsi="Arial" w:cs="Arial"/>
          <w:sz w:val="20"/>
        </w:rPr>
        <w:t xml:space="preserve">petróleo de titularidade da Emissora, da OG Participações, da OGX </w:t>
      </w:r>
      <w:proofErr w:type="spellStart"/>
      <w:r w:rsidRPr="006530BF">
        <w:rPr>
          <w:rFonts w:ascii="Arial" w:hAnsi="Arial" w:cs="Arial"/>
          <w:sz w:val="20"/>
        </w:rPr>
        <w:t>Austria</w:t>
      </w:r>
      <w:proofErr w:type="spellEnd"/>
      <w:r w:rsidRPr="006530BF">
        <w:rPr>
          <w:rFonts w:ascii="Arial" w:hAnsi="Arial" w:cs="Arial"/>
          <w:sz w:val="20"/>
        </w:rPr>
        <w:t xml:space="preserve"> GMBH (“</w:t>
      </w:r>
      <w:r w:rsidRPr="006530BF">
        <w:rPr>
          <w:rFonts w:ascii="Arial" w:hAnsi="Arial" w:cs="Arial"/>
          <w:sz w:val="20"/>
          <w:u w:val="single"/>
        </w:rPr>
        <w:t xml:space="preserve">OGX </w:t>
      </w:r>
      <w:proofErr w:type="spellStart"/>
      <w:r w:rsidRPr="006530BF">
        <w:rPr>
          <w:rFonts w:ascii="Arial" w:hAnsi="Arial" w:cs="Arial"/>
          <w:sz w:val="20"/>
          <w:u w:val="single"/>
        </w:rPr>
        <w:t>Austria</w:t>
      </w:r>
      <w:proofErr w:type="spellEnd"/>
      <w:r w:rsidRPr="006530BF">
        <w:rPr>
          <w:rFonts w:ascii="Arial" w:hAnsi="Arial" w:cs="Arial"/>
          <w:sz w:val="20"/>
        </w:rPr>
        <w:t xml:space="preserve">”), da OGX </w:t>
      </w:r>
      <w:proofErr w:type="spellStart"/>
      <w:r w:rsidRPr="006530BF">
        <w:rPr>
          <w:rFonts w:ascii="Arial" w:hAnsi="Arial" w:cs="Arial"/>
          <w:sz w:val="20"/>
        </w:rPr>
        <w:t>International</w:t>
      </w:r>
      <w:proofErr w:type="spellEnd"/>
      <w:r w:rsidRPr="006530BF">
        <w:rPr>
          <w:rFonts w:ascii="Arial" w:hAnsi="Arial" w:cs="Arial"/>
          <w:sz w:val="20"/>
        </w:rPr>
        <w:t xml:space="preserve"> GMBH (“</w:t>
      </w:r>
      <w:r w:rsidRPr="006530BF">
        <w:rPr>
          <w:rFonts w:ascii="Arial" w:hAnsi="Arial" w:cs="Arial"/>
          <w:sz w:val="20"/>
          <w:u w:val="single"/>
        </w:rPr>
        <w:t xml:space="preserve">OGX </w:t>
      </w:r>
      <w:proofErr w:type="spellStart"/>
      <w:r w:rsidRPr="006530BF">
        <w:rPr>
          <w:rFonts w:ascii="Arial" w:hAnsi="Arial" w:cs="Arial"/>
          <w:sz w:val="20"/>
          <w:u w:val="single"/>
        </w:rPr>
        <w:t>International</w:t>
      </w:r>
      <w:proofErr w:type="spellEnd"/>
      <w:r w:rsidRPr="006530BF">
        <w:rPr>
          <w:rFonts w:ascii="Arial" w:hAnsi="Arial" w:cs="Arial"/>
          <w:sz w:val="20"/>
        </w:rPr>
        <w:t xml:space="preserve">”), da OGX </w:t>
      </w:r>
      <w:proofErr w:type="spellStart"/>
      <w:r w:rsidRPr="006530BF">
        <w:rPr>
          <w:rFonts w:ascii="Arial" w:hAnsi="Arial" w:cs="Arial"/>
          <w:sz w:val="20"/>
        </w:rPr>
        <w:t>Netherlands</w:t>
      </w:r>
      <w:proofErr w:type="spellEnd"/>
      <w:r w:rsidRPr="006530BF">
        <w:rPr>
          <w:rFonts w:ascii="Arial" w:hAnsi="Arial" w:cs="Arial"/>
          <w:sz w:val="20"/>
        </w:rPr>
        <w:t xml:space="preserve"> BV (“</w:t>
      </w:r>
      <w:r w:rsidRPr="006530BF">
        <w:rPr>
          <w:rFonts w:ascii="Arial" w:hAnsi="Arial" w:cs="Arial"/>
          <w:sz w:val="20"/>
          <w:u w:val="single"/>
        </w:rPr>
        <w:t xml:space="preserve">OGX </w:t>
      </w:r>
      <w:proofErr w:type="spellStart"/>
      <w:r w:rsidRPr="006530BF">
        <w:rPr>
          <w:rFonts w:ascii="Arial" w:hAnsi="Arial" w:cs="Arial"/>
          <w:sz w:val="20"/>
          <w:u w:val="single"/>
        </w:rPr>
        <w:t>Netherlands</w:t>
      </w:r>
      <w:proofErr w:type="spellEnd"/>
      <w:r w:rsidRPr="006530BF">
        <w:rPr>
          <w:rFonts w:ascii="Arial" w:hAnsi="Arial" w:cs="Arial"/>
          <w:sz w:val="20"/>
        </w:rPr>
        <w:t xml:space="preserve">”), da OGX </w:t>
      </w:r>
      <w:proofErr w:type="spellStart"/>
      <w:r w:rsidRPr="006530BF">
        <w:rPr>
          <w:rFonts w:ascii="Arial" w:hAnsi="Arial" w:cs="Arial"/>
          <w:sz w:val="20"/>
        </w:rPr>
        <w:t>Netherlands</w:t>
      </w:r>
      <w:proofErr w:type="spellEnd"/>
      <w:r w:rsidRPr="006530BF">
        <w:rPr>
          <w:rFonts w:ascii="Arial" w:hAnsi="Arial" w:cs="Arial"/>
          <w:sz w:val="20"/>
        </w:rPr>
        <w:t xml:space="preserve"> Holding BV (“</w:t>
      </w:r>
      <w:r w:rsidRPr="006530BF">
        <w:rPr>
          <w:rFonts w:ascii="Arial" w:hAnsi="Arial" w:cs="Arial"/>
          <w:sz w:val="20"/>
          <w:u w:val="single"/>
        </w:rPr>
        <w:t xml:space="preserve">OGX </w:t>
      </w:r>
      <w:proofErr w:type="spellStart"/>
      <w:r w:rsidRPr="006530BF">
        <w:rPr>
          <w:rFonts w:ascii="Arial" w:hAnsi="Arial" w:cs="Arial"/>
          <w:sz w:val="20"/>
          <w:u w:val="single"/>
        </w:rPr>
        <w:t>Netherlands</w:t>
      </w:r>
      <w:proofErr w:type="spellEnd"/>
      <w:r w:rsidRPr="006530BF">
        <w:rPr>
          <w:rFonts w:ascii="Arial" w:hAnsi="Arial" w:cs="Arial"/>
          <w:sz w:val="20"/>
          <w:u w:val="single"/>
        </w:rPr>
        <w:t xml:space="preserve"> Holding</w:t>
      </w:r>
      <w:r w:rsidRPr="006530BF">
        <w:rPr>
          <w:rFonts w:ascii="Arial" w:hAnsi="Arial" w:cs="Arial"/>
          <w:sz w:val="20"/>
        </w:rPr>
        <w:t xml:space="preserve">”) e da </w:t>
      </w:r>
      <w:proofErr w:type="spellStart"/>
      <w:r w:rsidRPr="006530BF">
        <w:rPr>
          <w:rFonts w:ascii="Arial" w:hAnsi="Arial" w:cs="Arial"/>
          <w:sz w:val="20"/>
        </w:rPr>
        <w:t>Parnaiba</w:t>
      </w:r>
      <w:proofErr w:type="spellEnd"/>
      <w:r w:rsidRPr="006530BF">
        <w:rPr>
          <w:rFonts w:ascii="Arial" w:hAnsi="Arial" w:cs="Arial"/>
          <w:sz w:val="20"/>
        </w:rPr>
        <w:t xml:space="preserve"> BV (“</w:t>
      </w:r>
      <w:proofErr w:type="spellStart"/>
      <w:r w:rsidRPr="006530BF">
        <w:rPr>
          <w:rFonts w:ascii="Arial" w:hAnsi="Arial" w:cs="Arial"/>
          <w:sz w:val="20"/>
          <w:u w:val="single"/>
        </w:rPr>
        <w:t>Parnaiba</w:t>
      </w:r>
      <w:proofErr w:type="spellEnd"/>
      <w:r w:rsidRPr="006530BF">
        <w:rPr>
          <w:rFonts w:ascii="Arial" w:hAnsi="Arial" w:cs="Arial"/>
          <w:sz w:val="20"/>
        </w:rPr>
        <w:t xml:space="preserve">” e, em conjunto com OG Participações, OGX </w:t>
      </w:r>
      <w:proofErr w:type="spellStart"/>
      <w:r w:rsidRPr="006530BF">
        <w:rPr>
          <w:rFonts w:ascii="Arial" w:hAnsi="Arial" w:cs="Arial"/>
          <w:sz w:val="20"/>
        </w:rPr>
        <w:t>Austria</w:t>
      </w:r>
      <w:proofErr w:type="spellEnd"/>
      <w:r w:rsidRPr="006530BF">
        <w:rPr>
          <w:rFonts w:ascii="Arial" w:hAnsi="Arial" w:cs="Arial"/>
          <w:sz w:val="20"/>
        </w:rPr>
        <w:t xml:space="preserve">, OGX </w:t>
      </w:r>
      <w:proofErr w:type="spellStart"/>
      <w:r w:rsidRPr="006530BF">
        <w:rPr>
          <w:rFonts w:ascii="Arial" w:hAnsi="Arial" w:cs="Arial"/>
          <w:sz w:val="20"/>
        </w:rPr>
        <w:t>International</w:t>
      </w:r>
      <w:proofErr w:type="spellEnd"/>
      <w:r w:rsidRPr="006530BF">
        <w:rPr>
          <w:rFonts w:ascii="Arial" w:hAnsi="Arial" w:cs="Arial"/>
          <w:sz w:val="20"/>
        </w:rPr>
        <w:t xml:space="preserve">, OGX </w:t>
      </w:r>
      <w:proofErr w:type="spellStart"/>
      <w:r w:rsidRPr="006530BF">
        <w:rPr>
          <w:rFonts w:ascii="Arial" w:hAnsi="Arial" w:cs="Arial"/>
          <w:sz w:val="20"/>
        </w:rPr>
        <w:t>Netherlands</w:t>
      </w:r>
      <w:proofErr w:type="spellEnd"/>
      <w:r w:rsidRPr="006530BF">
        <w:rPr>
          <w:rFonts w:ascii="Arial" w:hAnsi="Arial" w:cs="Arial"/>
          <w:sz w:val="20"/>
        </w:rPr>
        <w:t xml:space="preserve"> e OGX </w:t>
      </w:r>
      <w:proofErr w:type="spellStart"/>
      <w:r w:rsidRPr="006530BF">
        <w:rPr>
          <w:rFonts w:ascii="Arial" w:hAnsi="Arial" w:cs="Arial"/>
          <w:sz w:val="20"/>
        </w:rPr>
        <w:t>Netherlands</w:t>
      </w:r>
      <w:proofErr w:type="spellEnd"/>
      <w:r w:rsidRPr="006530BF">
        <w:rPr>
          <w:rFonts w:ascii="Arial" w:hAnsi="Arial" w:cs="Arial"/>
          <w:sz w:val="20"/>
        </w:rPr>
        <w:t xml:space="preserve"> Holding, os “</w:t>
      </w:r>
      <w:r w:rsidRPr="006530BF">
        <w:rPr>
          <w:rFonts w:ascii="Arial" w:hAnsi="Arial" w:cs="Arial"/>
          <w:sz w:val="20"/>
          <w:u w:val="single"/>
        </w:rPr>
        <w:t>Garantidores</w:t>
      </w:r>
      <w:r w:rsidRPr="00FB4B95">
        <w:rPr>
          <w:rFonts w:ascii="Arial" w:hAnsi="Arial" w:cs="Arial"/>
          <w:sz w:val="20"/>
        </w:rPr>
        <w:t xml:space="preserve">”), </w:t>
      </w:r>
      <w:r>
        <w:rPr>
          <w:rFonts w:ascii="Arial" w:hAnsi="Arial" w:cs="Arial"/>
          <w:sz w:val="20"/>
        </w:rPr>
        <w:t>em volume definido entre os Garantidores e os Debenturistas,</w:t>
      </w:r>
      <w:r w:rsidRPr="006530BF">
        <w:rPr>
          <w:rFonts w:ascii="Arial" w:hAnsi="Arial" w:cs="Arial"/>
          <w:sz w:val="20"/>
        </w:rPr>
        <w:t>”)</w:t>
      </w:r>
      <w:r>
        <w:rPr>
          <w:rFonts w:ascii="Arial" w:hAnsi="Arial" w:cs="Arial"/>
          <w:sz w:val="20"/>
        </w:rPr>
        <w:t xml:space="preserve"> que estejam livre e desembaraçados no momento da constituição da garantia,</w:t>
      </w:r>
      <w:r w:rsidRPr="006530BF">
        <w:rPr>
          <w:rFonts w:ascii="Arial" w:hAnsi="Arial" w:cs="Arial"/>
          <w:sz w:val="20"/>
        </w:rPr>
        <w:t xml:space="preserve"> nos termos do “Instrumento Particular de Alienação Fiduciária de Petróleo e Gás Natural em Garantia” a ser firmado entre a Emissora, os Garantidores</w:t>
      </w:r>
      <w:r w:rsidR="00CE6504">
        <w:rPr>
          <w:rFonts w:ascii="Arial" w:hAnsi="Arial" w:cs="Arial"/>
          <w:sz w:val="20"/>
        </w:rPr>
        <w:t>, o Agente de Monitoramento</w:t>
      </w:r>
      <w:r w:rsidRPr="006530BF">
        <w:rPr>
          <w:rFonts w:ascii="Arial" w:hAnsi="Arial" w:cs="Arial"/>
          <w:sz w:val="20"/>
        </w:rPr>
        <w:t xml:space="preserve"> e o Agente Fiduciário como </w:t>
      </w:r>
      <w:r>
        <w:rPr>
          <w:rFonts w:ascii="Arial" w:hAnsi="Arial" w:cs="Arial"/>
          <w:sz w:val="20"/>
        </w:rPr>
        <w:t>representante dos Debenturistas.</w:t>
      </w:r>
    </w:p>
    <w:p w14:paraId="607F3693" w14:textId="3210C3EB" w:rsidR="00C30840" w:rsidRDefault="00C30840" w:rsidP="00C30840">
      <w:pPr>
        <w:pStyle w:val="NormalWeb"/>
        <w:spacing w:line="240" w:lineRule="exact"/>
        <w:jc w:val="both"/>
        <w:rPr>
          <w:ins w:id="48" w:author="Monique Garcia" w:date="2013-12-12T12:17:00Z"/>
          <w:rFonts w:ascii="Arial" w:hAnsi="Arial" w:cs="Arial"/>
          <w:sz w:val="20"/>
        </w:rPr>
      </w:pPr>
      <w:r>
        <w:rPr>
          <w:rFonts w:ascii="Arial" w:hAnsi="Arial" w:cs="Arial"/>
          <w:sz w:val="20"/>
        </w:rPr>
        <w:t>4.17.1.3. Além do registro em Registro de Títulos e Documentos</w:t>
      </w:r>
      <w:ins w:id="49" w:author="Monique Garcia" w:date="2013-12-12T12:16:00Z">
        <w:r w:rsidR="00584439">
          <w:rPr>
            <w:rFonts w:ascii="Arial" w:hAnsi="Arial" w:cs="Arial"/>
            <w:sz w:val="20"/>
          </w:rPr>
          <w:t>, e outros quando cabível,</w:t>
        </w:r>
      </w:ins>
      <w:r>
        <w:rPr>
          <w:rFonts w:ascii="Arial" w:hAnsi="Arial" w:cs="Arial"/>
          <w:sz w:val="20"/>
        </w:rPr>
        <w:t xml:space="preserve"> dos respectivos instrumentos de garantia referidos acima e das autorizações judiciais necessárias, a formalização das Garantias Reais Adicionais será realizada também </w:t>
      </w:r>
      <w:r w:rsidR="008912D0">
        <w:rPr>
          <w:rFonts w:ascii="Arial" w:hAnsi="Arial" w:cs="Arial"/>
          <w:sz w:val="20"/>
        </w:rPr>
        <w:t xml:space="preserve">por meio de aditivo </w:t>
      </w:r>
      <w:proofErr w:type="gramStart"/>
      <w:r w:rsidR="008912D0">
        <w:rPr>
          <w:rFonts w:ascii="Arial" w:hAnsi="Arial" w:cs="Arial"/>
          <w:sz w:val="20"/>
        </w:rPr>
        <w:t>à</w:t>
      </w:r>
      <w:proofErr w:type="gramEnd"/>
      <w:r w:rsidR="008912D0">
        <w:rPr>
          <w:rFonts w:ascii="Arial" w:hAnsi="Arial" w:cs="Arial"/>
          <w:sz w:val="20"/>
        </w:rPr>
        <w:t xml:space="preserve"> presente E</w:t>
      </w:r>
      <w:r>
        <w:rPr>
          <w:rFonts w:ascii="Arial" w:hAnsi="Arial" w:cs="Arial"/>
          <w:sz w:val="20"/>
        </w:rPr>
        <w:t>scritura</w:t>
      </w:r>
      <w:r w:rsidR="008912D0">
        <w:rPr>
          <w:rFonts w:ascii="Arial" w:hAnsi="Arial" w:cs="Arial"/>
          <w:sz w:val="20"/>
        </w:rPr>
        <w:t xml:space="preserve"> de Emissão</w:t>
      </w:r>
      <w:r>
        <w:rPr>
          <w:rFonts w:ascii="Arial" w:hAnsi="Arial" w:cs="Arial"/>
          <w:sz w:val="20"/>
        </w:rPr>
        <w:t xml:space="preserve">. </w:t>
      </w:r>
    </w:p>
    <w:p w14:paraId="45FA2ADE" w14:textId="039F93D3" w:rsidR="00584439" w:rsidRDefault="00584439" w:rsidP="00584439">
      <w:pPr>
        <w:pStyle w:val="NormalWeb"/>
        <w:spacing w:line="240" w:lineRule="exact"/>
        <w:jc w:val="both"/>
        <w:rPr>
          <w:ins w:id="50" w:author="Monique Garcia" w:date="2013-12-12T12:17:00Z"/>
          <w:rFonts w:ascii="Arial" w:hAnsi="Arial" w:cs="Arial"/>
          <w:sz w:val="20"/>
        </w:rPr>
      </w:pPr>
      <w:ins w:id="51" w:author="Monique Garcia" w:date="2013-12-12T12:17:00Z">
        <w:r>
          <w:rPr>
            <w:rFonts w:ascii="Arial" w:hAnsi="Arial" w:cs="Arial"/>
            <w:sz w:val="20"/>
          </w:rPr>
          <w:t>4.17.1.4. As G</w:t>
        </w:r>
        <w:r w:rsidRPr="00EF55C2">
          <w:rPr>
            <w:rFonts w:ascii="Arial" w:hAnsi="Arial" w:cs="Arial"/>
            <w:sz w:val="20"/>
          </w:rPr>
          <w:t xml:space="preserve">arantias </w:t>
        </w:r>
        <w:r>
          <w:rPr>
            <w:rFonts w:ascii="Arial" w:hAnsi="Arial" w:cs="Arial"/>
            <w:sz w:val="20"/>
          </w:rPr>
          <w:t xml:space="preserve">Reais </w:t>
        </w:r>
        <w:r w:rsidRPr="00EF55C2">
          <w:rPr>
            <w:rFonts w:ascii="Arial" w:hAnsi="Arial" w:cs="Arial"/>
            <w:sz w:val="20"/>
          </w:rPr>
          <w:t>não se encontram constituídas</w:t>
        </w:r>
        <w:r>
          <w:rPr>
            <w:rFonts w:ascii="Arial" w:hAnsi="Arial" w:cs="Arial"/>
            <w:sz w:val="20"/>
          </w:rPr>
          <w:t xml:space="preserve"> n</w:t>
        </w:r>
        <w:r w:rsidRPr="00EF55C2">
          <w:rPr>
            <w:rFonts w:ascii="Arial" w:hAnsi="Arial" w:cs="Arial"/>
            <w:sz w:val="20"/>
          </w:rPr>
          <w:t>a data de assinatura dest</w:t>
        </w:r>
        <w:r>
          <w:rPr>
            <w:rFonts w:ascii="Arial" w:hAnsi="Arial" w:cs="Arial"/>
            <w:sz w:val="20"/>
          </w:rPr>
          <w:t>a Escritura de Emissão</w:t>
        </w:r>
        <w:r w:rsidRPr="00EF55C2">
          <w:rPr>
            <w:rFonts w:ascii="Arial" w:hAnsi="Arial" w:cs="Arial"/>
            <w:sz w:val="20"/>
          </w:rPr>
          <w:t xml:space="preserve">, tendo-se em vista que os seus respectivos instrumentos ainda não foram </w:t>
        </w:r>
        <w:r>
          <w:rPr>
            <w:rFonts w:ascii="Arial" w:hAnsi="Arial" w:cs="Arial"/>
            <w:sz w:val="20"/>
          </w:rPr>
          <w:t xml:space="preserve">assinados, </w:t>
        </w:r>
        <w:r w:rsidRPr="00EF55C2">
          <w:rPr>
            <w:rFonts w:ascii="Arial" w:hAnsi="Arial" w:cs="Arial"/>
            <w:sz w:val="20"/>
          </w:rPr>
          <w:t xml:space="preserve">registrados, arquivados ou averbados, conforme o caso, perante as entidades competentes, razão pela qual existe o risco de atrasos ou, eventualmente, de </w:t>
        </w:r>
        <w:r w:rsidR="007061AD">
          <w:rPr>
            <w:rFonts w:ascii="Arial" w:hAnsi="Arial" w:cs="Arial"/>
            <w:sz w:val="20"/>
          </w:rPr>
          <w:t>não</w:t>
        </w:r>
        <w:r w:rsidRPr="00EF55C2">
          <w:rPr>
            <w:rFonts w:ascii="Arial" w:hAnsi="Arial" w:cs="Arial"/>
            <w:sz w:val="20"/>
          </w:rPr>
          <w:t xml:space="preserve"> constituição de uma ou mais dessas garantias</w:t>
        </w:r>
        <w:r>
          <w:rPr>
            <w:rFonts w:ascii="Arial" w:hAnsi="Arial" w:cs="Arial"/>
            <w:sz w:val="20"/>
          </w:rPr>
          <w:t>.</w:t>
        </w:r>
      </w:ins>
    </w:p>
    <w:p w14:paraId="2DC6FD8F" w14:textId="77777777" w:rsidR="00584439" w:rsidRDefault="00584439" w:rsidP="00C30840">
      <w:pPr>
        <w:pStyle w:val="NormalWeb"/>
        <w:spacing w:line="240" w:lineRule="exact"/>
        <w:jc w:val="both"/>
        <w:rPr>
          <w:rFonts w:ascii="Arial" w:hAnsi="Arial" w:cs="Arial"/>
          <w:sz w:val="20"/>
        </w:rPr>
      </w:pPr>
    </w:p>
    <w:p w14:paraId="0B5D883C" w14:textId="4D543C25" w:rsidR="00F40129" w:rsidRPr="00705D8E" w:rsidRDefault="00F40129" w:rsidP="00F40129">
      <w:pPr>
        <w:pStyle w:val="NormalWeb"/>
        <w:spacing w:before="0" w:beforeAutospacing="0" w:after="0" w:afterAutospacing="0" w:line="240" w:lineRule="exact"/>
        <w:rPr>
          <w:rFonts w:ascii="Arial" w:hAnsi="Arial" w:cs="Arial"/>
          <w:b/>
          <w:sz w:val="20"/>
          <w:szCs w:val="20"/>
        </w:rPr>
      </w:pPr>
      <w:r>
        <w:rPr>
          <w:rFonts w:ascii="Arial" w:hAnsi="Arial" w:cs="Arial"/>
          <w:b/>
          <w:sz w:val="20"/>
          <w:szCs w:val="20"/>
        </w:rPr>
        <w:t>4</w:t>
      </w:r>
      <w:r w:rsidRPr="00705D8E">
        <w:rPr>
          <w:rFonts w:ascii="Arial" w:hAnsi="Arial" w:cs="Arial"/>
          <w:b/>
          <w:sz w:val="20"/>
          <w:szCs w:val="20"/>
        </w:rPr>
        <w:t>.</w:t>
      </w:r>
      <w:r>
        <w:rPr>
          <w:rFonts w:ascii="Arial" w:hAnsi="Arial" w:cs="Arial"/>
          <w:b/>
          <w:sz w:val="20"/>
          <w:szCs w:val="20"/>
        </w:rPr>
        <w:t>18</w:t>
      </w:r>
      <w:r w:rsidRPr="00705D8E">
        <w:rPr>
          <w:rFonts w:ascii="Arial" w:hAnsi="Arial" w:cs="Arial"/>
          <w:b/>
          <w:sz w:val="20"/>
          <w:szCs w:val="20"/>
        </w:rPr>
        <w:t>.</w:t>
      </w:r>
      <w:r w:rsidRPr="00705D8E">
        <w:rPr>
          <w:rFonts w:ascii="Arial" w:hAnsi="Arial" w:cs="Arial"/>
          <w:b/>
          <w:sz w:val="20"/>
          <w:szCs w:val="20"/>
        </w:rPr>
        <w:tab/>
      </w:r>
      <w:r>
        <w:rPr>
          <w:rFonts w:ascii="Arial" w:hAnsi="Arial" w:cs="Arial"/>
          <w:b/>
          <w:sz w:val="20"/>
          <w:szCs w:val="20"/>
        </w:rPr>
        <w:t>Garantia Fidejussória</w:t>
      </w:r>
    </w:p>
    <w:p w14:paraId="1E402FAE" w14:textId="77777777" w:rsidR="00F40129" w:rsidRPr="001E7F1B" w:rsidRDefault="00F40129" w:rsidP="00F40129">
      <w:pPr>
        <w:pStyle w:val="NormalWeb"/>
        <w:spacing w:line="240" w:lineRule="exact"/>
        <w:jc w:val="both"/>
        <w:rPr>
          <w:rFonts w:ascii="Arial" w:hAnsi="Arial" w:cs="Arial"/>
          <w:sz w:val="20"/>
        </w:rPr>
      </w:pPr>
      <w:r>
        <w:rPr>
          <w:rFonts w:ascii="Arial" w:hAnsi="Arial" w:cs="Arial"/>
          <w:sz w:val="20"/>
          <w:szCs w:val="20"/>
        </w:rPr>
        <w:t>4.18.1</w:t>
      </w:r>
      <w:r w:rsidRPr="00C62F6A">
        <w:rPr>
          <w:rFonts w:ascii="Arial" w:hAnsi="Arial" w:cs="Arial"/>
          <w:sz w:val="20"/>
        </w:rPr>
        <w:tab/>
      </w:r>
      <w:r>
        <w:rPr>
          <w:rFonts w:ascii="Arial" w:hAnsi="Arial" w:cs="Arial"/>
          <w:sz w:val="20"/>
        </w:rPr>
        <w:t>Adicionalmente aos Instrumentos de Garantias Reais, o Fiador</w:t>
      </w:r>
      <w:r w:rsidRPr="001E7F1B">
        <w:rPr>
          <w:rFonts w:ascii="Arial" w:hAnsi="Arial" w:cs="Arial"/>
          <w:sz w:val="20"/>
        </w:rPr>
        <w:t xml:space="preserve"> presta</w:t>
      </w:r>
      <w:r>
        <w:rPr>
          <w:rFonts w:ascii="Arial" w:hAnsi="Arial" w:cs="Arial"/>
          <w:sz w:val="20"/>
        </w:rPr>
        <w:t xml:space="preserve"> </w:t>
      </w:r>
      <w:r w:rsidRPr="001E7F1B">
        <w:rPr>
          <w:rFonts w:ascii="Arial" w:hAnsi="Arial" w:cs="Arial"/>
          <w:sz w:val="20"/>
        </w:rPr>
        <w:t>fiança em favor dos Debenturistas, aqui representados pelo Agente Fiduciário, obrigando-se solidariamente como fiador e principa</w:t>
      </w:r>
      <w:r>
        <w:rPr>
          <w:rFonts w:ascii="Arial" w:hAnsi="Arial" w:cs="Arial"/>
          <w:sz w:val="20"/>
        </w:rPr>
        <w:t>l</w:t>
      </w:r>
      <w:r w:rsidRPr="001E7F1B">
        <w:rPr>
          <w:rFonts w:ascii="Arial" w:hAnsi="Arial" w:cs="Arial"/>
          <w:sz w:val="20"/>
        </w:rPr>
        <w:t xml:space="preserve"> pagador de todos os valores devidos no âmbito da Emissão e </w:t>
      </w:r>
      <w:proofErr w:type="gramStart"/>
      <w:r w:rsidRPr="001E7F1B">
        <w:rPr>
          <w:rFonts w:ascii="Arial" w:hAnsi="Arial" w:cs="Arial"/>
          <w:sz w:val="20"/>
        </w:rPr>
        <w:t>da presente</w:t>
      </w:r>
      <w:proofErr w:type="gramEnd"/>
      <w:r w:rsidRPr="001E7F1B">
        <w:rPr>
          <w:rFonts w:ascii="Arial" w:hAnsi="Arial" w:cs="Arial"/>
          <w:sz w:val="20"/>
        </w:rPr>
        <w:t xml:space="preserve"> Escritura de Emissão, nos termos descritos a seguir</w:t>
      </w:r>
      <w:r>
        <w:rPr>
          <w:rFonts w:ascii="Arial" w:hAnsi="Arial" w:cs="Arial"/>
          <w:sz w:val="20"/>
        </w:rPr>
        <w:t xml:space="preserve"> (“</w:t>
      </w:r>
      <w:r w:rsidRPr="005708B3">
        <w:rPr>
          <w:rFonts w:ascii="Arial" w:hAnsi="Arial" w:cs="Arial"/>
          <w:sz w:val="20"/>
          <w:u w:val="single"/>
        </w:rPr>
        <w:t>Fiança</w:t>
      </w:r>
      <w:r>
        <w:rPr>
          <w:rFonts w:ascii="Arial" w:hAnsi="Arial" w:cs="Arial"/>
          <w:sz w:val="20"/>
        </w:rPr>
        <w:t>”)</w:t>
      </w:r>
      <w:r w:rsidRPr="001E7F1B">
        <w:rPr>
          <w:rFonts w:ascii="Arial" w:hAnsi="Arial" w:cs="Arial"/>
          <w:sz w:val="20"/>
        </w:rPr>
        <w:t>:</w:t>
      </w:r>
    </w:p>
    <w:p w14:paraId="1F71DD6F"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(i</w:t>
      </w:r>
      <w:proofErr w:type="gramStart"/>
      <w:r w:rsidRPr="001E7F1B">
        <w:rPr>
          <w:rFonts w:ascii="Arial" w:hAnsi="Arial" w:cs="Arial"/>
          <w:sz w:val="20"/>
        </w:rPr>
        <w:t>)</w:t>
      </w:r>
      <w:proofErr w:type="gramEnd"/>
      <w:r w:rsidRPr="001E7F1B">
        <w:rPr>
          <w:rFonts w:ascii="Arial" w:hAnsi="Arial" w:cs="Arial"/>
          <w:sz w:val="20"/>
        </w:rPr>
        <w:tab/>
      </w:r>
      <w:r>
        <w:rPr>
          <w:rFonts w:ascii="Arial" w:hAnsi="Arial" w:cs="Arial"/>
          <w:sz w:val="20"/>
        </w:rPr>
        <w:t>o</w:t>
      </w:r>
      <w:r w:rsidRPr="001E7F1B">
        <w:rPr>
          <w:rFonts w:ascii="Arial" w:hAnsi="Arial" w:cs="Arial"/>
          <w:sz w:val="20"/>
        </w:rPr>
        <w:t xml:space="preserve"> </w:t>
      </w:r>
      <w:r>
        <w:rPr>
          <w:rFonts w:ascii="Arial" w:hAnsi="Arial" w:cs="Arial"/>
          <w:sz w:val="20"/>
        </w:rPr>
        <w:t>Fiador</w:t>
      </w:r>
      <w:r w:rsidRPr="001E7F1B">
        <w:rPr>
          <w:rFonts w:ascii="Arial" w:hAnsi="Arial" w:cs="Arial"/>
          <w:sz w:val="20"/>
        </w:rPr>
        <w:t xml:space="preserve"> declara-se neste ato, em caráter irrevogável e irretratável, solidariamente fiador e principa</w:t>
      </w:r>
      <w:r>
        <w:rPr>
          <w:rFonts w:ascii="Arial" w:hAnsi="Arial" w:cs="Arial"/>
          <w:sz w:val="20"/>
        </w:rPr>
        <w:t>l</w:t>
      </w:r>
      <w:r w:rsidRPr="001E7F1B">
        <w:rPr>
          <w:rFonts w:ascii="Arial" w:hAnsi="Arial" w:cs="Arial"/>
          <w:sz w:val="20"/>
        </w:rPr>
        <w:t xml:space="preserve"> pagador </w:t>
      </w:r>
      <w:r>
        <w:rPr>
          <w:rFonts w:ascii="Arial" w:hAnsi="Arial" w:cs="Arial"/>
          <w:sz w:val="20"/>
        </w:rPr>
        <w:t>das Obrigações Garantidas</w:t>
      </w:r>
      <w:r w:rsidRPr="001E7F1B">
        <w:rPr>
          <w:rFonts w:ascii="Arial" w:hAnsi="Arial" w:cs="Arial"/>
          <w:sz w:val="20"/>
        </w:rPr>
        <w:t>;</w:t>
      </w:r>
    </w:p>
    <w:p w14:paraId="6E48C024"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w:t>
      </w:r>
      <w:proofErr w:type="spellStart"/>
      <w:r w:rsidRPr="001E7F1B">
        <w:rPr>
          <w:rFonts w:ascii="Arial" w:hAnsi="Arial" w:cs="Arial"/>
          <w:sz w:val="20"/>
        </w:rPr>
        <w:t>ii</w:t>
      </w:r>
      <w:proofErr w:type="spellEnd"/>
      <w:proofErr w:type="gramStart"/>
      <w:r w:rsidRPr="001E7F1B">
        <w:rPr>
          <w:rFonts w:ascii="Arial" w:hAnsi="Arial" w:cs="Arial"/>
          <w:sz w:val="20"/>
        </w:rPr>
        <w:t>)</w:t>
      </w:r>
      <w:proofErr w:type="gramEnd"/>
      <w:r w:rsidRPr="001E7F1B">
        <w:rPr>
          <w:rFonts w:ascii="Arial" w:hAnsi="Arial" w:cs="Arial"/>
          <w:sz w:val="20"/>
        </w:rPr>
        <w:tab/>
      </w:r>
      <w:r>
        <w:rPr>
          <w:rFonts w:ascii="Arial" w:hAnsi="Arial" w:cs="Arial"/>
          <w:sz w:val="20"/>
        </w:rPr>
        <w:t>as</w:t>
      </w:r>
      <w:r w:rsidRPr="001E7F1B">
        <w:rPr>
          <w:rFonts w:ascii="Arial" w:hAnsi="Arial" w:cs="Arial"/>
          <w:sz w:val="20"/>
        </w:rPr>
        <w:t xml:space="preserve"> </w:t>
      </w:r>
      <w:r>
        <w:rPr>
          <w:rFonts w:ascii="Arial" w:hAnsi="Arial" w:cs="Arial"/>
          <w:sz w:val="20"/>
        </w:rPr>
        <w:t>Obrigações Garantidas</w:t>
      </w:r>
      <w:r w:rsidRPr="001E7F1B">
        <w:rPr>
          <w:rFonts w:ascii="Arial" w:hAnsi="Arial" w:cs="Arial"/>
          <w:sz w:val="20"/>
        </w:rPr>
        <w:t xml:space="preserve"> ser</w:t>
      </w:r>
      <w:r>
        <w:rPr>
          <w:rFonts w:ascii="Arial" w:hAnsi="Arial" w:cs="Arial"/>
          <w:sz w:val="20"/>
        </w:rPr>
        <w:t>ão</w:t>
      </w:r>
      <w:r w:rsidRPr="001E7F1B">
        <w:rPr>
          <w:rFonts w:ascii="Arial" w:hAnsi="Arial" w:cs="Arial"/>
          <w:sz w:val="20"/>
        </w:rPr>
        <w:t xml:space="preserve"> pag</w:t>
      </w:r>
      <w:r>
        <w:rPr>
          <w:rFonts w:ascii="Arial" w:hAnsi="Arial" w:cs="Arial"/>
          <w:sz w:val="20"/>
        </w:rPr>
        <w:t>as</w:t>
      </w:r>
      <w:r w:rsidRPr="001E7F1B">
        <w:rPr>
          <w:rFonts w:ascii="Arial" w:hAnsi="Arial" w:cs="Arial"/>
          <w:sz w:val="20"/>
        </w:rPr>
        <w:t xml:space="preserve"> pel</w:t>
      </w:r>
      <w:r>
        <w:rPr>
          <w:rFonts w:ascii="Arial" w:hAnsi="Arial" w:cs="Arial"/>
          <w:sz w:val="20"/>
        </w:rPr>
        <w:t>o</w:t>
      </w:r>
      <w:r w:rsidRPr="001E7F1B">
        <w:rPr>
          <w:rFonts w:ascii="Arial" w:hAnsi="Arial" w:cs="Arial"/>
          <w:sz w:val="20"/>
        </w:rPr>
        <w:t xml:space="preserve"> Fiador no prazo de até </w:t>
      </w:r>
      <w:r>
        <w:rPr>
          <w:rFonts w:ascii="Arial" w:hAnsi="Arial" w:cs="Arial"/>
          <w:sz w:val="20"/>
        </w:rPr>
        <w:t>2</w:t>
      </w:r>
      <w:r w:rsidRPr="001E7F1B">
        <w:rPr>
          <w:rFonts w:ascii="Arial" w:hAnsi="Arial" w:cs="Arial"/>
          <w:sz w:val="20"/>
        </w:rPr>
        <w:t xml:space="preserve"> (</w:t>
      </w:r>
      <w:r>
        <w:rPr>
          <w:rFonts w:ascii="Arial" w:hAnsi="Arial" w:cs="Arial"/>
          <w:sz w:val="20"/>
        </w:rPr>
        <w:t>dois</w:t>
      </w:r>
      <w:r w:rsidRPr="001E7F1B">
        <w:rPr>
          <w:rFonts w:ascii="Arial" w:hAnsi="Arial" w:cs="Arial"/>
          <w:sz w:val="20"/>
        </w:rPr>
        <w:t>) Dias Úteis, contado</w:t>
      </w:r>
      <w:r>
        <w:rPr>
          <w:rFonts w:ascii="Arial" w:hAnsi="Arial" w:cs="Arial"/>
          <w:sz w:val="20"/>
        </w:rPr>
        <w:t>s</w:t>
      </w:r>
      <w:r w:rsidRPr="001E7F1B">
        <w:rPr>
          <w:rFonts w:ascii="Arial" w:hAnsi="Arial" w:cs="Arial"/>
          <w:sz w:val="20"/>
        </w:rPr>
        <w:t xml:space="preserve"> a partir de comunicação por escrito enviada pelo Agente Fiduciário ou pelos Debenturistas </w:t>
      </w:r>
      <w:r>
        <w:rPr>
          <w:rFonts w:ascii="Arial" w:hAnsi="Arial" w:cs="Arial"/>
          <w:sz w:val="20"/>
        </w:rPr>
        <w:t>ao</w:t>
      </w:r>
      <w:r w:rsidRPr="001E7F1B">
        <w:rPr>
          <w:rFonts w:ascii="Arial" w:hAnsi="Arial" w:cs="Arial"/>
          <w:sz w:val="20"/>
        </w:rPr>
        <w:t xml:space="preserve"> </w:t>
      </w:r>
      <w:r>
        <w:rPr>
          <w:rFonts w:ascii="Arial" w:hAnsi="Arial" w:cs="Arial"/>
          <w:sz w:val="20"/>
        </w:rPr>
        <w:t>Fiador</w:t>
      </w:r>
      <w:r w:rsidRPr="001E7F1B">
        <w:rPr>
          <w:rFonts w:ascii="Arial" w:hAnsi="Arial" w:cs="Arial"/>
          <w:sz w:val="20"/>
        </w:rPr>
        <w:t xml:space="preserve"> nesse sentido, mediante a qual será informado o inadimplemento por parte da Emissora, na respectiva data de pagamento, de qualquer valor devido pela Emissora nos termos desta Escritura de Emissão, incluindo, sem limitação os montantes devidos aos Debenturistas a título de Valor Nominal Unitário, Remuneração e/ou encargos de qualquer natureza (“</w:t>
      </w:r>
      <w:r w:rsidRPr="001E7F1B">
        <w:rPr>
          <w:rFonts w:ascii="Arial" w:hAnsi="Arial" w:cs="Arial"/>
          <w:sz w:val="20"/>
          <w:u w:val="single"/>
        </w:rPr>
        <w:t>Notificação de Inadimplemento</w:t>
      </w:r>
      <w:r w:rsidRPr="001E7F1B">
        <w:rPr>
          <w:rFonts w:ascii="Arial" w:hAnsi="Arial" w:cs="Arial"/>
          <w:sz w:val="20"/>
        </w:rPr>
        <w:t>”). A Notificação de Inadimplemento só poderá ser emitida pelo Agente Fiduciário ou pelos titulares de Debêntures (1) após a verificação do inadimplemento pela Emissora de qualquer valor devido nas datas de pagamento definidas nesta Escritura de Emissão, respeitados eventuais períodos de cura e/ou (2) quando da declaração do vencimento antecipado das Debêntures nos termos desta Escritura de Emissão;</w:t>
      </w:r>
    </w:p>
    <w:p w14:paraId="78001697" w14:textId="77777777" w:rsidR="00F40129" w:rsidRPr="005708B3" w:rsidRDefault="00F40129" w:rsidP="00F40129">
      <w:pPr>
        <w:pStyle w:val="NormalWeb"/>
        <w:spacing w:line="240" w:lineRule="exact"/>
        <w:jc w:val="both"/>
        <w:rPr>
          <w:rFonts w:ascii="Arial" w:hAnsi="Arial" w:cs="Arial"/>
          <w:sz w:val="20"/>
        </w:rPr>
      </w:pPr>
      <w:r w:rsidRPr="001E7F1B">
        <w:rPr>
          <w:rFonts w:ascii="Arial" w:hAnsi="Arial" w:cs="Arial"/>
          <w:sz w:val="20"/>
        </w:rPr>
        <w:t>(</w:t>
      </w:r>
      <w:proofErr w:type="spellStart"/>
      <w:r w:rsidRPr="001E7F1B">
        <w:rPr>
          <w:rFonts w:ascii="Arial" w:hAnsi="Arial" w:cs="Arial"/>
          <w:sz w:val="20"/>
        </w:rPr>
        <w:t>iii</w:t>
      </w:r>
      <w:proofErr w:type="spellEnd"/>
      <w:proofErr w:type="gramStart"/>
      <w:r w:rsidRPr="001E7F1B">
        <w:rPr>
          <w:rFonts w:ascii="Arial" w:hAnsi="Arial" w:cs="Arial"/>
          <w:sz w:val="20"/>
        </w:rPr>
        <w:t>)</w:t>
      </w:r>
      <w:proofErr w:type="gramEnd"/>
      <w:r w:rsidRPr="001E7F1B">
        <w:rPr>
          <w:rFonts w:ascii="Arial" w:hAnsi="Arial" w:cs="Arial"/>
          <w:sz w:val="20"/>
        </w:rPr>
        <w:tab/>
        <w:t>os pagamentos deverão ser realizados pel</w:t>
      </w:r>
      <w:r>
        <w:rPr>
          <w:rFonts w:ascii="Arial" w:hAnsi="Arial" w:cs="Arial"/>
          <w:sz w:val="20"/>
        </w:rPr>
        <w:t>o</w:t>
      </w:r>
      <w:r w:rsidRPr="001E7F1B">
        <w:rPr>
          <w:rFonts w:ascii="Arial" w:hAnsi="Arial" w:cs="Arial"/>
          <w:sz w:val="20"/>
        </w:rPr>
        <w:t xml:space="preserve"> </w:t>
      </w:r>
      <w:r>
        <w:rPr>
          <w:rFonts w:ascii="Arial" w:hAnsi="Arial" w:cs="Arial"/>
          <w:sz w:val="20"/>
        </w:rPr>
        <w:t>Fiador</w:t>
      </w:r>
      <w:r w:rsidRPr="001E7F1B">
        <w:rPr>
          <w:rFonts w:ascii="Arial" w:hAnsi="Arial" w:cs="Arial"/>
          <w:sz w:val="20"/>
        </w:rPr>
        <w:t xml:space="preserve"> de acordo com os procedimentos </w:t>
      </w:r>
      <w:r w:rsidRPr="005708B3">
        <w:rPr>
          <w:rFonts w:ascii="Arial" w:hAnsi="Arial" w:cs="Arial"/>
          <w:sz w:val="20"/>
        </w:rPr>
        <w:t xml:space="preserve">estabelecidos nesta Escritura de Emissão; </w:t>
      </w:r>
    </w:p>
    <w:p w14:paraId="366FA640" w14:textId="77777777" w:rsidR="00F40129" w:rsidRPr="001E7F1B" w:rsidRDefault="00F40129" w:rsidP="00F40129">
      <w:pPr>
        <w:pStyle w:val="NormalWeb"/>
        <w:spacing w:line="240" w:lineRule="exact"/>
        <w:jc w:val="both"/>
        <w:rPr>
          <w:rFonts w:ascii="Arial" w:hAnsi="Arial" w:cs="Arial"/>
          <w:sz w:val="20"/>
        </w:rPr>
      </w:pPr>
      <w:r w:rsidRPr="005708B3">
        <w:rPr>
          <w:rFonts w:ascii="Arial" w:hAnsi="Arial" w:cs="Arial"/>
          <w:sz w:val="20"/>
        </w:rPr>
        <w:t>(</w:t>
      </w:r>
      <w:proofErr w:type="spellStart"/>
      <w:r w:rsidRPr="005708B3">
        <w:rPr>
          <w:rFonts w:ascii="Arial" w:hAnsi="Arial" w:cs="Arial"/>
          <w:sz w:val="20"/>
        </w:rPr>
        <w:t>iv</w:t>
      </w:r>
      <w:proofErr w:type="spellEnd"/>
      <w:proofErr w:type="gramStart"/>
      <w:r w:rsidRPr="005708B3">
        <w:rPr>
          <w:rFonts w:ascii="Arial" w:hAnsi="Arial" w:cs="Arial"/>
          <w:sz w:val="20"/>
        </w:rPr>
        <w:t>)</w:t>
      </w:r>
      <w:proofErr w:type="gramEnd"/>
      <w:r w:rsidRPr="005708B3">
        <w:rPr>
          <w:rFonts w:ascii="Arial" w:hAnsi="Arial" w:cs="Arial"/>
          <w:sz w:val="20"/>
        </w:rPr>
        <w:tab/>
        <w:t>o Fiador expressamente renuncia aos benefícios de ordem, direitos e faculdades de exoneração de qualquer natureza previstos nos Artigos 333, parágrafo único, 366, 821, 827, 830, 834, 835, 836, 837, 838 e 839 , todos do Código Civil e os Artigos 77 e 595 da Lei nº 5.869, de 11 de janeiro de 1973, conforme alterada (“</w:t>
      </w:r>
      <w:r w:rsidRPr="005708B3">
        <w:rPr>
          <w:rFonts w:ascii="Arial" w:hAnsi="Arial" w:cs="Arial"/>
          <w:sz w:val="20"/>
          <w:u w:val="single"/>
        </w:rPr>
        <w:t>Código de Processo Civil</w:t>
      </w:r>
      <w:r w:rsidRPr="005708B3">
        <w:rPr>
          <w:rFonts w:ascii="Arial" w:hAnsi="Arial" w:cs="Arial"/>
          <w:sz w:val="20"/>
        </w:rPr>
        <w:t>”);</w:t>
      </w:r>
    </w:p>
    <w:p w14:paraId="7449C7C7"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(v</w:t>
      </w:r>
      <w:proofErr w:type="gramStart"/>
      <w:r w:rsidRPr="001E7F1B">
        <w:rPr>
          <w:rFonts w:ascii="Arial" w:hAnsi="Arial" w:cs="Arial"/>
          <w:sz w:val="20"/>
        </w:rPr>
        <w:t>)</w:t>
      </w:r>
      <w:proofErr w:type="gramEnd"/>
      <w:r w:rsidRPr="001E7F1B">
        <w:rPr>
          <w:rFonts w:ascii="Arial" w:hAnsi="Arial" w:cs="Arial"/>
          <w:sz w:val="20"/>
        </w:rPr>
        <w:tab/>
        <w:t xml:space="preserve">mediante a excussão da Fiança objeto desta </w:t>
      </w:r>
      <w:r>
        <w:rPr>
          <w:rFonts w:ascii="Arial" w:hAnsi="Arial" w:cs="Arial"/>
          <w:sz w:val="20"/>
        </w:rPr>
        <w:t>deste item 4.18.</w:t>
      </w:r>
      <w:r w:rsidRPr="001E7F1B">
        <w:rPr>
          <w:rFonts w:ascii="Arial" w:hAnsi="Arial" w:cs="Arial"/>
          <w:sz w:val="20"/>
        </w:rPr>
        <w:t xml:space="preserve"> </w:t>
      </w:r>
      <w:proofErr w:type="gramStart"/>
      <w:r>
        <w:rPr>
          <w:rFonts w:ascii="Arial" w:hAnsi="Arial" w:cs="Arial"/>
          <w:sz w:val="20"/>
        </w:rPr>
        <w:t>o</w:t>
      </w:r>
      <w:proofErr w:type="gramEnd"/>
      <w:r w:rsidRPr="001E7F1B">
        <w:rPr>
          <w:rFonts w:ascii="Arial" w:hAnsi="Arial" w:cs="Arial"/>
          <w:sz w:val="20"/>
        </w:rPr>
        <w:t xml:space="preserve"> Fiador sub-rogar-se-á nos direitos dos Debenturistas. </w:t>
      </w:r>
      <w:r>
        <w:rPr>
          <w:rFonts w:ascii="Arial" w:hAnsi="Arial" w:cs="Arial"/>
          <w:sz w:val="20"/>
        </w:rPr>
        <w:t>O Fiador</w:t>
      </w:r>
      <w:r w:rsidRPr="001E7F1B">
        <w:rPr>
          <w:rFonts w:ascii="Arial" w:hAnsi="Arial" w:cs="Arial"/>
          <w:sz w:val="20"/>
        </w:rPr>
        <w:t xml:space="preserve"> desde já concorda e obriga-se a somente exigir e/ou demandar a Emissora por qualquer valor honrado, nos termos desta fiança, conforme o caso, após os Debenturistas terem recebido todos os valores a eles devidos, nos termos desta Escritura de Emissão;</w:t>
      </w:r>
    </w:p>
    <w:p w14:paraId="4D821806"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(vi</w:t>
      </w:r>
      <w:proofErr w:type="gramStart"/>
      <w:r w:rsidRPr="001E7F1B">
        <w:rPr>
          <w:rFonts w:ascii="Arial" w:hAnsi="Arial" w:cs="Arial"/>
          <w:sz w:val="20"/>
        </w:rPr>
        <w:t>)</w:t>
      </w:r>
      <w:proofErr w:type="gramEnd"/>
      <w:r w:rsidRPr="001E7F1B">
        <w:rPr>
          <w:rFonts w:ascii="Arial" w:hAnsi="Arial" w:cs="Arial"/>
          <w:sz w:val="20"/>
        </w:rPr>
        <w:tab/>
        <w:t>a Fiança objeto desta cláusula entrarão em vigor na Data de Emissão, vigendo até o pagamento integral d</w:t>
      </w:r>
      <w:r>
        <w:rPr>
          <w:rFonts w:ascii="Arial" w:hAnsi="Arial" w:cs="Arial"/>
          <w:sz w:val="20"/>
        </w:rPr>
        <w:t>as</w:t>
      </w:r>
      <w:r w:rsidRPr="001E7F1B">
        <w:rPr>
          <w:rFonts w:ascii="Arial" w:hAnsi="Arial" w:cs="Arial"/>
          <w:sz w:val="20"/>
        </w:rPr>
        <w:t xml:space="preserve"> </w:t>
      </w:r>
      <w:r>
        <w:rPr>
          <w:rFonts w:ascii="Arial" w:hAnsi="Arial" w:cs="Arial"/>
          <w:sz w:val="20"/>
        </w:rPr>
        <w:t>Obrigações Garantidas</w:t>
      </w:r>
      <w:r w:rsidRPr="001E7F1B">
        <w:rPr>
          <w:rFonts w:ascii="Arial" w:hAnsi="Arial" w:cs="Arial"/>
          <w:sz w:val="20"/>
        </w:rPr>
        <w:t>, quer seja pela Emissora ou pel</w:t>
      </w:r>
      <w:r>
        <w:rPr>
          <w:rFonts w:ascii="Arial" w:hAnsi="Arial" w:cs="Arial"/>
          <w:sz w:val="20"/>
        </w:rPr>
        <w:t>o</w:t>
      </w:r>
      <w:r w:rsidRPr="001E7F1B">
        <w:rPr>
          <w:rFonts w:ascii="Arial" w:hAnsi="Arial" w:cs="Arial"/>
          <w:sz w:val="20"/>
        </w:rPr>
        <w:t xml:space="preserve"> Fiador;</w:t>
      </w:r>
    </w:p>
    <w:p w14:paraId="12E08C67"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w:t>
      </w:r>
      <w:proofErr w:type="spellStart"/>
      <w:r w:rsidRPr="001E7F1B">
        <w:rPr>
          <w:rFonts w:ascii="Arial" w:hAnsi="Arial" w:cs="Arial"/>
          <w:sz w:val="20"/>
        </w:rPr>
        <w:t>vii</w:t>
      </w:r>
      <w:proofErr w:type="spellEnd"/>
      <w:proofErr w:type="gramStart"/>
      <w:r w:rsidRPr="001E7F1B">
        <w:rPr>
          <w:rFonts w:ascii="Arial" w:hAnsi="Arial" w:cs="Arial"/>
          <w:sz w:val="20"/>
        </w:rPr>
        <w:t>)</w:t>
      </w:r>
      <w:proofErr w:type="gramEnd"/>
      <w:r w:rsidRPr="001E7F1B">
        <w:rPr>
          <w:rFonts w:ascii="Arial" w:hAnsi="Arial" w:cs="Arial"/>
          <w:sz w:val="20"/>
        </w:rPr>
        <w:tab/>
      </w:r>
      <w:r>
        <w:rPr>
          <w:rFonts w:ascii="Arial" w:hAnsi="Arial" w:cs="Arial"/>
          <w:sz w:val="20"/>
        </w:rPr>
        <w:t>o</w:t>
      </w:r>
      <w:r w:rsidRPr="001E7F1B">
        <w:rPr>
          <w:rFonts w:ascii="Arial" w:hAnsi="Arial" w:cs="Arial"/>
          <w:sz w:val="20"/>
        </w:rPr>
        <w:t xml:space="preserve"> Fiador desde já reconhece como prazo determinado, para fins do Artigo 835 do Código Civil, a data de pagamento integral d</w:t>
      </w:r>
      <w:r>
        <w:rPr>
          <w:rFonts w:ascii="Arial" w:hAnsi="Arial" w:cs="Arial"/>
          <w:sz w:val="20"/>
        </w:rPr>
        <w:t>as</w:t>
      </w:r>
      <w:r w:rsidRPr="001E7F1B">
        <w:rPr>
          <w:rFonts w:ascii="Arial" w:hAnsi="Arial" w:cs="Arial"/>
          <w:sz w:val="20"/>
        </w:rPr>
        <w:t xml:space="preserve"> </w:t>
      </w:r>
      <w:r>
        <w:rPr>
          <w:rFonts w:ascii="Arial" w:hAnsi="Arial" w:cs="Arial"/>
          <w:sz w:val="20"/>
        </w:rPr>
        <w:t>Obrigações Garantidas</w:t>
      </w:r>
      <w:r w:rsidRPr="001E7F1B">
        <w:rPr>
          <w:rFonts w:ascii="Arial" w:hAnsi="Arial" w:cs="Arial"/>
          <w:sz w:val="20"/>
        </w:rPr>
        <w:t>;</w:t>
      </w:r>
    </w:p>
    <w:p w14:paraId="4B770650"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w:t>
      </w:r>
      <w:proofErr w:type="spellStart"/>
      <w:r w:rsidRPr="001E7F1B">
        <w:rPr>
          <w:rFonts w:ascii="Arial" w:hAnsi="Arial" w:cs="Arial"/>
          <w:sz w:val="20"/>
        </w:rPr>
        <w:t>viii</w:t>
      </w:r>
      <w:proofErr w:type="spellEnd"/>
      <w:proofErr w:type="gramStart"/>
      <w:r w:rsidRPr="001E7F1B">
        <w:rPr>
          <w:rFonts w:ascii="Arial" w:hAnsi="Arial" w:cs="Arial"/>
          <w:sz w:val="20"/>
        </w:rPr>
        <w:t>)</w:t>
      </w:r>
      <w:proofErr w:type="gramEnd"/>
      <w:r w:rsidRPr="001E7F1B">
        <w:rPr>
          <w:rFonts w:ascii="Arial" w:hAnsi="Arial" w:cs="Arial"/>
          <w:sz w:val="20"/>
        </w:rPr>
        <w:tab/>
        <w:t>a Fiança fo</w:t>
      </w:r>
      <w:r>
        <w:rPr>
          <w:rFonts w:ascii="Arial" w:hAnsi="Arial" w:cs="Arial"/>
          <w:sz w:val="20"/>
        </w:rPr>
        <w:t>i</w:t>
      </w:r>
      <w:r w:rsidRPr="001E7F1B">
        <w:rPr>
          <w:rFonts w:ascii="Arial" w:hAnsi="Arial" w:cs="Arial"/>
          <w:sz w:val="20"/>
        </w:rPr>
        <w:t xml:space="preserve"> devidamente consentida de boa fé pel</w:t>
      </w:r>
      <w:r>
        <w:rPr>
          <w:rFonts w:ascii="Arial" w:hAnsi="Arial" w:cs="Arial"/>
          <w:sz w:val="20"/>
        </w:rPr>
        <w:t>o</w:t>
      </w:r>
      <w:r w:rsidRPr="001E7F1B">
        <w:rPr>
          <w:rFonts w:ascii="Arial" w:hAnsi="Arial" w:cs="Arial"/>
          <w:sz w:val="20"/>
        </w:rPr>
        <w:t xml:space="preserve"> </w:t>
      </w:r>
      <w:r>
        <w:rPr>
          <w:rFonts w:ascii="Arial" w:hAnsi="Arial" w:cs="Arial"/>
          <w:sz w:val="20"/>
        </w:rPr>
        <w:t>Fiador</w:t>
      </w:r>
      <w:r w:rsidRPr="001E7F1B">
        <w:rPr>
          <w:rFonts w:ascii="Arial" w:hAnsi="Arial" w:cs="Arial"/>
          <w:sz w:val="20"/>
        </w:rPr>
        <w:t>, nos termos das disposições legais aplicáveis; e</w:t>
      </w:r>
    </w:p>
    <w:p w14:paraId="3039FC10" w14:textId="77777777" w:rsidR="00F40129" w:rsidRPr="001E7F1B" w:rsidRDefault="00F40129" w:rsidP="00F40129">
      <w:pPr>
        <w:pStyle w:val="NormalWeb"/>
        <w:spacing w:line="240" w:lineRule="exact"/>
        <w:jc w:val="both"/>
        <w:rPr>
          <w:rFonts w:ascii="Arial" w:hAnsi="Arial" w:cs="Arial"/>
          <w:sz w:val="20"/>
        </w:rPr>
      </w:pPr>
      <w:r w:rsidRPr="001E7F1B">
        <w:rPr>
          <w:rFonts w:ascii="Arial" w:hAnsi="Arial" w:cs="Arial"/>
          <w:sz w:val="20"/>
        </w:rPr>
        <w:t>(</w:t>
      </w:r>
      <w:proofErr w:type="spellStart"/>
      <w:r w:rsidRPr="001E7F1B">
        <w:rPr>
          <w:rFonts w:ascii="Arial" w:hAnsi="Arial" w:cs="Arial"/>
          <w:sz w:val="20"/>
        </w:rPr>
        <w:t>ix</w:t>
      </w:r>
      <w:proofErr w:type="spellEnd"/>
      <w:proofErr w:type="gramStart"/>
      <w:r w:rsidRPr="001E7F1B">
        <w:rPr>
          <w:rFonts w:ascii="Arial" w:hAnsi="Arial" w:cs="Arial"/>
          <w:sz w:val="20"/>
        </w:rPr>
        <w:t>)</w:t>
      </w:r>
      <w:proofErr w:type="gramEnd"/>
      <w:r w:rsidRPr="001E7F1B">
        <w:rPr>
          <w:rFonts w:ascii="Arial" w:hAnsi="Arial" w:cs="Arial"/>
          <w:sz w:val="20"/>
        </w:rPr>
        <w:tab/>
        <w:t>a Fiança poder</w:t>
      </w:r>
      <w:r>
        <w:rPr>
          <w:rFonts w:ascii="Arial" w:hAnsi="Arial" w:cs="Arial"/>
          <w:sz w:val="20"/>
        </w:rPr>
        <w:t>á</w:t>
      </w:r>
      <w:r w:rsidRPr="001E7F1B">
        <w:rPr>
          <w:rFonts w:ascii="Arial" w:hAnsi="Arial" w:cs="Arial"/>
          <w:sz w:val="20"/>
        </w:rPr>
        <w:t xml:space="preserve"> ser excutida e exigida pelo Agente Fiduciário quantas vezes for necessário até a integral liquidação </w:t>
      </w:r>
      <w:r>
        <w:rPr>
          <w:rFonts w:ascii="Arial" w:hAnsi="Arial" w:cs="Arial"/>
          <w:sz w:val="20"/>
        </w:rPr>
        <w:t>das Obrigações Garantidas</w:t>
      </w:r>
      <w:r w:rsidRPr="001E7F1B">
        <w:rPr>
          <w:rFonts w:ascii="Arial" w:hAnsi="Arial" w:cs="Arial"/>
          <w:sz w:val="20"/>
        </w:rPr>
        <w:t xml:space="preserve">. </w:t>
      </w:r>
    </w:p>
    <w:p w14:paraId="3B87B2DA" w14:textId="77777777" w:rsidR="00F40129" w:rsidRPr="001E7F1B" w:rsidRDefault="00F40129" w:rsidP="00F40129">
      <w:pPr>
        <w:pStyle w:val="NormalWeb"/>
        <w:spacing w:line="240" w:lineRule="exact"/>
        <w:jc w:val="both"/>
        <w:rPr>
          <w:rFonts w:ascii="Arial" w:hAnsi="Arial" w:cs="Arial"/>
          <w:sz w:val="20"/>
        </w:rPr>
      </w:pPr>
      <w:r>
        <w:rPr>
          <w:rFonts w:ascii="Arial" w:hAnsi="Arial" w:cs="Arial"/>
          <w:sz w:val="20"/>
        </w:rPr>
        <w:t>4</w:t>
      </w:r>
      <w:r w:rsidRPr="001E7F1B">
        <w:rPr>
          <w:rFonts w:ascii="Arial" w:hAnsi="Arial" w:cs="Arial"/>
          <w:sz w:val="20"/>
        </w:rPr>
        <w:t>.</w:t>
      </w:r>
      <w:r>
        <w:rPr>
          <w:rFonts w:ascii="Arial" w:hAnsi="Arial" w:cs="Arial"/>
          <w:sz w:val="20"/>
        </w:rPr>
        <w:t>18</w:t>
      </w:r>
      <w:r w:rsidRPr="001E7F1B">
        <w:rPr>
          <w:rFonts w:ascii="Arial" w:hAnsi="Arial" w:cs="Arial"/>
          <w:sz w:val="20"/>
        </w:rPr>
        <w:t xml:space="preserve">.2. Fica desde já certo e ajustado que a inobservância dos prazos para execução de quaisquer Garantias constituídas em favor dos Debenturistas não ensejará, </w:t>
      </w:r>
      <w:proofErr w:type="gramStart"/>
      <w:r w:rsidRPr="001E7F1B">
        <w:rPr>
          <w:rFonts w:ascii="Arial" w:hAnsi="Arial" w:cs="Arial"/>
          <w:sz w:val="20"/>
        </w:rPr>
        <w:t>sob hipótese</w:t>
      </w:r>
      <w:proofErr w:type="gramEnd"/>
      <w:r w:rsidRPr="001E7F1B">
        <w:rPr>
          <w:rFonts w:ascii="Arial" w:hAnsi="Arial" w:cs="Arial"/>
          <w:sz w:val="20"/>
        </w:rPr>
        <w:t xml:space="preserve"> nenhuma, perda de qualquer direito ou faculdade aqui prevista.</w:t>
      </w:r>
    </w:p>
    <w:p w14:paraId="5FE52225" w14:textId="77777777" w:rsidR="00F40129" w:rsidRPr="001E7F1B" w:rsidRDefault="00F40129" w:rsidP="00F40129">
      <w:pPr>
        <w:pStyle w:val="NormalWeb"/>
        <w:spacing w:line="240" w:lineRule="exact"/>
        <w:jc w:val="both"/>
        <w:rPr>
          <w:rFonts w:ascii="Arial" w:hAnsi="Arial" w:cs="Arial"/>
          <w:sz w:val="20"/>
        </w:rPr>
      </w:pPr>
      <w:r>
        <w:rPr>
          <w:rFonts w:ascii="Arial" w:hAnsi="Arial" w:cs="Arial"/>
          <w:sz w:val="20"/>
        </w:rPr>
        <w:t>4</w:t>
      </w:r>
      <w:r w:rsidRPr="001E7F1B">
        <w:rPr>
          <w:rFonts w:ascii="Arial" w:hAnsi="Arial" w:cs="Arial"/>
          <w:sz w:val="20"/>
        </w:rPr>
        <w:t>.</w:t>
      </w:r>
      <w:r>
        <w:rPr>
          <w:rFonts w:ascii="Arial" w:hAnsi="Arial" w:cs="Arial"/>
          <w:sz w:val="20"/>
        </w:rPr>
        <w:t>18</w:t>
      </w:r>
      <w:r w:rsidRPr="001E7F1B">
        <w:rPr>
          <w:rFonts w:ascii="Arial" w:hAnsi="Arial" w:cs="Arial"/>
          <w:sz w:val="20"/>
        </w:rPr>
        <w:t xml:space="preserve">.3. No exercício de seus direitos, nos termos desta Escritura de Emissão e dos Documentos das Garantias (conforme abaixo definido), o Agente Fiduciário e/ou os Debenturistas poderão executar as Garantias, simultaneamente ou em qualquer ordem, sem que com isso prejudique qualquer direito ou possibilidade de exercê-lo no futuro, até a quitação integral </w:t>
      </w:r>
      <w:r>
        <w:rPr>
          <w:rFonts w:ascii="Arial" w:hAnsi="Arial" w:cs="Arial"/>
          <w:sz w:val="20"/>
        </w:rPr>
        <w:t>das Obrigações Garantidas</w:t>
      </w:r>
      <w:r w:rsidRPr="001E7F1B">
        <w:rPr>
          <w:rFonts w:ascii="Arial" w:hAnsi="Arial" w:cs="Arial"/>
          <w:sz w:val="20"/>
        </w:rPr>
        <w:t>.</w:t>
      </w:r>
    </w:p>
    <w:p w14:paraId="745BD42F" w14:textId="77777777" w:rsidR="00F40129" w:rsidRDefault="00F40129" w:rsidP="00F40129">
      <w:pPr>
        <w:pStyle w:val="NormalWeb"/>
        <w:spacing w:line="240" w:lineRule="exact"/>
        <w:jc w:val="both"/>
        <w:rPr>
          <w:rFonts w:ascii="Arial" w:hAnsi="Arial" w:cs="Arial"/>
          <w:sz w:val="20"/>
        </w:rPr>
      </w:pPr>
      <w:r>
        <w:rPr>
          <w:rFonts w:ascii="Arial" w:hAnsi="Arial" w:cs="Arial"/>
          <w:sz w:val="20"/>
        </w:rPr>
        <w:t>4</w:t>
      </w:r>
      <w:r w:rsidRPr="001E7F1B">
        <w:rPr>
          <w:rFonts w:ascii="Arial" w:hAnsi="Arial" w:cs="Arial"/>
          <w:sz w:val="20"/>
        </w:rPr>
        <w:t>.</w:t>
      </w:r>
      <w:r>
        <w:rPr>
          <w:rFonts w:ascii="Arial" w:hAnsi="Arial" w:cs="Arial"/>
          <w:sz w:val="20"/>
        </w:rPr>
        <w:t>18</w:t>
      </w:r>
      <w:r w:rsidRPr="001E7F1B">
        <w:rPr>
          <w:rFonts w:ascii="Arial" w:hAnsi="Arial" w:cs="Arial"/>
          <w:sz w:val="20"/>
        </w:rPr>
        <w:t>.4.</w:t>
      </w:r>
      <w:r w:rsidRPr="001E7F1B">
        <w:rPr>
          <w:rFonts w:ascii="Arial" w:hAnsi="Arial" w:cs="Arial"/>
          <w:sz w:val="20"/>
        </w:rPr>
        <w:tab/>
        <w:t>As Garantias referidas acima são outorgadas em caráter irrevogável e irretratável pela Companhia, e pel</w:t>
      </w:r>
      <w:r>
        <w:rPr>
          <w:rFonts w:ascii="Arial" w:hAnsi="Arial" w:cs="Arial"/>
          <w:sz w:val="20"/>
        </w:rPr>
        <w:t>o</w:t>
      </w:r>
      <w:r w:rsidRPr="001E7F1B">
        <w:rPr>
          <w:rFonts w:ascii="Arial" w:hAnsi="Arial" w:cs="Arial"/>
          <w:sz w:val="20"/>
        </w:rPr>
        <w:t xml:space="preserve"> Fiador, conforme aplicável, vigendo até a integral liquidação </w:t>
      </w:r>
      <w:r>
        <w:rPr>
          <w:rFonts w:ascii="Arial" w:hAnsi="Arial" w:cs="Arial"/>
          <w:sz w:val="20"/>
        </w:rPr>
        <w:t>das Obrigações Garantidas</w:t>
      </w:r>
      <w:r w:rsidRPr="001E7F1B">
        <w:rPr>
          <w:rFonts w:ascii="Arial" w:hAnsi="Arial" w:cs="Arial"/>
          <w:sz w:val="20"/>
        </w:rPr>
        <w:t xml:space="preserve">, nos termos </w:t>
      </w:r>
      <w:proofErr w:type="gramStart"/>
      <w:r w:rsidRPr="001E7F1B">
        <w:rPr>
          <w:rFonts w:ascii="Arial" w:hAnsi="Arial" w:cs="Arial"/>
          <w:sz w:val="20"/>
        </w:rPr>
        <w:t>da presente</w:t>
      </w:r>
      <w:proofErr w:type="gramEnd"/>
      <w:r w:rsidRPr="001E7F1B">
        <w:rPr>
          <w:rFonts w:ascii="Arial" w:hAnsi="Arial" w:cs="Arial"/>
          <w:sz w:val="20"/>
        </w:rPr>
        <w:t xml:space="preserve"> Escritura de Emissão e demais instrumentos jurídicos competentes à formalização das Garantias, a serem firmados entre a Emissora, </w:t>
      </w:r>
      <w:r>
        <w:rPr>
          <w:rFonts w:ascii="Arial" w:hAnsi="Arial" w:cs="Arial"/>
          <w:sz w:val="20"/>
        </w:rPr>
        <w:t>o Fiador e</w:t>
      </w:r>
      <w:r w:rsidRPr="001E7F1B">
        <w:rPr>
          <w:rFonts w:ascii="Arial" w:hAnsi="Arial" w:cs="Arial"/>
          <w:sz w:val="20"/>
        </w:rPr>
        <w:t xml:space="preserve"> o Agente Fiduciário (conjuntamente, os “</w:t>
      </w:r>
      <w:r w:rsidRPr="00636FAE">
        <w:rPr>
          <w:rFonts w:ascii="Arial" w:hAnsi="Arial" w:cs="Arial"/>
          <w:sz w:val="20"/>
          <w:u w:val="single"/>
        </w:rPr>
        <w:t>Documentos das Garantias</w:t>
      </w:r>
      <w:r w:rsidRPr="001E7F1B">
        <w:rPr>
          <w:rFonts w:ascii="Arial" w:hAnsi="Arial" w:cs="Arial"/>
          <w:sz w:val="20"/>
        </w:rPr>
        <w:t>”).</w:t>
      </w:r>
    </w:p>
    <w:p w14:paraId="01E7FAC0" w14:textId="339437BA" w:rsidR="00F40129" w:rsidRPr="00C62F6A" w:rsidRDefault="00F40129" w:rsidP="00F40129">
      <w:pPr>
        <w:pStyle w:val="NormalWeb"/>
        <w:spacing w:line="240" w:lineRule="exact"/>
        <w:jc w:val="both"/>
        <w:rPr>
          <w:rFonts w:ascii="Arial" w:hAnsi="Arial" w:cs="Arial"/>
          <w:sz w:val="20"/>
        </w:rPr>
      </w:pPr>
      <w:r>
        <w:rPr>
          <w:rFonts w:ascii="Arial" w:hAnsi="Arial" w:cs="Arial"/>
          <w:sz w:val="20"/>
        </w:rPr>
        <w:t xml:space="preserve">4.18.5. Para fins de esclarecimento, o Sr. </w:t>
      </w:r>
      <w:proofErr w:type="spellStart"/>
      <w:r>
        <w:rPr>
          <w:rFonts w:ascii="Arial" w:hAnsi="Arial" w:cs="Arial"/>
          <w:sz w:val="20"/>
        </w:rPr>
        <w:t>Eike</w:t>
      </w:r>
      <w:proofErr w:type="spellEnd"/>
      <w:r>
        <w:rPr>
          <w:rFonts w:ascii="Arial" w:hAnsi="Arial" w:cs="Arial"/>
          <w:sz w:val="20"/>
        </w:rPr>
        <w:t xml:space="preserve"> comparece a este ato apenas na qualidade de interveniente anuente e em nenhuma hipótese deve ser confundido, interpretado ou alegado que comparece na qualidade de fiador da Emissora, não havendo nada nesta Escritura que, mesmo que implicitamente, confira tal responsabilidade a ele.</w:t>
      </w:r>
    </w:p>
    <w:p w14:paraId="3B8B4BFA"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4.</w:t>
      </w:r>
      <w:r>
        <w:rPr>
          <w:rFonts w:ascii="Arial" w:hAnsi="Arial" w:cs="Arial"/>
          <w:b/>
          <w:sz w:val="20"/>
          <w:szCs w:val="20"/>
        </w:rPr>
        <w:t>19</w:t>
      </w:r>
      <w:r w:rsidRPr="001E2793">
        <w:rPr>
          <w:rFonts w:ascii="Arial" w:hAnsi="Arial" w:cs="Arial"/>
          <w:b/>
          <w:sz w:val="20"/>
          <w:szCs w:val="20"/>
        </w:rPr>
        <w:t>.</w:t>
      </w:r>
      <w:r w:rsidRPr="001E2793">
        <w:rPr>
          <w:rFonts w:ascii="Arial" w:hAnsi="Arial" w:cs="Arial"/>
          <w:b/>
          <w:sz w:val="20"/>
          <w:szCs w:val="20"/>
        </w:rPr>
        <w:tab/>
        <w:t>Publicidade</w:t>
      </w:r>
    </w:p>
    <w:p w14:paraId="69EE8073"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7DC2A952" w14:textId="339187B3"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4.</w:t>
      </w:r>
      <w:r>
        <w:rPr>
          <w:rFonts w:ascii="Arial" w:hAnsi="Arial" w:cs="Arial"/>
          <w:sz w:val="20"/>
          <w:szCs w:val="20"/>
        </w:rPr>
        <w:t>19</w:t>
      </w:r>
      <w:r w:rsidRPr="001E2793">
        <w:rPr>
          <w:rFonts w:ascii="Arial" w:hAnsi="Arial" w:cs="Arial"/>
          <w:sz w:val="20"/>
          <w:szCs w:val="20"/>
        </w:rPr>
        <w:t>.1.</w:t>
      </w:r>
      <w:r w:rsidRPr="001E2793">
        <w:rPr>
          <w:rFonts w:ascii="Arial" w:hAnsi="Arial" w:cs="Arial"/>
          <w:sz w:val="20"/>
          <w:szCs w:val="20"/>
        </w:rPr>
        <w:tab/>
        <w:t>Todos os atos e decisões que vierem, de qualquer forma, a envolver os interesses dos Debenturistas, serão obrigatoriamente comunicados, na forma de avisos aos Debenturistas no DOE</w:t>
      </w:r>
      <w:r>
        <w:rPr>
          <w:rFonts w:ascii="Arial" w:hAnsi="Arial" w:cs="Arial"/>
          <w:sz w:val="20"/>
          <w:szCs w:val="20"/>
        </w:rPr>
        <w:t>RJ e no jornal</w:t>
      </w:r>
      <w:r w:rsidRPr="001E2793">
        <w:rPr>
          <w:rFonts w:ascii="Arial" w:hAnsi="Arial" w:cs="Arial"/>
          <w:sz w:val="20"/>
          <w:szCs w:val="20"/>
        </w:rPr>
        <w:t xml:space="preserve"> </w:t>
      </w:r>
      <w:r w:rsidRPr="001E2793">
        <w:rPr>
          <w:rFonts w:ascii="Arial" w:hAnsi="Arial" w:cs="Arial"/>
          <w:sz w:val="20"/>
        </w:rPr>
        <w:t>“</w:t>
      </w:r>
      <w:r>
        <w:rPr>
          <w:rFonts w:ascii="Arial" w:hAnsi="Arial" w:cs="Arial"/>
          <w:sz w:val="20"/>
        </w:rPr>
        <w:t>Diário Mercantil</w:t>
      </w:r>
      <w:r w:rsidRPr="001E2793">
        <w:rPr>
          <w:rFonts w:ascii="Arial" w:hAnsi="Arial" w:cs="Arial"/>
          <w:sz w:val="20"/>
        </w:rPr>
        <w:t>”</w:t>
      </w:r>
      <w:r w:rsidRPr="001E2793">
        <w:rPr>
          <w:rFonts w:ascii="Arial" w:hAnsi="Arial" w:cs="Arial"/>
          <w:sz w:val="20"/>
          <w:szCs w:val="20"/>
        </w:rPr>
        <w:t>.</w:t>
      </w:r>
    </w:p>
    <w:p w14:paraId="2FE69E0F" w14:textId="77777777" w:rsidR="00F40129" w:rsidRPr="001E2793" w:rsidRDefault="00F40129" w:rsidP="00F40129">
      <w:pPr>
        <w:autoSpaceDE w:val="0"/>
        <w:autoSpaceDN w:val="0"/>
        <w:adjustRightInd w:val="0"/>
        <w:spacing w:line="240" w:lineRule="exact"/>
        <w:rPr>
          <w:rFonts w:ascii="Arial" w:hAnsi="Arial" w:cs="Arial"/>
          <w:b/>
          <w:sz w:val="20"/>
        </w:rPr>
      </w:pPr>
    </w:p>
    <w:p w14:paraId="3D4A7540" w14:textId="77777777" w:rsidR="00F40129" w:rsidRPr="001E2793" w:rsidRDefault="00F40129" w:rsidP="00F40129">
      <w:pPr>
        <w:autoSpaceDE w:val="0"/>
        <w:autoSpaceDN w:val="0"/>
        <w:adjustRightInd w:val="0"/>
        <w:spacing w:line="240" w:lineRule="exact"/>
        <w:rPr>
          <w:rFonts w:ascii="Arial" w:hAnsi="Arial" w:cs="Arial"/>
          <w:b/>
          <w:sz w:val="20"/>
        </w:rPr>
      </w:pPr>
      <w:r w:rsidRPr="001E2793">
        <w:rPr>
          <w:rFonts w:ascii="Arial" w:hAnsi="Arial" w:cs="Arial"/>
          <w:b/>
          <w:sz w:val="20"/>
        </w:rPr>
        <w:t>4.</w:t>
      </w:r>
      <w:r>
        <w:rPr>
          <w:rFonts w:ascii="Arial" w:hAnsi="Arial" w:cs="Arial"/>
          <w:b/>
          <w:sz w:val="20"/>
        </w:rPr>
        <w:t>20</w:t>
      </w:r>
      <w:r w:rsidRPr="001E2793">
        <w:rPr>
          <w:rFonts w:ascii="Arial" w:hAnsi="Arial" w:cs="Arial"/>
          <w:b/>
          <w:sz w:val="20"/>
        </w:rPr>
        <w:t>.</w:t>
      </w:r>
      <w:r w:rsidRPr="001E2793">
        <w:rPr>
          <w:rFonts w:ascii="Arial" w:hAnsi="Arial" w:cs="Arial"/>
          <w:b/>
          <w:sz w:val="20"/>
        </w:rPr>
        <w:tab/>
        <w:t>Aditamento a presente Escritura de Emissão</w:t>
      </w:r>
    </w:p>
    <w:p w14:paraId="6C80DCE2" w14:textId="77777777" w:rsidR="00F40129" w:rsidRPr="001E2793" w:rsidRDefault="00F40129" w:rsidP="00F40129">
      <w:pPr>
        <w:autoSpaceDE w:val="0"/>
        <w:autoSpaceDN w:val="0"/>
        <w:adjustRightInd w:val="0"/>
        <w:spacing w:line="240" w:lineRule="exact"/>
        <w:rPr>
          <w:rFonts w:ascii="Arial" w:hAnsi="Arial" w:cs="Arial"/>
          <w:i/>
          <w:sz w:val="20"/>
        </w:rPr>
      </w:pPr>
    </w:p>
    <w:p w14:paraId="26A6B2A1" w14:textId="77777777" w:rsidR="00F40129" w:rsidRPr="001E2793" w:rsidRDefault="00F40129" w:rsidP="00F40129">
      <w:pPr>
        <w:autoSpaceDE w:val="0"/>
        <w:autoSpaceDN w:val="0"/>
        <w:adjustRightInd w:val="0"/>
        <w:spacing w:line="240" w:lineRule="exact"/>
        <w:rPr>
          <w:rFonts w:ascii="Arial" w:hAnsi="Arial" w:cs="Arial"/>
          <w:sz w:val="20"/>
        </w:rPr>
      </w:pPr>
      <w:bookmarkStart w:id="52" w:name="_DV_M235"/>
      <w:bookmarkEnd w:id="52"/>
      <w:r w:rsidRPr="001E2793">
        <w:rPr>
          <w:rFonts w:ascii="Arial" w:hAnsi="Arial" w:cs="Arial"/>
          <w:sz w:val="20"/>
        </w:rPr>
        <w:t>4.</w:t>
      </w:r>
      <w:r>
        <w:rPr>
          <w:rFonts w:ascii="Arial" w:hAnsi="Arial" w:cs="Arial"/>
          <w:sz w:val="20"/>
        </w:rPr>
        <w:t>20</w:t>
      </w:r>
      <w:r w:rsidRPr="001E2793">
        <w:rPr>
          <w:rFonts w:ascii="Arial" w:hAnsi="Arial" w:cs="Arial"/>
          <w:sz w:val="20"/>
        </w:rPr>
        <w:t>.1.</w:t>
      </w:r>
      <w:r w:rsidRPr="001E2793">
        <w:rPr>
          <w:rFonts w:ascii="Arial" w:hAnsi="Arial" w:cs="Arial"/>
          <w:sz w:val="20"/>
        </w:rPr>
        <w:tab/>
        <w:t>Quaisquer aditamentos a esta Escritura de Emissão deverão ser firmados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 pelo </w:t>
      </w:r>
      <w:r>
        <w:rPr>
          <w:rFonts w:ascii="Arial" w:hAnsi="Arial" w:cs="Arial"/>
          <w:sz w:val="20"/>
        </w:rPr>
        <w:t>Agente Fiduciário</w:t>
      </w:r>
      <w:r w:rsidRPr="001E2793">
        <w:rPr>
          <w:rFonts w:ascii="Arial" w:hAnsi="Arial" w:cs="Arial"/>
          <w:sz w:val="20"/>
        </w:rPr>
        <w:t>, e posteriormente arquivados na JUCE</w:t>
      </w:r>
      <w:r>
        <w:rPr>
          <w:rFonts w:ascii="Arial" w:hAnsi="Arial" w:cs="Arial"/>
          <w:sz w:val="20"/>
        </w:rPr>
        <w:t>RJA</w:t>
      </w:r>
      <w:r w:rsidRPr="001E2793">
        <w:rPr>
          <w:rFonts w:ascii="Arial" w:hAnsi="Arial" w:cs="Arial"/>
          <w:sz w:val="20"/>
        </w:rPr>
        <w:t>.</w:t>
      </w:r>
    </w:p>
    <w:p w14:paraId="641F8CF3" w14:textId="77777777" w:rsidR="00F40129" w:rsidRDefault="00F40129" w:rsidP="00F40129">
      <w:pPr>
        <w:pStyle w:val="NormalWeb"/>
        <w:spacing w:before="0" w:beforeAutospacing="0" w:after="0" w:afterAutospacing="0" w:line="240" w:lineRule="exact"/>
        <w:rPr>
          <w:rFonts w:ascii="Arial" w:hAnsi="Arial" w:cs="Arial"/>
          <w:b/>
          <w:smallCaps/>
          <w:sz w:val="20"/>
          <w:szCs w:val="20"/>
          <w:u w:val="single"/>
        </w:rPr>
      </w:pPr>
    </w:p>
    <w:p w14:paraId="296F248A" w14:textId="77777777" w:rsidR="00F40129" w:rsidRDefault="00F40129" w:rsidP="00F40129">
      <w:pPr>
        <w:pStyle w:val="NormalWeb"/>
        <w:spacing w:before="0" w:beforeAutospacing="0" w:after="0" w:afterAutospacing="0" w:line="240" w:lineRule="exact"/>
        <w:rPr>
          <w:rFonts w:ascii="Arial" w:hAnsi="Arial" w:cs="Arial"/>
          <w:b/>
          <w:smallCaps/>
          <w:sz w:val="20"/>
          <w:szCs w:val="20"/>
          <w:u w:val="single"/>
        </w:rPr>
      </w:pPr>
    </w:p>
    <w:p w14:paraId="27D988F1" w14:textId="77777777" w:rsidR="00F40129" w:rsidRPr="001E2793" w:rsidRDefault="00F40129" w:rsidP="00F40129">
      <w:pPr>
        <w:autoSpaceDE w:val="0"/>
        <w:autoSpaceDN w:val="0"/>
        <w:adjustRightInd w:val="0"/>
        <w:spacing w:line="240" w:lineRule="exact"/>
        <w:jc w:val="center"/>
        <w:rPr>
          <w:rFonts w:ascii="Arial" w:hAnsi="Arial" w:cs="Arial"/>
          <w:b/>
          <w:smallCaps/>
          <w:sz w:val="20"/>
          <w:u w:val="single"/>
        </w:rPr>
      </w:pPr>
      <w:r w:rsidRPr="001E2793">
        <w:rPr>
          <w:rFonts w:ascii="Arial" w:hAnsi="Arial" w:cs="Arial"/>
          <w:b/>
          <w:smallCaps/>
          <w:sz w:val="20"/>
          <w:u w:val="single"/>
        </w:rPr>
        <w:t>Capítulo V</w:t>
      </w:r>
    </w:p>
    <w:p w14:paraId="5F6751FA" w14:textId="77777777" w:rsidR="00F40129" w:rsidRPr="001E2793" w:rsidRDefault="00F40129" w:rsidP="00F40129">
      <w:pPr>
        <w:autoSpaceDE w:val="0"/>
        <w:autoSpaceDN w:val="0"/>
        <w:adjustRightInd w:val="0"/>
        <w:spacing w:line="240" w:lineRule="exact"/>
        <w:jc w:val="center"/>
        <w:rPr>
          <w:rFonts w:ascii="Arial" w:hAnsi="Arial" w:cs="Arial"/>
          <w:b/>
          <w:smallCaps/>
          <w:sz w:val="20"/>
          <w:u w:val="single"/>
        </w:rPr>
      </w:pPr>
      <w:r w:rsidRPr="003C20CD">
        <w:rPr>
          <w:rFonts w:ascii="Arial" w:hAnsi="Arial" w:cs="Arial"/>
          <w:b/>
          <w:smallCaps/>
          <w:sz w:val="20"/>
          <w:u w:val="single"/>
        </w:rPr>
        <w:t>Do Vencimento Antecipado</w:t>
      </w:r>
      <w:r w:rsidRPr="001E2793">
        <w:rPr>
          <w:rFonts w:ascii="Arial" w:hAnsi="Arial" w:cs="Arial"/>
          <w:b/>
          <w:smallCaps/>
          <w:sz w:val="20"/>
          <w:u w:val="single"/>
        </w:rPr>
        <w:t xml:space="preserve"> </w:t>
      </w:r>
    </w:p>
    <w:p w14:paraId="19C0C827" w14:textId="77777777" w:rsidR="00F40129" w:rsidRPr="001E2793" w:rsidRDefault="00F40129" w:rsidP="00F40129">
      <w:pPr>
        <w:autoSpaceDE w:val="0"/>
        <w:autoSpaceDN w:val="0"/>
        <w:adjustRightInd w:val="0"/>
        <w:spacing w:line="240" w:lineRule="exact"/>
        <w:jc w:val="center"/>
        <w:rPr>
          <w:rFonts w:ascii="Arial" w:hAnsi="Arial" w:cs="Arial"/>
          <w:b/>
          <w:smallCaps/>
          <w:sz w:val="20"/>
        </w:rPr>
      </w:pPr>
    </w:p>
    <w:p w14:paraId="13CB3BF7" w14:textId="77777777" w:rsidR="00F40129" w:rsidRPr="0032699D" w:rsidRDefault="00F40129" w:rsidP="00F40129">
      <w:pPr>
        <w:keepNext/>
        <w:widowControl/>
        <w:autoSpaceDE w:val="0"/>
        <w:autoSpaceDN w:val="0"/>
        <w:adjustRightInd w:val="0"/>
        <w:spacing w:line="240" w:lineRule="exact"/>
        <w:rPr>
          <w:rFonts w:ascii="Arial" w:hAnsi="Arial" w:cs="Arial"/>
          <w:b/>
          <w:sz w:val="20"/>
        </w:rPr>
      </w:pPr>
      <w:r w:rsidRPr="001E2793">
        <w:rPr>
          <w:rFonts w:ascii="Arial" w:hAnsi="Arial" w:cs="Arial"/>
          <w:b/>
          <w:sz w:val="20"/>
        </w:rPr>
        <w:t>5.1.</w:t>
      </w:r>
      <w:r w:rsidRPr="001E2793">
        <w:rPr>
          <w:rFonts w:ascii="Arial" w:hAnsi="Arial" w:cs="Arial"/>
          <w:sz w:val="20"/>
        </w:rPr>
        <w:t xml:space="preserve"> </w:t>
      </w:r>
      <w:r>
        <w:rPr>
          <w:rFonts w:ascii="Arial" w:hAnsi="Arial" w:cs="Arial"/>
          <w:sz w:val="20"/>
        </w:rPr>
        <w:tab/>
      </w:r>
      <w:r>
        <w:rPr>
          <w:rFonts w:ascii="Arial" w:hAnsi="Arial" w:cs="Arial"/>
          <w:b/>
          <w:sz w:val="20"/>
        </w:rPr>
        <w:t>Vencimento Antecipado</w:t>
      </w:r>
    </w:p>
    <w:p w14:paraId="76C82441" w14:textId="77777777" w:rsidR="00F40129" w:rsidRDefault="00F40129" w:rsidP="00F40129">
      <w:pPr>
        <w:keepNext/>
        <w:widowControl/>
        <w:autoSpaceDE w:val="0"/>
        <w:autoSpaceDN w:val="0"/>
        <w:adjustRightInd w:val="0"/>
        <w:spacing w:line="240" w:lineRule="exact"/>
        <w:rPr>
          <w:rFonts w:ascii="Arial" w:hAnsi="Arial" w:cs="Arial"/>
          <w:sz w:val="20"/>
        </w:rPr>
      </w:pPr>
    </w:p>
    <w:p w14:paraId="7723D449" w14:textId="77777777" w:rsidR="00F40129" w:rsidRPr="001E2793" w:rsidRDefault="00F40129" w:rsidP="00F40129">
      <w:pPr>
        <w:keepNext/>
        <w:widowControl/>
        <w:autoSpaceDE w:val="0"/>
        <w:autoSpaceDN w:val="0"/>
        <w:adjustRightInd w:val="0"/>
        <w:spacing w:line="240" w:lineRule="exact"/>
        <w:rPr>
          <w:rFonts w:ascii="Arial" w:hAnsi="Arial" w:cs="Arial"/>
          <w:sz w:val="20"/>
        </w:rPr>
      </w:pPr>
      <w:r>
        <w:rPr>
          <w:rFonts w:ascii="Arial" w:hAnsi="Arial" w:cs="Arial"/>
          <w:sz w:val="20"/>
        </w:rPr>
        <w:t xml:space="preserve">5.1.1. </w:t>
      </w:r>
      <w:r w:rsidRPr="001E2793">
        <w:rPr>
          <w:rFonts w:ascii="Arial" w:hAnsi="Arial" w:cs="Arial"/>
          <w:sz w:val="20"/>
        </w:rPr>
        <w:t>Observado o disposto nos itens 5.1.</w:t>
      </w:r>
      <w:r>
        <w:rPr>
          <w:rFonts w:ascii="Arial" w:hAnsi="Arial" w:cs="Arial"/>
          <w:sz w:val="20"/>
        </w:rPr>
        <w:t>2</w:t>
      </w:r>
      <w:r w:rsidRPr="001E2793">
        <w:rPr>
          <w:rFonts w:ascii="Arial" w:hAnsi="Arial" w:cs="Arial"/>
          <w:sz w:val="20"/>
        </w:rPr>
        <w:t>, 5.1.</w:t>
      </w:r>
      <w:r>
        <w:rPr>
          <w:rFonts w:ascii="Arial" w:hAnsi="Arial" w:cs="Arial"/>
          <w:sz w:val="20"/>
        </w:rPr>
        <w:t>3</w:t>
      </w:r>
      <w:r w:rsidRPr="001E2793">
        <w:rPr>
          <w:rFonts w:ascii="Arial" w:hAnsi="Arial" w:cs="Arial"/>
          <w:sz w:val="20"/>
        </w:rPr>
        <w:t xml:space="preserve"> e 5.1.</w:t>
      </w:r>
      <w:r>
        <w:rPr>
          <w:rFonts w:ascii="Arial" w:hAnsi="Arial" w:cs="Arial"/>
          <w:sz w:val="20"/>
        </w:rPr>
        <w:t>4</w:t>
      </w:r>
      <w:r w:rsidRPr="001E2793">
        <w:rPr>
          <w:rFonts w:ascii="Arial" w:hAnsi="Arial" w:cs="Arial"/>
          <w:sz w:val="20"/>
        </w:rPr>
        <w:t xml:space="preserve"> abaixo, na ocorrência de qualquer dos eventos listados abaixo, o Agente Fiduciário poderá ou deverá, conforme o caso, declarar antecipadamente vencidas todas as obrigações relativas às Debêntures e exigirá</w:t>
      </w:r>
      <w:r>
        <w:rPr>
          <w:rFonts w:ascii="Arial" w:hAnsi="Arial" w:cs="Arial"/>
          <w:sz w:val="20"/>
        </w:rPr>
        <w:t xml:space="preserve"> o imediato pagamento, pela Emissora, do Valor Nominal Unitário Atualizado das Debêntures, acrescido da respectiva Remuneração, calculada </w:t>
      </w:r>
      <w:proofErr w:type="gramStart"/>
      <w:r>
        <w:rPr>
          <w:rFonts w:ascii="Arial" w:hAnsi="Arial" w:cs="Arial"/>
          <w:i/>
          <w:sz w:val="20"/>
        </w:rPr>
        <w:t>pro rata</w:t>
      </w:r>
      <w:proofErr w:type="gramEnd"/>
      <w:r>
        <w:rPr>
          <w:rFonts w:ascii="Arial" w:hAnsi="Arial" w:cs="Arial"/>
          <w:i/>
          <w:sz w:val="20"/>
        </w:rPr>
        <w:t xml:space="preserve"> </w:t>
      </w:r>
      <w:proofErr w:type="spellStart"/>
      <w:r>
        <w:rPr>
          <w:rFonts w:ascii="Arial" w:hAnsi="Arial" w:cs="Arial"/>
          <w:i/>
          <w:sz w:val="20"/>
        </w:rPr>
        <w:t>temporis</w:t>
      </w:r>
      <w:proofErr w:type="spellEnd"/>
      <w:r>
        <w:rPr>
          <w:rFonts w:ascii="Arial" w:hAnsi="Arial" w:cs="Arial"/>
          <w:sz w:val="20"/>
        </w:rPr>
        <w:t xml:space="preserve"> desde a Data de Integralização até a data do efetivo pagamento, dos Encargos Moratórios, se houver e de quaisquer outros valores eventualmente devidos pela Emissora nos termos desta escritura</w:t>
      </w:r>
      <w:r w:rsidRPr="001E2793">
        <w:rPr>
          <w:rFonts w:ascii="Arial" w:hAnsi="Arial" w:cs="Arial"/>
          <w:sz w:val="20"/>
        </w:rPr>
        <w:t xml:space="preserve"> (“</w:t>
      </w:r>
      <w:r w:rsidRPr="001E2793">
        <w:rPr>
          <w:rFonts w:ascii="Arial" w:hAnsi="Arial" w:cs="Arial"/>
          <w:sz w:val="20"/>
          <w:u w:val="single"/>
        </w:rPr>
        <w:t>Vencimento Antecipado</w:t>
      </w:r>
      <w:r w:rsidRPr="001E2793">
        <w:rPr>
          <w:rFonts w:ascii="Arial" w:hAnsi="Arial" w:cs="Arial"/>
          <w:sz w:val="20"/>
        </w:rPr>
        <w:t>”):</w:t>
      </w:r>
    </w:p>
    <w:p w14:paraId="3493EC55" w14:textId="77777777" w:rsidR="00F40129" w:rsidRPr="001E2793" w:rsidRDefault="00F40129" w:rsidP="00F40129">
      <w:pPr>
        <w:widowControl/>
        <w:autoSpaceDE w:val="0"/>
        <w:autoSpaceDN w:val="0"/>
        <w:adjustRightInd w:val="0"/>
        <w:spacing w:line="240" w:lineRule="exact"/>
        <w:rPr>
          <w:rFonts w:ascii="Arial" w:hAnsi="Arial" w:cs="Arial"/>
          <w:sz w:val="20"/>
        </w:rPr>
      </w:pPr>
    </w:p>
    <w:p w14:paraId="29DE3D71"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decretação</w:t>
      </w:r>
      <w:proofErr w:type="gramEnd"/>
      <w:r w:rsidRPr="001E2793">
        <w:rPr>
          <w:rFonts w:ascii="Arial" w:hAnsi="Arial" w:cs="Arial"/>
          <w:sz w:val="20"/>
        </w:rPr>
        <w:t xml:space="preserve"> de falência ou pedido de autofalência, independentemente de sua concessão pelo juiz competente</w:t>
      </w:r>
      <w:bookmarkStart w:id="53" w:name="_Ref245125932"/>
      <w:r w:rsidRPr="001E2793">
        <w:rPr>
          <w:rFonts w:ascii="Arial" w:hAnsi="Arial" w:cs="Arial"/>
          <w:sz w:val="20"/>
        </w:rPr>
        <w:t xml:space="preserve">, </w:t>
      </w:r>
      <w:bookmarkEnd w:id="53"/>
      <w:r w:rsidRPr="001E2793">
        <w:rPr>
          <w:rFonts w:ascii="Arial" w:hAnsi="Arial" w:cs="Arial"/>
          <w:sz w:val="20"/>
        </w:rPr>
        <w:t>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ou de suas controladas;</w:t>
      </w:r>
    </w:p>
    <w:p w14:paraId="4DE7D33E" w14:textId="77777777" w:rsidR="00F40129" w:rsidRPr="001E2793" w:rsidRDefault="00F40129" w:rsidP="00F40129">
      <w:pPr>
        <w:spacing w:line="240" w:lineRule="exact"/>
        <w:rPr>
          <w:rFonts w:ascii="Arial" w:hAnsi="Arial" w:cs="Arial"/>
          <w:sz w:val="20"/>
        </w:rPr>
      </w:pPr>
    </w:p>
    <w:p w14:paraId="519FDE65"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extinção</w:t>
      </w:r>
      <w:proofErr w:type="gramEnd"/>
      <w:r>
        <w:rPr>
          <w:rFonts w:ascii="Arial" w:hAnsi="Arial" w:cs="Arial"/>
          <w:sz w:val="20"/>
        </w:rPr>
        <w:t>, exceto por reorganização societária previamente aprovada pelos Debenturistas</w:t>
      </w:r>
      <w:r w:rsidRPr="001E2793">
        <w:rPr>
          <w:rFonts w:ascii="Arial" w:hAnsi="Arial" w:cs="Arial"/>
          <w:sz w:val="20"/>
        </w:rPr>
        <w:t>, liquidação ou dissolução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w:t>
      </w:r>
    </w:p>
    <w:p w14:paraId="7D239F9B" w14:textId="77777777" w:rsidR="00F40129" w:rsidRPr="001E2793" w:rsidRDefault="00F40129" w:rsidP="00F40129">
      <w:pPr>
        <w:spacing w:line="240" w:lineRule="exact"/>
        <w:rPr>
          <w:rFonts w:ascii="Arial" w:hAnsi="Arial" w:cs="Arial"/>
          <w:sz w:val="20"/>
        </w:rPr>
      </w:pPr>
    </w:p>
    <w:p w14:paraId="5AAEF21F"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pagamento de qualquer obrigação pecuniária prevista nesta Escritura de Emissão</w:t>
      </w:r>
      <w:r>
        <w:rPr>
          <w:rFonts w:ascii="Arial" w:hAnsi="Arial" w:cs="Arial"/>
          <w:sz w:val="20"/>
        </w:rPr>
        <w:t xml:space="preserve"> em até 2 (dois) Dias Úteis em que se tornou devida</w:t>
      </w:r>
      <w:r w:rsidRPr="001E2793">
        <w:rPr>
          <w:rFonts w:ascii="Arial" w:hAnsi="Arial" w:cs="Arial"/>
          <w:sz w:val="20"/>
        </w:rPr>
        <w:t xml:space="preserve">; </w:t>
      </w:r>
    </w:p>
    <w:p w14:paraId="048B7000" w14:textId="77777777" w:rsidR="00F40129" w:rsidRPr="001E2793" w:rsidRDefault="00F40129" w:rsidP="00F40129">
      <w:pPr>
        <w:spacing w:line="240" w:lineRule="exact"/>
        <w:ind w:left="180"/>
        <w:rPr>
          <w:rFonts w:ascii="Arial" w:hAnsi="Arial" w:cs="Arial"/>
          <w:sz w:val="20"/>
        </w:rPr>
      </w:pPr>
    </w:p>
    <w:p w14:paraId="74545037"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falta</w:t>
      </w:r>
      <w:proofErr w:type="gramEnd"/>
      <w:r w:rsidRPr="001E2793">
        <w:rPr>
          <w:rFonts w:ascii="Arial" w:hAnsi="Arial" w:cs="Arial"/>
          <w:sz w:val="20"/>
        </w:rPr>
        <w:t xml:space="preserve"> de cumprimento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de toda e qualquer obrigação não pecuniária decorrente desta Escritura Emissão e das Debêntures, não sanado no prazo de </w:t>
      </w:r>
      <w:r>
        <w:rPr>
          <w:rFonts w:ascii="Arial" w:hAnsi="Arial" w:cs="Arial"/>
          <w:sz w:val="20"/>
        </w:rPr>
        <w:t>10</w:t>
      </w:r>
      <w:r w:rsidRPr="001E2793">
        <w:rPr>
          <w:rFonts w:ascii="Arial" w:hAnsi="Arial" w:cs="Arial"/>
          <w:sz w:val="20"/>
        </w:rPr>
        <w:t xml:space="preserve"> (</w:t>
      </w:r>
      <w:r>
        <w:rPr>
          <w:rFonts w:ascii="Arial" w:hAnsi="Arial" w:cs="Arial"/>
          <w:sz w:val="20"/>
        </w:rPr>
        <w:t>dez</w:t>
      </w:r>
      <w:r w:rsidRPr="001E2793">
        <w:rPr>
          <w:rFonts w:ascii="Arial" w:hAnsi="Arial" w:cs="Arial"/>
          <w:sz w:val="20"/>
        </w:rPr>
        <w:t xml:space="preserve">) </w:t>
      </w:r>
      <w:r>
        <w:rPr>
          <w:rFonts w:ascii="Arial" w:hAnsi="Arial" w:cs="Arial"/>
          <w:sz w:val="20"/>
        </w:rPr>
        <w:t>D</w:t>
      </w:r>
      <w:r w:rsidRPr="001E2793">
        <w:rPr>
          <w:rFonts w:ascii="Arial" w:hAnsi="Arial" w:cs="Arial"/>
          <w:sz w:val="20"/>
        </w:rPr>
        <w:t>ias</w:t>
      </w:r>
      <w:r>
        <w:rPr>
          <w:rFonts w:ascii="Arial" w:hAnsi="Arial" w:cs="Arial"/>
          <w:sz w:val="20"/>
        </w:rPr>
        <w:t xml:space="preserve"> Úteis</w:t>
      </w:r>
      <w:r w:rsidRPr="001E2793">
        <w:rPr>
          <w:rFonts w:ascii="Arial" w:hAnsi="Arial" w:cs="Arial"/>
          <w:sz w:val="20"/>
        </w:rPr>
        <w:t xml:space="preserve"> contados da data em que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for notificad</w:t>
      </w:r>
      <w:r>
        <w:rPr>
          <w:rFonts w:ascii="Arial" w:hAnsi="Arial" w:cs="Arial"/>
          <w:sz w:val="20"/>
        </w:rPr>
        <w:t>a</w:t>
      </w:r>
      <w:r w:rsidRPr="001E2793">
        <w:rPr>
          <w:rFonts w:ascii="Arial" w:hAnsi="Arial" w:cs="Arial"/>
          <w:sz w:val="20"/>
        </w:rPr>
        <w:t xml:space="preserve"> pelo Agente Fiduciário, por escrito, acerca do respectivo descumprimento ou por Debenturistas representando, no mínimo 1/3 (um terço) das Debêntures em circulação, quando não houver prazo diverso expressamente definido na presente Escritura de Emissão; </w:t>
      </w:r>
    </w:p>
    <w:p w14:paraId="6196523A" w14:textId="77777777" w:rsidR="00F40129" w:rsidRPr="001E2793" w:rsidDel="000B0721" w:rsidRDefault="00F40129" w:rsidP="00F40129">
      <w:pPr>
        <w:spacing w:line="240" w:lineRule="exact"/>
        <w:ind w:left="180"/>
        <w:rPr>
          <w:rFonts w:ascii="Arial" w:hAnsi="Arial" w:cs="Arial"/>
          <w:sz w:val="20"/>
        </w:rPr>
      </w:pPr>
    </w:p>
    <w:p w14:paraId="5EDD6BD6"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cumprimento de qualquer sentença judicial transitada em julgado contra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e/ou suas controladas, que sejam consideradas relevantes para o negócio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em valor agregado igual ou superior a R$</w:t>
      </w:r>
      <w:r>
        <w:rPr>
          <w:rFonts w:ascii="Arial" w:hAnsi="Arial" w:cs="Arial"/>
          <w:sz w:val="20"/>
        </w:rPr>
        <w:t>25.000.000,00</w:t>
      </w:r>
      <w:r w:rsidRPr="001E2793">
        <w:rPr>
          <w:rFonts w:ascii="Arial" w:hAnsi="Arial" w:cs="Arial"/>
          <w:sz w:val="20"/>
        </w:rPr>
        <w:t xml:space="preserve"> (</w:t>
      </w:r>
      <w:r>
        <w:rPr>
          <w:rFonts w:ascii="Arial" w:hAnsi="Arial" w:cs="Arial"/>
          <w:sz w:val="20"/>
        </w:rPr>
        <w:t>vinte e cinco milhões de</w:t>
      </w:r>
      <w:r w:rsidRPr="001E2793">
        <w:rPr>
          <w:rFonts w:ascii="Arial" w:hAnsi="Arial" w:cs="Arial"/>
          <w:sz w:val="20"/>
        </w:rPr>
        <w:t xml:space="preserve"> reais), ou seu equivalente em outras moedas; e</w:t>
      </w:r>
    </w:p>
    <w:p w14:paraId="6F7ED8BD" w14:textId="77777777" w:rsidR="00F40129" w:rsidRPr="001E2793" w:rsidRDefault="00F40129" w:rsidP="00F40129">
      <w:pPr>
        <w:spacing w:line="240" w:lineRule="exact"/>
        <w:rPr>
          <w:rFonts w:ascii="Arial" w:hAnsi="Arial" w:cs="Arial"/>
          <w:sz w:val="20"/>
        </w:rPr>
      </w:pPr>
    </w:p>
    <w:p w14:paraId="704DCF5B" w14:textId="77777777" w:rsidR="00F40129" w:rsidRPr="001E2793" w:rsidRDefault="00F40129" w:rsidP="00F40129">
      <w:pPr>
        <w:numPr>
          <w:ilvl w:val="0"/>
          <w:numId w:val="3"/>
        </w:numPr>
        <w:spacing w:line="240" w:lineRule="exact"/>
        <w:rPr>
          <w:rFonts w:ascii="Arial" w:hAnsi="Arial" w:cs="Arial"/>
          <w:sz w:val="20"/>
        </w:rPr>
      </w:pPr>
      <w:proofErr w:type="gramStart"/>
      <w:r w:rsidRPr="001E2793">
        <w:rPr>
          <w:rFonts w:ascii="Arial" w:hAnsi="Arial" w:cs="Arial"/>
          <w:sz w:val="20"/>
        </w:rPr>
        <w:t>caso</w:t>
      </w:r>
      <w:proofErr w:type="gramEnd"/>
      <w:r w:rsidRPr="001E2793">
        <w:rPr>
          <w:rFonts w:ascii="Arial" w:hAnsi="Arial" w:cs="Arial"/>
          <w:sz w:val="20"/>
        </w:rPr>
        <w:t xml:space="preserve"> as declarações feitas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nesta Escritura de Emissão sejam falsas ou enganosas, ou ainda, de modo relevante, sejam incorretas ou inconsistentes ou incompletas</w:t>
      </w:r>
      <w:r>
        <w:rPr>
          <w:rFonts w:ascii="Arial" w:hAnsi="Arial" w:cs="Arial"/>
          <w:sz w:val="20"/>
        </w:rPr>
        <w:t>.</w:t>
      </w:r>
    </w:p>
    <w:p w14:paraId="7418CA45" w14:textId="77777777" w:rsidR="00F40129" w:rsidRPr="001E2793" w:rsidRDefault="00F40129" w:rsidP="00F40129">
      <w:pPr>
        <w:spacing w:line="240" w:lineRule="exact"/>
        <w:rPr>
          <w:rFonts w:ascii="Arial" w:hAnsi="Arial" w:cs="Arial"/>
          <w:sz w:val="20"/>
        </w:rPr>
      </w:pPr>
    </w:p>
    <w:p w14:paraId="7614AEC7" w14:textId="77777777" w:rsidR="00F40129" w:rsidRPr="001E2793" w:rsidRDefault="00F40129" w:rsidP="00F40129">
      <w:pPr>
        <w:spacing w:line="240" w:lineRule="exact"/>
        <w:rPr>
          <w:rFonts w:ascii="Arial" w:hAnsi="Arial" w:cs="Arial"/>
          <w:sz w:val="20"/>
        </w:rPr>
      </w:pPr>
      <w:r w:rsidRPr="001E2793">
        <w:rPr>
          <w:rFonts w:ascii="Arial" w:hAnsi="Arial" w:cs="Arial"/>
          <w:sz w:val="20"/>
        </w:rPr>
        <w:t>5.1.</w:t>
      </w:r>
      <w:r>
        <w:rPr>
          <w:rFonts w:ascii="Arial" w:hAnsi="Arial" w:cs="Arial"/>
          <w:sz w:val="20"/>
        </w:rPr>
        <w:t>2</w:t>
      </w:r>
      <w:r w:rsidRPr="001E2793">
        <w:rPr>
          <w:rFonts w:ascii="Arial" w:hAnsi="Arial" w:cs="Arial"/>
          <w:sz w:val="20"/>
        </w:rPr>
        <w:t>. A ocorrência de quaisquer dos eventos indicados nos incisos (i) e (</w:t>
      </w:r>
      <w:proofErr w:type="spellStart"/>
      <w:proofErr w:type="gramStart"/>
      <w:r w:rsidRPr="001E2793">
        <w:rPr>
          <w:rFonts w:ascii="Arial" w:hAnsi="Arial" w:cs="Arial"/>
          <w:sz w:val="20"/>
        </w:rPr>
        <w:t>ii</w:t>
      </w:r>
      <w:proofErr w:type="spellEnd"/>
      <w:proofErr w:type="gramEnd"/>
      <w:r w:rsidRPr="001E2793">
        <w:rPr>
          <w:rFonts w:ascii="Arial" w:hAnsi="Arial" w:cs="Arial"/>
          <w:sz w:val="20"/>
        </w:rPr>
        <w:t>) da cláusula 5.1.</w:t>
      </w:r>
      <w:r>
        <w:rPr>
          <w:rFonts w:ascii="Arial" w:hAnsi="Arial" w:cs="Arial"/>
          <w:sz w:val="20"/>
        </w:rPr>
        <w:t>1.</w:t>
      </w:r>
      <w:r w:rsidRPr="001E2793">
        <w:rPr>
          <w:rFonts w:ascii="Arial" w:hAnsi="Arial" w:cs="Arial"/>
          <w:sz w:val="20"/>
        </w:rPr>
        <w:t xml:space="preserve"> </w:t>
      </w:r>
      <w:proofErr w:type="gramStart"/>
      <w:r w:rsidRPr="001E2793">
        <w:rPr>
          <w:rFonts w:ascii="Arial" w:hAnsi="Arial" w:cs="Arial"/>
          <w:sz w:val="20"/>
        </w:rPr>
        <w:t>acima</w:t>
      </w:r>
      <w:proofErr w:type="gramEnd"/>
      <w:r w:rsidRPr="001E2793">
        <w:rPr>
          <w:rFonts w:ascii="Arial" w:hAnsi="Arial" w:cs="Arial"/>
          <w:sz w:val="20"/>
        </w:rPr>
        <w:t xml:space="preserve">, acarretará o vencimento antecipado automático das Debêntures, independentemente de aviso, notificação ou interpelação judicial ou extrajudicial. </w:t>
      </w:r>
    </w:p>
    <w:p w14:paraId="1281EFEC" w14:textId="77777777" w:rsidR="00F40129" w:rsidRPr="001E2793" w:rsidRDefault="00F40129" w:rsidP="00F40129">
      <w:pPr>
        <w:spacing w:line="240" w:lineRule="exact"/>
        <w:rPr>
          <w:rFonts w:ascii="Arial" w:hAnsi="Arial" w:cs="Arial"/>
          <w:sz w:val="20"/>
        </w:rPr>
      </w:pPr>
    </w:p>
    <w:p w14:paraId="1DDDEC4E" w14:textId="77777777" w:rsidR="00F40129" w:rsidRPr="001E2793" w:rsidRDefault="00F40129" w:rsidP="00F40129">
      <w:pPr>
        <w:spacing w:line="240" w:lineRule="exact"/>
        <w:rPr>
          <w:rFonts w:ascii="Arial" w:hAnsi="Arial" w:cs="Arial"/>
          <w:sz w:val="20"/>
        </w:rPr>
      </w:pPr>
      <w:r w:rsidRPr="001E2793">
        <w:rPr>
          <w:rFonts w:ascii="Arial" w:hAnsi="Arial" w:cs="Arial"/>
          <w:sz w:val="20"/>
        </w:rPr>
        <w:t>5.1.</w:t>
      </w:r>
      <w:r>
        <w:rPr>
          <w:rFonts w:ascii="Arial" w:hAnsi="Arial" w:cs="Arial"/>
          <w:sz w:val="20"/>
        </w:rPr>
        <w:t>3</w:t>
      </w:r>
      <w:r w:rsidRPr="001E2793">
        <w:rPr>
          <w:rFonts w:ascii="Arial" w:hAnsi="Arial" w:cs="Arial"/>
          <w:sz w:val="20"/>
        </w:rPr>
        <w:t>. Na ocorrência dos eventos previstos nos incisos (</w:t>
      </w:r>
      <w:proofErr w:type="spellStart"/>
      <w:r w:rsidRPr="001E2793">
        <w:rPr>
          <w:rFonts w:ascii="Arial" w:hAnsi="Arial" w:cs="Arial"/>
          <w:sz w:val="20"/>
        </w:rPr>
        <w:t>iii</w:t>
      </w:r>
      <w:proofErr w:type="spellEnd"/>
      <w:r w:rsidRPr="001E2793">
        <w:rPr>
          <w:rFonts w:ascii="Arial" w:hAnsi="Arial" w:cs="Arial"/>
          <w:sz w:val="20"/>
        </w:rPr>
        <w:t>) a (vi) da cláusula 5.1.</w:t>
      </w:r>
      <w:r>
        <w:rPr>
          <w:rFonts w:ascii="Arial" w:hAnsi="Arial" w:cs="Arial"/>
          <w:sz w:val="20"/>
        </w:rPr>
        <w:t>1.</w:t>
      </w:r>
      <w:r w:rsidRPr="001E2793">
        <w:rPr>
          <w:rFonts w:ascii="Arial" w:hAnsi="Arial" w:cs="Arial"/>
          <w:sz w:val="20"/>
        </w:rPr>
        <w:t xml:space="preserve"> </w:t>
      </w:r>
      <w:proofErr w:type="gramStart"/>
      <w:r w:rsidRPr="001E2793">
        <w:rPr>
          <w:rFonts w:ascii="Arial" w:hAnsi="Arial" w:cs="Arial"/>
          <w:sz w:val="20"/>
        </w:rPr>
        <w:t>acima</w:t>
      </w:r>
      <w:proofErr w:type="gramEnd"/>
      <w:r w:rsidRPr="001E2793">
        <w:rPr>
          <w:rFonts w:ascii="Arial" w:hAnsi="Arial" w:cs="Arial"/>
          <w:sz w:val="20"/>
        </w:rPr>
        <w:t xml:space="preserve">, o Agente Fiduciário deverá convocar, nos termos do </w:t>
      </w:r>
      <w:r w:rsidRPr="005708B3">
        <w:rPr>
          <w:rFonts w:ascii="Arial" w:hAnsi="Arial" w:cs="Arial"/>
          <w:sz w:val="20"/>
        </w:rPr>
        <w:t>Capítulo VIII abaixo, no prazo de 3</w:t>
      </w:r>
      <w:r w:rsidRPr="001E2793">
        <w:rPr>
          <w:rFonts w:ascii="Arial" w:hAnsi="Arial" w:cs="Arial"/>
          <w:sz w:val="20"/>
        </w:rPr>
        <w:t xml:space="preserve"> (três) Dias Úteis a contar do momento em que tomar ciência do evento ou for assim informado por quaisquer dos Debenturistas ou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Assembleia Geral de Debenturistas, para deliberar sobre a eventual não decretação de Vencimento Antecipado. A Assembleia Geral de Debenturistas de que trata este item deverá ser realizada no prazo máximo de 15 (quinze) dias a contar da data de publicação do edital relativo à primeira convocação da Assembleia Geral de Debenturistas, ou no prazo máximo de </w:t>
      </w:r>
      <w:proofErr w:type="gramStart"/>
      <w:r w:rsidRPr="001E2793">
        <w:rPr>
          <w:rFonts w:ascii="Arial" w:hAnsi="Arial" w:cs="Arial"/>
          <w:sz w:val="20"/>
        </w:rPr>
        <w:t>8</w:t>
      </w:r>
      <w:proofErr w:type="gramEnd"/>
      <w:r w:rsidRPr="001E2793">
        <w:rPr>
          <w:rFonts w:ascii="Arial" w:hAnsi="Arial" w:cs="Arial"/>
          <w:sz w:val="20"/>
        </w:rPr>
        <w:t xml:space="preserve"> (oito) dias a contar da data de publicação do edital relativo à segunda convocação da Assembleia Geral de Debenturistas, se for o caso, sendo que, na hipótese de segunda convocação, o respectivo edital deverá ser publicado no primeiro Dia Útil imediatamente posterior à data marcada para a instalação da Assembleia Geral de Debenturistas em primeira convocação.</w:t>
      </w:r>
      <w:r w:rsidRPr="001E2793" w:rsidDel="00331F53">
        <w:rPr>
          <w:rFonts w:ascii="Arial" w:hAnsi="Arial" w:cs="Arial"/>
          <w:sz w:val="20"/>
        </w:rPr>
        <w:t xml:space="preserve"> </w:t>
      </w:r>
    </w:p>
    <w:p w14:paraId="65BF2F52" w14:textId="77777777" w:rsidR="00F40129" w:rsidRPr="001E2793" w:rsidRDefault="00F40129" w:rsidP="00F40129">
      <w:pPr>
        <w:spacing w:line="240" w:lineRule="exact"/>
        <w:rPr>
          <w:rFonts w:ascii="Arial" w:hAnsi="Arial" w:cs="Arial"/>
          <w:sz w:val="20"/>
        </w:rPr>
      </w:pPr>
    </w:p>
    <w:p w14:paraId="72874576" w14:textId="77777777" w:rsidR="00F40129" w:rsidRPr="001E2793" w:rsidRDefault="00F40129" w:rsidP="00F40129">
      <w:pPr>
        <w:spacing w:line="240" w:lineRule="exact"/>
        <w:rPr>
          <w:rFonts w:ascii="Arial" w:hAnsi="Arial" w:cs="Arial"/>
          <w:sz w:val="20"/>
        </w:rPr>
      </w:pPr>
      <w:r w:rsidRPr="001E2793">
        <w:rPr>
          <w:rFonts w:ascii="Arial" w:hAnsi="Arial" w:cs="Arial"/>
          <w:sz w:val="20"/>
        </w:rPr>
        <w:t>5.1.</w:t>
      </w:r>
      <w:r>
        <w:rPr>
          <w:rFonts w:ascii="Arial" w:hAnsi="Arial" w:cs="Arial"/>
          <w:sz w:val="20"/>
        </w:rPr>
        <w:t>4</w:t>
      </w:r>
      <w:r w:rsidRPr="001E2793">
        <w:rPr>
          <w:rFonts w:ascii="Arial" w:hAnsi="Arial" w:cs="Arial"/>
          <w:sz w:val="20"/>
        </w:rPr>
        <w:t>. Se, na referida Assembleia Geral de Debenturistas, Debenturistas representando, no mínimo, 2/3 (dois terços) das Debêntures em circulação, decidirem por não considerar o Vencimento Antecipado de todas as obrigações objeto desta Escritura de Emissão, ou, ainda, em caso de suspensão dos trabalhos para deliberação em data posterior, o Agente Fiduciário não deverá declarar o Vencimento Antecipado de todas as obrigações objeto desta Escritura de Emissão; caso contrário, ou em caso de não instalação, em segunda convocação, da referida Assembleia Geral de Debenturistas, o Agente Fiduciário deverá, imediatamente, declarar o Vencimento Antecipado de todas as obrigações objeto desta Escritura de Emissão, observado o disposto nos itens 5.1.</w:t>
      </w:r>
      <w:r>
        <w:rPr>
          <w:rFonts w:ascii="Arial" w:hAnsi="Arial" w:cs="Arial"/>
          <w:sz w:val="20"/>
        </w:rPr>
        <w:t>2</w:t>
      </w:r>
      <w:r w:rsidRPr="001E2793">
        <w:rPr>
          <w:rFonts w:ascii="Arial" w:hAnsi="Arial" w:cs="Arial"/>
          <w:sz w:val="20"/>
        </w:rPr>
        <w:t xml:space="preserve"> acima e 5.1.</w:t>
      </w:r>
      <w:r>
        <w:rPr>
          <w:rFonts w:ascii="Arial" w:hAnsi="Arial" w:cs="Arial"/>
          <w:sz w:val="20"/>
        </w:rPr>
        <w:t>5.</w:t>
      </w:r>
      <w:r w:rsidRPr="001E2793">
        <w:rPr>
          <w:rFonts w:ascii="Arial" w:hAnsi="Arial" w:cs="Arial"/>
          <w:sz w:val="20"/>
        </w:rPr>
        <w:t xml:space="preserve"> </w:t>
      </w:r>
      <w:proofErr w:type="gramStart"/>
      <w:r w:rsidRPr="001E2793">
        <w:rPr>
          <w:rFonts w:ascii="Arial" w:hAnsi="Arial" w:cs="Arial"/>
          <w:sz w:val="20"/>
        </w:rPr>
        <w:t>abaixo</w:t>
      </w:r>
      <w:proofErr w:type="gramEnd"/>
      <w:r w:rsidRPr="001E2793">
        <w:rPr>
          <w:rFonts w:ascii="Arial" w:hAnsi="Arial" w:cs="Arial"/>
          <w:sz w:val="20"/>
        </w:rPr>
        <w:t>.</w:t>
      </w:r>
    </w:p>
    <w:p w14:paraId="4A80B68E" w14:textId="77777777" w:rsidR="00F40129" w:rsidRPr="001E2793" w:rsidRDefault="00F40129" w:rsidP="00F40129">
      <w:pPr>
        <w:spacing w:line="240" w:lineRule="exact"/>
        <w:rPr>
          <w:rFonts w:ascii="Arial" w:hAnsi="Arial" w:cs="Arial"/>
          <w:sz w:val="20"/>
        </w:rPr>
      </w:pPr>
    </w:p>
    <w:p w14:paraId="46E834A3" w14:textId="77777777" w:rsidR="00F40129" w:rsidRPr="001E2793" w:rsidRDefault="00F40129" w:rsidP="00F40129">
      <w:pPr>
        <w:pStyle w:val="NormalWeb"/>
        <w:spacing w:before="0" w:beforeAutospacing="0" w:after="0" w:afterAutospacing="0" w:line="240" w:lineRule="exact"/>
        <w:rPr>
          <w:rFonts w:ascii="Arial" w:hAnsi="Arial" w:cs="Arial"/>
          <w:b/>
          <w:smallCaps/>
          <w:sz w:val="20"/>
          <w:szCs w:val="20"/>
          <w:u w:val="single"/>
        </w:rPr>
      </w:pPr>
    </w:p>
    <w:p w14:paraId="55381CE4"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proofErr w:type="gramStart"/>
      <w:r>
        <w:rPr>
          <w:rFonts w:ascii="Arial" w:hAnsi="Arial" w:cs="Arial"/>
          <w:b/>
          <w:smallCaps/>
          <w:sz w:val="20"/>
          <w:szCs w:val="20"/>
          <w:u w:val="single"/>
        </w:rPr>
        <w:t>Capítulo V</w:t>
      </w:r>
      <w:r w:rsidRPr="001E2793">
        <w:rPr>
          <w:rFonts w:ascii="Arial" w:hAnsi="Arial" w:cs="Arial"/>
          <w:b/>
          <w:smallCaps/>
          <w:sz w:val="20"/>
          <w:szCs w:val="20"/>
          <w:u w:val="single"/>
        </w:rPr>
        <w:t>I</w:t>
      </w:r>
      <w:proofErr w:type="gramEnd"/>
    </w:p>
    <w:p w14:paraId="64B94233"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Dos Compromissos d</w:t>
      </w:r>
      <w:r>
        <w:rPr>
          <w:rFonts w:ascii="Arial" w:hAnsi="Arial" w:cs="Arial"/>
          <w:b/>
          <w:smallCaps/>
          <w:sz w:val="20"/>
          <w:szCs w:val="20"/>
          <w:u w:val="single"/>
        </w:rPr>
        <w:t>a</w:t>
      </w:r>
      <w:r w:rsidRPr="001E2793">
        <w:rPr>
          <w:rFonts w:ascii="Arial" w:hAnsi="Arial" w:cs="Arial"/>
          <w:b/>
          <w:smallCaps/>
          <w:sz w:val="20"/>
          <w:szCs w:val="20"/>
          <w:u w:val="single"/>
        </w:rPr>
        <w:t xml:space="preserve"> Emissor</w:t>
      </w:r>
      <w:r>
        <w:rPr>
          <w:rFonts w:ascii="Arial" w:hAnsi="Arial" w:cs="Arial"/>
          <w:b/>
          <w:smallCaps/>
          <w:sz w:val="20"/>
          <w:szCs w:val="20"/>
          <w:u w:val="single"/>
        </w:rPr>
        <w:t>a</w:t>
      </w:r>
      <w:r w:rsidRPr="001E2793">
        <w:rPr>
          <w:rFonts w:ascii="Arial" w:hAnsi="Arial" w:cs="Arial"/>
          <w:b/>
          <w:smallCaps/>
          <w:sz w:val="20"/>
          <w:szCs w:val="20"/>
          <w:u w:val="single"/>
        </w:rPr>
        <w:t xml:space="preserve"> e das Obrigações Adicionais de Fazer e Não Fazer</w:t>
      </w:r>
    </w:p>
    <w:p w14:paraId="322D8388" w14:textId="77777777" w:rsidR="00F40129" w:rsidRPr="001E2793" w:rsidRDefault="00F40129" w:rsidP="00F40129">
      <w:pPr>
        <w:tabs>
          <w:tab w:val="left" w:pos="-90"/>
          <w:tab w:val="left" w:pos="720"/>
          <w:tab w:val="left" w:pos="1419"/>
          <w:tab w:val="left" w:pos="1843"/>
          <w:tab w:val="left" w:pos="3261"/>
          <w:tab w:val="left" w:pos="6210"/>
          <w:tab w:val="left" w:pos="8370"/>
          <w:tab w:val="left" w:pos="9360"/>
        </w:tabs>
        <w:spacing w:line="240" w:lineRule="exact"/>
        <w:rPr>
          <w:rFonts w:ascii="Arial" w:hAnsi="Arial" w:cs="Arial"/>
          <w:sz w:val="20"/>
        </w:rPr>
      </w:pPr>
    </w:p>
    <w:p w14:paraId="171BCC8E" w14:textId="77777777" w:rsidR="00F40129" w:rsidRPr="001E2793" w:rsidRDefault="00F40129" w:rsidP="00F40129">
      <w:pPr>
        <w:tabs>
          <w:tab w:val="left" w:pos="-90"/>
          <w:tab w:val="left" w:pos="720"/>
          <w:tab w:val="left" w:pos="1419"/>
          <w:tab w:val="left" w:pos="1843"/>
          <w:tab w:val="left" w:pos="3261"/>
          <w:tab w:val="left" w:pos="6210"/>
          <w:tab w:val="left" w:pos="8370"/>
          <w:tab w:val="left" w:pos="9360"/>
        </w:tabs>
        <w:spacing w:line="240" w:lineRule="exact"/>
        <w:rPr>
          <w:rFonts w:ascii="Arial" w:hAnsi="Arial" w:cs="Arial"/>
          <w:sz w:val="20"/>
        </w:rPr>
      </w:pPr>
      <w:r>
        <w:rPr>
          <w:rFonts w:ascii="Arial" w:hAnsi="Arial" w:cs="Arial"/>
          <w:sz w:val="20"/>
        </w:rPr>
        <w:t>6</w:t>
      </w:r>
      <w:r w:rsidRPr="001E2793">
        <w:rPr>
          <w:rFonts w:ascii="Arial" w:hAnsi="Arial" w:cs="Arial"/>
          <w:sz w:val="20"/>
        </w:rPr>
        <w:t>.1.</w:t>
      </w:r>
      <w:r w:rsidRPr="001E2793">
        <w:rPr>
          <w:rFonts w:ascii="Arial" w:hAnsi="Arial" w:cs="Arial"/>
          <w:sz w:val="20"/>
        </w:rPr>
        <w:tab/>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obriga-se a:</w:t>
      </w:r>
    </w:p>
    <w:p w14:paraId="20831664" w14:textId="77777777" w:rsidR="00F40129" w:rsidRPr="001E2793" w:rsidRDefault="00F40129" w:rsidP="00F40129">
      <w:pPr>
        <w:tabs>
          <w:tab w:val="left" w:pos="-90"/>
          <w:tab w:val="left" w:pos="720"/>
          <w:tab w:val="left" w:pos="1418"/>
          <w:tab w:val="left" w:pos="1843"/>
          <w:tab w:val="left" w:pos="3261"/>
          <w:tab w:val="left" w:pos="6210"/>
          <w:tab w:val="left" w:pos="8370"/>
          <w:tab w:val="left" w:pos="9360"/>
        </w:tabs>
        <w:spacing w:line="240" w:lineRule="exact"/>
        <w:rPr>
          <w:rFonts w:ascii="Arial" w:hAnsi="Arial" w:cs="Arial"/>
          <w:sz w:val="20"/>
        </w:rPr>
      </w:pPr>
    </w:p>
    <w:p w14:paraId="5FFEB3A6" w14:textId="77777777" w:rsidR="00F40129" w:rsidRPr="001E2793" w:rsidRDefault="00F40129" w:rsidP="00F40129">
      <w:pPr>
        <w:keepNext/>
        <w:widowControl/>
        <w:numPr>
          <w:ilvl w:val="2"/>
          <w:numId w:val="5"/>
        </w:numPr>
        <w:tabs>
          <w:tab w:val="num" w:pos="1080"/>
        </w:tabs>
        <w:spacing w:line="240" w:lineRule="exact"/>
        <w:rPr>
          <w:szCs w:val="26"/>
        </w:rPr>
      </w:pPr>
      <w:proofErr w:type="gramStart"/>
      <w:r>
        <w:rPr>
          <w:rFonts w:ascii="Arial" w:hAnsi="Arial" w:cs="Arial"/>
          <w:sz w:val="20"/>
        </w:rPr>
        <w:t>fornecer</w:t>
      </w:r>
      <w:proofErr w:type="gramEnd"/>
      <w:r>
        <w:rPr>
          <w:rFonts w:ascii="Arial" w:hAnsi="Arial" w:cs="Arial"/>
          <w:sz w:val="20"/>
        </w:rPr>
        <w:t xml:space="preserve"> ao Agente Fiduciário</w:t>
      </w:r>
      <w:r w:rsidRPr="001E2793">
        <w:rPr>
          <w:rFonts w:ascii="Arial" w:hAnsi="Arial" w:cs="Arial"/>
          <w:sz w:val="20"/>
        </w:rPr>
        <w:t xml:space="preserve"> ou disponibilizar em sua página na rede mundial de computadores:</w:t>
      </w:r>
    </w:p>
    <w:p w14:paraId="493EBF6C" w14:textId="77777777" w:rsidR="00F40129" w:rsidRPr="001E2793" w:rsidRDefault="00F40129" w:rsidP="00F40129">
      <w:pPr>
        <w:keepNext/>
        <w:widowControl/>
        <w:spacing w:line="240" w:lineRule="exact"/>
        <w:rPr>
          <w:szCs w:val="26"/>
        </w:rPr>
      </w:pPr>
    </w:p>
    <w:p w14:paraId="07425D17" w14:textId="77777777" w:rsidR="00F40129" w:rsidRPr="001E2793" w:rsidRDefault="00F40129" w:rsidP="00F40129">
      <w:pPr>
        <w:numPr>
          <w:ilvl w:val="0"/>
          <w:numId w:val="6"/>
        </w:numPr>
        <w:tabs>
          <w:tab w:val="clear" w:pos="2558"/>
          <w:tab w:val="num" w:pos="2340"/>
        </w:tabs>
        <w:spacing w:line="240" w:lineRule="exact"/>
        <w:ind w:left="1620" w:firstLine="0"/>
        <w:rPr>
          <w:rFonts w:ascii="Arial" w:hAnsi="Arial" w:cs="Arial"/>
          <w:sz w:val="20"/>
        </w:rPr>
      </w:pPr>
      <w:proofErr w:type="gramStart"/>
      <w:r w:rsidRPr="001E2793">
        <w:rPr>
          <w:rFonts w:ascii="Arial" w:hAnsi="Arial" w:cs="Arial"/>
          <w:sz w:val="20"/>
        </w:rPr>
        <w:t>dentro</w:t>
      </w:r>
      <w:proofErr w:type="gramEnd"/>
      <w:r w:rsidRPr="001E2793">
        <w:rPr>
          <w:rFonts w:ascii="Arial" w:hAnsi="Arial" w:cs="Arial"/>
          <w:sz w:val="20"/>
        </w:rPr>
        <w:t xml:space="preserve"> do prazo legalmente estabelecido para divulgações, ou nas datas de suas respectivas divulgações, o que ocorrer primeiro, cópia (i) de suas demonstrações financeiras completas</w:t>
      </w:r>
      <w:r w:rsidRPr="001E2793">
        <w:rPr>
          <w:rFonts w:ascii="Arial" w:hAnsi="Arial" w:cs="Arial"/>
          <w:w w:val="0"/>
          <w:sz w:val="20"/>
        </w:rPr>
        <w:t xml:space="preserve"> auditadas por auditor independente,</w:t>
      </w:r>
      <w:r w:rsidRPr="001E2793">
        <w:rPr>
          <w:rFonts w:ascii="Arial" w:hAnsi="Arial" w:cs="Arial"/>
          <w:sz w:val="20"/>
        </w:rPr>
        <w:t xml:space="preserve"> relativas ao respectivo exercício social,</w:t>
      </w:r>
      <w:r w:rsidRPr="001E2793">
        <w:rPr>
          <w:rFonts w:ascii="Arial" w:hAnsi="Arial" w:cs="Arial"/>
          <w:w w:val="0"/>
          <w:sz w:val="20"/>
        </w:rPr>
        <w:t xml:space="preserve"> preparadas de acordo com os princípios contábeis determinados pela legislação e regulamentação em vigor</w:t>
      </w:r>
      <w:r w:rsidRPr="001E2793">
        <w:rPr>
          <w:rFonts w:ascii="Arial" w:hAnsi="Arial" w:cs="Arial"/>
          <w:sz w:val="20"/>
        </w:rPr>
        <w:t>, acompanhadas do relatório da administração e do parecer dos auditores independentes</w:t>
      </w:r>
      <w:r w:rsidRPr="001E2793">
        <w:rPr>
          <w:rFonts w:ascii="Arial" w:hAnsi="Arial" w:cs="Arial"/>
          <w:w w:val="0"/>
          <w:sz w:val="20"/>
        </w:rPr>
        <w:t>; e (</w:t>
      </w:r>
      <w:proofErr w:type="spellStart"/>
      <w:r w:rsidRPr="001E2793">
        <w:rPr>
          <w:rFonts w:ascii="Arial" w:hAnsi="Arial" w:cs="Arial"/>
          <w:w w:val="0"/>
          <w:sz w:val="20"/>
        </w:rPr>
        <w:t>ii</w:t>
      </w:r>
      <w:proofErr w:type="spellEnd"/>
      <w:r w:rsidRPr="001E2793">
        <w:rPr>
          <w:rFonts w:ascii="Arial" w:hAnsi="Arial" w:cs="Arial"/>
          <w:w w:val="0"/>
          <w:sz w:val="20"/>
        </w:rPr>
        <w:t xml:space="preserve">) de declaração do seu Diretor </w:t>
      </w:r>
      <w:r>
        <w:rPr>
          <w:rFonts w:ascii="Arial" w:hAnsi="Arial" w:cs="Arial"/>
          <w:w w:val="0"/>
          <w:sz w:val="20"/>
        </w:rPr>
        <w:t>Financeiro</w:t>
      </w:r>
      <w:r w:rsidRPr="001E2793">
        <w:rPr>
          <w:rFonts w:ascii="Arial" w:hAnsi="Arial" w:cs="Arial"/>
          <w:w w:val="0"/>
          <w:sz w:val="20"/>
        </w:rPr>
        <w:t xml:space="preserve"> atestando o cumprimento das disposições constantes nesta Escritura de Emissão</w:t>
      </w:r>
      <w:r w:rsidRPr="001E2793">
        <w:rPr>
          <w:rFonts w:ascii="Arial" w:hAnsi="Arial" w:cs="Arial"/>
          <w:sz w:val="20"/>
        </w:rPr>
        <w:t>;</w:t>
      </w:r>
      <w:r>
        <w:rPr>
          <w:rFonts w:ascii="Arial" w:hAnsi="Arial" w:cs="Arial"/>
          <w:sz w:val="20"/>
        </w:rPr>
        <w:t xml:space="preserve"> e</w:t>
      </w:r>
    </w:p>
    <w:p w14:paraId="17FA0071" w14:textId="77777777" w:rsidR="00F40129" w:rsidRPr="001E2793" w:rsidRDefault="00F40129" w:rsidP="00F40129">
      <w:pPr>
        <w:tabs>
          <w:tab w:val="num" w:pos="2340"/>
        </w:tabs>
        <w:spacing w:line="240" w:lineRule="exact"/>
        <w:ind w:left="1620"/>
        <w:rPr>
          <w:rFonts w:ascii="Arial" w:hAnsi="Arial" w:cs="Arial"/>
          <w:sz w:val="20"/>
        </w:rPr>
      </w:pPr>
    </w:p>
    <w:p w14:paraId="6CEFB4A8" w14:textId="77777777" w:rsidR="00F40129" w:rsidRPr="001E2793" w:rsidRDefault="00F40129" w:rsidP="00F40129">
      <w:pPr>
        <w:numPr>
          <w:ilvl w:val="0"/>
          <w:numId w:val="6"/>
        </w:numPr>
        <w:tabs>
          <w:tab w:val="clear" w:pos="2558"/>
          <w:tab w:val="num" w:pos="2340"/>
        </w:tabs>
        <w:spacing w:line="240" w:lineRule="exact"/>
        <w:ind w:left="1620" w:firstLine="0"/>
        <w:rPr>
          <w:rFonts w:ascii="Arial" w:hAnsi="Arial" w:cs="Arial"/>
          <w:sz w:val="20"/>
        </w:rPr>
      </w:pPr>
      <w:proofErr w:type="gramStart"/>
      <w:r w:rsidRPr="001E2793">
        <w:rPr>
          <w:rFonts w:ascii="Arial" w:hAnsi="Arial" w:cs="Arial"/>
          <w:sz w:val="20"/>
        </w:rPr>
        <w:t>dentro</w:t>
      </w:r>
      <w:proofErr w:type="gramEnd"/>
      <w:r w:rsidRPr="001E2793">
        <w:rPr>
          <w:rFonts w:ascii="Arial" w:hAnsi="Arial" w:cs="Arial"/>
          <w:sz w:val="20"/>
        </w:rPr>
        <w:t xml:space="preserve"> do prazo legalmente estabelecido para divulgações, ou nas datas de suas respectivas divulgações, o que ocorrer primeiro, cópia das demonstrações financeiras consolidadas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com revisão limitada por auditor independente, relativas ao respectivo trimestre, preparadas de acordo com os princípios contábeis determinados pela legislação e regulamentação em vigor</w:t>
      </w:r>
    </w:p>
    <w:p w14:paraId="42F2876B" w14:textId="77777777" w:rsidR="00F40129" w:rsidRPr="001E2793" w:rsidRDefault="00F40129" w:rsidP="00F40129">
      <w:pPr>
        <w:spacing w:line="240" w:lineRule="exact"/>
        <w:rPr>
          <w:rFonts w:ascii="Arial" w:hAnsi="Arial" w:cs="Arial"/>
          <w:sz w:val="20"/>
        </w:rPr>
      </w:pPr>
    </w:p>
    <w:p w14:paraId="6D41ED68" w14:textId="77777777" w:rsidR="00F40129" w:rsidRPr="001E2793" w:rsidRDefault="00F40129" w:rsidP="00F40129">
      <w:pPr>
        <w:spacing w:line="240" w:lineRule="exact"/>
        <w:ind w:left="1620"/>
        <w:rPr>
          <w:rFonts w:ascii="Arial" w:hAnsi="Arial" w:cs="Arial"/>
          <w:sz w:val="20"/>
        </w:rPr>
      </w:pPr>
    </w:p>
    <w:p w14:paraId="153DB14F" w14:textId="77777777" w:rsidR="00F40129" w:rsidRPr="001E2793" w:rsidRDefault="00F40129" w:rsidP="00F40129">
      <w:pPr>
        <w:keepNext/>
        <w:widowControl/>
        <w:numPr>
          <w:ilvl w:val="2"/>
          <w:numId w:val="5"/>
        </w:numPr>
        <w:tabs>
          <w:tab w:val="num" w:pos="1080"/>
        </w:tabs>
        <w:spacing w:line="240" w:lineRule="exact"/>
        <w:ind w:left="0" w:firstLine="0"/>
        <w:rPr>
          <w:rFonts w:ascii="Arial" w:hAnsi="Arial" w:cs="Arial"/>
          <w:w w:val="0"/>
          <w:sz w:val="20"/>
        </w:rPr>
      </w:pPr>
      <w:bookmarkStart w:id="54" w:name="_Ref225332080"/>
      <w:proofErr w:type="gramStart"/>
      <w:r w:rsidRPr="001E2793">
        <w:rPr>
          <w:rFonts w:ascii="Arial" w:hAnsi="Arial" w:cs="Arial"/>
          <w:w w:val="0"/>
          <w:sz w:val="20"/>
        </w:rPr>
        <w:t>fornecer</w:t>
      </w:r>
      <w:proofErr w:type="gramEnd"/>
      <w:r w:rsidRPr="001E2793">
        <w:rPr>
          <w:rFonts w:ascii="Arial" w:hAnsi="Arial" w:cs="Arial"/>
          <w:w w:val="0"/>
          <w:sz w:val="20"/>
        </w:rPr>
        <w:t xml:space="preserve"> ao </w:t>
      </w:r>
      <w:r>
        <w:rPr>
          <w:rFonts w:ascii="Arial" w:hAnsi="Arial" w:cs="Arial"/>
          <w:w w:val="0"/>
          <w:sz w:val="20"/>
        </w:rPr>
        <w:t>Agente Fiduciário</w:t>
      </w:r>
      <w:r w:rsidRPr="001E2793">
        <w:rPr>
          <w:rFonts w:ascii="Arial" w:hAnsi="Arial" w:cs="Arial"/>
          <w:w w:val="0"/>
          <w:sz w:val="20"/>
        </w:rPr>
        <w:t>:</w:t>
      </w:r>
      <w:bookmarkEnd w:id="54"/>
    </w:p>
    <w:p w14:paraId="7AC7E75B" w14:textId="77777777" w:rsidR="00F40129" w:rsidRPr="001E2793" w:rsidRDefault="00F40129" w:rsidP="00F40129">
      <w:pPr>
        <w:spacing w:line="240" w:lineRule="exact"/>
        <w:ind w:left="780"/>
        <w:rPr>
          <w:rFonts w:ascii="Arial" w:hAnsi="Arial" w:cs="Arial"/>
          <w:sz w:val="20"/>
        </w:rPr>
      </w:pPr>
    </w:p>
    <w:p w14:paraId="62038F15" w14:textId="77777777" w:rsidR="00F40129" w:rsidRPr="001E2793" w:rsidRDefault="00F40129" w:rsidP="00F40129">
      <w:pPr>
        <w:numPr>
          <w:ilvl w:val="0"/>
          <w:numId w:val="7"/>
        </w:numPr>
        <w:tabs>
          <w:tab w:val="clear" w:pos="1778"/>
          <w:tab w:val="num" w:pos="1260"/>
        </w:tabs>
        <w:spacing w:line="240" w:lineRule="exact"/>
        <w:ind w:left="1620" w:firstLine="0"/>
        <w:rPr>
          <w:rFonts w:ascii="Arial" w:hAnsi="Arial" w:cs="Arial"/>
          <w:sz w:val="20"/>
        </w:rPr>
      </w:pPr>
      <w:proofErr w:type="gramStart"/>
      <w:r w:rsidRPr="001E2793">
        <w:rPr>
          <w:rFonts w:ascii="Arial" w:hAnsi="Arial" w:cs="Arial"/>
          <w:sz w:val="20"/>
        </w:rPr>
        <w:t>dentro</w:t>
      </w:r>
      <w:proofErr w:type="gramEnd"/>
      <w:r w:rsidRPr="001E2793">
        <w:rPr>
          <w:rFonts w:ascii="Arial" w:hAnsi="Arial" w:cs="Arial"/>
          <w:sz w:val="20"/>
        </w:rPr>
        <w:t xml:space="preserve"> de 10 (dez) Dias Úteis, qualquer informação que, razoavelmente, venha a ser solicitada pelo </w:t>
      </w:r>
      <w:r>
        <w:rPr>
          <w:rFonts w:ascii="Arial" w:hAnsi="Arial" w:cs="Arial"/>
          <w:sz w:val="20"/>
        </w:rPr>
        <w:t>Agente Fiduciário</w:t>
      </w:r>
      <w:r w:rsidRPr="001E2793">
        <w:rPr>
          <w:rFonts w:ascii="Arial" w:hAnsi="Arial" w:cs="Arial"/>
          <w:sz w:val="20"/>
        </w:rPr>
        <w:t>, a fim de que este possa cumprir as suas obrigações nos termos desta Escritura de Emissão</w:t>
      </w:r>
      <w:r>
        <w:rPr>
          <w:rFonts w:ascii="Arial" w:hAnsi="Arial" w:cs="Arial"/>
          <w:sz w:val="20"/>
        </w:rPr>
        <w:t xml:space="preserve"> e da Instrução da CVM no.28, de 23 de novembro de 1983, conforme alterada (“</w:t>
      </w:r>
      <w:r w:rsidRPr="009E1771">
        <w:rPr>
          <w:rFonts w:ascii="Arial" w:hAnsi="Arial" w:cs="Arial"/>
          <w:sz w:val="20"/>
          <w:u w:val="single"/>
        </w:rPr>
        <w:t>Instrução 28</w:t>
      </w:r>
      <w:r>
        <w:rPr>
          <w:rFonts w:ascii="Arial" w:hAnsi="Arial" w:cs="Arial"/>
          <w:sz w:val="20"/>
        </w:rPr>
        <w:t>”).</w:t>
      </w:r>
      <w:r w:rsidRPr="001E2793">
        <w:rPr>
          <w:rFonts w:ascii="Arial" w:hAnsi="Arial" w:cs="Arial"/>
          <w:sz w:val="20"/>
        </w:rPr>
        <w:t>;</w:t>
      </w:r>
    </w:p>
    <w:p w14:paraId="3D9510BD" w14:textId="77777777" w:rsidR="00F40129" w:rsidRPr="001E2793" w:rsidRDefault="00F40129" w:rsidP="00F40129">
      <w:pPr>
        <w:spacing w:line="240" w:lineRule="exact"/>
        <w:ind w:left="1620"/>
        <w:rPr>
          <w:rFonts w:ascii="Arial" w:hAnsi="Arial" w:cs="Arial"/>
          <w:sz w:val="20"/>
        </w:rPr>
      </w:pPr>
    </w:p>
    <w:p w14:paraId="1AB00305" w14:textId="77777777" w:rsidR="00F40129" w:rsidRPr="001E2793" w:rsidRDefault="00F40129" w:rsidP="00F40129">
      <w:pPr>
        <w:numPr>
          <w:ilvl w:val="0"/>
          <w:numId w:val="7"/>
        </w:numPr>
        <w:tabs>
          <w:tab w:val="clear" w:pos="1778"/>
          <w:tab w:val="num" w:pos="1260"/>
        </w:tabs>
        <w:spacing w:line="240" w:lineRule="exact"/>
        <w:ind w:left="1620" w:firstLine="0"/>
        <w:rPr>
          <w:rFonts w:ascii="Arial" w:hAnsi="Arial" w:cs="Arial"/>
          <w:sz w:val="20"/>
        </w:rPr>
      </w:pPr>
      <w:r w:rsidRPr="001E2793" w:rsidDel="00CF4C01">
        <w:rPr>
          <w:rFonts w:ascii="Arial" w:hAnsi="Arial" w:cs="Arial"/>
          <w:sz w:val="20"/>
        </w:rPr>
        <w:t xml:space="preserve"> </w:t>
      </w:r>
      <w:proofErr w:type="gramStart"/>
      <w:r w:rsidRPr="001E2793">
        <w:rPr>
          <w:rFonts w:ascii="Arial" w:hAnsi="Arial" w:cs="Arial"/>
          <w:sz w:val="20"/>
        </w:rPr>
        <w:t>na</w:t>
      </w:r>
      <w:proofErr w:type="gramEnd"/>
      <w:r w:rsidRPr="001E2793">
        <w:rPr>
          <w:rFonts w:ascii="Arial" w:hAnsi="Arial" w:cs="Arial"/>
          <w:sz w:val="20"/>
        </w:rPr>
        <w:t xml:space="preserve"> mesma data da publicação, as informações veiculadas na forma prevista na Cláusula 4.</w:t>
      </w:r>
      <w:r>
        <w:rPr>
          <w:rFonts w:ascii="Arial" w:hAnsi="Arial" w:cs="Arial"/>
          <w:sz w:val="20"/>
        </w:rPr>
        <w:t>19</w:t>
      </w:r>
      <w:r w:rsidRPr="001E2793">
        <w:rPr>
          <w:rFonts w:ascii="Arial" w:hAnsi="Arial" w:cs="Arial"/>
          <w:sz w:val="20"/>
        </w:rPr>
        <w:t xml:space="preserve">. </w:t>
      </w:r>
      <w:proofErr w:type="gramStart"/>
      <w:r w:rsidRPr="001E2793">
        <w:rPr>
          <w:rFonts w:ascii="Arial" w:hAnsi="Arial" w:cs="Arial"/>
          <w:sz w:val="20"/>
        </w:rPr>
        <w:t>acima</w:t>
      </w:r>
      <w:proofErr w:type="gramEnd"/>
      <w:r w:rsidRPr="001E2793">
        <w:rPr>
          <w:rFonts w:ascii="Arial" w:hAnsi="Arial" w:cs="Arial"/>
          <w:sz w:val="20"/>
        </w:rPr>
        <w:t>;</w:t>
      </w:r>
    </w:p>
    <w:p w14:paraId="6D70A0EB" w14:textId="77777777" w:rsidR="00F40129" w:rsidRPr="001E2793" w:rsidRDefault="00F40129" w:rsidP="00F40129">
      <w:pPr>
        <w:tabs>
          <w:tab w:val="num" w:pos="1260"/>
        </w:tabs>
        <w:spacing w:line="240" w:lineRule="exact"/>
        <w:ind w:left="1620"/>
        <w:rPr>
          <w:rFonts w:ascii="Arial" w:hAnsi="Arial" w:cs="Arial"/>
          <w:sz w:val="20"/>
        </w:rPr>
      </w:pPr>
    </w:p>
    <w:p w14:paraId="14DA49DD" w14:textId="77777777" w:rsidR="00F40129" w:rsidRPr="001E2793" w:rsidRDefault="00F40129" w:rsidP="00F40129">
      <w:pPr>
        <w:numPr>
          <w:ilvl w:val="0"/>
          <w:numId w:val="7"/>
        </w:numPr>
        <w:tabs>
          <w:tab w:val="clear" w:pos="1778"/>
          <w:tab w:val="num" w:pos="1260"/>
        </w:tabs>
        <w:spacing w:line="240" w:lineRule="exact"/>
        <w:ind w:left="1620" w:firstLine="0"/>
        <w:rPr>
          <w:rFonts w:ascii="Arial" w:hAnsi="Arial" w:cs="Arial"/>
          <w:sz w:val="20"/>
        </w:rPr>
      </w:pPr>
      <w:proofErr w:type="gramStart"/>
      <w:r w:rsidRPr="001E2793">
        <w:rPr>
          <w:rFonts w:ascii="Arial" w:hAnsi="Arial" w:cs="Arial"/>
          <w:sz w:val="20"/>
        </w:rPr>
        <w:t>avisos</w:t>
      </w:r>
      <w:proofErr w:type="gramEnd"/>
      <w:r w:rsidRPr="001E2793">
        <w:rPr>
          <w:rFonts w:ascii="Arial" w:hAnsi="Arial" w:cs="Arial"/>
          <w:sz w:val="20"/>
        </w:rPr>
        <w:t xml:space="preserve"> aos Debenturistas</w:t>
      </w:r>
      <w:r w:rsidRPr="001E2793" w:rsidDel="004575BC">
        <w:rPr>
          <w:rFonts w:ascii="Arial" w:hAnsi="Arial" w:cs="Arial"/>
          <w:sz w:val="20"/>
        </w:rPr>
        <w:t xml:space="preserve">, , assim como atas de </w:t>
      </w:r>
      <w:r w:rsidRPr="001E2793">
        <w:rPr>
          <w:rFonts w:ascii="Arial" w:hAnsi="Arial" w:cs="Arial"/>
          <w:sz w:val="20"/>
        </w:rPr>
        <w:t>assembleia</w:t>
      </w:r>
      <w:r w:rsidRPr="001E2793" w:rsidDel="004575BC">
        <w:rPr>
          <w:rFonts w:ascii="Arial" w:hAnsi="Arial" w:cs="Arial"/>
          <w:sz w:val="20"/>
        </w:rPr>
        <w:t>s gerais e reuniões do conselho de administração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sidDel="004575BC">
        <w:rPr>
          <w:rFonts w:ascii="Arial" w:hAnsi="Arial" w:cs="Arial"/>
          <w:sz w:val="20"/>
        </w:rPr>
        <w:t xml:space="preserve"> que, de alguma forma, envolvam</w:t>
      </w:r>
      <w:r w:rsidRPr="001E2793">
        <w:rPr>
          <w:rFonts w:ascii="Arial" w:hAnsi="Arial" w:cs="Arial"/>
          <w:sz w:val="20"/>
        </w:rPr>
        <w:t xml:space="preserve"> interesse dos Debenturistas, no prazo de 5 (cinco) Dias Úteis contados da data em que forem (ou devessem ter sido) publicados ou, se não forem publicados, da data em que forem realizados; e</w:t>
      </w:r>
    </w:p>
    <w:p w14:paraId="15506BBE" w14:textId="77777777" w:rsidR="00F40129" w:rsidRPr="001E2793" w:rsidRDefault="00F40129" w:rsidP="00F40129">
      <w:pPr>
        <w:spacing w:line="240" w:lineRule="exact"/>
        <w:ind w:left="1620"/>
        <w:rPr>
          <w:rFonts w:ascii="Arial" w:hAnsi="Arial" w:cs="Arial"/>
          <w:sz w:val="20"/>
        </w:rPr>
      </w:pPr>
    </w:p>
    <w:p w14:paraId="4942244D" w14:textId="77777777" w:rsidR="00F40129" w:rsidRPr="001E2793" w:rsidRDefault="00F40129" w:rsidP="00F40129">
      <w:pPr>
        <w:numPr>
          <w:ilvl w:val="0"/>
          <w:numId w:val="7"/>
        </w:numPr>
        <w:tabs>
          <w:tab w:val="clear" w:pos="1778"/>
          <w:tab w:val="num" w:pos="1260"/>
        </w:tabs>
        <w:spacing w:line="240" w:lineRule="exact"/>
        <w:ind w:left="1620" w:firstLine="0"/>
        <w:rPr>
          <w:rFonts w:ascii="Arial" w:hAnsi="Arial" w:cs="Arial"/>
          <w:sz w:val="20"/>
        </w:rPr>
      </w:pPr>
      <w:proofErr w:type="gramStart"/>
      <w:r w:rsidRPr="001E2793">
        <w:rPr>
          <w:rFonts w:ascii="Arial" w:hAnsi="Arial" w:cs="Arial"/>
          <w:sz w:val="20"/>
        </w:rPr>
        <w:t>desde</w:t>
      </w:r>
      <w:proofErr w:type="gramEnd"/>
      <w:r w:rsidRPr="001E2793">
        <w:rPr>
          <w:rFonts w:ascii="Arial" w:hAnsi="Arial" w:cs="Arial"/>
          <w:sz w:val="20"/>
        </w:rPr>
        <w:t xml:space="preserve"> que seja do seu conhecimento, informações sobre qualquer descumprimento não sanado, de natureza pecuniária ou não, de quaisquer cláusulas, termos ou condições desta Escritura de Emissão, no prazo de até 10 (dez) Dias Úteis, contados da data do descumprimento.</w:t>
      </w:r>
    </w:p>
    <w:p w14:paraId="0977745E" w14:textId="77777777" w:rsidR="00F40129" w:rsidRPr="001E2793" w:rsidRDefault="00F40129" w:rsidP="00F40129">
      <w:pPr>
        <w:tabs>
          <w:tab w:val="num" w:pos="1260"/>
        </w:tabs>
        <w:spacing w:line="240" w:lineRule="exact"/>
        <w:ind w:left="1620"/>
        <w:rPr>
          <w:rFonts w:ascii="Arial" w:hAnsi="Arial" w:cs="Arial"/>
          <w:sz w:val="20"/>
        </w:rPr>
      </w:pPr>
    </w:p>
    <w:p w14:paraId="46B7FE2F"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convocar</w:t>
      </w:r>
      <w:proofErr w:type="gramEnd"/>
      <w:r w:rsidRPr="001E2793">
        <w:rPr>
          <w:rFonts w:ascii="Arial" w:hAnsi="Arial" w:cs="Arial"/>
          <w:sz w:val="20"/>
        </w:rPr>
        <w:t>, nos termos do Capítulo IX, Assembleia Geral de Debenturistas para deliberar sobre qualquer das matérias que direta ou indiretamente se relacione com a presente Emissão</w:t>
      </w:r>
      <w:r>
        <w:rPr>
          <w:rFonts w:ascii="Arial" w:hAnsi="Arial" w:cs="Arial"/>
          <w:sz w:val="20"/>
        </w:rPr>
        <w:t>, caso o Agente Fiduciário não o faça</w:t>
      </w:r>
      <w:r w:rsidRPr="001E2793">
        <w:rPr>
          <w:rFonts w:ascii="Arial" w:hAnsi="Arial" w:cs="Arial"/>
          <w:sz w:val="20"/>
        </w:rPr>
        <w:t>;</w:t>
      </w:r>
    </w:p>
    <w:p w14:paraId="1B9F2838" w14:textId="77777777" w:rsidR="00F40129" w:rsidRPr="001E2793" w:rsidRDefault="00F40129" w:rsidP="00F40129">
      <w:pPr>
        <w:spacing w:line="240" w:lineRule="exact"/>
        <w:ind w:left="180"/>
        <w:rPr>
          <w:rFonts w:ascii="Arial" w:hAnsi="Arial" w:cs="Arial"/>
          <w:sz w:val="20"/>
        </w:rPr>
      </w:pPr>
    </w:p>
    <w:p w14:paraId="43D6A956"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notificar</w:t>
      </w:r>
      <w:proofErr w:type="gramEnd"/>
      <w:r w:rsidRPr="001E2793">
        <w:rPr>
          <w:rFonts w:ascii="Arial" w:hAnsi="Arial" w:cs="Arial"/>
          <w:sz w:val="20"/>
        </w:rPr>
        <w:t xml:space="preserve">, </w:t>
      </w:r>
      <w:r>
        <w:rPr>
          <w:rFonts w:ascii="Arial" w:hAnsi="Arial" w:cs="Arial"/>
          <w:sz w:val="20"/>
        </w:rPr>
        <w:t>em até 2 (dois) Dias Úteis</w:t>
      </w:r>
      <w:r w:rsidRPr="001E2793">
        <w:rPr>
          <w:rFonts w:ascii="Arial" w:hAnsi="Arial" w:cs="Arial"/>
          <w:sz w:val="20"/>
        </w:rPr>
        <w:t xml:space="preserve">, o </w:t>
      </w:r>
      <w:r>
        <w:rPr>
          <w:rFonts w:ascii="Arial" w:hAnsi="Arial" w:cs="Arial"/>
          <w:sz w:val="20"/>
        </w:rPr>
        <w:t>Agente Fiduciário</w:t>
      </w:r>
      <w:r w:rsidRPr="001E2793">
        <w:rPr>
          <w:rFonts w:ascii="Arial" w:hAnsi="Arial" w:cs="Arial"/>
          <w:sz w:val="20"/>
        </w:rPr>
        <w:t xml:space="preserve"> da convocação de qualquer Assembleia Geral de Debenturistas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w:t>
      </w:r>
    </w:p>
    <w:p w14:paraId="1D2B1C8A" w14:textId="77777777" w:rsidR="00F40129" w:rsidRPr="001E2793" w:rsidRDefault="00F40129" w:rsidP="00F40129">
      <w:pPr>
        <w:spacing w:line="240" w:lineRule="exact"/>
        <w:ind w:left="180"/>
        <w:rPr>
          <w:rFonts w:ascii="Arial" w:hAnsi="Arial" w:cs="Arial"/>
          <w:sz w:val="20"/>
        </w:rPr>
      </w:pPr>
    </w:p>
    <w:p w14:paraId="19F29AE0"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transferir ou por qualquer forma ceder, ou prometer ceder, a terceiros os direitos e obrigações que respectivamente adquiriu e assumiu na presente Escritura de Emissão, sem a prévia anuência dos Debenturistas reunidos em Assembleia Geral de Debenturistas especialmente convocada para esse fim;</w:t>
      </w:r>
    </w:p>
    <w:p w14:paraId="0B2C3475" w14:textId="77777777" w:rsidR="00F40129" w:rsidRPr="001E2793" w:rsidRDefault="00F40129" w:rsidP="00F40129">
      <w:pPr>
        <w:spacing w:line="240" w:lineRule="exact"/>
        <w:ind w:left="180"/>
        <w:rPr>
          <w:rFonts w:ascii="Arial" w:hAnsi="Arial" w:cs="Arial"/>
          <w:sz w:val="20"/>
        </w:rPr>
      </w:pPr>
    </w:p>
    <w:p w14:paraId="39E51F02" w14:textId="77777777" w:rsidR="00F40129" w:rsidRPr="003C20CD" w:rsidRDefault="00F40129" w:rsidP="00F40129">
      <w:pPr>
        <w:numPr>
          <w:ilvl w:val="0"/>
          <w:numId w:val="14"/>
        </w:numPr>
        <w:spacing w:line="240" w:lineRule="exact"/>
        <w:rPr>
          <w:rFonts w:ascii="Arial" w:hAnsi="Arial" w:cs="Arial"/>
          <w:sz w:val="20"/>
        </w:rPr>
      </w:pPr>
      <w:proofErr w:type="gramStart"/>
      <w:r w:rsidRPr="003C20CD">
        <w:rPr>
          <w:rFonts w:ascii="Arial" w:hAnsi="Arial" w:cs="Arial"/>
          <w:sz w:val="20"/>
        </w:rPr>
        <w:t>notificar</w:t>
      </w:r>
      <w:proofErr w:type="gramEnd"/>
      <w:r w:rsidRPr="003C20CD">
        <w:rPr>
          <w:rFonts w:ascii="Arial" w:hAnsi="Arial" w:cs="Arial"/>
          <w:sz w:val="20"/>
        </w:rPr>
        <w:t xml:space="preserve"> o Debenturista</w:t>
      </w:r>
      <w:r>
        <w:rPr>
          <w:rFonts w:ascii="Arial" w:hAnsi="Arial" w:cs="Arial"/>
          <w:sz w:val="20"/>
        </w:rPr>
        <w:t>,</w:t>
      </w:r>
      <w:r w:rsidRPr="00DD3DE0">
        <w:rPr>
          <w:rFonts w:ascii="Arial" w:hAnsi="Arial" w:cs="Arial"/>
          <w:sz w:val="20"/>
        </w:rPr>
        <w:t xml:space="preserve"> </w:t>
      </w:r>
      <w:r>
        <w:rPr>
          <w:rFonts w:ascii="Arial" w:hAnsi="Arial" w:cs="Arial"/>
          <w:sz w:val="20"/>
        </w:rPr>
        <w:t>em até 2 (dois) Dias Úteis da data em que tomar conhecimento</w:t>
      </w:r>
      <w:r w:rsidRPr="003C20CD">
        <w:rPr>
          <w:rFonts w:ascii="Arial" w:hAnsi="Arial" w:cs="Arial"/>
          <w:sz w:val="20"/>
        </w:rPr>
        <w:t>, acerca da ocorrência de qualquer uma das hipóteses de Vencimento Antecipado;</w:t>
      </w:r>
    </w:p>
    <w:p w14:paraId="25E3538A" w14:textId="77777777" w:rsidR="00F40129" w:rsidRPr="001E2793" w:rsidRDefault="00F40129" w:rsidP="00F40129">
      <w:pPr>
        <w:spacing w:line="240" w:lineRule="exact"/>
        <w:ind w:left="180"/>
        <w:rPr>
          <w:rFonts w:ascii="Arial" w:hAnsi="Arial" w:cs="Arial"/>
          <w:sz w:val="20"/>
        </w:rPr>
      </w:pPr>
    </w:p>
    <w:p w14:paraId="1D08975F"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(i) praticar qualquer ato em desacordo com o seu Estatuto Social e com esta Escritura de Emissão e (</w:t>
      </w:r>
      <w:proofErr w:type="spellStart"/>
      <w:r w:rsidRPr="001E2793">
        <w:rPr>
          <w:rFonts w:ascii="Arial" w:hAnsi="Arial" w:cs="Arial"/>
          <w:sz w:val="20"/>
        </w:rPr>
        <w:t>ii</w:t>
      </w:r>
      <w:proofErr w:type="spellEnd"/>
      <w:r w:rsidRPr="001E2793">
        <w:rPr>
          <w:rFonts w:ascii="Arial" w:hAnsi="Arial" w:cs="Arial"/>
          <w:sz w:val="20"/>
        </w:rPr>
        <w:t>) não realizar operações fora do seu objeto social, observadas as disposições estatutárias, legais e regulamentares em vigor;</w:t>
      </w:r>
    </w:p>
    <w:p w14:paraId="6DA3E0DD" w14:textId="77777777" w:rsidR="00F40129" w:rsidRPr="001E2793" w:rsidRDefault="00F40129" w:rsidP="00F40129">
      <w:pPr>
        <w:spacing w:line="240" w:lineRule="exact"/>
        <w:ind w:left="180"/>
        <w:rPr>
          <w:rFonts w:ascii="Arial" w:hAnsi="Arial" w:cs="Arial"/>
          <w:sz w:val="20"/>
        </w:rPr>
      </w:pPr>
    </w:p>
    <w:p w14:paraId="42F677D2"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comparecer</w:t>
      </w:r>
      <w:proofErr w:type="gramEnd"/>
      <w:r w:rsidRPr="001E2793">
        <w:rPr>
          <w:rFonts w:ascii="Arial" w:hAnsi="Arial" w:cs="Arial"/>
          <w:sz w:val="20"/>
        </w:rPr>
        <w:t xml:space="preserve"> as Assembleias Gerais de Debenturistas sempre que solicitado e convocado nos prazos previstos nesta Escritura de Emissão;</w:t>
      </w:r>
    </w:p>
    <w:p w14:paraId="045F7EBF" w14:textId="77777777" w:rsidR="00F40129" w:rsidRPr="001E2793" w:rsidRDefault="00F40129" w:rsidP="00F40129">
      <w:pPr>
        <w:spacing w:line="240" w:lineRule="exact"/>
        <w:ind w:left="180"/>
        <w:rPr>
          <w:rFonts w:ascii="Arial" w:hAnsi="Arial" w:cs="Arial"/>
          <w:sz w:val="20"/>
        </w:rPr>
      </w:pPr>
    </w:p>
    <w:p w14:paraId="5E8E157D"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cumprir</w:t>
      </w:r>
      <w:proofErr w:type="gramEnd"/>
      <w:r w:rsidRPr="001E2793">
        <w:rPr>
          <w:rFonts w:ascii="Arial" w:hAnsi="Arial" w:cs="Arial"/>
          <w:sz w:val="20"/>
        </w:rPr>
        <w:t xml:space="preserve"> todas as obrigações assumidas nos termos desta Escritura de Emissão, inclusive no que tange à destinação dos recursos captados por meio da Emissão;</w:t>
      </w:r>
    </w:p>
    <w:p w14:paraId="0BDB4DC8" w14:textId="77777777" w:rsidR="00F40129" w:rsidRPr="001E2793" w:rsidRDefault="00F40129" w:rsidP="00F40129">
      <w:pPr>
        <w:spacing w:line="240" w:lineRule="exact"/>
        <w:ind w:left="180"/>
        <w:rPr>
          <w:rFonts w:ascii="Arial" w:hAnsi="Arial" w:cs="Arial"/>
          <w:sz w:val="20"/>
        </w:rPr>
      </w:pPr>
    </w:p>
    <w:p w14:paraId="77439E4F"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manter</w:t>
      </w:r>
      <w:proofErr w:type="gramEnd"/>
      <w:r w:rsidRPr="001E2793">
        <w:rPr>
          <w:rFonts w:ascii="Arial" w:hAnsi="Arial" w:cs="Arial"/>
          <w:sz w:val="20"/>
        </w:rPr>
        <w:t xml:space="preserve"> contratado durante o prazo de vigência das Debêntures, às suas ex</w:t>
      </w:r>
      <w:r>
        <w:rPr>
          <w:rFonts w:ascii="Arial" w:hAnsi="Arial" w:cs="Arial"/>
          <w:sz w:val="20"/>
        </w:rPr>
        <w:t xml:space="preserve">pensas,  o Agente </w:t>
      </w:r>
      <w:proofErr w:type="spellStart"/>
      <w:r>
        <w:rPr>
          <w:rFonts w:ascii="Arial" w:hAnsi="Arial" w:cs="Arial"/>
          <w:sz w:val="20"/>
        </w:rPr>
        <w:t>Escriturador</w:t>
      </w:r>
      <w:proofErr w:type="spellEnd"/>
      <w:r>
        <w:rPr>
          <w:rFonts w:ascii="Arial" w:hAnsi="Arial" w:cs="Arial"/>
          <w:sz w:val="20"/>
        </w:rPr>
        <w:t>, o Agente Fiduciário</w:t>
      </w:r>
      <w:r w:rsidRPr="001E2793">
        <w:rPr>
          <w:rFonts w:ascii="Arial" w:hAnsi="Arial" w:cs="Arial"/>
          <w:sz w:val="20"/>
        </w:rPr>
        <w:t>, bem como todas e quaisquer outras providências necessárias para a manutenção das Debêntures;</w:t>
      </w:r>
    </w:p>
    <w:p w14:paraId="781D46CA" w14:textId="77777777" w:rsidR="00F40129" w:rsidRPr="001E2793" w:rsidRDefault="00F40129" w:rsidP="00F40129">
      <w:pPr>
        <w:spacing w:line="240" w:lineRule="exact"/>
        <w:ind w:left="180"/>
        <w:rPr>
          <w:rFonts w:ascii="Arial" w:hAnsi="Arial" w:cs="Arial"/>
          <w:sz w:val="20"/>
        </w:rPr>
      </w:pPr>
    </w:p>
    <w:p w14:paraId="1631AA99"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efetuar</w:t>
      </w:r>
      <w:proofErr w:type="gramEnd"/>
      <w:r w:rsidRPr="001E2793">
        <w:rPr>
          <w:rFonts w:ascii="Arial" w:hAnsi="Arial" w:cs="Arial"/>
          <w:sz w:val="20"/>
        </w:rPr>
        <w:t xml:space="preserve"> recolhimento de quaisquer tributos ou contribuições que incidam ou venham a incidir sobre a Emissão e que sejam de responsabilidade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exceto aqueles tributos ou contribuições cuja cobrança esteja sendo contestada judicialmente ou administrativamente, de boa-fé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caso em que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se obriga ao pagamento se houver decisão condenatória transitada em julgado, ou aqueles cujo não pagamento </w:t>
      </w:r>
      <w:r w:rsidRPr="001E2793">
        <w:rPr>
          <w:rFonts w:ascii="Arial" w:hAnsi="Arial" w:cs="Arial"/>
          <w:sz w:val="20"/>
          <w:lang w:eastAsia="en-US"/>
        </w:rPr>
        <w:t>não afete de forma adversa a capacidade d</w:t>
      </w:r>
      <w:r>
        <w:rPr>
          <w:rFonts w:ascii="Arial" w:hAnsi="Arial" w:cs="Arial"/>
          <w:sz w:val="20"/>
          <w:lang w:eastAsia="en-US"/>
        </w:rPr>
        <w:t>a</w:t>
      </w:r>
      <w:r w:rsidRPr="001E2793">
        <w:rPr>
          <w:rFonts w:ascii="Arial" w:hAnsi="Arial" w:cs="Arial"/>
          <w:sz w:val="20"/>
          <w:lang w:eastAsia="en-US"/>
        </w:rPr>
        <w:t xml:space="preserve"> Emissor</w:t>
      </w:r>
      <w:r>
        <w:rPr>
          <w:rFonts w:ascii="Arial" w:hAnsi="Arial" w:cs="Arial"/>
          <w:sz w:val="20"/>
          <w:lang w:eastAsia="en-US"/>
        </w:rPr>
        <w:t>a</w:t>
      </w:r>
      <w:r w:rsidRPr="001E2793">
        <w:rPr>
          <w:rFonts w:ascii="Arial" w:hAnsi="Arial" w:cs="Arial"/>
          <w:sz w:val="20"/>
          <w:lang w:eastAsia="en-US"/>
        </w:rPr>
        <w:t xml:space="preserve"> de cumprir qualquer de suas obrigações nos termos desta Escritura de Emissão</w:t>
      </w:r>
      <w:r w:rsidRPr="001E2793">
        <w:rPr>
          <w:rFonts w:ascii="Arial" w:hAnsi="Arial" w:cs="Arial"/>
          <w:sz w:val="20"/>
        </w:rPr>
        <w:t xml:space="preserve"> (“</w:t>
      </w:r>
      <w:r w:rsidRPr="001E2793">
        <w:rPr>
          <w:rFonts w:ascii="Arial" w:hAnsi="Arial" w:cs="Arial"/>
          <w:sz w:val="20"/>
          <w:u w:val="single"/>
        </w:rPr>
        <w:t>Efeito Adverso Relevante</w:t>
      </w:r>
      <w:r w:rsidRPr="001E2793">
        <w:rPr>
          <w:rFonts w:ascii="Arial" w:hAnsi="Arial" w:cs="Arial"/>
          <w:sz w:val="20"/>
        </w:rPr>
        <w:t xml:space="preserve">”); </w:t>
      </w:r>
    </w:p>
    <w:p w14:paraId="0A6A62C3" w14:textId="77777777" w:rsidR="00F40129" w:rsidRPr="001E2793" w:rsidRDefault="00F40129" w:rsidP="00F40129">
      <w:pPr>
        <w:spacing w:line="240" w:lineRule="exact"/>
        <w:ind w:left="180"/>
        <w:rPr>
          <w:rFonts w:ascii="Arial" w:hAnsi="Arial" w:cs="Arial"/>
          <w:sz w:val="20"/>
        </w:rPr>
      </w:pPr>
    </w:p>
    <w:p w14:paraId="2E5B88A4"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efetuar</w:t>
      </w:r>
      <w:proofErr w:type="gramEnd"/>
      <w:r w:rsidRPr="001E2793">
        <w:rPr>
          <w:rFonts w:ascii="Arial" w:hAnsi="Arial" w:cs="Arial"/>
          <w:sz w:val="20"/>
        </w:rPr>
        <w:t xml:space="preserve"> o pagamento de todas as despesas comprovadas pelo </w:t>
      </w:r>
      <w:r>
        <w:rPr>
          <w:rFonts w:ascii="Arial" w:hAnsi="Arial" w:cs="Arial"/>
          <w:sz w:val="20"/>
        </w:rPr>
        <w:t>Agente Fiduciário</w:t>
      </w:r>
      <w:r w:rsidRPr="001E2793">
        <w:rPr>
          <w:rFonts w:ascii="Arial" w:hAnsi="Arial" w:cs="Arial"/>
          <w:sz w:val="20"/>
        </w:rPr>
        <w:t xml:space="preserve"> e previamente aprovadas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sempre que possível,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14:paraId="0895BF18" w14:textId="77777777" w:rsidR="00F40129" w:rsidRPr="001E2793" w:rsidRDefault="00F40129" w:rsidP="00F40129">
      <w:pPr>
        <w:spacing w:line="240" w:lineRule="exact"/>
        <w:ind w:left="180"/>
        <w:rPr>
          <w:rFonts w:ascii="Arial" w:hAnsi="Arial" w:cs="Arial"/>
          <w:sz w:val="20"/>
        </w:rPr>
      </w:pPr>
    </w:p>
    <w:p w14:paraId="73D0A214"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preparar</w:t>
      </w:r>
      <w:proofErr w:type="gramEnd"/>
      <w:r w:rsidRPr="001E2793">
        <w:rPr>
          <w:rFonts w:ascii="Arial" w:hAnsi="Arial" w:cs="Arial"/>
          <w:sz w:val="20"/>
        </w:rPr>
        <w:t xml:space="preserve"> demonstrações financeiras</w:t>
      </w:r>
      <w:bookmarkStart w:id="55" w:name="_DV_C53"/>
      <w:r w:rsidRPr="001E2793">
        <w:rPr>
          <w:rFonts w:ascii="Arial" w:hAnsi="Arial" w:cs="Arial"/>
          <w:sz w:val="20"/>
        </w:rPr>
        <w:t xml:space="preserve"> de encerramento de exercício</w:t>
      </w:r>
      <w:bookmarkEnd w:id="55"/>
      <w:r w:rsidRPr="001E2793">
        <w:rPr>
          <w:rFonts w:ascii="Arial" w:hAnsi="Arial" w:cs="Arial"/>
          <w:sz w:val="20"/>
        </w:rPr>
        <w:t xml:space="preserve"> e, se for o caso, demonstrações consolidadas, em conformidade com a Lei das Sociedades por Ações; </w:t>
      </w:r>
    </w:p>
    <w:p w14:paraId="25E6D978" w14:textId="77777777" w:rsidR="00F40129" w:rsidRPr="001E2793" w:rsidRDefault="00F40129" w:rsidP="00F40129">
      <w:pPr>
        <w:spacing w:line="240" w:lineRule="exact"/>
        <w:ind w:left="180"/>
        <w:rPr>
          <w:rFonts w:ascii="Arial" w:hAnsi="Arial" w:cs="Arial"/>
          <w:sz w:val="20"/>
        </w:rPr>
      </w:pPr>
    </w:p>
    <w:p w14:paraId="2431A258"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Pr>
          <w:rFonts w:ascii="Arial" w:hAnsi="Arial" w:cs="Arial"/>
          <w:sz w:val="20"/>
        </w:rPr>
        <w:t>estruturar</w:t>
      </w:r>
      <w:proofErr w:type="gramEnd"/>
      <w:r w:rsidRPr="001E2793">
        <w:rPr>
          <w:rFonts w:ascii="Arial" w:hAnsi="Arial" w:cs="Arial"/>
          <w:sz w:val="20"/>
        </w:rPr>
        <w:t xml:space="preserve"> e manter um adequado e eficiente atendimento aos Debenturistas, tendo em vista assegurar o eficiente tratamento aos Debenturistas, podendo utilizar, para esse fim, a estrutura e órgão destinados ao atendimento de seus acionistas ou contratar instituição financeira autorizada para prestar esse serviço; </w:t>
      </w:r>
    </w:p>
    <w:p w14:paraId="1F2DC3F7" w14:textId="77777777" w:rsidR="00F40129" w:rsidRPr="001E2793" w:rsidRDefault="00F40129" w:rsidP="00F40129">
      <w:pPr>
        <w:spacing w:line="240" w:lineRule="exact"/>
        <w:ind w:left="180"/>
        <w:rPr>
          <w:rFonts w:ascii="Arial" w:hAnsi="Arial" w:cs="Arial"/>
          <w:sz w:val="20"/>
        </w:rPr>
      </w:pPr>
    </w:p>
    <w:p w14:paraId="39C3A4D6" w14:textId="77777777" w:rsidR="00F40129" w:rsidRPr="001E2793" w:rsidRDefault="00F40129" w:rsidP="00F40129">
      <w:pPr>
        <w:numPr>
          <w:ilvl w:val="0"/>
          <w:numId w:val="14"/>
        </w:numPr>
        <w:spacing w:line="240" w:lineRule="exact"/>
        <w:rPr>
          <w:rFonts w:ascii="Arial" w:hAnsi="Arial" w:cs="Arial"/>
          <w:sz w:val="20"/>
        </w:rPr>
      </w:pPr>
      <w:proofErr w:type="gramStart"/>
      <w:r w:rsidRPr="001E2793" w:rsidDel="00C0248C">
        <w:rPr>
          <w:rFonts w:ascii="Arial" w:hAnsi="Arial" w:cs="Arial"/>
          <w:sz w:val="20"/>
        </w:rPr>
        <w:t>t</w:t>
      </w:r>
      <w:r w:rsidRPr="001E2793">
        <w:rPr>
          <w:rFonts w:ascii="Arial" w:hAnsi="Arial" w:cs="Arial"/>
          <w:sz w:val="20"/>
        </w:rPr>
        <w:t>omar</w:t>
      </w:r>
      <w:proofErr w:type="gramEnd"/>
      <w:r w:rsidRPr="001E2793">
        <w:rPr>
          <w:rFonts w:ascii="Arial" w:hAnsi="Arial" w:cs="Arial"/>
          <w:sz w:val="20"/>
        </w:rPr>
        <w:t xml:space="preserve"> qualquer providência necessária à conversão das Debêntures em Ações, nos termos do item 4.8. </w:t>
      </w:r>
      <w:proofErr w:type="gramStart"/>
      <w:r w:rsidRPr="001E2793">
        <w:rPr>
          <w:rFonts w:ascii="Arial" w:hAnsi="Arial" w:cs="Arial"/>
          <w:sz w:val="20"/>
        </w:rPr>
        <w:t>acima</w:t>
      </w:r>
      <w:proofErr w:type="gramEnd"/>
      <w:r w:rsidRPr="001E2793">
        <w:rPr>
          <w:rFonts w:ascii="Arial" w:hAnsi="Arial" w:cs="Arial"/>
          <w:sz w:val="20"/>
        </w:rPr>
        <w:t>, assim como para o pagamento da Remuneração aos Debenturistas, nos termos desta Escritura de Emissão; e</w:t>
      </w:r>
    </w:p>
    <w:p w14:paraId="219771DF" w14:textId="77777777" w:rsidR="00F40129" w:rsidRPr="001E2793" w:rsidRDefault="00F40129" w:rsidP="00F40129">
      <w:pPr>
        <w:spacing w:line="240" w:lineRule="exact"/>
        <w:ind w:left="180"/>
        <w:rPr>
          <w:rFonts w:ascii="Arial" w:hAnsi="Arial" w:cs="Arial"/>
          <w:sz w:val="20"/>
        </w:rPr>
      </w:pPr>
    </w:p>
    <w:p w14:paraId="49F84078" w14:textId="77777777" w:rsidR="00F40129" w:rsidRPr="001E2793" w:rsidRDefault="00F40129" w:rsidP="00F40129">
      <w:pPr>
        <w:numPr>
          <w:ilvl w:val="0"/>
          <w:numId w:val="14"/>
        </w:numPr>
        <w:spacing w:line="240" w:lineRule="exact"/>
        <w:rPr>
          <w:rFonts w:ascii="Arial" w:hAnsi="Arial" w:cs="Arial"/>
          <w:sz w:val="20"/>
        </w:rPr>
      </w:pPr>
      <w:bookmarkStart w:id="56" w:name="_Ref168844079"/>
      <w:proofErr w:type="gramStart"/>
      <w:r w:rsidRPr="001E2793">
        <w:rPr>
          <w:rFonts w:ascii="Arial" w:hAnsi="Arial" w:cs="Arial"/>
          <w:sz w:val="20"/>
        </w:rPr>
        <w:t>manter</w:t>
      </w:r>
      <w:proofErr w:type="gramEnd"/>
      <w:r w:rsidRPr="001E2793">
        <w:rPr>
          <w:rFonts w:ascii="Arial" w:hAnsi="Arial" w:cs="Arial"/>
          <w:sz w:val="20"/>
        </w:rPr>
        <w:t xml:space="preserve"> sempre válidas, eficazes, em perfeita ordem e em pleno vigor todas as autorizações necessárias à assinatura desta Escritura de Emissão</w:t>
      </w:r>
      <w:r>
        <w:rPr>
          <w:rFonts w:ascii="Arial" w:hAnsi="Arial" w:cs="Arial"/>
          <w:sz w:val="20"/>
        </w:rPr>
        <w:t xml:space="preserve"> e</w:t>
      </w:r>
      <w:r w:rsidRPr="001E2793">
        <w:rPr>
          <w:rFonts w:ascii="Arial" w:hAnsi="Arial" w:cs="Arial"/>
          <w:sz w:val="20"/>
        </w:rPr>
        <w:t xml:space="preserve"> ao cumprimento de todas as obrigações aqui e ali previstas</w:t>
      </w:r>
      <w:bookmarkEnd w:id="56"/>
      <w:r w:rsidRPr="001E2793">
        <w:rPr>
          <w:rFonts w:ascii="Arial" w:hAnsi="Arial" w:cs="Arial"/>
          <w:sz w:val="20"/>
        </w:rPr>
        <w:t>.</w:t>
      </w:r>
    </w:p>
    <w:p w14:paraId="53CE07DF" w14:textId="77777777" w:rsidR="00F40129" w:rsidRPr="001E2793" w:rsidRDefault="00F40129" w:rsidP="00F40129">
      <w:pPr>
        <w:tabs>
          <w:tab w:val="left" w:pos="1418"/>
          <w:tab w:val="left" w:pos="1843"/>
          <w:tab w:val="left" w:pos="3261"/>
          <w:tab w:val="left" w:pos="6210"/>
          <w:tab w:val="left" w:pos="8370"/>
          <w:tab w:val="left" w:pos="9360"/>
        </w:tabs>
        <w:spacing w:line="240" w:lineRule="exact"/>
        <w:ind w:left="780" w:hanging="780"/>
        <w:rPr>
          <w:rFonts w:ascii="Arial" w:hAnsi="Arial" w:cs="Arial"/>
          <w:sz w:val="20"/>
        </w:rPr>
      </w:pPr>
    </w:p>
    <w:p w14:paraId="2210CC68" w14:textId="77777777" w:rsidR="00F40129" w:rsidRPr="001E2793" w:rsidRDefault="00F40129" w:rsidP="00F40129">
      <w:pPr>
        <w:keepNext/>
        <w:widowControl/>
        <w:tabs>
          <w:tab w:val="num" w:pos="1260"/>
        </w:tabs>
        <w:spacing w:line="240" w:lineRule="exact"/>
        <w:rPr>
          <w:rFonts w:ascii="Arial" w:hAnsi="Arial" w:cs="Arial"/>
          <w:sz w:val="20"/>
        </w:rPr>
      </w:pPr>
      <w:r>
        <w:rPr>
          <w:rFonts w:ascii="Arial" w:hAnsi="Arial" w:cs="Arial"/>
          <w:sz w:val="20"/>
        </w:rPr>
        <w:t>6</w:t>
      </w:r>
      <w:r w:rsidRPr="001E2793">
        <w:rPr>
          <w:rFonts w:ascii="Arial" w:hAnsi="Arial" w:cs="Arial"/>
          <w:sz w:val="20"/>
        </w:rPr>
        <w:t>.2.</w:t>
      </w:r>
      <w:r w:rsidRPr="001E2793">
        <w:rPr>
          <w:rFonts w:ascii="Arial" w:hAnsi="Arial" w:cs="Arial"/>
          <w:sz w:val="20"/>
        </w:rPr>
        <w:tab/>
        <w:t xml:space="preserve">As despesas a que se refere o item </w:t>
      </w:r>
      <w:r>
        <w:rPr>
          <w:rFonts w:ascii="Arial" w:hAnsi="Arial" w:cs="Arial"/>
          <w:sz w:val="20"/>
        </w:rPr>
        <w:t>6</w:t>
      </w:r>
      <w:r w:rsidRPr="001E2793">
        <w:rPr>
          <w:rFonts w:ascii="Arial" w:hAnsi="Arial" w:cs="Arial"/>
          <w:sz w:val="20"/>
        </w:rPr>
        <w:t>.1 inciso (</w:t>
      </w:r>
      <w:proofErr w:type="spellStart"/>
      <w:r w:rsidRPr="001E2793">
        <w:rPr>
          <w:rFonts w:ascii="Arial" w:hAnsi="Arial" w:cs="Arial"/>
          <w:sz w:val="20"/>
        </w:rPr>
        <w:t>xiii</w:t>
      </w:r>
      <w:proofErr w:type="spellEnd"/>
      <w:r w:rsidRPr="001E2793">
        <w:rPr>
          <w:rFonts w:ascii="Arial" w:hAnsi="Arial" w:cs="Arial"/>
          <w:sz w:val="20"/>
        </w:rPr>
        <w:t>) acima compreenderão, entre outras, as seguintes:</w:t>
      </w:r>
    </w:p>
    <w:p w14:paraId="797E75D0" w14:textId="77777777" w:rsidR="00F40129" w:rsidRPr="001E2793" w:rsidRDefault="00F40129" w:rsidP="00F40129">
      <w:pPr>
        <w:tabs>
          <w:tab w:val="left" w:pos="1418"/>
          <w:tab w:val="left" w:pos="1843"/>
          <w:tab w:val="left" w:pos="3261"/>
          <w:tab w:val="left" w:pos="6210"/>
          <w:tab w:val="left" w:pos="8370"/>
          <w:tab w:val="left" w:pos="9360"/>
        </w:tabs>
        <w:spacing w:line="240" w:lineRule="exact"/>
        <w:ind w:left="780" w:hanging="780"/>
        <w:rPr>
          <w:rFonts w:ascii="Arial" w:hAnsi="Arial" w:cs="Arial"/>
          <w:sz w:val="20"/>
        </w:rPr>
      </w:pPr>
    </w:p>
    <w:p w14:paraId="037AAA12" w14:textId="77777777" w:rsidR="00F40129" w:rsidRPr="001E2793" w:rsidRDefault="00F40129" w:rsidP="00F40129">
      <w:pPr>
        <w:numPr>
          <w:ilvl w:val="0"/>
          <w:numId w:val="8"/>
        </w:numPr>
        <w:spacing w:line="240" w:lineRule="exact"/>
        <w:rPr>
          <w:rFonts w:ascii="Arial" w:hAnsi="Arial" w:cs="Arial"/>
          <w:sz w:val="20"/>
        </w:rPr>
      </w:pPr>
      <w:proofErr w:type="gramStart"/>
      <w:r w:rsidRPr="001E2793">
        <w:rPr>
          <w:rFonts w:ascii="Arial" w:hAnsi="Arial" w:cs="Arial"/>
          <w:sz w:val="20"/>
        </w:rPr>
        <w:t>publicação</w:t>
      </w:r>
      <w:proofErr w:type="gramEnd"/>
      <w:r w:rsidRPr="001E2793">
        <w:rPr>
          <w:rFonts w:ascii="Arial" w:hAnsi="Arial" w:cs="Arial"/>
          <w:sz w:val="20"/>
        </w:rPr>
        <w:t xml:space="preserve"> de relatórios, editais, avisos e notificações, conforme previsto nesta Escritura de Emissão, e outras que vierem a ser exigidas pela regulamentação aplicável;</w:t>
      </w:r>
    </w:p>
    <w:p w14:paraId="13DB319C" w14:textId="77777777" w:rsidR="00F40129" w:rsidRPr="001E2793" w:rsidRDefault="00F40129" w:rsidP="00F40129">
      <w:pPr>
        <w:spacing w:line="240" w:lineRule="exact"/>
        <w:ind w:left="180"/>
        <w:rPr>
          <w:rFonts w:ascii="Arial" w:hAnsi="Arial" w:cs="Arial"/>
          <w:sz w:val="20"/>
        </w:rPr>
      </w:pPr>
    </w:p>
    <w:p w14:paraId="5B0AE292" w14:textId="77777777" w:rsidR="00F40129" w:rsidRPr="001E2793" w:rsidRDefault="00F40129" w:rsidP="00F40129">
      <w:pPr>
        <w:numPr>
          <w:ilvl w:val="0"/>
          <w:numId w:val="8"/>
        </w:numPr>
        <w:spacing w:line="240" w:lineRule="exact"/>
        <w:rPr>
          <w:rFonts w:ascii="Arial" w:hAnsi="Arial" w:cs="Arial"/>
          <w:sz w:val="20"/>
        </w:rPr>
      </w:pPr>
      <w:proofErr w:type="gramStart"/>
      <w:r w:rsidRPr="001E2793">
        <w:rPr>
          <w:rFonts w:ascii="Arial" w:hAnsi="Arial" w:cs="Arial"/>
          <w:sz w:val="20"/>
        </w:rPr>
        <w:t>extração</w:t>
      </w:r>
      <w:proofErr w:type="gramEnd"/>
      <w:r w:rsidRPr="001E2793">
        <w:rPr>
          <w:rFonts w:ascii="Arial" w:hAnsi="Arial" w:cs="Arial"/>
          <w:sz w:val="20"/>
        </w:rPr>
        <w:t xml:space="preserve"> de certidões atualizadas dos distribuidores cíveis, das Varas da Fazenda Pública, Cartórios de Protesto, Varas do Trabalho, Varas da Justiça Federal e da Procuradoria da Fazenda Pública do foro da sede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caso tenham sido previamente solicitadas </w:t>
      </w:r>
      <w:r>
        <w:rPr>
          <w:rFonts w:ascii="Arial" w:hAnsi="Arial" w:cs="Arial"/>
          <w:sz w:val="20"/>
        </w:rPr>
        <w:t>à</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 não entregues dentro de 20 (vinte) dias corridos contados da data da referida solicitação;</w:t>
      </w:r>
    </w:p>
    <w:p w14:paraId="4BA2DE05" w14:textId="77777777" w:rsidR="00F40129" w:rsidRPr="001E2793" w:rsidRDefault="00F40129" w:rsidP="00F40129">
      <w:pPr>
        <w:spacing w:line="240" w:lineRule="exact"/>
        <w:ind w:left="180"/>
        <w:rPr>
          <w:rFonts w:ascii="Arial" w:hAnsi="Arial" w:cs="Arial"/>
          <w:sz w:val="20"/>
        </w:rPr>
      </w:pPr>
    </w:p>
    <w:p w14:paraId="422C3DA2" w14:textId="56F89C0B" w:rsidR="00F40129" w:rsidRPr="001E2793" w:rsidRDefault="00F40129" w:rsidP="00F40129">
      <w:pPr>
        <w:numPr>
          <w:ilvl w:val="0"/>
          <w:numId w:val="8"/>
        </w:numPr>
        <w:spacing w:line="240" w:lineRule="exact"/>
        <w:rPr>
          <w:rFonts w:ascii="Arial" w:hAnsi="Arial" w:cs="Arial"/>
          <w:sz w:val="20"/>
        </w:rPr>
      </w:pPr>
      <w:proofErr w:type="gramStart"/>
      <w:r w:rsidRPr="001E2793">
        <w:rPr>
          <w:rFonts w:ascii="Arial" w:hAnsi="Arial" w:cs="Arial"/>
          <w:sz w:val="20"/>
        </w:rPr>
        <w:t>despesas</w:t>
      </w:r>
      <w:proofErr w:type="gramEnd"/>
      <w:r w:rsidRPr="001E2793">
        <w:rPr>
          <w:rFonts w:ascii="Arial" w:hAnsi="Arial" w:cs="Arial"/>
          <w:sz w:val="20"/>
        </w:rPr>
        <w:t xml:space="preserve"> de viagem, quando estas sejam necessárias ao desempenho das funções do Agente Fiduciário, desde que realizadas dentro de critérios de razoabilidade e bom senso e dentro da função fiduciária que lhe é inerente</w:t>
      </w:r>
      <w:r w:rsidR="009613F9">
        <w:rPr>
          <w:rFonts w:ascii="Arial" w:hAnsi="Arial" w:cs="Arial"/>
          <w:sz w:val="20"/>
        </w:rPr>
        <w:t>, nos termos da clausula 7.5 abaixo</w:t>
      </w:r>
      <w:r w:rsidRPr="001E2793">
        <w:rPr>
          <w:rFonts w:ascii="Arial" w:hAnsi="Arial" w:cs="Arial"/>
          <w:sz w:val="20"/>
        </w:rPr>
        <w:t>; e</w:t>
      </w:r>
    </w:p>
    <w:p w14:paraId="36454532" w14:textId="77777777" w:rsidR="00F40129" w:rsidRPr="001E2793" w:rsidRDefault="00F40129" w:rsidP="00F40129">
      <w:pPr>
        <w:spacing w:line="240" w:lineRule="exact"/>
        <w:ind w:left="180"/>
        <w:rPr>
          <w:rFonts w:ascii="Arial" w:hAnsi="Arial" w:cs="Arial"/>
          <w:sz w:val="20"/>
        </w:rPr>
      </w:pPr>
    </w:p>
    <w:p w14:paraId="1A7C64BC" w14:textId="77777777" w:rsidR="00F40129" w:rsidRPr="001E2793" w:rsidRDefault="00F40129" w:rsidP="00F40129">
      <w:pPr>
        <w:numPr>
          <w:ilvl w:val="0"/>
          <w:numId w:val="8"/>
        </w:numPr>
        <w:spacing w:line="240" w:lineRule="exact"/>
        <w:rPr>
          <w:rFonts w:ascii="Arial" w:hAnsi="Arial" w:cs="Arial"/>
          <w:sz w:val="20"/>
        </w:rPr>
      </w:pPr>
      <w:proofErr w:type="gramStart"/>
      <w:r w:rsidRPr="001E2793">
        <w:rPr>
          <w:rFonts w:ascii="Arial" w:hAnsi="Arial" w:cs="Arial"/>
          <w:sz w:val="20"/>
        </w:rPr>
        <w:t>eventuais</w:t>
      </w:r>
      <w:proofErr w:type="gramEnd"/>
      <w:r w:rsidRPr="001E2793">
        <w:rPr>
          <w:rFonts w:ascii="Arial" w:hAnsi="Arial" w:cs="Arial"/>
          <w:sz w:val="20"/>
        </w:rPr>
        <w:t xml:space="preserve"> levantamentos adicionais e especiais ou periciais que vierem a ser justificadamente necessários, se ocorrerem omissões e/ou obscuridades nas informações pertinentes aos estritos interesses dos Debenturistas.</w:t>
      </w:r>
    </w:p>
    <w:p w14:paraId="31314468" w14:textId="77777777" w:rsidR="00F40129" w:rsidRPr="001E2793" w:rsidRDefault="00F40129" w:rsidP="00F40129">
      <w:pPr>
        <w:keepNext/>
        <w:widowControl/>
        <w:spacing w:line="240" w:lineRule="exact"/>
        <w:ind w:left="180"/>
        <w:rPr>
          <w:rFonts w:ascii="Arial" w:hAnsi="Arial" w:cs="Arial"/>
          <w:sz w:val="20"/>
        </w:rPr>
      </w:pPr>
    </w:p>
    <w:p w14:paraId="4A1A27E4" w14:textId="77777777" w:rsidR="00F40129" w:rsidRPr="001E2793" w:rsidRDefault="00F40129" w:rsidP="00F40129">
      <w:pPr>
        <w:tabs>
          <w:tab w:val="left" w:pos="-90"/>
          <w:tab w:val="left" w:pos="720"/>
          <w:tab w:val="left" w:pos="1419"/>
          <w:tab w:val="left" w:pos="1843"/>
          <w:tab w:val="left" w:pos="3261"/>
          <w:tab w:val="left" w:pos="6210"/>
          <w:tab w:val="left" w:pos="8370"/>
          <w:tab w:val="left" w:pos="9360"/>
        </w:tabs>
        <w:spacing w:line="240" w:lineRule="exact"/>
        <w:rPr>
          <w:rFonts w:ascii="Arial" w:hAnsi="Arial" w:cs="Arial"/>
          <w:sz w:val="20"/>
        </w:rPr>
      </w:pPr>
      <w:r>
        <w:rPr>
          <w:rFonts w:ascii="Arial" w:hAnsi="Arial" w:cs="Arial"/>
          <w:sz w:val="20"/>
        </w:rPr>
        <w:t>6</w:t>
      </w:r>
      <w:r w:rsidRPr="001E2793">
        <w:rPr>
          <w:rFonts w:ascii="Arial" w:hAnsi="Arial" w:cs="Arial"/>
          <w:sz w:val="20"/>
        </w:rPr>
        <w:t>.2.1. Todas as despesas com procedimentos legais, inclusive as administrativas, em que o Agente Fiduciário venha a incorrer para resguardar os interesses dos Debenturistas deverão ser previamente aprovadas, sempre que possível, e adiantadas pelos Debenturistas e posteriormente ressarcidas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mediante a apresentação da respectiva nota fiscal. Tais despesas a serem adiantadas pelos Debenturistas incluem também os gastos com honorários advocatícios de terceiros, depósitos, custas e taxas judiciárias nas ações propostas pelo Agente Fiduciário, enquanto representante dos Debenturistas. As eventuais despesas, depósitos e custas judiciais decorrentes da sucumbência em ações judiciais serão igualmente </w:t>
      </w:r>
      <w:proofErr w:type="gramStart"/>
      <w:r w:rsidRPr="001E2793">
        <w:rPr>
          <w:rFonts w:ascii="Arial" w:hAnsi="Arial" w:cs="Arial"/>
          <w:sz w:val="20"/>
        </w:rPr>
        <w:t>suportadas</w:t>
      </w:r>
      <w:proofErr w:type="gramEnd"/>
      <w:r w:rsidRPr="001E2793">
        <w:rPr>
          <w:rFonts w:ascii="Arial" w:hAnsi="Arial" w:cs="Arial"/>
          <w:sz w:val="20"/>
        </w:rPr>
        <w:t xml:space="preserve"> pelos Debenturistas, bem como a remuneração do Agente Fiduciário na hipótese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permanecer em inadimplência com relação ao pagamento desta por um período superior a 30 (trinta) dias corridos.</w:t>
      </w:r>
    </w:p>
    <w:p w14:paraId="6879350F"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p>
    <w:p w14:paraId="0CF57B7C"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Pr>
          <w:rFonts w:ascii="Arial" w:hAnsi="Arial" w:cs="Arial"/>
          <w:b/>
          <w:smallCaps/>
          <w:sz w:val="20"/>
          <w:szCs w:val="20"/>
          <w:u w:val="single"/>
        </w:rPr>
        <w:t>Capítulo V</w:t>
      </w:r>
      <w:r w:rsidRPr="001E2793">
        <w:rPr>
          <w:rFonts w:ascii="Arial" w:hAnsi="Arial" w:cs="Arial"/>
          <w:b/>
          <w:smallCaps/>
          <w:sz w:val="20"/>
          <w:szCs w:val="20"/>
          <w:u w:val="single"/>
        </w:rPr>
        <w:t>II</w:t>
      </w:r>
    </w:p>
    <w:p w14:paraId="408F0143"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Do Agente Fiduciário</w:t>
      </w:r>
    </w:p>
    <w:p w14:paraId="4930508A"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D8E98DF"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Pr>
          <w:rFonts w:ascii="Arial" w:hAnsi="Arial" w:cs="Arial"/>
          <w:b/>
          <w:sz w:val="20"/>
          <w:szCs w:val="20"/>
        </w:rPr>
        <w:t>7</w:t>
      </w:r>
      <w:r w:rsidRPr="001E2793">
        <w:rPr>
          <w:rFonts w:ascii="Arial" w:hAnsi="Arial" w:cs="Arial"/>
          <w:b/>
          <w:sz w:val="20"/>
          <w:szCs w:val="20"/>
        </w:rPr>
        <w:t>.1.</w:t>
      </w:r>
      <w:r w:rsidRPr="001E2793">
        <w:rPr>
          <w:rFonts w:ascii="Arial" w:hAnsi="Arial" w:cs="Arial"/>
          <w:b/>
          <w:sz w:val="20"/>
          <w:szCs w:val="20"/>
        </w:rPr>
        <w:tab/>
        <w:t>Nomeação</w:t>
      </w:r>
    </w:p>
    <w:p w14:paraId="428B7B94"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7C10AB10"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.1.1.</w:t>
      </w:r>
      <w:r w:rsidRPr="001E2793">
        <w:rPr>
          <w:rFonts w:ascii="Arial" w:hAnsi="Arial" w:cs="Arial"/>
          <w:sz w:val="20"/>
          <w:szCs w:val="20"/>
        </w:rPr>
        <w:tab/>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constitui e nomeia </w:t>
      </w:r>
      <w:r w:rsidRPr="006530BF">
        <w:rPr>
          <w:rFonts w:ascii="Arial" w:hAnsi="Arial" w:cs="Arial"/>
          <w:b/>
          <w:bCs/>
          <w:sz w:val="20"/>
        </w:rPr>
        <w:t>OLIVEIRA TRUST DISTRIBUIDORA DE TÍTULOS E VALORES MOBILIÁRIOS S.A.</w:t>
      </w:r>
      <w:r w:rsidRPr="001E2793">
        <w:rPr>
          <w:rFonts w:ascii="Arial" w:hAnsi="Arial" w:cs="Arial"/>
          <w:sz w:val="20"/>
          <w:szCs w:val="20"/>
        </w:rPr>
        <w:t xml:space="preserve">, acima qualificada, como o Agente Fiduciário dos Debenturistas da Emissão, a qual, neste ato e pela melhor forma de direito, aceita a nomeação para, nos termos da lei e desta Escritura de Emissão, representar perante </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a comunhão dos Debenturistas.</w:t>
      </w:r>
    </w:p>
    <w:p w14:paraId="267F7DE6"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040DA86A"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.1.2.</w:t>
      </w:r>
      <w:r w:rsidRPr="001E2793">
        <w:rPr>
          <w:rFonts w:ascii="Arial" w:hAnsi="Arial" w:cs="Arial"/>
          <w:sz w:val="20"/>
          <w:szCs w:val="20"/>
        </w:rPr>
        <w:tab/>
        <w:t>O exercício permanente da função de Agente Fiduciário é privativo das pessoas indicadas no artigo 7º da Instrução CVM n.º 28.</w:t>
      </w:r>
    </w:p>
    <w:p w14:paraId="1B02A567"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F90316A"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Pr>
          <w:rFonts w:ascii="Arial" w:hAnsi="Arial" w:cs="Arial"/>
          <w:b/>
          <w:sz w:val="20"/>
          <w:szCs w:val="20"/>
        </w:rPr>
        <w:t>7</w:t>
      </w:r>
      <w:r w:rsidRPr="001E2793">
        <w:rPr>
          <w:rFonts w:ascii="Arial" w:hAnsi="Arial" w:cs="Arial"/>
          <w:b/>
          <w:sz w:val="20"/>
          <w:szCs w:val="20"/>
        </w:rPr>
        <w:t>.2.</w:t>
      </w:r>
      <w:r w:rsidRPr="001E2793">
        <w:rPr>
          <w:rFonts w:ascii="Arial" w:hAnsi="Arial" w:cs="Arial"/>
          <w:b/>
          <w:sz w:val="20"/>
          <w:szCs w:val="20"/>
        </w:rPr>
        <w:tab/>
        <w:t>Substituição</w:t>
      </w:r>
    </w:p>
    <w:p w14:paraId="69C496E8"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35DE3599"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.2.1.</w:t>
      </w:r>
      <w:r w:rsidRPr="001E2793">
        <w:rPr>
          <w:rFonts w:ascii="Arial" w:hAnsi="Arial" w:cs="Arial"/>
          <w:sz w:val="20"/>
          <w:szCs w:val="20"/>
        </w:rPr>
        <w:tab/>
        <w:t xml:space="preserve">Nas hipóteses de ausência, impedimentos temporários, renúncia, intervenção, liquidação judicial ou extrajudicial, falência, ou qualquer outro caso de vacância do Agente Fiduciário, será </w:t>
      </w:r>
      <w:proofErr w:type="gramStart"/>
      <w:r w:rsidRPr="001E2793">
        <w:rPr>
          <w:rFonts w:ascii="Arial" w:hAnsi="Arial" w:cs="Arial"/>
          <w:sz w:val="20"/>
          <w:szCs w:val="20"/>
        </w:rPr>
        <w:t>realizada</w:t>
      </w:r>
      <w:proofErr w:type="gramEnd"/>
      <w:r w:rsidRPr="001E2793">
        <w:rPr>
          <w:rFonts w:ascii="Arial" w:hAnsi="Arial" w:cs="Arial"/>
          <w:sz w:val="20"/>
          <w:szCs w:val="20"/>
        </w:rPr>
        <w:t>, dentro do prazo máximo de 30 (trinta) dias, contados do evento que a determinar, Assembleia Geral de Debenturistas para a escolha do novo Agente Fiduciário, a qual poderá ser convocada pelo próprio Agente Fiduciário a ser substituído, pel</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por Debenturistas que representem, no mínimo, 10% (dez por cento) das Debêntures em circulação, ou pela CVM. </w:t>
      </w:r>
    </w:p>
    <w:p w14:paraId="28BAF6F7"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27A1270A"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.2.2.</w:t>
      </w:r>
      <w:r w:rsidRPr="001E2793">
        <w:rPr>
          <w:rFonts w:ascii="Arial" w:hAnsi="Arial" w:cs="Arial"/>
          <w:sz w:val="20"/>
          <w:szCs w:val="20"/>
        </w:rPr>
        <w:tab/>
        <w:t xml:space="preserve">Se a convocação da Assembleia Geral de Debenturistas a que se refere ao item 8.2.1 acima não </w:t>
      </w:r>
      <w:proofErr w:type="gramStart"/>
      <w:r w:rsidRPr="001E2793">
        <w:rPr>
          <w:rFonts w:ascii="Arial" w:hAnsi="Arial" w:cs="Arial"/>
          <w:sz w:val="20"/>
          <w:szCs w:val="20"/>
        </w:rPr>
        <w:t>ocorrer</w:t>
      </w:r>
      <w:proofErr w:type="gramEnd"/>
      <w:r w:rsidRPr="001E2793">
        <w:rPr>
          <w:rFonts w:ascii="Arial" w:hAnsi="Arial" w:cs="Arial"/>
          <w:sz w:val="20"/>
          <w:szCs w:val="20"/>
        </w:rPr>
        <w:t xml:space="preserve"> em até 15 (quinze) dias antes do término do prazo acima citado, caberá </w:t>
      </w:r>
      <w:r>
        <w:rPr>
          <w:rFonts w:ascii="Arial" w:hAnsi="Arial" w:cs="Arial"/>
          <w:sz w:val="20"/>
          <w:szCs w:val="20"/>
        </w:rPr>
        <w:t>à</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efetuá-la, sendo certo que a CVM poderá nomear substituto provisório enquanto não se consumar o processo de escolha do novo agente fiduciário. </w:t>
      </w:r>
    </w:p>
    <w:p w14:paraId="6C638525"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0F7C677"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.2.3.</w:t>
      </w:r>
      <w:r w:rsidRPr="001E2793">
        <w:rPr>
          <w:rFonts w:ascii="Arial" w:hAnsi="Arial" w:cs="Arial"/>
          <w:sz w:val="20"/>
          <w:szCs w:val="20"/>
        </w:rPr>
        <w:tab/>
        <w:t xml:space="preserve">A remuneração do novo agente fiduciário será definida na própria Assembleia Geral de Debenturistas que o escolher, observado o disposto </w:t>
      </w:r>
      <w:r w:rsidRPr="001E2793">
        <w:rPr>
          <w:rFonts w:ascii="Arial" w:hAnsi="Arial" w:cs="Arial"/>
          <w:sz w:val="20"/>
        </w:rPr>
        <w:t>na Cláusula</w:t>
      </w:r>
      <w:r w:rsidRPr="001E2793">
        <w:rPr>
          <w:rFonts w:ascii="Arial" w:hAnsi="Arial" w:cs="Arial"/>
          <w:sz w:val="20"/>
          <w:szCs w:val="20"/>
        </w:rPr>
        <w:t xml:space="preserve"> 8.2.7. </w:t>
      </w:r>
      <w:proofErr w:type="gramStart"/>
      <w:r w:rsidRPr="001E2793">
        <w:rPr>
          <w:rFonts w:ascii="Arial" w:hAnsi="Arial" w:cs="Arial"/>
          <w:sz w:val="20"/>
          <w:szCs w:val="20"/>
        </w:rPr>
        <w:t>abaixo</w:t>
      </w:r>
      <w:proofErr w:type="gramEnd"/>
      <w:r w:rsidRPr="001E2793">
        <w:rPr>
          <w:rFonts w:ascii="Arial" w:hAnsi="Arial" w:cs="Arial"/>
          <w:sz w:val="20"/>
          <w:szCs w:val="20"/>
        </w:rPr>
        <w:t>.</w:t>
      </w:r>
    </w:p>
    <w:p w14:paraId="7C859DF7"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2D0A0BA9"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.2.4.</w:t>
      </w:r>
      <w:r w:rsidRPr="001E2793">
        <w:rPr>
          <w:rFonts w:ascii="Arial" w:hAnsi="Arial" w:cs="Arial"/>
          <w:sz w:val="20"/>
          <w:szCs w:val="20"/>
        </w:rPr>
        <w:tab/>
        <w:t>Na hipótese de não poder o Agente Fiduciário continuar a exercer as suas funções por circunstâncias supervenientes a esta Escritura de Emissão, deverá comunicar imediatamente o fato aos Debenturistas, pedindo sua substituição.</w:t>
      </w:r>
    </w:p>
    <w:p w14:paraId="756E20D7"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1CEEDF21"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.2.5.</w:t>
      </w:r>
      <w:r w:rsidRPr="001E2793">
        <w:rPr>
          <w:rFonts w:ascii="Arial" w:hAnsi="Arial" w:cs="Arial"/>
          <w:sz w:val="20"/>
          <w:szCs w:val="20"/>
        </w:rPr>
        <w:tab/>
        <w:t>É facultado aos Debenturistas proceder à substituição do Agente Fiduciário e à indicação de seu substituto, em Assembleia Geral de Debenturistas especialmente convocada para esse fim.</w:t>
      </w:r>
    </w:p>
    <w:p w14:paraId="12F2B4C1"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040D19B2"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.2.6.</w:t>
      </w:r>
      <w:r w:rsidRPr="001E2793">
        <w:rPr>
          <w:rFonts w:ascii="Arial" w:hAnsi="Arial" w:cs="Arial"/>
          <w:sz w:val="20"/>
          <w:szCs w:val="20"/>
        </w:rPr>
        <w:tab/>
        <w:t>A substituição, em caráter permanente, do Agente Fiduciário fica sujeita à comunicação prévia à CVM e à sua manifestação acerca do atendimento aos requisitos previstos no artigo 8º da Instrução CVM 28, e eventuais normas posteriores.</w:t>
      </w:r>
    </w:p>
    <w:p w14:paraId="059F8361"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37FDF2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.2.7.</w:t>
      </w:r>
      <w:r w:rsidRPr="001E2793">
        <w:rPr>
          <w:rFonts w:ascii="Arial" w:hAnsi="Arial" w:cs="Arial"/>
          <w:sz w:val="20"/>
          <w:szCs w:val="20"/>
        </w:rPr>
        <w:tab/>
        <w:t xml:space="preserve">O Agente Fiduciário substituto fará jus à mesma remuneração percebida pelo anterior, caso a Assembleia Geral de Debenturistas não delibere sobre a matéria, observado que o eventual substituto não poderá, em hipótese alguma, receber remuneração superior ao seu antecessor. </w:t>
      </w:r>
    </w:p>
    <w:p w14:paraId="6BA1B15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351E2BD4"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.2.8.</w:t>
      </w:r>
      <w:r w:rsidRPr="001E2793">
        <w:rPr>
          <w:rFonts w:ascii="Arial" w:hAnsi="Arial" w:cs="Arial"/>
          <w:sz w:val="20"/>
          <w:szCs w:val="20"/>
        </w:rPr>
        <w:tab/>
        <w:t>A substituição do Agente Fiduciário em caráter permanente deverá ser operada por meio de aditamento a presente Escritura de Emissão</w:t>
      </w:r>
      <w:r w:rsidRPr="001E2793">
        <w:rPr>
          <w:rFonts w:ascii="Arial" w:hAnsi="Arial" w:cs="Arial"/>
          <w:w w:val="0"/>
          <w:sz w:val="20"/>
          <w:szCs w:val="20"/>
        </w:rPr>
        <w:t>, aditamento este que deverá ser inscrito na JUCE</w:t>
      </w:r>
      <w:r>
        <w:rPr>
          <w:rFonts w:ascii="Arial" w:hAnsi="Arial" w:cs="Arial"/>
          <w:w w:val="0"/>
          <w:sz w:val="20"/>
          <w:szCs w:val="20"/>
        </w:rPr>
        <w:t>RJA</w:t>
      </w:r>
      <w:r w:rsidRPr="001E2793">
        <w:rPr>
          <w:rFonts w:ascii="Arial" w:hAnsi="Arial" w:cs="Arial"/>
          <w:sz w:val="20"/>
          <w:szCs w:val="20"/>
        </w:rPr>
        <w:t>.</w:t>
      </w:r>
    </w:p>
    <w:p w14:paraId="6184455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2A653F4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.2.9.</w:t>
      </w:r>
      <w:r w:rsidRPr="001E2793">
        <w:rPr>
          <w:rFonts w:ascii="Arial" w:hAnsi="Arial" w:cs="Arial"/>
          <w:sz w:val="20"/>
          <w:szCs w:val="20"/>
        </w:rPr>
        <w:tab/>
        <w:t>O Agente Fiduciário entrará no exercício de suas funções a partir da data da assinatura desta Escritura de Emissão e o novo agente fiduciário a partir de eventual aditamento em que for nomeado como substituto para exercer a função, devendo permanecer no exercício de suas funções até a sua efetiva substituição.</w:t>
      </w:r>
    </w:p>
    <w:p w14:paraId="093A29E5"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1765DD28"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.2.10.</w:t>
      </w:r>
      <w:r w:rsidRPr="001E2793">
        <w:rPr>
          <w:rFonts w:ascii="Arial" w:hAnsi="Arial" w:cs="Arial"/>
          <w:sz w:val="20"/>
          <w:szCs w:val="20"/>
        </w:rPr>
        <w:tab/>
        <w:t>Aplicam-se às hipóteses de substituição do Agente Fiduciário as normas e preceitos emanados da CVM.</w:t>
      </w:r>
    </w:p>
    <w:p w14:paraId="39E20C64"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30022F65"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Pr>
          <w:rFonts w:ascii="Arial" w:hAnsi="Arial" w:cs="Arial"/>
          <w:b/>
          <w:sz w:val="20"/>
          <w:szCs w:val="20"/>
        </w:rPr>
        <w:t>7</w:t>
      </w:r>
      <w:r w:rsidRPr="001E2793">
        <w:rPr>
          <w:rFonts w:ascii="Arial" w:hAnsi="Arial" w:cs="Arial"/>
          <w:b/>
          <w:sz w:val="20"/>
          <w:szCs w:val="20"/>
        </w:rPr>
        <w:t>.3.</w:t>
      </w:r>
      <w:r w:rsidRPr="001E2793">
        <w:rPr>
          <w:rFonts w:ascii="Arial" w:hAnsi="Arial" w:cs="Arial"/>
          <w:b/>
          <w:sz w:val="20"/>
          <w:szCs w:val="20"/>
        </w:rPr>
        <w:tab/>
        <w:t>Deveres</w:t>
      </w:r>
    </w:p>
    <w:p w14:paraId="5EE11214"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7B7F61A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.3.1.</w:t>
      </w:r>
      <w:r w:rsidRPr="001E2793">
        <w:rPr>
          <w:rFonts w:ascii="Arial" w:hAnsi="Arial" w:cs="Arial"/>
          <w:sz w:val="20"/>
          <w:szCs w:val="20"/>
        </w:rPr>
        <w:tab/>
        <w:t xml:space="preserve">Além de outros previstos em lei, ou em ato normativo da CVM, e </w:t>
      </w:r>
      <w:proofErr w:type="gramStart"/>
      <w:r w:rsidRPr="001E2793">
        <w:rPr>
          <w:rFonts w:ascii="Arial" w:hAnsi="Arial" w:cs="Arial"/>
          <w:sz w:val="20"/>
          <w:szCs w:val="20"/>
        </w:rPr>
        <w:t>na presente</w:t>
      </w:r>
      <w:proofErr w:type="gramEnd"/>
      <w:r w:rsidRPr="001E2793">
        <w:rPr>
          <w:rFonts w:ascii="Arial" w:hAnsi="Arial" w:cs="Arial"/>
          <w:sz w:val="20"/>
          <w:szCs w:val="20"/>
        </w:rPr>
        <w:t xml:space="preserve"> Escritura de Emissão, constituem deveres e atribuições do Agente Fiduciário:</w:t>
      </w:r>
    </w:p>
    <w:p w14:paraId="60D336F0"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21EF703A"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proteger</w:t>
      </w:r>
      <w:proofErr w:type="gramEnd"/>
      <w:r w:rsidRPr="001E2793">
        <w:rPr>
          <w:rFonts w:ascii="Arial" w:hAnsi="Arial" w:cs="Arial"/>
          <w:sz w:val="20"/>
        </w:rPr>
        <w:t xml:space="preserve"> os direitos e interesses dos Debenturistas, aplicando no exercício da função o cuidado e a diligência que toda pessoa ativa e proba costuma empregar na administração de seus próprios negócios;</w:t>
      </w:r>
    </w:p>
    <w:p w14:paraId="79B12F24" w14:textId="77777777" w:rsidR="00F40129" w:rsidRPr="001E2793" w:rsidRDefault="00F40129" w:rsidP="00F40129">
      <w:pPr>
        <w:spacing w:line="240" w:lineRule="exact"/>
        <w:ind w:left="180"/>
        <w:rPr>
          <w:rFonts w:ascii="Arial" w:hAnsi="Arial" w:cs="Arial"/>
          <w:sz w:val="20"/>
        </w:rPr>
      </w:pPr>
    </w:p>
    <w:p w14:paraId="1D6A829F"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renunciar</w:t>
      </w:r>
      <w:proofErr w:type="gramEnd"/>
      <w:r w:rsidRPr="001E2793">
        <w:rPr>
          <w:rFonts w:ascii="Arial" w:hAnsi="Arial" w:cs="Arial"/>
          <w:sz w:val="20"/>
        </w:rPr>
        <w:t xml:space="preserve"> à função, na hipótese de superveniência de conflitos de interesse ou de qualquer outra circunstância que lhe impeça o exercício da função;</w:t>
      </w:r>
    </w:p>
    <w:p w14:paraId="1A21E20F" w14:textId="77777777" w:rsidR="00F40129" w:rsidRPr="001E2793" w:rsidRDefault="00F40129" w:rsidP="00F40129">
      <w:pPr>
        <w:spacing w:line="240" w:lineRule="exact"/>
        <w:ind w:left="180"/>
        <w:rPr>
          <w:rFonts w:ascii="Arial" w:hAnsi="Arial" w:cs="Arial"/>
          <w:sz w:val="20"/>
        </w:rPr>
      </w:pPr>
    </w:p>
    <w:p w14:paraId="20EA1A31"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conservar</w:t>
      </w:r>
      <w:proofErr w:type="gramEnd"/>
      <w:r w:rsidRPr="001E2793">
        <w:rPr>
          <w:rFonts w:ascii="Arial" w:hAnsi="Arial" w:cs="Arial"/>
          <w:sz w:val="20"/>
        </w:rPr>
        <w:t xml:space="preserve"> em boa guarda toda a escrituração, correspondência e demais papéis relacionados com o exercício de suas funções;</w:t>
      </w:r>
    </w:p>
    <w:p w14:paraId="4FFB7AE1" w14:textId="77777777" w:rsidR="00F40129" w:rsidRPr="001E2793" w:rsidRDefault="00F40129" w:rsidP="00F40129">
      <w:pPr>
        <w:spacing w:line="240" w:lineRule="exact"/>
        <w:ind w:left="180"/>
        <w:rPr>
          <w:rFonts w:ascii="Arial" w:hAnsi="Arial" w:cs="Arial"/>
          <w:sz w:val="20"/>
        </w:rPr>
      </w:pPr>
    </w:p>
    <w:p w14:paraId="7DA5E29A"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verificar</w:t>
      </w:r>
      <w:proofErr w:type="gramEnd"/>
      <w:r w:rsidRPr="001E2793">
        <w:rPr>
          <w:rFonts w:ascii="Arial" w:hAnsi="Arial" w:cs="Arial"/>
          <w:sz w:val="20"/>
        </w:rPr>
        <w:t>, no momento de aceitar a função, a veracidade das informações contidas nesta Escritura de Emissão, diligenciando no sentido de que sejam sanadas as omissões, falhas ou defeitos de que tenha conhecimento;</w:t>
      </w:r>
    </w:p>
    <w:p w14:paraId="5FF3181E" w14:textId="77777777" w:rsidR="00F40129" w:rsidRPr="001E2793" w:rsidRDefault="00F40129" w:rsidP="00F40129">
      <w:pPr>
        <w:spacing w:line="240" w:lineRule="exact"/>
        <w:ind w:left="180"/>
        <w:rPr>
          <w:rFonts w:ascii="Arial" w:hAnsi="Arial" w:cs="Arial"/>
          <w:sz w:val="20"/>
        </w:rPr>
      </w:pPr>
    </w:p>
    <w:p w14:paraId="0BF11F94"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promover</w:t>
      </w:r>
      <w:proofErr w:type="gramEnd"/>
      <w:r w:rsidRPr="001E2793">
        <w:rPr>
          <w:rFonts w:ascii="Arial" w:hAnsi="Arial" w:cs="Arial"/>
          <w:sz w:val="20"/>
        </w:rPr>
        <w:t xml:space="preserve">, nos competentes órgãos, caso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não o faça, a inscrição desta Escritura de Emissão e respectivos aditamentos, sanando as lacunas e irregularidades porventura neles existentes;</w:t>
      </w:r>
    </w:p>
    <w:p w14:paraId="3C551ABA" w14:textId="77777777" w:rsidR="00F40129" w:rsidRPr="001E2793" w:rsidRDefault="00F40129" w:rsidP="00F40129">
      <w:pPr>
        <w:spacing w:line="240" w:lineRule="exact"/>
        <w:ind w:left="180"/>
        <w:rPr>
          <w:rFonts w:ascii="Arial" w:hAnsi="Arial" w:cs="Arial"/>
          <w:sz w:val="20"/>
        </w:rPr>
      </w:pPr>
    </w:p>
    <w:p w14:paraId="27EF209F"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acompanhar</w:t>
      </w:r>
      <w:proofErr w:type="gramEnd"/>
      <w:r w:rsidRPr="001E2793">
        <w:rPr>
          <w:rFonts w:ascii="Arial" w:hAnsi="Arial" w:cs="Arial"/>
          <w:sz w:val="20"/>
        </w:rPr>
        <w:t xml:space="preserve"> a observância da periodicidade na prestação das informações obrigatórias, alertando os Debenturistas acerca de eventuais omissões ou inverdades constantes de tais informações;</w:t>
      </w:r>
    </w:p>
    <w:p w14:paraId="1BC33F71" w14:textId="77777777" w:rsidR="00F40129" w:rsidRPr="001E2793" w:rsidRDefault="00F40129" w:rsidP="00F40129">
      <w:pPr>
        <w:spacing w:line="240" w:lineRule="exact"/>
        <w:ind w:left="180"/>
        <w:rPr>
          <w:rFonts w:ascii="Arial" w:hAnsi="Arial" w:cs="Arial"/>
          <w:sz w:val="20"/>
        </w:rPr>
      </w:pPr>
    </w:p>
    <w:p w14:paraId="2C659710"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emitir</w:t>
      </w:r>
      <w:proofErr w:type="gramEnd"/>
      <w:r w:rsidRPr="001E2793">
        <w:rPr>
          <w:rFonts w:ascii="Arial" w:hAnsi="Arial" w:cs="Arial"/>
          <w:sz w:val="20"/>
        </w:rPr>
        <w:t xml:space="preserve"> parecer sobre a suficiência das informações constantes das propostas de modificações nas condições das Debêntures;</w:t>
      </w:r>
    </w:p>
    <w:p w14:paraId="5060FF74" w14:textId="77777777" w:rsidR="00F40129" w:rsidRPr="001E2793" w:rsidRDefault="00F40129" w:rsidP="00F40129">
      <w:pPr>
        <w:spacing w:line="240" w:lineRule="exact"/>
        <w:ind w:left="180"/>
        <w:rPr>
          <w:rFonts w:ascii="Arial" w:hAnsi="Arial" w:cs="Arial"/>
          <w:sz w:val="20"/>
        </w:rPr>
      </w:pPr>
    </w:p>
    <w:p w14:paraId="3434D949"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solicitar</w:t>
      </w:r>
      <w:proofErr w:type="gramEnd"/>
      <w:r w:rsidRPr="001E2793">
        <w:rPr>
          <w:rFonts w:ascii="Arial" w:hAnsi="Arial" w:cs="Arial"/>
          <w:sz w:val="20"/>
        </w:rPr>
        <w:t>, quando julgar necessário para o fiel desempenho de suas funções, certidões atualizadas perante órgãos e entidades públicas e ofícios de registros públicos;</w:t>
      </w:r>
    </w:p>
    <w:p w14:paraId="6A809EAF" w14:textId="77777777" w:rsidR="00F40129" w:rsidRPr="001E2793" w:rsidRDefault="00F40129" w:rsidP="00F40129">
      <w:pPr>
        <w:spacing w:line="240" w:lineRule="exact"/>
        <w:ind w:left="180"/>
        <w:rPr>
          <w:rFonts w:ascii="Arial" w:hAnsi="Arial" w:cs="Arial"/>
          <w:sz w:val="20"/>
        </w:rPr>
      </w:pPr>
    </w:p>
    <w:p w14:paraId="63547F41"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solicitar</w:t>
      </w:r>
      <w:proofErr w:type="gramEnd"/>
      <w:r w:rsidRPr="001E2793">
        <w:rPr>
          <w:rFonts w:ascii="Arial" w:hAnsi="Arial" w:cs="Arial"/>
          <w:sz w:val="20"/>
        </w:rPr>
        <w:t>, desde que previamente aprovado pelos Debenturistas, reunidos em Assembleia Geral de Debenturistas especialmente convocada para esse fim, quando considerar necessário, e desde que permitido pela legislação aplicável e devidamente justificável, auditoria extraordinária n</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w:t>
      </w:r>
    </w:p>
    <w:p w14:paraId="3BA2DF18" w14:textId="77777777" w:rsidR="00F40129" w:rsidRPr="001E2793" w:rsidRDefault="00F40129" w:rsidP="00F40129">
      <w:pPr>
        <w:spacing w:line="240" w:lineRule="exact"/>
        <w:ind w:left="180"/>
        <w:rPr>
          <w:rFonts w:ascii="Arial" w:hAnsi="Arial" w:cs="Arial"/>
          <w:sz w:val="20"/>
        </w:rPr>
      </w:pPr>
    </w:p>
    <w:p w14:paraId="72556692" w14:textId="50CA7832"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convocar</w:t>
      </w:r>
      <w:proofErr w:type="gramEnd"/>
      <w:r w:rsidRPr="001E2793">
        <w:rPr>
          <w:rFonts w:ascii="Arial" w:hAnsi="Arial" w:cs="Arial"/>
          <w:sz w:val="20"/>
        </w:rPr>
        <w:t xml:space="preserve">, quando necessário, nos ternos desta Escritura de Emissão, a Assembleia Geral de Debenturistas, através de anúncio publicado, pelo menos por 3 (três) vezes, </w:t>
      </w:r>
      <w:r w:rsidR="009613F9">
        <w:rPr>
          <w:rFonts w:ascii="Arial" w:hAnsi="Arial" w:cs="Arial"/>
          <w:sz w:val="20"/>
        </w:rPr>
        <w:t>na forma prevista nesta Escritura de Emissão</w:t>
      </w:r>
      <w:r w:rsidRPr="001E2793">
        <w:rPr>
          <w:rFonts w:ascii="Arial" w:hAnsi="Arial" w:cs="Arial"/>
          <w:sz w:val="20"/>
        </w:rPr>
        <w:t xml:space="preserve">; </w:t>
      </w:r>
    </w:p>
    <w:p w14:paraId="514CDA7C" w14:textId="77777777" w:rsidR="00F40129" w:rsidRPr="001E2793" w:rsidRDefault="00F40129" w:rsidP="00F40129">
      <w:pPr>
        <w:spacing w:line="240" w:lineRule="exact"/>
        <w:ind w:left="180"/>
        <w:rPr>
          <w:rFonts w:ascii="Arial" w:hAnsi="Arial" w:cs="Arial"/>
          <w:sz w:val="20"/>
        </w:rPr>
      </w:pPr>
    </w:p>
    <w:p w14:paraId="0C66B32C" w14:textId="77777777" w:rsidR="00F40129" w:rsidRPr="001E2793" w:rsidRDefault="00F40129" w:rsidP="00F40129">
      <w:pPr>
        <w:spacing w:line="240" w:lineRule="exact"/>
        <w:ind w:left="180"/>
        <w:rPr>
          <w:rFonts w:ascii="Arial" w:hAnsi="Arial" w:cs="Arial"/>
          <w:sz w:val="20"/>
        </w:rPr>
      </w:pPr>
    </w:p>
    <w:p w14:paraId="5AF45694"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comparecer</w:t>
      </w:r>
      <w:proofErr w:type="gramEnd"/>
      <w:r w:rsidRPr="001E2793">
        <w:rPr>
          <w:rFonts w:ascii="Arial" w:hAnsi="Arial" w:cs="Arial"/>
          <w:sz w:val="20"/>
        </w:rPr>
        <w:t xml:space="preserve"> à Assembleia Geral de Debenturistas a fim de prestar as informações que lhe forem solicitadas;</w:t>
      </w:r>
    </w:p>
    <w:p w14:paraId="6AAA636C" w14:textId="77777777" w:rsidR="00F40129" w:rsidRPr="001E2793" w:rsidRDefault="00F40129" w:rsidP="00F40129">
      <w:pPr>
        <w:spacing w:line="240" w:lineRule="exact"/>
        <w:ind w:left="180"/>
        <w:rPr>
          <w:rFonts w:ascii="Arial" w:hAnsi="Arial" w:cs="Arial"/>
          <w:sz w:val="20"/>
        </w:rPr>
      </w:pPr>
    </w:p>
    <w:p w14:paraId="25B52983" w14:textId="77777777" w:rsidR="00F40129" w:rsidRPr="001E2793" w:rsidRDefault="00F40129" w:rsidP="00F40129">
      <w:pPr>
        <w:spacing w:line="240" w:lineRule="exact"/>
        <w:ind w:left="180"/>
        <w:rPr>
          <w:rFonts w:ascii="Arial" w:hAnsi="Arial" w:cs="Arial"/>
          <w:sz w:val="20"/>
        </w:rPr>
      </w:pPr>
    </w:p>
    <w:p w14:paraId="3206430F" w14:textId="70593753"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elaborar</w:t>
      </w:r>
      <w:proofErr w:type="gramEnd"/>
      <w:r w:rsidRPr="001E2793">
        <w:rPr>
          <w:rFonts w:ascii="Arial" w:hAnsi="Arial" w:cs="Arial"/>
          <w:sz w:val="20"/>
        </w:rPr>
        <w:t xml:space="preserve"> relatório destinado </w:t>
      </w:r>
      <w:r w:rsidR="009613F9">
        <w:rPr>
          <w:rFonts w:ascii="Arial" w:hAnsi="Arial" w:cs="Arial"/>
          <w:sz w:val="20"/>
        </w:rPr>
        <w:t xml:space="preserve">exclusivamente </w:t>
      </w:r>
      <w:r w:rsidRPr="001E2793">
        <w:rPr>
          <w:rFonts w:ascii="Arial" w:hAnsi="Arial" w:cs="Arial"/>
          <w:sz w:val="20"/>
        </w:rPr>
        <w:t>aos Debenturistas, nos termos do artigo 68, §1º, alínea “b”, da Lei das Sociedades por Ações, o qual deverá conter, ao menos, as seguintes informações: (i) eventual omissão ou inverdade, de que tenha conhecimento, contida nas informações divulgadas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ou, ainda, o inadimplemento ou atraso na prestação obrigatória de informações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w:t>
      </w:r>
      <w:proofErr w:type="spellStart"/>
      <w:r w:rsidRPr="001E2793">
        <w:rPr>
          <w:rFonts w:ascii="Arial" w:hAnsi="Arial" w:cs="Arial"/>
          <w:sz w:val="20"/>
        </w:rPr>
        <w:t>ii</w:t>
      </w:r>
      <w:proofErr w:type="spellEnd"/>
      <w:r w:rsidRPr="001E2793">
        <w:rPr>
          <w:rFonts w:ascii="Arial" w:hAnsi="Arial" w:cs="Arial"/>
          <w:sz w:val="20"/>
        </w:rPr>
        <w:t>) alterações estatutárias ocorridas no período; (</w:t>
      </w:r>
      <w:proofErr w:type="spellStart"/>
      <w:r w:rsidRPr="001E2793">
        <w:rPr>
          <w:rFonts w:ascii="Arial" w:hAnsi="Arial" w:cs="Arial"/>
          <w:sz w:val="20"/>
        </w:rPr>
        <w:t>iii</w:t>
      </w:r>
      <w:proofErr w:type="spellEnd"/>
      <w:r w:rsidRPr="001E2793">
        <w:rPr>
          <w:rFonts w:ascii="Arial" w:hAnsi="Arial" w:cs="Arial"/>
          <w:sz w:val="20"/>
        </w:rPr>
        <w:t>) comentários sobre as demonstrações financeiras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enfocando os indicadores econômicos, financeiros e a estrutura de capital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w:t>
      </w:r>
      <w:proofErr w:type="spellStart"/>
      <w:r w:rsidRPr="001E2793">
        <w:rPr>
          <w:rFonts w:ascii="Arial" w:hAnsi="Arial" w:cs="Arial"/>
          <w:sz w:val="20"/>
        </w:rPr>
        <w:t>iv</w:t>
      </w:r>
      <w:proofErr w:type="spellEnd"/>
      <w:r w:rsidRPr="001E2793">
        <w:rPr>
          <w:rFonts w:ascii="Arial" w:hAnsi="Arial" w:cs="Arial"/>
          <w:sz w:val="20"/>
        </w:rPr>
        <w:t>) posição da distribuição ou colocação das Debêntures no mercado; (v) resgate, amortização, conversão, repactuação, aquisição facultativa e pagamento de rendimento das Debêntures realizados no período, bem como aquisições e vendas de Debêntures efetuadas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(vi) acompanhamento da destinação dos recursos captados através da Emissão de Debêntures, de acordo com os dados obtidos junto aos administradores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w:t>
      </w:r>
      <w:proofErr w:type="spellStart"/>
      <w:r w:rsidRPr="001E2793">
        <w:rPr>
          <w:rFonts w:ascii="Arial" w:hAnsi="Arial" w:cs="Arial"/>
          <w:sz w:val="20"/>
        </w:rPr>
        <w:t>vii</w:t>
      </w:r>
      <w:proofErr w:type="spellEnd"/>
      <w:r w:rsidRPr="001E2793">
        <w:rPr>
          <w:rFonts w:ascii="Arial" w:hAnsi="Arial" w:cs="Arial"/>
          <w:sz w:val="20"/>
        </w:rPr>
        <w:t>) relação dos bens e valores eventualmente entregues à sua administração; (</w:t>
      </w:r>
      <w:proofErr w:type="spellStart"/>
      <w:r w:rsidRPr="001E2793">
        <w:rPr>
          <w:rFonts w:ascii="Arial" w:hAnsi="Arial" w:cs="Arial"/>
          <w:sz w:val="20"/>
        </w:rPr>
        <w:t>viii</w:t>
      </w:r>
      <w:proofErr w:type="spellEnd"/>
      <w:r w:rsidRPr="001E2793">
        <w:rPr>
          <w:rFonts w:ascii="Arial" w:hAnsi="Arial" w:cs="Arial"/>
          <w:sz w:val="20"/>
        </w:rPr>
        <w:t>) cumprimento das demais obrigações assumidas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nos termos desta Escritura de Emissão; (</w:t>
      </w:r>
      <w:proofErr w:type="spellStart"/>
      <w:r w:rsidRPr="001E2793">
        <w:rPr>
          <w:rFonts w:ascii="Arial" w:hAnsi="Arial" w:cs="Arial"/>
          <w:sz w:val="20"/>
        </w:rPr>
        <w:t>ix</w:t>
      </w:r>
      <w:proofErr w:type="spellEnd"/>
      <w:r w:rsidRPr="001E2793">
        <w:rPr>
          <w:rFonts w:ascii="Arial" w:hAnsi="Arial" w:cs="Arial"/>
          <w:sz w:val="20"/>
        </w:rPr>
        <w:t>)</w:t>
      </w:r>
      <w:bookmarkStart w:id="57" w:name="_Ref284525887"/>
      <w:r w:rsidRPr="001E2793">
        <w:rPr>
          <w:rFonts w:ascii="Arial" w:hAnsi="Arial" w:cs="Arial"/>
          <w:sz w:val="20"/>
        </w:rPr>
        <w:t xml:space="preserve"> existência de outras emissões de debêntures, públicas ou privadas, realizadas por sociedade coligada, controlada, controladora ou integrante do mesmo grupo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em que tenha atuado como agente fiduciário no período, bem como os dados sobre tais emissões previstos no artigo 12, inciso XVII, alínea (k), itens 1 a 7, da Instrução CVM 28; e</w:t>
      </w:r>
      <w:bookmarkStart w:id="58" w:name="_Ref284439294"/>
      <w:bookmarkEnd w:id="57"/>
      <w:r w:rsidRPr="001E2793">
        <w:rPr>
          <w:rFonts w:ascii="Arial" w:hAnsi="Arial" w:cs="Arial"/>
          <w:sz w:val="20"/>
        </w:rPr>
        <w:t xml:space="preserve"> (x) declaração sobre sua aptidão para continuar exercendo a função de agente fiduciário;</w:t>
      </w:r>
      <w:bookmarkEnd w:id="58"/>
    </w:p>
    <w:p w14:paraId="35476054" w14:textId="77777777" w:rsidR="00F40129" w:rsidRPr="001E2793" w:rsidRDefault="00F40129" w:rsidP="00F40129">
      <w:pPr>
        <w:spacing w:line="240" w:lineRule="exact"/>
        <w:ind w:left="180"/>
        <w:rPr>
          <w:rFonts w:ascii="Arial" w:hAnsi="Arial" w:cs="Arial"/>
          <w:sz w:val="20"/>
        </w:rPr>
      </w:pPr>
    </w:p>
    <w:p w14:paraId="0E47541B" w14:textId="6A6AB72D" w:rsidR="00F40129" w:rsidRPr="001E2793" w:rsidRDefault="009613F9" w:rsidP="00F40129">
      <w:pPr>
        <w:numPr>
          <w:ilvl w:val="0"/>
          <w:numId w:val="13"/>
        </w:numPr>
        <w:spacing w:line="240" w:lineRule="exact"/>
        <w:rPr>
          <w:rFonts w:ascii="Arial" w:hAnsi="Arial" w:cs="Arial"/>
          <w:sz w:val="20"/>
        </w:rPr>
      </w:pPr>
      <w:proofErr w:type="gramStart"/>
      <w:r w:rsidRPr="006530BF">
        <w:rPr>
          <w:rFonts w:ascii="Arial" w:hAnsi="Arial" w:cs="Arial"/>
          <w:sz w:val="20"/>
        </w:rPr>
        <w:t>disponibilizar</w:t>
      </w:r>
      <w:proofErr w:type="gramEnd"/>
      <w:r w:rsidRPr="006530BF">
        <w:rPr>
          <w:rFonts w:ascii="Arial" w:hAnsi="Arial" w:cs="Arial"/>
          <w:sz w:val="20"/>
        </w:rPr>
        <w:t xml:space="preserve"> exemplar do relatório de que trata o inciso anterior </w:t>
      </w:r>
      <w:r>
        <w:rPr>
          <w:rFonts w:ascii="Arial" w:hAnsi="Arial" w:cs="Arial"/>
          <w:sz w:val="20"/>
        </w:rPr>
        <w:t xml:space="preserve">exclusivamente </w:t>
      </w:r>
      <w:r w:rsidRPr="00CC3EE1">
        <w:rPr>
          <w:rFonts w:ascii="Arial" w:hAnsi="Arial" w:cs="Arial"/>
          <w:sz w:val="20"/>
        </w:rPr>
        <w:t>aos Debenturistas no prazo máximo de 4 (quatro) meses, a contar do encerramento do exercício social da Emissora</w:t>
      </w:r>
      <w:r w:rsidR="00F40129" w:rsidRPr="001E2793">
        <w:rPr>
          <w:rFonts w:ascii="Arial" w:hAnsi="Arial" w:cs="Arial"/>
          <w:sz w:val="20"/>
        </w:rPr>
        <w:t>;</w:t>
      </w:r>
    </w:p>
    <w:p w14:paraId="61723E43" w14:textId="77777777" w:rsidR="00F40129" w:rsidRPr="001E2793" w:rsidRDefault="00F40129" w:rsidP="00F40129">
      <w:pPr>
        <w:spacing w:line="240" w:lineRule="exact"/>
        <w:ind w:left="180"/>
        <w:rPr>
          <w:rFonts w:ascii="Arial" w:hAnsi="Arial" w:cs="Arial"/>
          <w:sz w:val="20"/>
        </w:rPr>
      </w:pPr>
    </w:p>
    <w:p w14:paraId="78418F83" w14:textId="77777777" w:rsidR="00F40129" w:rsidRPr="001E2793" w:rsidRDefault="00F40129" w:rsidP="00F40129">
      <w:pPr>
        <w:spacing w:line="240" w:lineRule="exact"/>
        <w:ind w:left="180"/>
        <w:rPr>
          <w:rFonts w:ascii="Arial" w:hAnsi="Arial" w:cs="Arial"/>
          <w:sz w:val="20"/>
        </w:rPr>
      </w:pPr>
    </w:p>
    <w:p w14:paraId="062B9698"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manter</w:t>
      </w:r>
      <w:proofErr w:type="gramEnd"/>
      <w:r w:rsidRPr="001E2793">
        <w:rPr>
          <w:rFonts w:ascii="Arial" w:hAnsi="Arial" w:cs="Arial"/>
          <w:sz w:val="20"/>
        </w:rPr>
        <w:t xml:space="preserve"> atualizada a relação dos Debenturistas e seus endereços, mediante, inclusive, gestões junto </w:t>
      </w:r>
      <w:r>
        <w:rPr>
          <w:rFonts w:ascii="Arial" w:hAnsi="Arial" w:cs="Arial"/>
          <w:sz w:val="20"/>
        </w:rPr>
        <w:t>à</w:t>
      </w:r>
      <w:r w:rsidRPr="001E2793">
        <w:rPr>
          <w:rFonts w:ascii="Arial" w:hAnsi="Arial" w:cs="Arial"/>
          <w:sz w:val="20"/>
        </w:rPr>
        <w:t xml:space="preserve"> Emissor</w:t>
      </w:r>
      <w:r>
        <w:rPr>
          <w:rFonts w:ascii="Arial" w:hAnsi="Arial" w:cs="Arial"/>
          <w:sz w:val="20"/>
        </w:rPr>
        <w:t>a</w:t>
      </w:r>
      <w:r w:rsidRPr="001E2793">
        <w:rPr>
          <w:rFonts w:ascii="Arial" w:hAnsi="Arial" w:cs="Arial"/>
          <w:sz w:val="20"/>
        </w:rPr>
        <w:t>;</w:t>
      </w:r>
    </w:p>
    <w:p w14:paraId="513CFE63" w14:textId="77777777" w:rsidR="00F40129" w:rsidRPr="001E2793" w:rsidRDefault="00F40129" w:rsidP="00F40129">
      <w:pPr>
        <w:spacing w:line="240" w:lineRule="exact"/>
        <w:ind w:left="180"/>
        <w:rPr>
          <w:rFonts w:ascii="Arial" w:hAnsi="Arial" w:cs="Arial"/>
          <w:sz w:val="20"/>
        </w:rPr>
      </w:pPr>
    </w:p>
    <w:p w14:paraId="2BF80C82"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fiscalizar</w:t>
      </w:r>
      <w:proofErr w:type="gramEnd"/>
      <w:r w:rsidRPr="001E2793">
        <w:rPr>
          <w:rFonts w:ascii="Arial" w:hAnsi="Arial" w:cs="Arial"/>
          <w:sz w:val="20"/>
        </w:rPr>
        <w:t xml:space="preserve"> o cumprimento das cláusulas constantes desta Escritura de Emissão, especialmente daquelas impositivas de obrigações de fazer e de não fazer; </w:t>
      </w:r>
    </w:p>
    <w:p w14:paraId="6604AA52" w14:textId="77777777" w:rsidR="00F40129" w:rsidRPr="001E2793" w:rsidRDefault="00F40129" w:rsidP="00F40129">
      <w:pPr>
        <w:spacing w:line="240" w:lineRule="exact"/>
        <w:ind w:left="180"/>
        <w:rPr>
          <w:rFonts w:ascii="Arial" w:hAnsi="Arial" w:cs="Arial"/>
          <w:sz w:val="20"/>
        </w:rPr>
      </w:pPr>
    </w:p>
    <w:p w14:paraId="5C06F67C"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acompanhar</w:t>
      </w:r>
      <w:proofErr w:type="gramEnd"/>
      <w:r w:rsidRPr="001E2793">
        <w:rPr>
          <w:rFonts w:ascii="Arial" w:hAnsi="Arial" w:cs="Arial"/>
          <w:sz w:val="20"/>
        </w:rPr>
        <w:t xml:space="preserve"> a destinação dos recursos captados por meio da emissão das Debêntures;</w:t>
      </w:r>
    </w:p>
    <w:p w14:paraId="122AE611" w14:textId="77777777" w:rsidR="00F40129" w:rsidRPr="001E2793" w:rsidRDefault="00F40129" w:rsidP="00F40129">
      <w:pPr>
        <w:spacing w:line="240" w:lineRule="exact"/>
        <w:ind w:left="180"/>
        <w:rPr>
          <w:rFonts w:ascii="Arial" w:hAnsi="Arial" w:cs="Arial"/>
          <w:sz w:val="20"/>
        </w:rPr>
      </w:pPr>
    </w:p>
    <w:p w14:paraId="12C8C6B0" w14:textId="2F0306E3"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notificar</w:t>
      </w:r>
      <w:proofErr w:type="gramEnd"/>
      <w:r w:rsidRPr="001E2793">
        <w:rPr>
          <w:rFonts w:ascii="Arial" w:hAnsi="Arial" w:cs="Arial"/>
          <w:sz w:val="20"/>
        </w:rPr>
        <w:t xml:space="preserve"> os Debenturistas, às expensas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por edital e individualmente, com cópia para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no prazo máximo de </w:t>
      </w:r>
      <w:r w:rsidR="009613F9">
        <w:rPr>
          <w:rFonts w:ascii="Arial" w:hAnsi="Arial" w:cs="Arial"/>
          <w:sz w:val="20"/>
        </w:rPr>
        <w:t>30</w:t>
      </w:r>
      <w:r w:rsidR="009613F9" w:rsidRPr="001E2793">
        <w:rPr>
          <w:rFonts w:ascii="Arial" w:hAnsi="Arial" w:cs="Arial"/>
          <w:sz w:val="20"/>
        </w:rPr>
        <w:t xml:space="preserve"> </w:t>
      </w:r>
      <w:r w:rsidRPr="001E2793">
        <w:rPr>
          <w:rFonts w:ascii="Arial" w:hAnsi="Arial" w:cs="Arial"/>
          <w:sz w:val="20"/>
        </w:rPr>
        <w:t>(</w:t>
      </w:r>
      <w:r w:rsidR="009613F9">
        <w:rPr>
          <w:rFonts w:ascii="Arial" w:hAnsi="Arial" w:cs="Arial"/>
          <w:sz w:val="20"/>
        </w:rPr>
        <w:t>trinta</w:t>
      </w:r>
      <w:r w:rsidRPr="001E2793">
        <w:rPr>
          <w:rFonts w:ascii="Arial" w:hAnsi="Arial" w:cs="Arial"/>
          <w:sz w:val="20"/>
        </w:rPr>
        <w:t>) dias, de qualquer inadimplemento,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de obrigações assumidas na presente Escritura de Emissão, indicando o local em que fornecerá aos interessados maiores esclarecimentos.; </w:t>
      </w:r>
    </w:p>
    <w:p w14:paraId="3B7AFD5E" w14:textId="77777777" w:rsidR="00F40129" w:rsidRPr="001E2793" w:rsidRDefault="00F40129" w:rsidP="00F40129">
      <w:pPr>
        <w:spacing w:line="240" w:lineRule="exact"/>
        <w:ind w:left="180"/>
        <w:rPr>
          <w:rFonts w:ascii="Arial" w:hAnsi="Arial" w:cs="Arial"/>
          <w:sz w:val="20"/>
        </w:rPr>
      </w:pPr>
    </w:p>
    <w:p w14:paraId="7856D829"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fazer</w:t>
      </w:r>
      <w:proofErr w:type="gramEnd"/>
      <w:r w:rsidRPr="001E2793">
        <w:rPr>
          <w:rFonts w:ascii="Arial" w:hAnsi="Arial" w:cs="Arial"/>
          <w:sz w:val="20"/>
        </w:rPr>
        <w:t xml:space="preserve"> com que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cumpra a obrigação prevista no inciso (vi) acima; </w:t>
      </w:r>
    </w:p>
    <w:p w14:paraId="36AF9501" w14:textId="77777777" w:rsidR="00F40129" w:rsidRPr="001E2793" w:rsidRDefault="00F40129" w:rsidP="00F40129">
      <w:pPr>
        <w:spacing w:line="240" w:lineRule="exact"/>
        <w:ind w:left="180"/>
        <w:rPr>
          <w:rFonts w:ascii="Arial" w:hAnsi="Arial" w:cs="Arial"/>
          <w:sz w:val="20"/>
        </w:rPr>
      </w:pPr>
    </w:p>
    <w:p w14:paraId="08F427CD"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emitir</w:t>
      </w:r>
      <w:proofErr w:type="gramEnd"/>
      <w:r w:rsidRPr="001E2793">
        <w:rPr>
          <w:rFonts w:ascii="Arial" w:hAnsi="Arial" w:cs="Arial"/>
          <w:sz w:val="20"/>
        </w:rPr>
        <w:t xml:space="preserve"> parecer sobre a suficiência das informações constantes de eventuais propostas de modificações nas condições das Debêntures; </w:t>
      </w:r>
    </w:p>
    <w:p w14:paraId="19A78E2F" w14:textId="77777777" w:rsidR="00F40129" w:rsidRPr="001E2793" w:rsidRDefault="00F40129" w:rsidP="00F40129">
      <w:pPr>
        <w:spacing w:line="240" w:lineRule="exact"/>
        <w:ind w:left="180"/>
        <w:rPr>
          <w:rFonts w:ascii="Arial" w:hAnsi="Arial" w:cs="Arial"/>
          <w:sz w:val="20"/>
        </w:rPr>
      </w:pPr>
    </w:p>
    <w:p w14:paraId="4C066914" w14:textId="77777777" w:rsidR="00F40129" w:rsidRPr="001E2793" w:rsidRDefault="00F40129" w:rsidP="00F40129">
      <w:pPr>
        <w:numPr>
          <w:ilvl w:val="0"/>
          <w:numId w:val="13"/>
        </w:numPr>
        <w:spacing w:line="240" w:lineRule="exact"/>
        <w:rPr>
          <w:rFonts w:ascii="Arial" w:hAnsi="Arial" w:cs="Arial"/>
          <w:sz w:val="20"/>
        </w:rPr>
      </w:pPr>
      <w:proofErr w:type="gramStart"/>
      <w:r w:rsidRPr="001E2793">
        <w:rPr>
          <w:rFonts w:ascii="Arial" w:hAnsi="Arial" w:cs="Arial"/>
          <w:sz w:val="20"/>
        </w:rPr>
        <w:t>informar</w:t>
      </w:r>
      <w:proofErr w:type="gramEnd"/>
      <w:r w:rsidRPr="001E2793">
        <w:rPr>
          <w:rFonts w:ascii="Arial" w:hAnsi="Arial" w:cs="Arial"/>
          <w:sz w:val="20"/>
        </w:rPr>
        <w:t xml:space="preserve"> aos Debenturistas, assim que seja comunicado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a existência de qualquer valor disponível para recebimento por parte dos Debenturistas em razão das obrigações pecuniárias devidas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w:t>
      </w:r>
    </w:p>
    <w:p w14:paraId="2CFA1376" w14:textId="77777777" w:rsidR="00F40129" w:rsidRPr="001E2793" w:rsidRDefault="00F40129" w:rsidP="00F40129">
      <w:pPr>
        <w:spacing w:line="240" w:lineRule="exact"/>
        <w:ind w:left="180"/>
        <w:rPr>
          <w:rFonts w:ascii="Arial" w:hAnsi="Arial" w:cs="Arial"/>
          <w:sz w:val="20"/>
        </w:rPr>
      </w:pPr>
    </w:p>
    <w:p w14:paraId="254FDB14" w14:textId="77777777" w:rsidR="009613F9" w:rsidRPr="001E2793" w:rsidRDefault="009613F9" w:rsidP="009613F9">
      <w:pPr>
        <w:numPr>
          <w:ilvl w:val="0"/>
          <w:numId w:val="13"/>
        </w:numPr>
        <w:spacing w:line="240" w:lineRule="exact"/>
        <w:rPr>
          <w:rFonts w:ascii="Arial" w:hAnsi="Arial" w:cs="Arial"/>
          <w:sz w:val="20"/>
        </w:rPr>
      </w:pPr>
      <w:proofErr w:type="gramStart"/>
      <w:r>
        <w:rPr>
          <w:rFonts w:ascii="Arial" w:hAnsi="Arial" w:cs="Arial"/>
          <w:sz w:val="20"/>
        </w:rPr>
        <w:t>acompanhar</w:t>
      </w:r>
      <w:proofErr w:type="gramEnd"/>
      <w:r w:rsidRPr="001E2793">
        <w:rPr>
          <w:rFonts w:ascii="Arial" w:hAnsi="Arial" w:cs="Arial"/>
          <w:sz w:val="20"/>
        </w:rPr>
        <w:t xml:space="preserve"> o preço unitário das Debêntures</w:t>
      </w:r>
      <w:r>
        <w:rPr>
          <w:rFonts w:ascii="Arial" w:hAnsi="Arial" w:cs="Arial"/>
          <w:sz w:val="20"/>
        </w:rPr>
        <w:t xml:space="preserve"> calculado pela Emissora</w:t>
      </w:r>
      <w:r w:rsidRPr="001E2793">
        <w:rPr>
          <w:rFonts w:ascii="Arial" w:hAnsi="Arial" w:cs="Arial"/>
          <w:sz w:val="20"/>
        </w:rPr>
        <w:t xml:space="preserve">, assim como os Preços de Conversão e, conforme o caso, ajustados conforme o item 4.8.5. </w:t>
      </w:r>
      <w:proofErr w:type="gramStart"/>
      <w:r w:rsidRPr="001E2793">
        <w:rPr>
          <w:rFonts w:ascii="Arial" w:hAnsi="Arial" w:cs="Arial"/>
          <w:sz w:val="20"/>
        </w:rPr>
        <w:t>acima</w:t>
      </w:r>
      <w:proofErr w:type="gramEnd"/>
      <w:r w:rsidRPr="001E2793">
        <w:rPr>
          <w:rFonts w:ascii="Arial" w:hAnsi="Arial" w:cs="Arial"/>
          <w:sz w:val="20"/>
        </w:rPr>
        <w:t>, disponibilizando-os aos Debenturistas, através do site www.</w:t>
      </w:r>
      <w:r>
        <w:rPr>
          <w:rFonts w:ascii="Arial" w:hAnsi="Arial" w:cs="Arial"/>
          <w:sz w:val="20"/>
        </w:rPr>
        <w:t>oliveiratrust</w:t>
      </w:r>
      <w:r w:rsidRPr="001E2793">
        <w:rPr>
          <w:rFonts w:ascii="Arial" w:hAnsi="Arial" w:cs="Arial"/>
          <w:sz w:val="20"/>
        </w:rPr>
        <w:t xml:space="preserve">.com.br; </w:t>
      </w:r>
    </w:p>
    <w:p w14:paraId="03945FDE" w14:textId="77777777" w:rsidR="009613F9" w:rsidRPr="001E2793" w:rsidRDefault="009613F9" w:rsidP="009613F9">
      <w:pPr>
        <w:spacing w:line="240" w:lineRule="exact"/>
        <w:ind w:left="180"/>
        <w:rPr>
          <w:rFonts w:ascii="Arial" w:hAnsi="Arial" w:cs="Arial"/>
          <w:sz w:val="20"/>
        </w:rPr>
      </w:pPr>
    </w:p>
    <w:p w14:paraId="6E2E73B4" w14:textId="77777777" w:rsidR="009613F9" w:rsidRPr="001E2793" w:rsidRDefault="009613F9" w:rsidP="009613F9">
      <w:pPr>
        <w:numPr>
          <w:ilvl w:val="0"/>
          <w:numId w:val="13"/>
        </w:numPr>
        <w:spacing w:line="240" w:lineRule="exact"/>
        <w:rPr>
          <w:rFonts w:ascii="Arial" w:hAnsi="Arial" w:cs="Arial"/>
          <w:sz w:val="20"/>
        </w:rPr>
      </w:pPr>
      <w:proofErr w:type="gramStart"/>
      <w:r w:rsidRPr="001E2793">
        <w:rPr>
          <w:rFonts w:ascii="Arial" w:hAnsi="Arial" w:cs="Arial"/>
          <w:sz w:val="20"/>
        </w:rPr>
        <w:t>acompanhar</w:t>
      </w:r>
      <w:proofErr w:type="gramEnd"/>
      <w:r w:rsidRPr="001E2793">
        <w:rPr>
          <w:rFonts w:ascii="Arial" w:hAnsi="Arial" w:cs="Arial"/>
          <w:sz w:val="20"/>
        </w:rPr>
        <w:t xml:space="preserve"> com o Agente </w:t>
      </w:r>
      <w:proofErr w:type="spellStart"/>
      <w:r w:rsidRPr="001E2793">
        <w:rPr>
          <w:rFonts w:ascii="Arial" w:hAnsi="Arial" w:cs="Arial"/>
          <w:sz w:val="20"/>
        </w:rPr>
        <w:t>Escriturador</w:t>
      </w:r>
      <w:proofErr w:type="spellEnd"/>
      <w:r>
        <w:rPr>
          <w:rFonts w:ascii="Arial" w:hAnsi="Arial" w:cs="Arial"/>
          <w:sz w:val="20"/>
        </w:rPr>
        <w:t>, quando de sua contratação,</w:t>
      </w:r>
      <w:r w:rsidRPr="001E2793">
        <w:rPr>
          <w:rFonts w:ascii="Arial" w:hAnsi="Arial" w:cs="Arial"/>
          <w:sz w:val="20"/>
        </w:rPr>
        <w:t xml:space="preserve"> em cada data de pagamento, o integral e pontual pagamento dos valores devidos, assim como a entrega das Ações decorrente da Conversão </w:t>
      </w:r>
      <w:r>
        <w:rPr>
          <w:rFonts w:ascii="Arial" w:hAnsi="Arial" w:cs="Arial"/>
          <w:sz w:val="20"/>
        </w:rPr>
        <w:t>das Debêntures</w:t>
      </w:r>
      <w:r w:rsidRPr="001E2793">
        <w:rPr>
          <w:rFonts w:ascii="Arial" w:hAnsi="Arial" w:cs="Arial"/>
          <w:sz w:val="20"/>
        </w:rPr>
        <w:t>, conforme estipulado na presente Escritura de Emissão; e</w:t>
      </w:r>
    </w:p>
    <w:p w14:paraId="0719B91B" w14:textId="77777777" w:rsidR="009613F9" w:rsidRPr="001E2793" w:rsidRDefault="009613F9" w:rsidP="009613F9">
      <w:pPr>
        <w:spacing w:line="240" w:lineRule="exact"/>
        <w:ind w:left="180"/>
        <w:rPr>
          <w:rFonts w:ascii="Arial" w:hAnsi="Arial" w:cs="Arial"/>
          <w:sz w:val="20"/>
        </w:rPr>
      </w:pPr>
    </w:p>
    <w:p w14:paraId="00DEE5E7" w14:textId="77777777" w:rsidR="009613F9" w:rsidRPr="001E2793" w:rsidRDefault="009613F9" w:rsidP="009613F9">
      <w:pPr>
        <w:numPr>
          <w:ilvl w:val="0"/>
          <w:numId w:val="13"/>
        </w:numPr>
        <w:spacing w:line="240" w:lineRule="exact"/>
        <w:rPr>
          <w:rFonts w:ascii="Arial" w:hAnsi="Arial" w:cs="Arial"/>
          <w:sz w:val="20"/>
        </w:rPr>
      </w:pPr>
      <w:proofErr w:type="gramStart"/>
      <w:r>
        <w:rPr>
          <w:rFonts w:ascii="Arial" w:hAnsi="Arial" w:cs="Arial"/>
          <w:sz w:val="20"/>
        </w:rPr>
        <w:t>envidar</w:t>
      </w:r>
      <w:proofErr w:type="gramEnd"/>
      <w:r>
        <w:rPr>
          <w:rFonts w:ascii="Arial" w:hAnsi="Arial" w:cs="Arial"/>
          <w:sz w:val="20"/>
        </w:rPr>
        <w:t xml:space="preserve"> esforços junto a Emissora para que esta </w:t>
      </w:r>
      <w:proofErr w:type="spellStart"/>
      <w:r w:rsidRPr="001E2793" w:rsidDel="00C0248C">
        <w:rPr>
          <w:rFonts w:ascii="Arial" w:hAnsi="Arial" w:cs="Arial"/>
          <w:sz w:val="20"/>
        </w:rPr>
        <w:t>t</w:t>
      </w:r>
      <w:r w:rsidRPr="001E2793">
        <w:rPr>
          <w:rFonts w:ascii="Arial" w:hAnsi="Arial" w:cs="Arial"/>
          <w:sz w:val="20"/>
        </w:rPr>
        <w:t>oma</w:t>
      </w:r>
      <w:r>
        <w:rPr>
          <w:rFonts w:ascii="Arial" w:hAnsi="Arial" w:cs="Arial"/>
          <w:sz w:val="20"/>
        </w:rPr>
        <w:t>e</w:t>
      </w:r>
      <w:proofErr w:type="spellEnd"/>
      <w:r w:rsidRPr="001E2793">
        <w:rPr>
          <w:rFonts w:ascii="Arial" w:hAnsi="Arial" w:cs="Arial"/>
          <w:sz w:val="20"/>
        </w:rPr>
        <w:t xml:space="preserve"> providência necessária</w:t>
      </w:r>
      <w:r>
        <w:rPr>
          <w:rFonts w:ascii="Arial" w:hAnsi="Arial" w:cs="Arial"/>
          <w:sz w:val="20"/>
        </w:rPr>
        <w:t>s</w:t>
      </w:r>
      <w:r w:rsidRPr="001E2793">
        <w:rPr>
          <w:rFonts w:ascii="Arial" w:hAnsi="Arial" w:cs="Arial"/>
          <w:sz w:val="20"/>
        </w:rPr>
        <w:t xml:space="preserve"> à conversão das Debêntures em Ações, nos termos do item 4.8. </w:t>
      </w:r>
      <w:proofErr w:type="gramStart"/>
      <w:r w:rsidRPr="001E2793">
        <w:rPr>
          <w:rFonts w:ascii="Arial" w:hAnsi="Arial" w:cs="Arial"/>
          <w:sz w:val="20"/>
        </w:rPr>
        <w:t>acima</w:t>
      </w:r>
      <w:proofErr w:type="gramEnd"/>
      <w:r w:rsidRPr="001E2793">
        <w:rPr>
          <w:rFonts w:ascii="Arial" w:hAnsi="Arial" w:cs="Arial"/>
          <w:sz w:val="20"/>
        </w:rPr>
        <w:t>, assim como para o pagamento da Remuneração e, se for o caso, da Remuneração por Conversão em Ações por Operação Societária, aos Debenturistas, nos termos desta Escritura de Emissão;</w:t>
      </w:r>
      <w:r>
        <w:rPr>
          <w:rFonts w:ascii="Arial" w:hAnsi="Arial" w:cs="Arial"/>
          <w:sz w:val="20"/>
        </w:rPr>
        <w:t xml:space="preserve"> e</w:t>
      </w:r>
    </w:p>
    <w:p w14:paraId="02267F07" w14:textId="77777777" w:rsidR="009613F9" w:rsidRPr="001E2793" w:rsidRDefault="009613F9" w:rsidP="009613F9">
      <w:pPr>
        <w:spacing w:line="240" w:lineRule="exact"/>
        <w:ind w:left="180"/>
        <w:rPr>
          <w:rFonts w:ascii="Arial" w:hAnsi="Arial" w:cs="Arial"/>
          <w:sz w:val="20"/>
        </w:rPr>
      </w:pPr>
    </w:p>
    <w:p w14:paraId="19E3D430" w14:textId="195ABB99" w:rsidR="009613F9" w:rsidRPr="001E2793" w:rsidRDefault="009613F9" w:rsidP="009613F9">
      <w:pPr>
        <w:numPr>
          <w:ilvl w:val="0"/>
          <w:numId w:val="13"/>
        </w:numPr>
        <w:spacing w:line="240" w:lineRule="exact"/>
        <w:rPr>
          <w:rFonts w:ascii="Arial" w:hAnsi="Arial" w:cs="Arial"/>
          <w:sz w:val="20"/>
        </w:rPr>
      </w:pPr>
      <w:proofErr w:type="gramStart"/>
      <w:r w:rsidRPr="001E2793">
        <w:rPr>
          <w:rFonts w:ascii="Arial" w:hAnsi="Arial" w:cs="Arial"/>
          <w:sz w:val="20"/>
        </w:rPr>
        <w:t>notificar</w:t>
      </w:r>
      <w:proofErr w:type="gramEnd"/>
      <w:r w:rsidRPr="001E2793">
        <w:rPr>
          <w:rFonts w:ascii="Arial" w:hAnsi="Arial" w:cs="Arial"/>
          <w:sz w:val="20"/>
        </w:rPr>
        <w:t xml:space="preserve"> os Debenturistas acerca da ocorrência de qualquer uma das hipóteses de (i) Vencimento Antecipado; (</w:t>
      </w:r>
      <w:proofErr w:type="spellStart"/>
      <w:r w:rsidRPr="001E2793">
        <w:rPr>
          <w:rFonts w:ascii="Arial" w:hAnsi="Arial" w:cs="Arial"/>
          <w:sz w:val="20"/>
        </w:rPr>
        <w:t>ii</w:t>
      </w:r>
      <w:proofErr w:type="spellEnd"/>
      <w:r w:rsidRPr="001E2793">
        <w:rPr>
          <w:rFonts w:ascii="Arial" w:hAnsi="Arial" w:cs="Arial"/>
          <w:sz w:val="20"/>
        </w:rPr>
        <w:t>) Eventos de Conversão em Ações por Operação Societária; e (</w:t>
      </w:r>
      <w:proofErr w:type="spellStart"/>
      <w:r w:rsidRPr="001E2793">
        <w:rPr>
          <w:rFonts w:ascii="Arial" w:hAnsi="Arial" w:cs="Arial"/>
          <w:sz w:val="20"/>
        </w:rPr>
        <w:t>iii</w:t>
      </w:r>
      <w:proofErr w:type="spellEnd"/>
      <w:r w:rsidRPr="001E2793">
        <w:rPr>
          <w:rFonts w:ascii="Arial" w:hAnsi="Arial" w:cs="Arial"/>
          <w:sz w:val="20"/>
        </w:rPr>
        <w:t>) Ajustes contra Diluição</w:t>
      </w:r>
      <w:r>
        <w:rPr>
          <w:rFonts w:ascii="Arial" w:hAnsi="Arial" w:cs="Arial"/>
          <w:sz w:val="20"/>
        </w:rPr>
        <w:t xml:space="preserve"> tão logo tome conhecimento.</w:t>
      </w:r>
    </w:p>
    <w:p w14:paraId="012B135B" w14:textId="36EA933A" w:rsidR="00F40129" w:rsidRPr="001E2793" w:rsidRDefault="00F40129" w:rsidP="00B87A74">
      <w:pPr>
        <w:spacing w:line="240" w:lineRule="exact"/>
        <w:ind w:left="900"/>
        <w:rPr>
          <w:rFonts w:ascii="Arial" w:hAnsi="Arial" w:cs="Arial"/>
          <w:sz w:val="20"/>
        </w:rPr>
      </w:pPr>
    </w:p>
    <w:p w14:paraId="6C923BA9" w14:textId="77777777" w:rsidR="00F40129" w:rsidRPr="001E2793" w:rsidRDefault="00F40129" w:rsidP="00F40129">
      <w:pPr>
        <w:spacing w:line="240" w:lineRule="exact"/>
        <w:ind w:left="180"/>
        <w:rPr>
          <w:rFonts w:ascii="Arial" w:hAnsi="Arial" w:cs="Arial"/>
          <w:sz w:val="20"/>
        </w:rPr>
      </w:pPr>
    </w:p>
    <w:p w14:paraId="4107A5A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Pr>
          <w:rFonts w:ascii="Arial" w:hAnsi="Arial" w:cs="Arial"/>
          <w:b/>
          <w:sz w:val="20"/>
          <w:szCs w:val="20"/>
        </w:rPr>
        <w:t>7</w:t>
      </w:r>
      <w:r w:rsidRPr="001E2793">
        <w:rPr>
          <w:rFonts w:ascii="Arial" w:hAnsi="Arial" w:cs="Arial"/>
          <w:b/>
          <w:sz w:val="20"/>
          <w:szCs w:val="20"/>
        </w:rPr>
        <w:t>.4.</w:t>
      </w:r>
      <w:r w:rsidRPr="001E2793">
        <w:rPr>
          <w:rFonts w:ascii="Arial" w:hAnsi="Arial" w:cs="Arial"/>
          <w:b/>
          <w:sz w:val="20"/>
          <w:szCs w:val="20"/>
        </w:rPr>
        <w:tab/>
        <w:t>Atribuições Específicas</w:t>
      </w:r>
    </w:p>
    <w:p w14:paraId="5D6BB6C9"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08502E2A"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.4.1.</w:t>
      </w:r>
      <w:r w:rsidRPr="001E2793">
        <w:rPr>
          <w:rFonts w:ascii="Arial" w:hAnsi="Arial" w:cs="Arial"/>
          <w:sz w:val="20"/>
          <w:szCs w:val="20"/>
        </w:rPr>
        <w:tab/>
        <w:t xml:space="preserve">O Agente Fiduciário utilizará de quaisquer processos judiciais ou extrajudiciais contra </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para a proteção e defesa dos interesses da comunhão dos Debenturistas e da realização de seus créditos, devendo, em caso de inadimplemento d</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w:t>
      </w:r>
    </w:p>
    <w:p w14:paraId="0707BF61"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4F458F9B" w14:textId="77777777" w:rsidR="00F40129" w:rsidRPr="001E2793" w:rsidRDefault="00F40129" w:rsidP="00F40129">
      <w:pPr>
        <w:numPr>
          <w:ilvl w:val="0"/>
          <w:numId w:val="9"/>
        </w:numPr>
        <w:spacing w:line="240" w:lineRule="exact"/>
        <w:rPr>
          <w:rFonts w:ascii="Arial" w:hAnsi="Arial" w:cs="Arial"/>
          <w:sz w:val="20"/>
        </w:rPr>
      </w:pPr>
      <w:proofErr w:type="gramStart"/>
      <w:r w:rsidRPr="001E2793">
        <w:rPr>
          <w:rFonts w:ascii="Arial" w:hAnsi="Arial" w:cs="Arial"/>
          <w:sz w:val="20"/>
        </w:rPr>
        <w:t>declarar</w:t>
      </w:r>
      <w:proofErr w:type="gramEnd"/>
      <w:r w:rsidRPr="001E2793">
        <w:rPr>
          <w:rFonts w:ascii="Arial" w:hAnsi="Arial" w:cs="Arial"/>
          <w:sz w:val="20"/>
        </w:rPr>
        <w:t xml:space="preserve">, observadas as condições desta Escritura de Emissão, antecipadamente vencidas as Debêntures e </w:t>
      </w:r>
      <w:r w:rsidRPr="001E2793" w:rsidDel="00C0248C">
        <w:rPr>
          <w:rFonts w:ascii="Arial" w:hAnsi="Arial" w:cs="Arial"/>
          <w:sz w:val="20"/>
        </w:rPr>
        <w:t>t</w:t>
      </w:r>
      <w:r w:rsidRPr="001E2793">
        <w:rPr>
          <w:rFonts w:ascii="Arial" w:hAnsi="Arial" w:cs="Arial"/>
          <w:sz w:val="20"/>
        </w:rPr>
        <w:t xml:space="preserve">omar qualquer providência necessária à conversão das Debêntures em Ações, nos termos do item 4.8. </w:t>
      </w:r>
      <w:proofErr w:type="gramStart"/>
      <w:r w:rsidRPr="001E2793">
        <w:rPr>
          <w:rFonts w:ascii="Arial" w:hAnsi="Arial" w:cs="Arial"/>
          <w:sz w:val="20"/>
        </w:rPr>
        <w:t>acima</w:t>
      </w:r>
      <w:proofErr w:type="gramEnd"/>
      <w:r w:rsidRPr="001E2793">
        <w:rPr>
          <w:rFonts w:ascii="Arial" w:hAnsi="Arial" w:cs="Arial"/>
          <w:sz w:val="20"/>
        </w:rPr>
        <w:t>;</w:t>
      </w:r>
    </w:p>
    <w:p w14:paraId="3AA2FCF5" w14:textId="77777777" w:rsidR="00F40129" w:rsidRPr="001E2793" w:rsidRDefault="00F40129" w:rsidP="00F40129">
      <w:pPr>
        <w:spacing w:line="240" w:lineRule="exact"/>
        <w:ind w:left="180"/>
        <w:rPr>
          <w:rFonts w:ascii="Arial" w:hAnsi="Arial" w:cs="Arial"/>
          <w:sz w:val="20"/>
        </w:rPr>
      </w:pPr>
    </w:p>
    <w:p w14:paraId="19CF2011" w14:textId="77777777" w:rsidR="00F40129" w:rsidRPr="001E2793" w:rsidRDefault="00F40129" w:rsidP="00F40129">
      <w:pPr>
        <w:numPr>
          <w:ilvl w:val="0"/>
          <w:numId w:val="9"/>
        </w:numPr>
        <w:spacing w:line="240" w:lineRule="exact"/>
        <w:rPr>
          <w:rFonts w:ascii="Arial" w:hAnsi="Arial" w:cs="Arial"/>
          <w:sz w:val="20"/>
        </w:rPr>
      </w:pPr>
      <w:proofErr w:type="gramStart"/>
      <w:r w:rsidRPr="001E2793">
        <w:rPr>
          <w:rFonts w:ascii="Arial" w:hAnsi="Arial" w:cs="Arial"/>
          <w:sz w:val="20"/>
        </w:rPr>
        <w:t>tomar</w:t>
      </w:r>
      <w:proofErr w:type="gramEnd"/>
      <w:r w:rsidRPr="001E2793">
        <w:rPr>
          <w:rFonts w:ascii="Arial" w:hAnsi="Arial" w:cs="Arial"/>
          <w:sz w:val="20"/>
        </w:rPr>
        <w:t xml:space="preserve"> toda e qualquer providência necessária para a realização dos créditos dos Debenturistas;</w:t>
      </w:r>
    </w:p>
    <w:p w14:paraId="3A0DF695" w14:textId="77777777" w:rsidR="00F40129" w:rsidRPr="001E2793" w:rsidRDefault="00F40129" w:rsidP="00F40129">
      <w:pPr>
        <w:spacing w:line="240" w:lineRule="exact"/>
        <w:ind w:left="180"/>
        <w:rPr>
          <w:rFonts w:ascii="Arial" w:hAnsi="Arial" w:cs="Arial"/>
          <w:sz w:val="20"/>
        </w:rPr>
      </w:pPr>
    </w:p>
    <w:p w14:paraId="44B973C4" w14:textId="77777777" w:rsidR="00F40129" w:rsidRPr="001E2793" w:rsidRDefault="00F40129" w:rsidP="00F40129">
      <w:pPr>
        <w:numPr>
          <w:ilvl w:val="0"/>
          <w:numId w:val="9"/>
        </w:numPr>
        <w:spacing w:line="240" w:lineRule="exact"/>
        <w:rPr>
          <w:rFonts w:ascii="Arial" w:hAnsi="Arial" w:cs="Arial"/>
          <w:sz w:val="20"/>
        </w:rPr>
      </w:pPr>
      <w:proofErr w:type="gramStart"/>
      <w:r w:rsidRPr="001E2793">
        <w:rPr>
          <w:rFonts w:ascii="Arial" w:hAnsi="Arial" w:cs="Arial"/>
          <w:sz w:val="20"/>
        </w:rPr>
        <w:t>requerer</w:t>
      </w:r>
      <w:proofErr w:type="gramEnd"/>
      <w:r w:rsidRPr="001E2793">
        <w:rPr>
          <w:rFonts w:ascii="Arial" w:hAnsi="Arial" w:cs="Arial"/>
          <w:sz w:val="20"/>
        </w:rPr>
        <w:t xml:space="preserve"> a falência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após a inobservância desta última de notificação que lhe tenha sido encaminhada requerendo o cumprimento da obrigação em atraso, mediante a concessão de prazo de, pelo menos, 10 (dez) dias; e</w:t>
      </w:r>
    </w:p>
    <w:p w14:paraId="199B048A" w14:textId="77777777" w:rsidR="00F40129" w:rsidRPr="001E2793" w:rsidRDefault="00F40129" w:rsidP="00F40129">
      <w:pPr>
        <w:spacing w:line="240" w:lineRule="exact"/>
        <w:ind w:left="180"/>
        <w:rPr>
          <w:rFonts w:ascii="Arial" w:hAnsi="Arial" w:cs="Arial"/>
          <w:sz w:val="20"/>
        </w:rPr>
      </w:pPr>
    </w:p>
    <w:p w14:paraId="6B09EFE8" w14:textId="77777777" w:rsidR="00F40129" w:rsidRPr="001E2793" w:rsidRDefault="00F40129" w:rsidP="00F40129">
      <w:pPr>
        <w:numPr>
          <w:ilvl w:val="0"/>
          <w:numId w:val="9"/>
        </w:numPr>
        <w:spacing w:line="240" w:lineRule="exact"/>
        <w:rPr>
          <w:rFonts w:ascii="Arial" w:hAnsi="Arial" w:cs="Arial"/>
          <w:sz w:val="20"/>
        </w:rPr>
      </w:pPr>
      <w:proofErr w:type="gramStart"/>
      <w:r w:rsidRPr="001E2793">
        <w:rPr>
          <w:rFonts w:ascii="Arial" w:hAnsi="Arial" w:cs="Arial"/>
          <w:sz w:val="20"/>
        </w:rPr>
        <w:t>representar</w:t>
      </w:r>
      <w:proofErr w:type="gramEnd"/>
      <w:r w:rsidRPr="001E2793">
        <w:rPr>
          <w:rFonts w:ascii="Arial" w:hAnsi="Arial" w:cs="Arial"/>
          <w:sz w:val="20"/>
        </w:rPr>
        <w:t xml:space="preserve"> os Debenturistas em processo de falência, recuperação judicial ou extrajudicial ou liquidação extrajudicial d</w:t>
      </w:r>
      <w:r>
        <w:rPr>
          <w:rFonts w:ascii="Arial" w:hAnsi="Arial" w:cs="Arial"/>
          <w:sz w:val="20"/>
        </w:rPr>
        <w:t>a</w:t>
      </w:r>
      <w:r w:rsidRPr="001E2793">
        <w:rPr>
          <w:rFonts w:ascii="Arial" w:hAnsi="Arial" w:cs="Arial"/>
          <w:sz w:val="20"/>
        </w:rPr>
        <w:t xml:space="preserve"> Emissor</w:t>
      </w:r>
      <w:r>
        <w:rPr>
          <w:rFonts w:ascii="Arial" w:hAnsi="Arial" w:cs="Arial"/>
          <w:sz w:val="20"/>
        </w:rPr>
        <w:t>a, sem prejuízo da representação individual de cada Debenturista em qualquer processo envolvendo a Emissora e os Garantidores</w:t>
      </w:r>
      <w:r w:rsidRPr="001E2793">
        <w:rPr>
          <w:rFonts w:ascii="Arial" w:hAnsi="Arial" w:cs="Arial"/>
          <w:sz w:val="20"/>
        </w:rPr>
        <w:t>.</w:t>
      </w:r>
    </w:p>
    <w:p w14:paraId="774585F3" w14:textId="77777777" w:rsidR="00F40129" w:rsidRPr="001E2793" w:rsidRDefault="00F40129" w:rsidP="00F40129">
      <w:pPr>
        <w:pStyle w:val="ax"/>
        <w:spacing w:before="0" w:after="0" w:line="240" w:lineRule="exact"/>
        <w:ind w:left="360" w:firstLine="0"/>
        <w:rPr>
          <w:rFonts w:cs="Arial"/>
          <w:sz w:val="20"/>
        </w:rPr>
      </w:pPr>
    </w:p>
    <w:p w14:paraId="4130A00E"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.4.2.</w:t>
      </w:r>
      <w:r w:rsidRPr="001E2793">
        <w:rPr>
          <w:rFonts w:ascii="Arial" w:hAnsi="Arial" w:cs="Arial"/>
          <w:sz w:val="20"/>
          <w:szCs w:val="20"/>
        </w:rPr>
        <w:tab/>
        <w:t xml:space="preserve">O Agente Fiduciário somente se eximirá da responsabilidade pela não adoção das medidas contempladas nos incisos do item anterior se, convocada a Assembleia Geral de Debenturistas, esta assim o autorizar pelo </w:t>
      </w:r>
      <w:proofErr w:type="spellStart"/>
      <w:r w:rsidRPr="001E2793">
        <w:rPr>
          <w:rFonts w:ascii="Arial" w:hAnsi="Arial" w:cs="Arial"/>
          <w:i/>
          <w:sz w:val="20"/>
          <w:szCs w:val="20"/>
        </w:rPr>
        <w:t>quorum</w:t>
      </w:r>
      <w:proofErr w:type="spellEnd"/>
      <w:r w:rsidRPr="001E2793">
        <w:rPr>
          <w:rFonts w:ascii="Arial" w:hAnsi="Arial" w:cs="Arial"/>
          <w:i/>
          <w:sz w:val="20"/>
          <w:szCs w:val="20"/>
        </w:rPr>
        <w:t xml:space="preserve"> </w:t>
      </w:r>
      <w:r w:rsidRPr="001E2793">
        <w:rPr>
          <w:rFonts w:ascii="Arial" w:hAnsi="Arial" w:cs="Arial"/>
          <w:sz w:val="20"/>
          <w:szCs w:val="20"/>
        </w:rPr>
        <w:t>de aprovação de Debenturistas que representem a unanimidade das Debêntures em circulação, bastando, porém, a deliberação da maioria das Debêntures em circulação quando tal hipótese se referir ao disposto no inciso (</w:t>
      </w:r>
      <w:proofErr w:type="spellStart"/>
      <w:r w:rsidRPr="001E2793">
        <w:rPr>
          <w:rFonts w:ascii="Arial" w:hAnsi="Arial" w:cs="Arial"/>
          <w:sz w:val="20"/>
          <w:szCs w:val="20"/>
        </w:rPr>
        <w:t>iv</w:t>
      </w:r>
      <w:proofErr w:type="spellEnd"/>
      <w:r w:rsidRPr="001E2793">
        <w:rPr>
          <w:rFonts w:ascii="Arial" w:hAnsi="Arial" w:cs="Arial"/>
          <w:sz w:val="20"/>
          <w:szCs w:val="20"/>
        </w:rPr>
        <w:t>) da mesma Cláusula.</w:t>
      </w:r>
    </w:p>
    <w:p w14:paraId="01791EC5"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1E9E0B57" w14:textId="5C97CAA3"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.4.3.</w:t>
      </w:r>
      <w:r w:rsidRPr="001E2793">
        <w:rPr>
          <w:rFonts w:ascii="Arial" w:hAnsi="Arial" w:cs="Arial"/>
          <w:sz w:val="20"/>
          <w:szCs w:val="20"/>
        </w:rPr>
        <w:tab/>
        <w:t xml:space="preserve">O Agente Fiduciário prestará contas </w:t>
      </w:r>
      <w:r>
        <w:rPr>
          <w:rFonts w:ascii="Arial" w:hAnsi="Arial" w:cs="Arial"/>
          <w:sz w:val="20"/>
          <w:szCs w:val="20"/>
        </w:rPr>
        <w:t>à</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das despesas necessárias à salvaguarda dos direitos e interesses dos Debenturistas, para o fim de ser, imediatamente, ressarcido pel</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006A4F29" w:rsidRPr="006A4F29">
        <w:rPr>
          <w:rFonts w:ascii="Arial" w:hAnsi="Arial" w:cs="Arial"/>
          <w:sz w:val="20"/>
          <w:szCs w:val="20"/>
        </w:rPr>
        <w:t xml:space="preserve"> </w:t>
      </w:r>
      <w:r w:rsidR="006A4F29">
        <w:rPr>
          <w:rFonts w:ascii="Arial" w:hAnsi="Arial" w:cs="Arial"/>
          <w:sz w:val="20"/>
          <w:szCs w:val="20"/>
        </w:rPr>
        <w:t>ou pelos Debenturistas, conforme o caso</w:t>
      </w:r>
      <w:r w:rsidRPr="001E2793">
        <w:rPr>
          <w:rFonts w:ascii="Arial" w:hAnsi="Arial" w:cs="Arial"/>
          <w:sz w:val="20"/>
          <w:szCs w:val="20"/>
        </w:rPr>
        <w:t>.</w:t>
      </w:r>
    </w:p>
    <w:p w14:paraId="3025BCAF"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32C44DC5"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7</w:t>
      </w:r>
      <w:r w:rsidRPr="001E2793">
        <w:rPr>
          <w:rFonts w:ascii="Arial" w:hAnsi="Arial" w:cs="Arial"/>
          <w:sz w:val="20"/>
          <w:szCs w:val="20"/>
        </w:rPr>
        <w:t>.4.4.</w:t>
      </w:r>
      <w:r w:rsidRPr="001E2793">
        <w:rPr>
          <w:rFonts w:ascii="Arial" w:hAnsi="Arial" w:cs="Arial"/>
          <w:sz w:val="20"/>
          <w:szCs w:val="20"/>
        </w:rPr>
        <w:tab/>
        <w:t xml:space="preserve">O crédito do Agente Fiduciário por despesas que tenha feito para proteger direitos e interesses ou realizar créditos dos Debenturistas, que não tenha sido saldado na forma da Cláusula </w:t>
      </w:r>
      <w:r>
        <w:rPr>
          <w:rFonts w:ascii="Arial" w:hAnsi="Arial" w:cs="Arial"/>
          <w:sz w:val="20"/>
          <w:szCs w:val="20"/>
        </w:rPr>
        <w:t>7</w:t>
      </w:r>
      <w:r w:rsidRPr="001E2793">
        <w:rPr>
          <w:rFonts w:ascii="Arial" w:hAnsi="Arial" w:cs="Arial"/>
          <w:sz w:val="20"/>
          <w:szCs w:val="20"/>
        </w:rPr>
        <w:t xml:space="preserve">.4.3. </w:t>
      </w:r>
      <w:proofErr w:type="gramStart"/>
      <w:r w:rsidRPr="001E2793">
        <w:rPr>
          <w:rFonts w:ascii="Arial" w:hAnsi="Arial" w:cs="Arial"/>
          <w:sz w:val="20"/>
          <w:szCs w:val="20"/>
        </w:rPr>
        <w:t>acima</w:t>
      </w:r>
      <w:proofErr w:type="gramEnd"/>
      <w:r w:rsidRPr="001E2793">
        <w:rPr>
          <w:rFonts w:ascii="Arial" w:hAnsi="Arial" w:cs="Arial"/>
          <w:sz w:val="20"/>
          <w:szCs w:val="20"/>
        </w:rPr>
        <w:t>, será acrescido à dívida d</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e terá preferência com relação às Debêntures na ordem de pagamento.</w:t>
      </w:r>
    </w:p>
    <w:p w14:paraId="2FE845A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7CC44FD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Pr>
          <w:rFonts w:ascii="Arial" w:hAnsi="Arial" w:cs="Arial"/>
          <w:b/>
          <w:sz w:val="20"/>
          <w:szCs w:val="20"/>
        </w:rPr>
        <w:t>7</w:t>
      </w:r>
      <w:r w:rsidRPr="001E2793">
        <w:rPr>
          <w:rFonts w:ascii="Arial" w:hAnsi="Arial" w:cs="Arial"/>
          <w:b/>
          <w:sz w:val="20"/>
          <w:szCs w:val="20"/>
        </w:rPr>
        <w:t>.5.</w:t>
      </w:r>
      <w:r w:rsidRPr="001E2793">
        <w:rPr>
          <w:rFonts w:ascii="Arial" w:hAnsi="Arial" w:cs="Arial"/>
          <w:b/>
          <w:sz w:val="20"/>
          <w:szCs w:val="20"/>
        </w:rPr>
        <w:tab/>
        <w:t>Remuneração</w:t>
      </w:r>
    </w:p>
    <w:p w14:paraId="123820EC"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u w:val="single"/>
        </w:rPr>
      </w:pPr>
    </w:p>
    <w:p w14:paraId="3741D43B" w14:textId="77777777" w:rsidR="006A4F29" w:rsidRDefault="006A4F29" w:rsidP="006A4F29">
      <w:pPr>
        <w:widowControl/>
        <w:shd w:val="clear" w:color="auto" w:fill="FFFFFF"/>
        <w:spacing w:line="240" w:lineRule="auto"/>
        <w:rPr>
          <w:rFonts w:ascii="Arial" w:hAnsi="Arial" w:cs="Arial"/>
          <w:sz w:val="20"/>
        </w:rPr>
      </w:pPr>
      <w:r>
        <w:rPr>
          <w:rFonts w:ascii="Arial" w:hAnsi="Arial" w:cs="Arial"/>
          <w:sz w:val="20"/>
        </w:rPr>
        <w:t>7</w:t>
      </w:r>
      <w:r w:rsidRPr="001E2793">
        <w:rPr>
          <w:rFonts w:ascii="Arial" w:hAnsi="Arial" w:cs="Arial"/>
          <w:sz w:val="20"/>
        </w:rPr>
        <w:t>.5.1. Será devida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ao Agente Fiduciário, a título de honorários pelos deveres e atribuições que lhe competem, nos termos da legislação e regulamentação aplicáveis e desta Escritura de Emissão, </w:t>
      </w:r>
      <w:r>
        <w:rPr>
          <w:rFonts w:ascii="Arial" w:hAnsi="Arial" w:cs="Arial"/>
          <w:sz w:val="20"/>
        </w:rPr>
        <w:t>uma remuneração apurada pelo somatório</w:t>
      </w:r>
      <w:proofErr w:type="gramStart"/>
      <w:r>
        <w:rPr>
          <w:rFonts w:ascii="Arial" w:hAnsi="Arial" w:cs="Arial"/>
          <w:sz w:val="20"/>
        </w:rPr>
        <w:t xml:space="preserve">  </w:t>
      </w:r>
      <w:proofErr w:type="gramEnd"/>
      <w:r>
        <w:rPr>
          <w:rFonts w:ascii="Arial" w:eastAsia="Arial Unicode MS" w:hAnsi="Arial" w:cs="Arial"/>
          <w:sz w:val="20"/>
          <w:szCs w:val="24"/>
        </w:rPr>
        <w:t>d</w:t>
      </w:r>
      <w:r w:rsidRPr="00C71412">
        <w:rPr>
          <w:rFonts w:ascii="Arial" w:eastAsia="Arial Unicode MS" w:hAnsi="Arial" w:cs="Arial"/>
          <w:sz w:val="20"/>
          <w:szCs w:val="24"/>
        </w:rPr>
        <w:t>as horas trabalhadas em todo e qualquer serviço ou atendimento de prestado, no valor da hora homem de R$ 550,00</w:t>
      </w:r>
      <w:r>
        <w:rPr>
          <w:rFonts w:ascii="Arial" w:hAnsi="Arial" w:cs="Arial"/>
          <w:sz w:val="20"/>
        </w:rPr>
        <w:t xml:space="preserve"> (quinhentos e cinquenta reais), bem como uma parcela </w:t>
      </w:r>
      <w:r w:rsidRPr="00C71412">
        <w:rPr>
          <w:rFonts w:ascii="Arial" w:eastAsia="Arial Unicode MS" w:hAnsi="Arial" w:cs="Arial"/>
          <w:sz w:val="20"/>
          <w:szCs w:val="24"/>
        </w:rPr>
        <w:t xml:space="preserve">única de R$ 100.000,00 </w:t>
      </w:r>
      <w:r>
        <w:rPr>
          <w:rFonts w:ascii="Arial" w:eastAsia="Arial Unicode MS" w:hAnsi="Arial" w:cs="Arial"/>
          <w:sz w:val="20"/>
          <w:szCs w:val="24"/>
        </w:rPr>
        <w:t xml:space="preserve">(cem mil reais) </w:t>
      </w:r>
      <w:r w:rsidRPr="00C71412">
        <w:rPr>
          <w:rFonts w:ascii="Arial" w:eastAsia="Arial Unicode MS" w:hAnsi="Arial" w:cs="Arial"/>
          <w:sz w:val="20"/>
          <w:szCs w:val="24"/>
        </w:rPr>
        <w:t>no dia 18 de dezembro de 2013</w:t>
      </w:r>
      <w:r>
        <w:rPr>
          <w:rFonts w:ascii="Arial" w:eastAsia="Arial Unicode MS" w:hAnsi="Arial" w:cs="Arial"/>
          <w:sz w:val="20"/>
          <w:szCs w:val="24"/>
        </w:rPr>
        <w:t>, à título de implantação</w:t>
      </w:r>
      <w:r>
        <w:rPr>
          <w:rFonts w:ascii="Arial" w:hAnsi="Arial" w:cs="Arial"/>
          <w:sz w:val="20"/>
        </w:rPr>
        <w:t xml:space="preserve">. </w:t>
      </w:r>
    </w:p>
    <w:p w14:paraId="73779C9F" w14:textId="77777777" w:rsidR="006A4F29" w:rsidRDefault="006A4F29" w:rsidP="006A4F29">
      <w:pPr>
        <w:widowControl/>
        <w:shd w:val="clear" w:color="auto" w:fill="FFFFFF"/>
        <w:spacing w:line="240" w:lineRule="auto"/>
        <w:rPr>
          <w:rFonts w:ascii="Arial" w:hAnsi="Arial" w:cs="Arial"/>
          <w:sz w:val="20"/>
        </w:rPr>
      </w:pPr>
    </w:p>
    <w:p w14:paraId="4EC0661D" w14:textId="27F0C5A2" w:rsidR="006A4F29" w:rsidRDefault="006A4F29" w:rsidP="006A4F29">
      <w:pPr>
        <w:widowControl/>
        <w:shd w:val="clear" w:color="auto" w:fill="FFFFFF"/>
        <w:spacing w:line="240" w:lineRule="auto"/>
        <w:rPr>
          <w:rFonts w:ascii="Arial" w:eastAsia="Arial Unicode MS" w:hAnsi="Arial" w:cs="Arial"/>
          <w:sz w:val="20"/>
          <w:szCs w:val="24"/>
        </w:rPr>
      </w:pPr>
      <w:r>
        <w:rPr>
          <w:rFonts w:ascii="Arial" w:hAnsi="Arial" w:cs="Arial"/>
          <w:sz w:val="20"/>
        </w:rPr>
        <w:t xml:space="preserve">7.5.1.1. Mensalmente, </w:t>
      </w:r>
      <w:r w:rsidRPr="00C71412">
        <w:rPr>
          <w:rFonts w:ascii="Arial" w:eastAsia="Arial Unicode MS" w:hAnsi="Arial" w:cs="Arial"/>
          <w:sz w:val="20"/>
          <w:szCs w:val="24"/>
        </w:rPr>
        <w:t>a partir d</w:t>
      </w:r>
      <w:r>
        <w:rPr>
          <w:rFonts w:ascii="Arial" w:eastAsia="Arial Unicode MS" w:hAnsi="Arial" w:cs="Arial"/>
          <w:sz w:val="20"/>
          <w:szCs w:val="24"/>
        </w:rPr>
        <w:t xml:space="preserve">o mês imediatamente subsequente </w:t>
      </w:r>
      <w:r w:rsidRPr="00C71412">
        <w:rPr>
          <w:rFonts w:ascii="Arial" w:eastAsia="Arial Unicode MS" w:hAnsi="Arial" w:cs="Arial"/>
          <w:sz w:val="20"/>
          <w:szCs w:val="24"/>
        </w:rPr>
        <w:t xml:space="preserve">a assinatura da escritura de emissão, </w:t>
      </w:r>
      <w:proofErr w:type="gramStart"/>
      <w:r w:rsidRPr="00C71412">
        <w:rPr>
          <w:rFonts w:ascii="Arial" w:eastAsia="Arial Unicode MS" w:hAnsi="Arial" w:cs="Arial"/>
          <w:sz w:val="20"/>
          <w:szCs w:val="24"/>
        </w:rPr>
        <w:t>serão faturadas</w:t>
      </w:r>
      <w:proofErr w:type="gramEnd"/>
      <w:r w:rsidRPr="00C71412">
        <w:rPr>
          <w:rFonts w:ascii="Arial" w:eastAsia="Arial Unicode MS" w:hAnsi="Arial" w:cs="Arial"/>
          <w:sz w:val="20"/>
          <w:szCs w:val="24"/>
        </w:rPr>
        <w:t xml:space="preserve"> à Emissora </w:t>
      </w:r>
      <w:r>
        <w:rPr>
          <w:rFonts w:ascii="Arial" w:eastAsia="Arial Unicode MS" w:hAnsi="Arial" w:cs="Arial"/>
          <w:sz w:val="20"/>
          <w:szCs w:val="24"/>
        </w:rPr>
        <w:t xml:space="preserve">para o dia 10 de cada mês, </w:t>
      </w:r>
      <w:r w:rsidRPr="00C71412">
        <w:rPr>
          <w:rFonts w:ascii="Arial" w:eastAsia="Arial Unicode MS" w:hAnsi="Arial" w:cs="Arial"/>
          <w:sz w:val="20"/>
          <w:szCs w:val="24"/>
        </w:rPr>
        <w:t>as horas trabalhadas</w:t>
      </w:r>
      <w:r>
        <w:rPr>
          <w:rFonts w:ascii="Arial" w:eastAsia="Arial Unicode MS" w:hAnsi="Arial" w:cs="Arial"/>
          <w:sz w:val="20"/>
          <w:szCs w:val="24"/>
        </w:rPr>
        <w:t xml:space="preserve"> do mês anterior, horas estas </w:t>
      </w:r>
      <w:r w:rsidRPr="00C71412">
        <w:rPr>
          <w:rFonts w:ascii="Arial" w:eastAsia="Arial Unicode MS" w:hAnsi="Arial" w:cs="Arial"/>
          <w:sz w:val="20"/>
          <w:szCs w:val="24"/>
        </w:rPr>
        <w:t xml:space="preserve">que terão piso mensal de R$ </w:t>
      </w:r>
      <w:r>
        <w:rPr>
          <w:rFonts w:ascii="Arial" w:eastAsia="Arial Unicode MS" w:hAnsi="Arial" w:cs="Arial"/>
          <w:sz w:val="20"/>
          <w:szCs w:val="24"/>
        </w:rPr>
        <w:t>7</w:t>
      </w:r>
      <w:r w:rsidRPr="00C71412">
        <w:rPr>
          <w:rFonts w:ascii="Arial" w:eastAsia="Arial Unicode MS" w:hAnsi="Arial" w:cs="Arial"/>
          <w:sz w:val="20"/>
          <w:szCs w:val="24"/>
        </w:rPr>
        <w:t>.000,00</w:t>
      </w:r>
      <w:r>
        <w:rPr>
          <w:rFonts w:ascii="Arial" w:eastAsia="Arial Unicode MS" w:hAnsi="Arial" w:cs="Arial"/>
          <w:sz w:val="20"/>
          <w:szCs w:val="24"/>
        </w:rPr>
        <w:t xml:space="preserve"> (sete mil reais).</w:t>
      </w:r>
    </w:p>
    <w:p w14:paraId="2B020D84" w14:textId="77777777" w:rsidR="006A4F29" w:rsidRDefault="006A4F29" w:rsidP="006A4F29">
      <w:pPr>
        <w:widowControl/>
        <w:shd w:val="clear" w:color="auto" w:fill="FFFFFF"/>
        <w:spacing w:line="240" w:lineRule="auto"/>
        <w:rPr>
          <w:rFonts w:ascii="Arial" w:hAnsi="Arial" w:cs="Arial"/>
          <w:sz w:val="20"/>
        </w:rPr>
      </w:pPr>
    </w:p>
    <w:p w14:paraId="461A4505" w14:textId="77777777" w:rsidR="006A4F29" w:rsidRDefault="006A4F29" w:rsidP="006A4F29">
      <w:pPr>
        <w:widowControl/>
        <w:shd w:val="clear" w:color="auto" w:fill="FFFFFF"/>
        <w:spacing w:line="240" w:lineRule="auto"/>
        <w:rPr>
          <w:rFonts w:ascii="Arial" w:hAnsi="Arial" w:cs="Arial"/>
          <w:sz w:val="20"/>
        </w:rPr>
      </w:pPr>
      <w:r>
        <w:rPr>
          <w:rFonts w:ascii="Arial" w:hAnsi="Arial" w:cs="Arial"/>
          <w:sz w:val="20"/>
        </w:rPr>
        <w:t>7.5.1.2.</w:t>
      </w:r>
      <w:r>
        <w:rPr>
          <w:rFonts w:ascii="Arial" w:hAnsi="Arial" w:cs="Arial"/>
          <w:sz w:val="20"/>
        </w:rPr>
        <w:tab/>
        <w:t>A R</w:t>
      </w:r>
      <w:r w:rsidRPr="00C71412">
        <w:rPr>
          <w:rFonts w:ascii="Arial" w:eastAsia="Arial Unicode MS" w:hAnsi="Arial" w:cs="Arial"/>
          <w:sz w:val="20"/>
          <w:szCs w:val="24"/>
        </w:rPr>
        <w:t>emuneração do Agente Fiduciário será acrescida dos seguintes tributos: (i) ISS (Imposto sobre serviços de qualquer natureza); (</w:t>
      </w:r>
      <w:proofErr w:type="spellStart"/>
      <w:r w:rsidRPr="00C71412">
        <w:rPr>
          <w:rFonts w:ascii="Arial" w:eastAsia="Arial Unicode MS" w:hAnsi="Arial" w:cs="Arial"/>
          <w:sz w:val="20"/>
          <w:szCs w:val="24"/>
        </w:rPr>
        <w:t>ii</w:t>
      </w:r>
      <w:proofErr w:type="spellEnd"/>
      <w:r w:rsidRPr="00C71412">
        <w:rPr>
          <w:rFonts w:ascii="Arial" w:eastAsia="Arial Unicode MS" w:hAnsi="Arial" w:cs="Arial"/>
          <w:sz w:val="20"/>
          <w:szCs w:val="24"/>
        </w:rPr>
        <w:t>) PIS (Contribuição ao Programa de Integração Social); (</w:t>
      </w:r>
      <w:proofErr w:type="spellStart"/>
      <w:r w:rsidRPr="00C71412">
        <w:rPr>
          <w:rFonts w:ascii="Arial" w:eastAsia="Arial Unicode MS" w:hAnsi="Arial" w:cs="Arial"/>
          <w:sz w:val="20"/>
          <w:szCs w:val="24"/>
        </w:rPr>
        <w:t>iii</w:t>
      </w:r>
      <w:proofErr w:type="spellEnd"/>
      <w:r w:rsidRPr="00C71412">
        <w:rPr>
          <w:rFonts w:ascii="Arial" w:eastAsia="Arial Unicode MS" w:hAnsi="Arial" w:cs="Arial"/>
          <w:sz w:val="20"/>
          <w:szCs w:val="24"/>
        </w:rPr>
        <w:t>) COFINS (Contribuição para o Financiamento da Seguridade Social); (</w:t>
      </w:r>
      <w:proofErr w:type="spellStart"/>
      <w:r w:rsidRPr="00C71412">
        <w:rPr>
          <w:rFonts w:ascii="Arial" w:eastAsia="Arial Unicode MS" w:hAnsi="Arial" w:cs="Arial"/>
          <w:sz w:val="20"/>
          <w:szCs w:val="24"/>
        </w:rPr>
        <w:t>iv</w:t>
      </w:r>
      <w:proofErr w:type="spellEnd"/>
      <w:r w:rsidRPr="00C71412">
        <w:rPr>
          <w:rFonts w:ascii="Arial" w:eastAsia="Arial Unicode MS" w:hAnsi="Arial" w:cs="Arial"/>
          <w:sz w:val="20"/>
          <w:szCs w:val="24"/>
        </w:rPr>
        <w:t>) CSLL (Contribuição Social sobre o Lucro Líquido); (v) IR (Imposto sobre a Renda) e quaisquer outros impostos que venham a incidir sobre a remuneração do Agente Fiduciário, nas alíquotas vigentes correspondentes ao regime de tributação de lucro real pelas instituições financeiras nas respectivas datas de pagamento, de tal forma que tais valores indicados nesta Escritura de Emissão correspondam a valores líquidos destes tributos incidentes sobre a prestação de serviços de agente fiduciário pelas instituições financeiras.</w:t>
      </w:r>
    </w:p>
    <w:p w14:paraId="78D6AC87" w14:textId="77777777" w:rsidR="006A4F29" w:rsidRDefault="006A4F29" w:rsidP="006A4F29">
      <w:pPr>
        <w:pStyle w:val="NormalWeb"/>
        <w:spacing w:before="0" w:beforeAutospacing="0" w:after="0" w:afterAutospacing="0" w:line="240" w:lineRule="exact"/>
        <w:jc w:val="both"/>
        <w:rPr>
          <w:rFonts w:ascii="Arial" w:hAnsi="Arial" w:cs="Arial"/>
          <w:sz w:val="20"/>
        </w:rPr>
      </w:pPr>
    </w:p>
    <w:p w14:paraId="5EA59D78" w14:textId="77777777" w:rsidR="006A4F29" w:rsidRDefault="006A4F29" w:rsidP="006A4F29">
      <w:pPr>
        <w:pStyle w:val="NormalWeb"/>
        <w:spacing w:before="0" w:beforeAutospacing="0" w:after="0" w:afterAutospacing="0" w:line="240" w:lineRule="exact"/>
        <w:jc w:val="both"/>
        <w:rPr>
          <w:rFonts w:ascii="Arial" w:hAnsi="Arial" w:cs="Arial"/>
          <w:sz w:val="20"/>
        </w:rPr>
      </w:pPr>
      <w:r>
        <w:rPr>
          <w:rFonts w:ascii="Arial" w:hAnsi="Arial" w:cs="Arial"/>
          <w:sz w:val="20"/>
        </w:rPr>
        <w:t>7.5.1.3.</w:t>
      </w:r>
      <w:r>
        <w:rPr>
          <w:rFonts w:ascii="Arial" w:hAnsi="Arial" w:cs="Arial"/>
          <w:sz w:val="20"/>
        </w:rPr>
        <w:tab/>
        <w:t xml:space="preserve">A </w:t>
      </w:r>
      <w:r w:rsidRPr="00C71412">
        <w:rPr>
          <w:rFonts w:ascii="Arial" w:hAnsi="Arial" w:cs="Arial"/>
          <w:sz w:val="20"/>
        </w:rPr>
        <w:t xml:space="preserve">remuneração devida ao Agente Fiduciário nos termos da Cláusula 7.6 acima será atualizada anualmente com base na variação percentual acumulada do Índice Geral de Preços – Mercado, divulgado pela Fundação Getúlio Vargas, ou na sua falta, pelo mesmo índice que vier a substituí-lo, a partir da data de pagamento da primeira parcela de que trata a Cláusula 7.6 acima, até as datas de pagamento seguintes, calculadas </w:t>
      </w:r>
      <w:proofErr w:type="gramStart"/>
      <w:r w:rsidRPr="00C71412">
        <w:rPr>
          <w:rFonts w:ascii="Arial" w:hAnsi="Arial" w:cs="Arial"/>
          <w:sz w:val="20"/>
        </w:rPr>
        <w:t>pro rata</w:t>
      </w:r>
      <w:proofErr w:type="gramEnd"/>
      <w:r w:rsidRPr="00C71412">
        <w:rPr>
          <w:rFonts w:ascii="Arial" w:hAnsi="Arial" w:cs="Arial"/>
          <w:sz w:val="20"/>
        </w:rPr>
        <w:t xml:space="preserve"> die, se necessário.</w:t>
      </w:r>
    </w:p>
    <w:p w14:paraId="1296EA20" w14:textId="77777777" w:rsidR="006A4F29" w:rsidRDefault="006A4F29" w:rsidP="006A4F29">
      <w:pPr>
        <w:pStyle w:val="NormalWeb"/>
        <w:spacing w:before="0" w:beforeAutospacing="0" w:after="0" w:afterAutospacing="0" w:line="240" w:lineRule="exact"/>
        <w:jc w:val="both"/>
        <w:rPr>
          <w:rFonts w:ascii="Arial" w:hAnsi="Arial" w:cs="Arial"/>
          <w:sz w:val="20"/>
        </w:rPr>
      </w:pPr>
    </w:p>
    <w:p w14:paraId="42A085D2" w14:textId="77777777" w:rsidR="006A4F29" w:rsidRDefault="006A4F29" w:rsidP="006A4F29">
      <w:pPr>
        <w:pStyle w:val="NormalWeb"/>
        <w:spacing w:before="0" w:beforeAutospacing="0" w:after="0" w:afterAutospacing="0" w:line="240" w:lineRule="exact"/>
        <w:jc w:val="both"/>
        <w:rPr>
          <w:rFonts w:ascii="Arial" w:hAnsi="Arial" w:cs="Arial"/>
          <w:sz w:val="20"/>
        </w:rPr>
      </w:pPr>
      <w:r>
        <w:rPr>
          <w:rFonts w:ascii="Arial" w:hAnsi="Arial" w:cs="Arial"/>
          <w:sz w:val="20"/>
        </w:rPr>
        <w:t>7.5.1.4.</w:t>
      </w:r>
      <w:r>
        <w:rPr>
          <w:rFonts w:ascii="Arial" w:hAnsi="Arial" w:cs="Arial"/>
          <w:sz w:val="20"/>
        </w:rPr>
        <w:tab/>
      </w:r>
      <w:r w:rsidRPr="00C71412">
        <w:rPr>
          <w:rFonts w:ascii="Arial" w:hAnsi="Arial" w:cs="Arial"/>
          <w:sz w:val="20"/>
        </w:rPr>
        <w:t>A remuneração do Agente Fiduciário será devida mesmo após o vencimento das Debêntures, caso o Agente Fiduciário ainda esteja atuando, em nome dos Debenturistas, na cobrança de inadimplências não sanadas pela Emissora.</w:t>
      </w:r>
    </w:p>
    <w:p w14:paraId="233AABF9" w14:textId="77777777" w:rsidR="006A4F29" w:rsidRDefault="006A4F29" w:rsidP="006A4F29">
      <w:pPr>
        <w:pStyle w:val="NormalWeb"/>
        <w:spacing w:before="0" w:beforeAutospacing="0" w:after="0" w:afterAutospacing="0" w:line="240" w:lineRule="exact"/>
        <w:jc w:val="both"/>
        <w:rPr>
          <w:rFonts w:ascii="Arial" w:hAnsi="Arial" w:cs="Arial"/>
          <w:sz w:val="20"/>
        </w:rPr>
      </w:pPr>
    </w:p>
    <w:p w14:paraId="1CE42B67" w14:textId="77777777" w:rsidR="006A4F29" w:rsidRDefault="006A4F29" w:rsidP="006A4F29">
      <w:pPr>
        <w:pStyle w:val="NormalWeb"/>
        <w:spacing w:before="0" w:beforeAutospacing="0" w:after="0" w:afterAutospacing="0" w:line="240" w:lineRule="exact"/>
        <w:jc w:val="both"/>
        <w:rPr>
          <w:rFonts w:ascii="Arial" w:hAnsi="Arial" w:cs="Arial"/>
          <w:sz w:val="20"/>
        </w:rPr>
      </w:pPr>
      <w:r>
        <w:rPr>
          <w:rFonts w:ascii="Arial" w:hAnsi="Arial" w:cs="Arial"/>
          <w:sz w:val="20"/>
        </w:rPr>
        <w:t xml:space="preserve">7.5.1.5. </w:t>
      </w:r>
      <w:r w:rsidRPr="006530BF">
        <w:rPr>
          <w:rFonts w:ascii="Arial" w:hAnsi="Arial" w:cs="Arial"/>
          <w:sz w:val="20"/>
        </w:rPr>
        <w:t>Em caso de mora no pagamento da remuneração do Agente Fiduciário, os débitos em atraso ficarão sujeitos a juros de mora de 1% (um por cento) ao mês e multa não compensatória de 2% (dois por cento) sobre o valor devido.</w:t>
      </w:r>
    </w:p>
    <w:p w14:paraId="7861CDE1" w14:textId="77777777" w:rsidR="006A4F29" w:rsidRPr="001E2793" w:rsidRDefault="006A4F29" w:rsidP="006A4F29">
      <w:pPr>
        <w:pStyle w:val="NormalWeb"/>
        <w:spacing w:before="0" w:beforeAutospacing="0" w:after="0" w:afterAutospacing="0" w:line="240" w:lineRule="exact"/>
        <w:jc w:val="both"/>
        <w:rPr>
          <w:rFonts w:ascii="Arial" w:hAnsi="Arial" w:cs="Arial"/>
          <w:sz w:val="20"/>
        </w:rPr>
      </w:pPr>
    </w:p>
    <w:p w14:paraId="5B242B2B" w14:textId="77777777" w:rsidR="006A4F29" w:rsidRPr="001E2793" w:rsidRDefault="006A4F29" w:rsidP="006A4F29">
      <w:pPr>
        <w:pStyle w:val="NormalWeb"/>
        <w:spacing w:before="0" w:beforeAutospacing="0" w:after="0" w:afterAutospacing="0" w:line="240" w:lineRule="exact"/>
        <w:jc w:val="both"/>
        <w:rPr>
          <w:rFonts w:ascii="Arial" w:hAnsi="Arial" w:cs="Arial"/>
          <w:sz w:val="20"/>
        </w:rPr>
      </w:pPr>
      <w:r>
        <w:rPr>
          <w:rFonts w:ascii="Arial" w:hAnsi="Arial" w:cs="Arial"/>
          <w:sz w:val="20"/>
        </w:rPr>
        <w:t>7</w:t>
      </w:r>
      <w:r w:rsidRPr="001E2793">
        <w:rPr>
          <w:rFonts w:ascii="Arial" w:hAnsi="Arial" w:cs="Arial"/>
          <w:sz w:val="20"/>
        </w:rPr>
        <w:t>.5.2. No caso de inadimplemento superior a 30 (trinta) dias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em relação ao pagamento da remuneração e das despesas reembolsáveis ao Agente Fiduciário, esses valores deverão ser adiantados pelos Debenturistas, e posteriormente, ressarcidos pel</w:t>
      </w:r>
      <w:r>
        <w:rPr>
          <w:rFonts w:ascii="Arial" w:hAnsi="Arial" w:cs="Arial"/>
          <w:sz w:val="20"/>
        </w:rPr>
        <w:t>a</w:t>
      </w:r>
      <w:r w:rsidRPr="001E2793">
        <w:rPr>
          <w:rFonts w:ascii="Arial" w:hAnsi="Arial" w:cs="Arial"/>
          <w:sz w:val="20"/>
        </w:rPr>
        <w:t xml:space="preserve"> Emissor</w:t>
      </w:r>
      <w:r>
        <w:rPr>
          <w:rFonts w:ascii="Arial" w:hAnsi="Arial" w:cs="Arial"/>
          <w:sz w:val="20"/>
        </w:rPr>
        <w:t xml:space="preserve">a, </w:t>
      </w:r>
      <w:proofErr w:type="gramStart"/>
      <w:r>
        <w:rPr>
          <w:rFonts w:ascii="Arial" w:hAnsi="Arial" w:cs="Arial"/>
          <w:sz w:val="20"/>
        </w:rPr>
        <w:t>sob pena</w:t>
      </w:r>
      <w:proofErr w:type="gramEnd"/>
      <w:r>
        <w:rPr>
          <w:rFonts w:ascii="Arial" w:hAnsi="Arial" w:cs="Arial"/>
          <w:sz w:val="20"/>
        </w:rPr>
        <w:t xml:space="preserve"> de interrupção da prestação do serviço</w:t>
      </w:r>
      <w:r w:rsidRPr="001E2793">
        <w:rPr>
          <w:rFonts w:ascii="Arial" w:hAnsi="Arial" w:cs="Arial"/>
          <w:sz w:val="20"/>
        </w:rPr>
        <w:t>.</w:t>
      </w:r>
    </w:p>
    <w:p w14:paraId="1599092F" w14:textId="77777777" w:rsidR="006A4F29" w:rsidRPr="001E2793" w:rsidRDefault="006A4F29" w:rsidP="006A4F29">
      <w:pPr>
        <w:pStyle w:val="NormalWeb"/>
        <w:spacing w:before="0" w:beforeAutospacing="0" w:after="0" w:afterAutospacing="0" w:line="240" w:lineRule="exact"/>
        <w:jc w:val="both"/>
        <w:rPr>
          <w:rFonts w:ascii="Arial" w:hAnsi="Arial" w:cs="Arial"/>
          <w:sz w:val="20"/>
        </w:rPr>
      </w:pPr>
    </w:p>
    <w:p w14:paraId="3F562165" w14:textId="664C02AB" w:rsidR="00605636" w:rsidRPr="001E2793" w:rsidRDefault="00605636" w:rsidP="00605636">
      <w:pPr>
        <w:pStyle w:val="NormalWeb"/>
        <w:spacing w:before="0" w:beforeAutospacing="0" w:after="0" w:afterAutospacing="0" w:line="240" w:lineRule="exact"/>
        <w:jc w:val="both"/>
        <w:rPr>
          <w:ins w:id="59" w:author="Monique Garcia" w:date="2013-12-12T12:25:00Z"/>
          <w:rFonts w:ascii="Arial" w:hAnsi="Arial" w:cs="Arial"/>
          <w:sz w:val="20"/>
        </w:rPr>
      </w:pPr>
      <w:bookmarkStart w:id="60" w:name="_DV_M305"/>
      <w:bookmarkStart w:id="61" w:name="_DV_M306"/>
      <w:bookmarkStart w:id="62" w:name="_DV_M307"/>
      <w:bookmarkStart w:id="63" w:name="_DV_M308"/>
      <w:bookmarkStart w:id="64" w:name="_DV_M312"/>
      <w:bookmarkEnd w:id="60"/>
      <w:bookmarkEnd w:id="61"/>
      <w:bookmarkEnd w:id="62"/>
      <w:bookmarkEnd w:id="63"/>
      <w:bookmarkEnd w:id="64"/>
      <w:ins w:id="65" w:author="Monique Garcia" w:date="2013-12-12T12:25:00Z">
        <w:r>
          <w:rPr>
            <w:rFonts w:ascii="Arial" w:hAnsi="Arial" w:cs="Arial"/>
            <w:sz w:val="20"/>
          </w:rPr>
          <w:t>7.5.3. Todo e qualquer valor cobrado nos termos desta cláusula 7.5 desta Escritura, será devido na proporção de 10% para o Agente Fiduciário e 90% para o Agente de Monitoramento</w:t>
        </w:r>
        <w:r>
          <w:rPr>
            <w:rFonts w:ascii="Arial" w:hAnsi="Arial" w:cs="Arial"/>
            <w:sz w:val="20"/>
          </w:rPr>
          <w:t>.</w:t>
        </w:r>
      </w:ins>
    </w:p>
    <w:p w14:paraId="2E6213C1" w14:textId="19CE583F"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039CA5D7"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2B92CA9A"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 xml:space="preserve">Capítulo </w:t>
      </w:r>
      <w:r>
        <w:rPr>
          <w:rFonts w:ascii="Arial" w:hAnsi="Arial" w:cs="Arial"/>
          <w:b/>
          <w:smallCaps/>
          <w:sz w:val="20"/>
          <w:szCs w:val="20"/>
          <w:u w:val="single"/>
        </w:rPr>
        <w:t>VIII</w:t>
      </w:r>
    </w:p>
    <w:p w14:paraId="397330D7"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 xml:space="preserve">Da Assembleia Geral de Debenturistas </w:t>
      </w:r>
    </w:p>
    <w:p w14:paraId="1325791B" w14:textId="77777777" w:rsidR="00F40129" w:rsidRDefault="00F40129" w:rsidP="00F40129">
      <w:pPr>
        <w:pStyle w:val="NormalWeb"/>
        <w:spacing w:before="0" w:beforeAutospacing="0" w:after="0" w:afterAutospacing="0" w:line="240" w:lineRule="exact"/>
        <w:jc w:val="both"/>
        <w:rPr>
          <w:rFonts w:ascii="Arial" w:hAnsi="Arial" w:cs="Arial"/>
          <w:b/>
          <w:sz w:val="20"/>
          <w:szCs w:val="20"/>
        </w:rPr>
      </w:pPr>
    </w:p>
    <w:p w14:paraId="1FA3C1D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68506EC8"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.1. Os Debenturistas poderão, a qualquer tempo, reunir-se em Assembleia Geral de Debenturistas, de acordo com o disposto no artigo 71 da Lei das Sociedades por Ações, a fim de deliberarem sobre matéria de interesse da comunhão dos Debenturistas.</w:t>
      </w:r>
    </w:p>
    <w:p w14:paraId="70B6DD66"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32587DBA"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szCs w:val="20"/>
        </w:rPr>
        <w:t>8</w:t>
      </w:r>
      <w:r w:rsidRPr="001E2793">
        <w:rPr>
          <w:rFonts w:ascii="Arial" w:hAnsi="Arial" w:cs="Arial"/>
          <w:sz w:val="20"/>
          <w:szCs w:val="20"/>
        </w:rPr>
        <w:t xml:space="preserve">.2. A Assembleia Geral de Debenturistas poderá ser convocada </w:t>
      </w:r>
      <w:r>
        <w:rPr>
          <w:rFonts w:ascii="Arial" w:hAnsi="Arial" w:cs="Arial"/>
          <w:sz w:val="20"/>
          <w:szCs w:val="20"/>
        </w:rPr>
        <w:t xml:space="preserve">pelo Agente Fiduciário, </w:t>
      </w:r>
      <w:r w:rsidRPr="001E2793">
        <w:rPr>
          <w:rFonts w:ascii="Arial" w:hAnsi="Arial" w:cs="Arial"/>
          <w:sz w:val="20"/>
          <w:szCs w:val="20"/>
        </w:rPr>
        <w:t>pel</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por Debenturistas que representem, no mínimo, 10% (dez por cento) das Debêntures em circulação, ou pela CVM. </w:t>
      </w:r>
    </w:p>
    <w:p w14:paraId="07DC232A" w14:textId="77777777" w:rsidR="00F40129" w:rsidRDefault="00F40129" w:rsidP="00F40129">
      <w:pPr>
        <w:pStyle w:val="NormalWeb"/>
        <w:spacing w:before="0" w:beforeAutospacing="0" w:after="0" w:afterAutospacing="0" w:line="240" w:lineRule="exact"/>
        <w:jc w:val="both"/>
        <w:rPr>
          <w:rFonts w:ascii="Arial" w:hAnsi="Arial" w:cs="Arial"/>
          <w:sz w:val="20"/>
        </w:rPr>
      </w:pPr>
    </w:p>
    <w:p w14:paraId="233DA686"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.3. Aplicar-se-á à Assembleia Geral de Debenturistas, no que couber, o disposto na Lei das Sociedades por Ações a respeito das assembleias gerais de acionistas.</w:t>
      </w:r>
    </w:p>
    <w:p w14:paraId="0F2A393A"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61E211AD" w14:textId="1C1C37CA"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.4. A presidência da Assembleia Geral de Debenturistas caberá ao Debenturista eleito pelos demais Debenturistas presentes.</w:t>
      </w:r>
    </w:p>
    <w:p w14:paraId="38CD0F1C"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2DC98947"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.5. As Assembleias Gerais de Debenturistas serão convocadas, em primeira convocação, com antecedência mínima de 15 (quinze) dias.</w:t>
      </w:r>
    </w:p>
    <w:p w14:paraId="27A4360C"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61BA2840"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 xml:space="preserve">.6. A Assembleia Geral de Debenturistas, em segunda convocação, somente poderá ser realizada em, no mínimo, </w:t>
      </w:r>
      <w:proofErr w:type="gramStart"/>
      <w:r w:rsidRPr="001E2793">
        <w:rPr>
          <w:rFonts w:ascii="Arial" w:hAnsi="Arial" w:cs="Arial"/>
          <w:sz w:val="20"/>
        </w:rPr>
        <w:t>8</w:t>
      </w:r>
      <w:proofErr w:type="gramEnd"/>
      <w:r w:rsidRPr="001E2793">
        <w:rPr>
          <w:rFonts w:ascii="Arial" w:hAnsi="Arial" w:cs="Arial"/>
          <w:sz w:val="20"/>
        </w:rPr>
        <w:t xml:space="preserve"> (oito) dias após a data marcada para a instalação da Assembleia Geral de Debenturistas em primeira convocação.</w:t>
      </w:r>
    </w:p>
    <w:p w14:paraId="3DA6FA70"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49E276B3"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.7. Nos termos do artigo 71, parágrafo terceiro, da Lei das Sociedades por Ações, a Assembleia Geral de Debenturistas instalar-se-á, em primeira convocação, com a presença de Debenturistas que representem, no mínimo, 50% (cinquenta por cento) das Debêntures em circulação e, em segunda convocação, com qualquer número.</w:t>
      </w:r>
    </w:p>
    <w:p w14:paraId="0FF08CF8"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1A5CB4B4" w14:textId="77777777" w:rsidR="00F40129" w:rsidRPr="001E2793" w:rsidRDefault="00F40129" w:rsidP="00F40129">
      <w:pPr>
        <w:widowControl/>
        <w:spacing w:line="240" w:lineRule="exact"/>
        <w:rPr>
          <w:rFonts w:ascii="Arial" w:eastAsia="Arial Unicode MS" w:hAnsi="Arial" w:cs="Arial"/>
          <w:sz w:val="20"/>
          <w:szCs w:val="24"/>
        </w:rPr>
      </w:pPr>
      <w:r>
        <w:rPr>
          <w:rFonts w:ascii="Arial" w:hAnsi="Arial" w:cs="Arial"/>
          <w:sz w:val="20"/>
        </w:rPr>
        <w:t>8</w:t>
      </w:r>
      <w:r w:rsidRPr="001E2793">
        <w:rPr>
          <w:rFonts w:ascii="Arial" w:hAnsi="Arial" w:cs="Arial"/>
          <w:sz w:val="20"/>
        </w:rPr>
        <w:t>.8</w:t>
      </w:r>
      <w:r w:rsidRPr="001E2793">
        <w:rPr>
          <w:rFonts w:ascii="Arial" w:eastAsia="Arial Unicode MS" w:hAnsi="Arial" w:cs="Arial"/>
          <w:sz w:val="20"/>
          <w:szCs w:val="24"/>
        </w:rPr>
        <w:t xml:space="preserve">. </w:t>
      </w:r>
      <w:bookmarkStart w:id="66" w:name="_Ref130286717"/>
      <w:r w:rsidRPr="001E2793">
        <w:rPr>
          <w:rFonts w:ascii="Arial" w:eastAsia="Arial Unicode MS" w:hAnsi="Arial" w:cs="Arial"/>
          <w:sz w:val="20"/>
          <w:szCs w:val="24"/>
        </w:rPr>
        <w:t xml:space="preserve">Nas deliberações das Assembleias Gerais de Debenturistas, a cada Debênture em circulação caberá um voto, admitida a constituição de mandatário, Debenturista ou não. Exceto pelo disposto na Cláusula </w:t>
      </w:r>
      <w:r>
        <w:rPr>
          <w:rFonts w:ascii="Arial" w:eastAsia="Arial Unicode MS" w:hAnsi="Arial" w:cs="Arial"/>
          <w:sz w:val="20"/>
          <w:szCs w:val="24"/>
        </w:rPr>
        <w:t>8</w:t>
      </w:r>
      <w:r w:rsidRPr="001E2793">
        <w:rPr>
          <w:rFonts w:ascii="Arial" w:eastAsia="Arial Unicode MS" w:hAnsi="Arial" w:cs="Arial"/>
          <w:sz w:val="20"/>
          <w:szCs w:val="24"/>
        </w:rPr>
        <w:t xml:space="preserve">.9. </w:t>
      </w:r>
      <w:proofErr w:type="gramStart"/>
      <w:r w:rsidRPr="001E2793">
        <w:rPr>
          <w:rFonts w:ascii="Arial" w:eastAsia="Arial Unicode MS" w:hAnsi="Arial" w:cs="Arial"/>
          <w:sz w:val="20"/>
          <w:szCs w:val="24"/>
        </w:rPr>
        <w:t>abaixo</w:t>
      </w:r>
      <w:proofErr w:type="gramEnd"/>
      <w:r w:rsidRPr="001E2793">
        <w:rPr>
          <w:rFonts w:ascii="Arial" w:eastAsia="Arial Unicode MS" w:hAnsi="Arial" w:cs="Arial"/>
          <w:sz w:val="20"/>
          <w:szCs w:val="24"/>
        </w:rPr>
        <w:t>, todas as deliberações a serem tomadas em Assembleias Gerais de Debenturistas dependerão de aprovação de Debenturistas que representem, no mínimo, 50% (cinquenta por cento) mais 1 (uma) Debênture em circulação, nos termos da Lei das Sociedades por Ações.</w:t>
      </w:r>
      <w:bookmarkEnd w:id="66"/>
    </w:p>
    <w:p w14:paraId="718D101D" w14:textId="77777777" w:rsidR="00F40129" w:rsidRPr="001E2793" w:rsidRDefault="00F40129" w:rsidP="00F40129">
      <w:pPr>
        <w:widowControl/>
        <w:spacing w:line="240" w:lineRule="exact"/>
        <w:rPr>
          <w:rFonts w:ascii="Arial" w:eastAsia="Arial Unicode MS" w:hAnsi="Arial" w:cs="Arial"/>
          <w:sz w:val="20"/>
          <w:szCs w:val="24"/>
        </w:rPr>
      </w:pPr>
    </w:p>
    <w:p w14:paraId="4BB0279D" w14:textId="77777777" w:rsidR="00F40129" w:rsidRPr="001E2793" w:rsidRDefault="00F40129" w:rsidP="00F40129">
      <w:pPr>
        <w:pStyle w:val="NormalWeb"/>
        <w:spacing w:before="0" w:beforeAutospacing="0" w:after="0" w:afterAutospacing="0" w:line="240" w:lineRule="exact"/>
        <w:rPr>
          <w:rFonts w:ascii="Arial" w:hAnsi="Arial" w:cs="Arial"/>
          <w:sz w:val="20"/>
        </w:rPr>
      </w:pPr>
      <w:r>
        <w:rPr>
          <w:rFonts w:ascii="Arial" w:hAnsi="Arial" w:cs="Arial"/>
          <w:sz w:val="20"/>
        </w:rPr>
        <w:t>8</w:t>
      </w:r>
      <w:r w:rsidRPr="001E2793">
        <w:rPr>
          <w:rFonts w:ascii="Arial" w:hAnsi="Arial" w:cs="Arial"/>
          <w:sz w:val="20"/>
        </w:rPr>
        <w:t xml:space="preserve">.9. </w:t>
      </w:r>
      <w:bookmarkStart w:id="67" w:name="_Ref130286715"/>
      <w:r w:rsidRPr="001E2793">
        <w:rPr>
          <w:rFonts w:ascii="Arial" w:hAnsi="Arial" w:cs="Arial"/>
          <w:sz w:val="20"/>
        </w:rPr>
        <w:t xml:space="preserve">Não estão incluídos no </w:t>
      </w:r>
      <w:proofErr w:type="spellStart"/>
      <w:r w:rsidRPr="001E2793">
        <w:rPr>
          <w:rFonts w:ascii="Arial" w:hAnsi="Arial" w:cs="Arial"/>
          <w:sz w:val="20"/>
        </w:rPr>
        <w:t>quorum</w:t>
      </w:r>
      <w:proofErr w:type="spellEnd"/>
      <w:r w:rsidRPr="001E2793">
        <w:rPr>
          <w:rFonts w:ascii="Arial" w:hAnsi="Arial" w:cs="Arial"/>
          <w:sz w:val="20"/>
        </w:rPr>
        <w:t xml:space="preserve"> a que se refere </w:t>
      </w:r>
      <w:proofErr w:type="gramStart"/>
      <w:r w:rsidRPr="001E2793">
        <w:rPr>
          <w:rFonts w:ascii="Arial" w:hAnsi="Arial" w:cs="Arial"/>
          <w:sz w:val="20"/>
        </w:rPr>
        <w:t>a</w:t>
      </w:r>
      <w:proofErr w:type="gramEnd"/>
      <w:r w:rsidRPr="001E2793">
        <w:rPr>
          <w:rFonts w:ascii="Arial" w:hAnsi="Arial" w:cs="Arial"/>
          <w:sz w:val="20"/>
        </w:rPr>
        <w:t xml:space="preserve"> Cláusula</w:t>
      </w:r>
      <w:bookmarkEnd w:id="67"/>
      <w:r w:rsidRPr="001E2793">
        <w:rPr>
          <w:rFonts w:ascii="Arial" w:hAnsi="Arial" w:cs="Arial"/>
          <w:sz w:val="20"/>
        </w:rPr>
        <w:t xml:space="preserve"> </w:t>
      </w:r>
      <w:r>
        <w:rPr>
          <w:rFonts w:ascii="Arial" w:hAnsi="Arial" w:cs="Arial"/>
          <w:sz w:val="20"/>
        </w:rPr>
        <w:t>8</w:t>
      </w:r>
      <w:r w:rsidRPr="001E2793">
        <w:rPr>
          <w:rFonts w:ascii="Arial" w:hAnsi="Arial" w:cs="Arial"/>
          <w:sz w:val="20"/>
        </w:rPr>
        <w:t xml:space="preserve">.8. </w:t>
      </w:r>
      <w:proofErr w:type="gramStart"/>
      <w:r w:rsidRPr="001E2793">
        <w:rPr>
          <w:rFonts w:ascii="Arial" w:hAnsi="Arial" w:cs="Arial"/>
          <w:sz w:val="20"/>
        </w:rPr>
        <w:t>acima</w:t>
      </w:r>
      <w:proofErr w:type="gramEnd"/>
      <w:r w:rsidRPr="001E2793">
        <w:rPr>
          <w:rFonts w:ascii="Arial" w:hAnsi="Arial" w:cs="Arial"/>
          <w:sz w:val="20"/>
        </w:rPr>
        <w:t>:</w:t>
      </w:r>
    </w:p>
    <w:p w14:paraId="3FEC8E46" w14:textId="77777777" w:rsidR="00F40129" w:rsidRPr="001E2793" w:rsidRDefault="00F40129" w:rsidP="00F40129">
      <w:pPr>
        <w:pStyle w:val="NormalWeb"/>
        <w:spacing w:before="0" w:beforeAutospacing="0" w:after="0" w:afterAutospacing="0" w:line="240" w:lineRule="exact"/>
        <w:rPr>
          <w:rFonts w:ascii="Arial" w:hAnsi="Arial" w:cs="Arial"/>
          <w:sz w:val="20"/>
        </w:rPr>
      </w:pPr>
    </w:p>
    <w:p w14:paraId="711ADDE8" w14:textId="77777777" w:rsidR="00F40129" w:rsidRDefault="00F40129" w:rsidP="00F40129">
      <w:pPr>
        <w:pStyle w:val="NormalWeb"/>
        <w:numPr>
          <w:ilvl w:val="6"/>
          <w:numId w:val="5"/>
        </w:numPr>
        <w:spacing w:before="0" w:beforeAutospacing="0" w:after="0" w:afterAutospacing="0" w:line="240" w:lineRule="exact"/>
        <w:rPr>
          <w:rFonts w:ascii="Arial" w:hAnsi="Arial" w:cs="Arial"/>
          <w:sz w:val="20"/>
        </w:rPr>
      </w:pPr>
      <w:proofErr w:type="gramStart"/>
      <w:r w:rsidRPr="001E2793">
        <w:rPr>
          <w:rFonts w:ascii="Arial" w:hAnsi="Arial" w:cs="Arial"/>
          <w:sz w:val="20"/>
        </w:rPr>
        <w:t>os</w:t>
      </w:r>
      <w:proofErr w:type="gramEnd"/>
      <w:r w:rsidRPr="001E2793">
        <w:rPr>
          <w:rFonts w:ascii="Arial" w:hAnsi="Arial" w:cs="Arial"/>
          <w:sz w:val="20"/>
        </w:rPr>
        <w:t xml:space="preserve"> </w:t>
      </w:r>
      <w:proofErr w:type="spellStart"/>
      <w:r w:rsidRPr="001E2793">
        <w:rPr>
          <w:rFonts w:ascii="Arial" w:hAnsi="Arial" w:cs="Arial"/>
          <w:sz w:val="20"/>
        </w:rPr>
        <w:t>quoruns</w:t>
      </w:r>
      <w:proofErr w:type="spellEnd"/>
      <w:r w:rsidRPr="001E2793">
        <w:rPr>
          <w:rFonts w:ascii="Arial" w:hAnsi="Arial" w:cs="Arial"/>
          <w:sz w:val="20"/>
        </w:rPr>
        <w:t xml:space="preserve"> expressamente previstos em outras cláusulas desta Escritura de Emissão, se for o caso; </w:t>
      </w:r>
    </w:p>
    <w:p w14:paraId="2EBFFC40" w14:textId="77777777" w:rsidR="00F40129" w:rsidRDefault="00F40129" w:rsidP="00F40129">
      <w:pPr>
        <w:pStyle w:val="NormalWeb"/>
        <w:spacing w:before="0" w:beforeAutospacing="0" w:after="0" w:afterAutospacing="0" w:line="240" w:lineRule="exact"/>
        <w:ind w:left="1701"/>
        <w:rPr>
          <w:rFonts w:ascii="Arial" w:hAnsi="Arial" w:cs="Arial"/>
          <w:sz w:val="20"/>
        </w:rPr>
      </w:pPr>
    </w:p>
    <w:p w14:paraId="163CFD8B" w14:textId="77777777" w:rsidR="00F40129" w:rsidRPr="001E2793" w:rsidRDefault="00F40129" w:rsidP="00F40129">
      <w:pPr>
        <w:pStyle w:val="NormalWeb"/>
        <w:numPr>
          <w:ilvl w:val="6"/>
          <w:numId w:val="5"/>
        </w:numPr>
        <w:spacing w:before="0" w:beforeAutospacing="0" w:after="0" w:afterAutospacing="0" w:line="240" w:lineRule="exact"/>
        <w:rPr>
          <w:rFonts w:ascii="Arial" w:hAnsi="Arial" w:cs="Arial"/>
          <w:sz w:val="20"/>
        </w:rPr>
      </w:pPr>
      <w:proofErr w:type="gramStart"/>
      <w:r>
        <w:rPr>
          <w:rFonts w:ascii="Arial" w:hAnsi="Arial" w:cs="Arial"/>
          <w:sz w:val="20"/>
        </w:rPr>
        <w:t>o</w:t>
      </w:r>
      <w:proofErr w:type="gramEnd"/>
      <w:r>
        <w:rPr>
          <w:rFonts w:ascii="Arial" w:hAnsi="Arial" w:cs="Arial"/>
          <w:sz w:val="20"/>
        </w:rPr>
        <w:t xml:space="preserve"> Quórum Especial para Conversão disposto no item 4.8.7 e seguintes para deliberar sobre a conversão das Debêntures em Ação; e </w:t>
      </w:r>
    </w:p>
    <w:p w14:paraId="3CD76C40" w14:textId="77777777" w:rsidR="00F40129" w:rsidRPr="001E2793" w:rsidRDefault="00F40129" w:rsidP="00F40129">
      <w:pPr>
        <w:pStyle w:val="NormalWeb"/>
        <w:spacing w:before="0" w:beforeAutospacing="0" w:after="0" w:afterAutospacing="0" w:line="240" w:lineRule="exact"/>
        <w:ind w:left="709"/>
        <w:rPr>
          <w:rFonts w:ascii="Arial" w:hAnsi="Arial" w:cs="Arial"/>
          <w:sz w:val="20"/>
        </w:rPr>
      </w:pPr>
    </w:p>
    <w:p w14:paraId="2F60BA47" w14:textId="77777777" w:rsidR="00F40129" w:rsidRPr="001E2793" w:rsidRDefault="00F40129" w:rsidP="00F40129">
      <w:pPr>
        <w:pStyle w:val="NormalWeb"/>
        <w:numPr>
          <w:ilvl w:val="6"/>
          <w:numId w:val="5"/>
        </w:numPr>
        <w:spacing w:before="0" w:beforeAutospacing="0" w:after="0" w:afterAutospacing="0" w:line="240" w:lineRule="exact"/>
        <w:jc w:val="both"/>
        <w:rPr>
          <w:rFonts w:ascii="Arial" w:hAnsi="Arial" w:cs="Arial"/>
          <w:sz w:val="20"/>
        </w:rPr>
      </w:pPr>
      <w:proofErr w:type="gramStart"/>
      <w:r w:rsidRPr="001E2793">
        <w:rPr>
          <w:rFonts w:ascii="Arial" w:hAnsi="Arial" w:cs="Arial"/>
          <w:sz w:val="20"/>
        </w:rPr>
        <w:t>as</w:t>
      </w:r>
      <w:proofErr w:type="gramEnd"/>
      <w:r w:rsidRPr="001E2793">
        <w:rPr>
          <w:rFonts w:ascii="Arial" w:hAnsi="Arial" w:cs="Arial"/>
          <w:sz w:val="20"/>
        </w:rPr>
        <w:t xml:space="preserve"> alterações, que deverão ser aprovadas por Debenturistas representando, no mínimo, 90% (noventa por cento) das Debêntures em circulação, (a) no aumento do prazo de vigência das Debêntures; (b) da Remuneração, exceto pelo disposto no item 4.10.4. </w:t>
      </w:r>
      <w:proofErr w:type="gramStart"/>
      <w:r w:rsidRPr="001E2793">
        <w:rPr>
          <w:rFonts w:ascii="Arial" w:hAnsi="Arial" w:cs="Arial"/>
          <w:sz w:val="20"/>
        </w:rPr>
        <w:t>acima</w:t>
      </w:r>
      <w:proofErr w:type="gramEnd"/>
      <w:r w:rsidRPr="001E2793">
        <w:rPr>
          <w:rFonts w:ascii="Arial" w:hAnsi="Arial" w:cs="Arial"/>
          <w:sz w:val="20"/>
        </w:rPr>
        <w:t xml:space="preserve">; (c) de quaisquer dos </w:t>
      </w:r>
      <w:proofErr w:type="spellStart"/>
      <w:r w:rsidRPr="001E2793">
        <w:rPr>
          <w:rFonts w:ascii="Arial" w:hAnsi="Arial" w:cs="Arial"/>
          <w:sz w:val="20"/>
        </w:rPr>
        <w:t>quoruns</w:t>
      </w:r>
      <w:proofErr w:type="spellEnd"/>
      <w:r w:rsidRPr="001E2793">
        <w:rPr>
          <w:rFonts w:ascii="Arial" w:hAnsi="Arial" w:cs="Arial"/>
          <w:sz w:val="20"/>
        </w:rPr>
        <w:t xml:space="preserve"> de deliberação das Assembleias Gerais de Debenturistas previstos nesta Escritura de Emissão, se for o caso; (d) de quaisquer datas de pagamento de quaisquer valores previstos nesta Escritura de Emissão; ou (e) das hipóteses de Vencimento Antecipado, </w:t>
      </w:r>
    </w:p>
    <w:p w14:paraId="2CD70644" w14:textId="77777777" w:rsidR="00F40129" w:rsidRPr="001E2793" w:rsidRDefault="00F40129" w:rsidP="00F40129">
      <w:pPr>
        <w:pStyle w:val="NormalWeb"/>
        <w:spacing w:before="0" w:beforeAutospacing="0" w:after="0" w:afterAutospacing="0" w:line="240" w:lineRule="exact"/>
        <w:ind w:left="709"/>
        <w:jc w:val="both"/>
        <w:rPr>
          <w:rFonts w:ascii="Arial" w:hAnsi="Arial" w:cs="Arial"/>
          <w:sz w:val="20"/>
        </w:rPr>
      </w:pPr>
    </w:p>
    <w:p w14:paraId="50183BB0"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 xml:space="preserve">.10. Para efeito da constituição do </w:t>
      </w:r>
      <w:proofErr w:type="spellStart"/>
      <w:r w:rsidRPr="001E2793">
        <w:rPr>
          <w:rFonts w:ascii="Arial" w:hAnsi="Arial" w:cs="Arial"/>
          <w:sz w:val="20"/>
        </w:rPr>
        <w:t>quorum</w:t>
      </w:r>
      <w:proofErr w:type="spellEnd"/>
      <w:r w:rsidRPr="001E2793">
        <w:rPr>
          <w:rFonts w:ascii="Arial" w:hAnsi="Arial" w:cs="Arial"/>
          <w:sz w:val="20"/>
        </w:rPr>
        <w:t xml:space="preserve"> de instalação e deliberação a que se refere este Capítulo IX, serão consideradas como Debêntures em circulação aquelas Debêntures emitidas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que ainda não tiverem sido convertidas em Ações, devendo ser excluídas do número de tais Debêntures aquelas que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possuir em tesouraria, ou que sejam pertencentes ao seu controlador ou a qualquer de suas sociedades controladas, bem como respectivos diretores ou conselheiros e respectivos parentes até segundo grau.</w:t>
      </w:r>
    </w:p>
    <w:p w14:paraId="4CB6B8BC"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18D9F06C"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.11. Será facultada a presença dos representantes legais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nas Assembleias Gerais de Debenturistas, a não ser quando ela seja solicitada pelo Agente Fiduciário nos termos desta Escritura de Emissão, hipótese em que será obrigatória.</w:t>
      </w:r>
    </w:p>
    <w:p w14:paraId="7BE916D4"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p>
    <w:p w14:paraId="381DBAAD" w14:textId="77777777" w:rsidR="00F40129" w:rsidRPr="001E2793" w:rsidRDefault="00F40129" w:rsidP="00F40129">
      <w:pPr>
        <w:pStyle w:val="NormalWeb"/>
        <w:spacing w:before="0" w:beforeAutospacing="0" w:after="0" w:afterAutospacing="0" w:line="240" w:lineRule="exact"/>
        <w:jc w:val="both"/>
        <w:rPr>
          <w:rFonts w:ascii="Arial" w:hAnsi="Arial" w:cs="Arial"/>
          <w:sz w:val="20"/>
        </w:rPr>
      </w:pPr>
      <w:r>
        <w:rPr>
          <w:rFonts w:ascii="Arial" w:hAnsi="Arial" w:cs="Arial"/>
          <w:sz w:val="20"/>
        </w:rPr>
        <w:t>8</w:t>
      </w:r>
      <w:r w:rsidRPr="001E2793">
        <w:rPr>
          <w:rFonts w:ascii="Arial" w:hAnsi="Arial" w:cs="Arial"/>
          <w:sz w:val="20"/>
        </w:rPr>
        <w:t>.12. O Agente Fiduciário deverá comparecer às Assembleias Gerais de Debenturistas para prestar aos Debenturistas as informações que lhe forem solicitadas.</w:t>
      </w:r>
    </w:p>
    <w:p w14:paraId="678F5BD5" w14:textId="77777777" w:rsidR="00F40129" w:rsidRPr="001E2793" w:rsidRDefault="00F40129" w:rsidP="00F40129">
      <w:pPr>
        <w:pStyle w:val="NormalWeb"/>
        <w:spacing w:before="0" w:beforeAutospacing="0" w:after="0" w:afterAutospacing="0" w:line="240" w:lineRule="exact"/>
        <w:rPr>
          <w:rFonts w:ascii="Arial" w:hAnsi="Arial" w:cs="Arial"/>
          <w:b/>
          <w:sz w:val="20"/>
          <w:szCs w:val="20"/>
        </w:rPr>
      </w:pPr>
    </w:p>
    <w:p w14:paraId="01C2E42F"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X</w:t>
      </w:r>
    </w:p>
    <w:p w14:paraId="2CB87E78"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Declarações e Garantias</w:t>
      </w:r>
    </w:p>
    <w:p w14:paraId="3CD89F8F"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5D6DF2E2"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10.1.</w:t>
      </w:r>
      <w:r w:rsidRPr="001E2793">
        <w:rPr>
          <w:rFonts w:ascii="Arial" w:hAnsi="Arial" w:cs="Arial"/>
          <w:b/>
          <w:sz w:val="20"/>
          <w:szCs w:val="20"/>
        </w:rPr>
        <w:tab/>
        <w:t xml:space="preserve">Declarações e Garantias do Agente Fiduciário </w:t>
      </w:r>
    </w:p>
    <w:p w14:paraId="5E0BC24F"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042A345C"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10.1.1.</w:t>
      </w:r>
      <w:r w:rsidRPr="001E2793">
        <w:rPr>
          <w:rFonts w:ascii="Arial" w:hAnsi="Arial" w:cs="Arial"/>
          <w:sz w:val="20"/>
          <w:szCs w:val="20"/>
        </w:rPr>
        <w:tab/>
        <w:t xml:space="preserve">O Agente Fiduciário declara e garante </w:t>
      </w:r>
      <w:r>
        <w:rPr>
          <w:rFonts w:ascii="Arial" w:hAnsi="Arial" w:cs="Arial"/>
          <w:sz w:val="20"/>
          <w:szCs w:val="20"/>
        </w:rPr>
        <w:t>à</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na data da assinatura desta Escritura de Emissão, que:</w:t>
      </w:r>
    </w:p>
    <w:p w14:paraId="622750DC"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195604E8"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devidamente autorizado a celebrar esta Escritura de Emissão e a cumprir com suas obrigações aqui previstas, tendo sido satisfeitos todos os requisitos legais e estatutários necessários para tanto;</w:t>
      </w:r>
    </w:p>
    <w:p w14:paraId="1406EADC" w14:textId="77777777" w:rsidR="00F40129" w:rsidRPr="001E2793" w:rsidRDefault="00F40129" w:rsidP="00F40129">
      <w:pPr>
        <w:spacing w:line="240" w:lineRule="exact"/>
        <w:ind w:left="180"/>
        <w:rPr>
          <w:rFonts w:ascii="Arial" w:hAnsi="Arial" w:cs="Arial"/>
          <w:sz w:val="20"/>
        </w:rPr>
      </w:pPr>
    </w:p>
    <w:p w14:paraId="686CC4B3"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tem qualquer impedimento legal, sob as penas da lei, conforme artigo 66, § 3º, da Lei das Sociedades por Ações, e demais normas aplicáveis, inclusive regulamentares, para exercer a função que lhe é conferida; </w:t>
      </w:r>
    </w:p>
    <w:p w14:paraId="2FC2EB82" w14:textId="77777777" w:rsidR="00F40129" w:rsidRPr="001E2793" w:rsidRDefault="00F40129" w:rsidP="00F40129">
      <w:pPr>
        <w:spacing w:line="240" w:lineRule="exact"/>
        <w:ind w:left="180"/>
        <w:rPr>
          <w:rFonts w:ascii="Arial" w:hAnsi="Arial" w:cs="Arial"/>
          <w:sz w:val="20"/>
        </w:rPr>
      </w:pPr>
    </w:p>
    <w:p w14:paraId="63D1A3F4"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aceita</w:t>
      </w:r>
      <w:proofErr w:type="gramEnd"/>
      <w:r w:rsidRPr="001E2793">
        <w:rPr>
          <w:rFonts w:ascii="Arial" w:hAnsi="Arial" w:cs="Arial"/>
          <w:sz w:val="20"/>
        </w:rPr>
        <w:t xml:space="preserve"> a função que lhe é conferida, assumindo integralmente os deveres e atribuições previstos na legislação específica e nesta Escritura de Emissão; </w:t>
      </w:r>
    </w:p>
    <w:p w14:paraId="7C8BBDA6" w14:textId="77777777" w:rsidR="00F40129" w:rsidRPr="001E2793" w:rsidRDefault="00F40129" w:rsidP="00F40129">
      <w:pPr>
        <w:spacing w:line="240" w:lineRule="exact"/>
        <w:ind w:left="180"/>
        <w:rPr>
          <w:rFonts w:ascii="Arial" w:hAnsi="Arial" w:cs="Arial"/>
          <w:sz w:val="20"/>
        </w:rPr>
      </w:pPr>
    </w:p>
    <w:p w14:paraId="17F78CBB"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a</w:t>
      </w:r>
      <w:proofErr w:type="gramEnd"/>
      <w:r w:rsidRPr="001E2793">
        <w:rPr>
          <w:rFonts w:ascii="Arial" w:hAnsi="Arial" w:cs="Arial"/>
          <w:sz w:val="20"/>
        </w:rPr>
        <w:t xml:space="preserve"> celebração desta Escritura de Emissão e o cumprimento de suas obrigações aqui previstas não infringem qualquer obrigação anteriormente assumida pelo Agente Fiduciário; </w:t>
      </w:r>
    </w:p>
    <w:p w14:paraId="0EDEAC7E" w14:textId="77777777" w:rsidR="00F40129" w:rsidRPr="001E2793" w:rsidRDefault="00F40129" w:rsidP="00F40129">
      <w:pPr>
        <w:spacing w:line="240" w:lineRule="exact"/>
        <w:ind w:left="180"/>
        <w:rPr>
          <w:rFonts w:ascii="Arial" w:hAnsi="Arial" w:cs="Arial"/>
          <w:sz w:val="20"/>
        </w:rPr>
      </w:pPr>
    </w:p>
    <w:p w14:paraId="0F8C06FD"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esta</w:t>
      </w:r>
      <w:proofErr w:type="gramEnd"/>
      <w:r w:rsidRPr="001E2793">
        <w:rPr>
          <w:rFonts w:ascii="Arial" w:hAnsi="Arial" w:cs="Arial"/>
          <w:sz w:val="20"/>
        </w:rPr>
        <w:t xml:space="preserve"> Escritura de Emissão contém obrigações válidas e vinculante do Agente Fiduciário, exigíveis de acordo com os seus termos e condições;</w:t>
      </w:r>
    </w:p>
    <w:p w14:paraId="09F4C7A5" w14:textId="77777777" w:rsidR="00F40129" w:rsidRPr="001E2793" w:rsidRDefault="00F40129" w:rsidP="00F40129">
      <w:pPr>
        <w:spacing w:line="240" w:lineRule="exact"/>
        <w:ind w:left="180"/>
        <w:rPr>
          <w:rFonts w:ascii="Arial" w:hAnsi="Arial" w:cs="Arial"/>
          <w:sz w:val="20"/>
        </w:rPr>
      </w:pPr>
    </w:p>
    <w:p w14:paraId="0E9BAD1B"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é</w:t>
      </w:r>
      <w:proofErr w:type="gramEnd"/>
      <w:r w:rsidRPr="001E2793">
        <w:rPr>
          <w:rFonts w:ascii="Arial" w:hAnsi="Arial" w:cs="Arial"/>
          <w:sz w:val="20"/>
        </w:rPr>
        <w:t xml:space="preserve"> uma instituição financeira devidamente organizada, constituída e existente de acordo com as leis brasileiras;</w:t>
      </w:r>
    </w:p>
    <w:p w14:paraId="054CA613" w14:textId="77777777" w:rsidR="00F40129" w:rsidRPr="001E2793" w:rsidRDefault="00F40129" w:rsidP="00F40129">
      <w:pPr>
        <w:spacing w:line="240" w:lineRule="exact"/>
        <w:ind w:left="180"/>
        <w:rPr>
          <w:rFonts w:ascii="Arial" w:hAnsi="Arial" w:cs="Arial"/>
          <w:sz w:val="20"/>
        </w:rPr>
      </w:pPr>
    </w:p>
    <w:p w14:paraId="688BE265"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os</w:t>
      </w:r>
      <w:proofErr w:type="gramEnd"/>
      <w:r w:rsidRPr="001E2793">
        <w:rPr>
          <w:rFonts w:ascii="Arial" w:hAnsi="Arial" w:cs="Arial"/>
          <w:sz w:val="20"/>
        </w:rPr>
        <w:t xml:space="preserve"> representantes legais que assinam esta Escritura de Emissão têm poderes estatuários e/ou delegados para assumir, em seu nome, as obrigações ora estabelecidas e, sendo mandatários, tiveram os poderes legitimamente outorgados, estando os respectivos mandatos em pleno vigor;</w:t>
      </w:r>
    </w:p>
    <w:p w14:paraId="59791F12" w14:textId="77777777" w:rsidR="00F40129" w:rsidRPr="001E2793" w:rsidRDefault="00F40129" w:rsidP="00F40129">
      <w:pPr>
        <w:spacing w:line="240" w:lineRule="exact"/>
        <w:ind w:left="180"/>
        <w:rPr>
          <w:rFonts w:ascii="Arial" w:hAnsi="Arial" w:cs="Arial"/>
          <w:sz w:val="20"/>
        </w:rPr>
      </w:pPr>
    </w:p>
    <w:p w14:paraId="16A9E256"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exerce a função de agente fiduciário de debêntures de emissão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exceto com relação às Debêntures da presente Emissão;</w:t>
      </w:r>
    </w:p>
    <w:p w14:paraId="0E5CCD32" w14:textId="77777777" w:rsidR="00F40129" w:rsidRPr="001E2793" w:rsidRDefault="00F40129" w:rsidP="00F40129">
      <w:pPr>
        <w:spacing w:line="240" w:lineRule="exact"/>
        <w:ind w:left="180"/>
        <w:rPr>
          <w:rFonts w:ascii="Arial" w:hAnsi="Arial" w:cs="Arial"/>
          <w:sz w:val="20"/>
        </w:rPr>
      </w:pPr>
    </w:p>
    <w:p w14:paraId="1938A360"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tem qualquer ligação com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que o impeça de exercer, plenamente, suas funções;</w:t>
      </w:r>
    </w:p>
    <w:p w14:paraId="2CE053CC" w14:textId="77777777" w:rsidR="00F40129" w:rsidRPr="001E2793" w:rsidRDefault="00F40129" w:rsidP="00F40129">
      <w:pPr>
        <w:spacing w:line="240" w:lineRule="exact"/>
        <w:ind w:left="180"/>
        <w:rPr>
          <w:rFonts w:ascii="Arial" w:hAnsi="Arial" w:cs="Arial"/>
          <w:sz w:val="20"/>
        </w:rPr>
      </w:pPr>
    </w:p>
    <w:p w14:paraId="7F648E18" w14:textId="777BE475" w:rsidR="00101367" w:rsidRDefault="00101367" w:rsidP="00101367">
      <w:pPr>
        <w:numPr>
          <w:ilvl w:val="0"/>
          <w:numId w:val="11"/>
        </w:numPr>
        <w:spacing w:line="240" w:lineRule="exact"/>
        <w:rPr>
          <w:ins w:id="68" w:author="Monique Garcia" w:date="2013-12-12T12:26:00Z"/>
          <w:rFonts w:ascii="Arial" w:hAnsi="Arial" w:cs="Arial"/>
          <w:sz w:val="20"/>
        </w:rPr>
      </w:pPr>
      <w:proofErr w:type="gramStart"/>
      <w:ins w:id="69" w:author="Monique Garcia" w:date="2013-12-12T12:26:00Z">
        <w:r w:rsidRPr="00101367">
          <w:rPr>
            <w:rFonts w:ascii="Arial" w:hAnsi="Arial" w:cs="Arial"/>
            <w:sz w:val="20"/>
          </w:rPr>
          <w:t>na</w:t>
        </w:r>
        <w:proofErr w:type="gramEnd"/>
        <w:r w:rsidRPr="00101367">
          <w:rPr>
            <w:rFonts w:ascii="Arial" w:hAnsi="Arial" w:cs="Arial"/>
            <w:sz w:val="20"/>
          </w:rPr>
          <w:t xml:space="preserve"> data de assinatura da presente Escritura</w:t>
        </w:r>
        <w:r>
          <w:rPr>
            <w:rFonts w:ascii="Arial" w:hAnsi="Arial" w:cs="Arial"/>
            <w:sz w:val="20"/>
          </w:rPr>
          <w:t xml:space="preserve"> de Emissão, as garantias não estão devidamente </w:t>
        </w:r>
      </w:ins>
      <w:ins w:id="70" w:author="Monique Garcia" w:date="2013-12-12T12:27:00Z">
        <w:r>
          <w:rPr>
            <w:rFonts w:ascii="Arial" w:hAnsi="Arial" w:cs="Arial"/>
            <w:sz w:val="20"/>
          </w:rPr>
          <w:t xml:space="preserve">formalizadas e </w:t>
        </w:r>
      </w:ins>
      <w:ins w:id="71" w:author="Monique Garcia" w:date="2013-12-12T12:26:00Z">
        <w:r>
          <w:rPr>
            <w:rFonts w:ascii="Arial" w:hAnsi="Arial" w:cs="Arial"/>
            <w:sz w:val="20"/>
          </w:rPr>
          <w:t>constitu</w:t>
        </w:r>
      </w:ins>
      <w:ins w:id="72" w:author="Monique Garcia" w:date="2013-12-12T12:27:00Z">
        <w:r>
          <w:rPr>
            <w:rFonts w:ascii="Arial" w:hAnsi="Arial" w:cs="Arial"/>
            <w:sz w:val="20"/>
          </w:rPr>
          <w:t>ídas, de forma que não é</w:t>
        </w:r>
      </w:ins>
      <w:ins w:id="73" w:author="Monique Garcia" w:date="2013-12-12T12:26:00Z">
        <w:r w:rsidRPr="00101367">
          <w:rPr>
            <w:rFonts w:ascii="Arial" w:hAnsi="Arial" w:cs="Arial"/>
            <w:sz w:val="20"/>
          </w:rPr>
          <w:t xml:space="preserve"> possível </w:t>
        </w:r>
      </w:ins>
      <w:ins w:id="74" w:author="Monique Garcia" w:date="2013-12-12T12:27:00Z">
        <w:r>
          <w:rPr>
            <w:rFonts w:ascii="Arial" w:hAnsi="Arial" w:cs="Arial"/>
            <w:sz w:val="20"/>
          </w:rPr>
          <w:t>atestar sua suficiência e exequibilidade</w:t>
        </w:r>
      </w:ins>
      <w:ins w:id="75" w:author="Monique Garcia" w:date="2013-12-12T12:26:00Z">
        <w:r w:rsidRPr="00101367">
          <w:rPr>
            <w:rFonts w:ascii="Arial" w:hAnsi="Arial" w:cs="Arial"/>
            <w:sz w:val="20"/>
          </w:rPr>
          <w:t>;</w:t>
        </w:r>
      </w:ins>
    </w:p>
    <w:p w14:paraId="1C48DD35" w14:textId="77777777" w:rsidR="00101367" w:rsidRDefault="00101367" w:rsidP="00101367">
      <w:pPr>
        <w:pStyle w:val="PargrafodaLista"/>
        <w:rPr>
          <w:ins w:id="76" w:author="Monique Garcia" w:date="2013-12-12T12:26:00Z"/>
          <w:rFonts w:ascii="Arial" w:hAnsi="Arial" w:cs="Arial"/>
          <w:sz w:val="20"/>
        </w:rPr>
        <w:pPrChange w:id="77" w:author="Monique Garcia" w:date="2013-12-12T12:26:00Z">
          <w:pPr>
            <w:numPr>
              <w:numId w:val="11"/>
            </w:numPr>
            <w:tabs>
              <w:tab w:val="num" w:pos="900"/>
            </w:tabs>
            <w:spacing w:line="240" w:lineRule="exact"/>
            <w:ind w:left="900" w:hanging="720"/>
          </w:pPr>
        </w:pPrChange>
      </w:pPr>
    </w:p>
    <w:p w14:paraId="34FB7C3F" w14:textId="4FAC33B7" w:rsidR="00F40129" w:rsidRPr="001E2793" w:rsidRDefault="00F40129" w:rsidP="00101367">
      <w:pPr>
        <w:numPr>
          <w:ilvl w:val="0"/>
          <w:numId w:val="11"/>
        </w:numPr>
        <w:spacing w:line="240" w:lineRule="exact"/>
        <w:rPr>
          <w:rFonts w:ascii="Arial" w:hAnsi="Arial" w:cs="Arial"/>
          <w:sz w:val="20"/>
        </w:rPr>
      </w:pPr>
      <w:proofErr w:type="gramStart"/>
      <w:r w:rsidRPr="001E2793">
        <w:rPr>
          <w:rFonts w:ascii="Arial" w:hAnsi="Arial" w:cs="Arial"/>
          <w:sz w:val="20"/>
        </w:rPr>
        <w:t>aceita</w:t>
      </w:r>
      <w:proofErr w:type="gramEnd"/>
      <w:r w:rsidRPr="001E2793">
        <w:rPr>
          <w:rFonts w:ascii="Arial" w:hAnsi="Arial" w:cs="Arial"/>
          <w:sz w:val="20"/>
        </w:rPr>
        <w:t xml:space="preserve"> integralmente todas as cláusulas e condições desta Escritura de Emissão; e</w:t>
      </w:r>
    </w:p>
    <w:p w14:paraId="2EDA4D23" w14:textId="77777777" w:rsidR="00F40129" w:rsidRPr="001E2793" w:rsidRDefault="00F40129" w:rsidP="00F40129">
      <w:pPr>
        <w:spacing w:line="240" w:lineRule="exact"/>
        <w:ind w:left="180"/>
        <w:rPr>
          <w:rFonts w:ascii="Arial" w:hAnsi="Arial" w:cs="Arial"/>
          <w:sz w:val="20"/>
        </w:rPr>
      </w:pPr>
    </w:p>
    <w:p w14:paraId="07CDFFCD" w14:textId="77777777" w:rsidR="00F40129" w:rsidRPr="001E2793" w:rsidRDefault="00F40129" w:rsidP="00F40129">
      <w:pPr>
        <w:numPr>
          <w:ilvl w:val="0"/>
          <w:numId w:val="11"/>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ciente da regulamentação aplicável às Debêntures e à Emissão, emanada da CVM, do Banco Central do Brasil e demais autoridades e órgãos competentes.</w:t>
      </w:r>
    </w:p>
    <w:p w14:paraId="04DB04E9" w14:textId="77777777" w:rsidR="00F40129" w:rsidRPr="001E2793" w:rsidRDefault="00F40129" w:rsidP="00F40129">
      <w:pPr>
        <w:spacing w:line="240" w:lineRule="exact"/>
        <w:ind w:left="180"/>
        <w:rPr>
          <w:rFonts w:ascii="Arial" w:hAnsi="Arial" w:cs="Arial"/>
          <w:sz w:val="20"/>
        </w:rPr>
      </w:pPr>
    </w:p>
    <w:p w14:paraId="61582347"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10.2.</w:t>
      </w:r>
      <w:r w:rsidRPr="001E2793">
        <w:rPr>
          <w:rFonts w:ascii="Arial" w:hAnsi="Arial" w:cs="Arial"/>
          <w:b/>
          <w:sz w:val="20"/>
          <w:szCs w:val="20"/>
        </w:rPr>
        <w:tab/>
        <w:t>Declarações e Garantias d</w:t>
      </w:r>
      <w:r>
        <w:rPr>
          <w:rFonts w:ascii="Arial" w:hAnsi="Arial" w:cs="Arial"/>
          <w:b/>
          <w:sz w:val="20"/>
          <w:szCs w:val="20"/>
        </w:rPr>
        <w:t>a</w:t>
      </w:r>
      <w:r w:rsidRPr="001E2793">
        <w:rPr>
          <w:rFonts w:ascii="Arial" w:hAnsi="Arial" w:cs="Arial"/>
          <w:b/>
          <w:sz w:val="20"/>
          <w:szCs w:val="20"/>
        </w:rPr>
        <w:t xml:space="preserve"> Emissor</w:t>
      </w:r>
      <w:r>
        <w:rPr>
          <w:rFonts w:ascii="Arial" w:hAnsi="Arial" w:cs="Arial"/>
          <w:b/>
          <w:sz w:val="20"/>
          <w:szCs w:val="20"/>
        </w:rPr>
        <w:t>a</w:t>
      </w:r>
      <w:r w:rsidRPr="001E2793">
        <w:rPr>
          <w:rFonts w:ascii="Arial" w:hAnsi="Arial" w:cs="Arial"/>
          <w:b/>
          <w:sz w:val="20"/>
          <w:szCs w:val="20"/>
        </w:rPr>
        <w:t xml:space="preserve"> </w:t>
      </w:r>
    </w:p>
    <w:p w14:paraId="0D4E4352"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0E79632E"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10.2.1.</w:t>
      </w:r>
      <w:r w:rsidRPr="001E2793">
        <w:rPr>
          <w:rFonts w:ascii="Arial" w:hAnsi="Arial" w:cs="Arial"/>
          <w:sz w:val="20"/>
          <w:szCs w:val="20"/>
        </w:rPr>
        <w:tab/>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declara e garante ao Agente Fiduciário, na data da assinatura desta Escritura de Emissão, que:</w:t>
      </w:r>
    </w:p>
    <w:p w14:paraId="61DE8CA3"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31C63A82"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devidamente autorizad</w:t>
      </w:r>
      <w:r>
        <w:rPr>
          <w:rFonts w:ascii="Arial" w:hAnsi="Arial" w:cs="Arial"/>
          <w:sz w:val="20"/>
        </w:rPr>
        <w:t>a</w:t>
      </w:r>
      <w:r w:rsidRPr="001E2793">
        <w:rPr>
          <w:rFonts w:ascii="Arial" w:hAnsi="Arial" w:cs="Arial"/>
          <w:sz w:val="20"/>
        </w:rPr>
        <w:t xml:space="preserve"> a celebrar esta Escritura de Emissão e a cumprir todas as obrigações aqui previstas, tendo sido satisfeitos todos os requisitos legais e estatutários necessários para tanto;</w:t>
      </w:r>
    </w:p>
    <w:p w14:paraId="1CBF5948" w14:textId="77777777" w:rsidR="00F40129" w:rsidRPr="001E2793" w:rsidRDefault="00F40129" w:rsidP="00F40129">
      <w:pPr>
        <w:spacing w:line="240" w:lineRule="exact"/>
        <w:ind w:left="180"/>
        <w:rPr>
          <w:rFonts w:ascii="Arial" w:hAnsi="Arial" w:cs="Arial"/>
          <w:sz w:val="20"/>
        </w:rPr>
      </w:pPr>
    </w:p>
    <w:p w14:paraId="73D0E0A4"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é</w:t>
      </w:r>
      <w:proofErr w:type="gramEnd"/>
      <w:r w:rsidRPr="001E2793">
        <w:rPr>
          <w:rFonts w:ascii="Arial" w:hAnsi="Arial" w:cs="Arial"/>
          <w:sz w:val="20"/>
        </w:rPr>
        <w:t xml:space="preserve"> sociedade devidamente organizada, constituída e existente sob a forma de sociedade por ações, de acordo com as leis brasileiras;</w:t>
      </w:r>
    </w:p>
    <w:p w14:paraId="2F46EA57" w14:textId="77777777" w:rsidR="00F40129" w:rsidRPr="001E2793" w:rsidRDefault="00F40129" w:rsidP="00F40129">
      <w:pPr>
        <w:spacing w:line="240" w:lineRule="exact"/>
        <w:ind w:left="180"/>
        <w:rPr>
          <w:rFonts w:ascii="Arial" w:hAnsi="Arial" w:cs="Arial"/>
          <w:sz w:val="20"/>
        </w:rPr>
      </w:pPr>
    </w:p>
    <w:p w14:paraId="4E98E1B3"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a</w:t>
      </w:r>
      <w:proofErr w:type="gramEnd"/>
      <w:r w:rsidRPr="001E2793">
        <w:rPr>
          <w:rFonts w:ascii="Arial" w:hAnsi="Arial" w:cs="Arial"/>
          <w:sz w:val="20"/>
        </w:rPr>
        <w:t xml:space="preserve"> celebração desta Escritura de Emissão, o cumprimento de suas obrigações aqui previstas, bem como a distribuição e colocação das Debêntures (a) não infringem o Estatuto Social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(b) não infringem qualquer disposição legal, contrato ou instrumento do qual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seja parte, (c) não resultará em (i) vencimento antecipado de qualquer obrigação estabelecida em qualquer desses contratos ou instrumentos; criação de qualquer ônus ou gravame sobre qualquer ativo ou bem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exceto por aqueles já existentes na presente data, se for o caso; ou (</w:t>
      </w:r>
      <w:proofErr w:type="spellStart"/>
      <w:r w:rsidRPr="001E2793">
        <w:rPr>
          <w:rFonts w:ascii="Arial" w:hAnsi="Arial" w:cs="Arial"/>
          <w:sz w:val="20"/>
        </w:rPr>
        <w:t>ii</w:t>
      </w:r>
      <w:proofErr w:type="spellEnd"/>
      <w:r w:rsidRPr="001E2793">
        <w:rPr>
          <w:rFonts w:ascii="Arial" w:hAnsi="Arial" w:cs="Arial"/>
          <w:sz w:val="20"/>
        </w:rPr>
        <w:t>) rescisão de qualquer desses contratos ou instrumentos;</w:t>
      </w:r>
    </w:p>
    <w:p w14:paraId="5A175E8D" w14:textId="77777777" w:rsidR="00F40129" w:rsidRPr="001E2793" w:rsidRDefault="00F40129" w:rsidP="00F40129">
      <w:pPr>
        <w:spacing w:line="240" w:lineRule="exact"/>
        <w:ind w:left="180"/>
        <w:rPr>
          <w:rFonts w:ascii="Arial" w:hAnsi="Arial" w:cs="Arial"/>
          <w:sz w:val="20"/>
        </w:rPr>
      </w:pPr>
    </w:p>
    <w:p w14:paraId="4D932ED9"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os</w:t>
      </w:r>
      <w:proofErr w:type="gramEnd"/>
      <w:r w:rsidRPr="001E2793">
        <w:rPr>
          <w:rFonts w:ascii="Arial" w:hAnsi="Arial" w:cs="Arial"/>
          <w:sz w:val="20"/>
        </w:rPr>
        <w:t xml:space="preserve"> representantes legais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que assinam esta Escritura de Emissão têm poderes estatutários e/ou delegados para assumir, em nome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as obrigações ora estabelecidas e, sendo mandatários, tiveram os poderes legitimamente outorgados, estando os respectivos mandatos em pleno vigor; </w:t>
      </w:r>
    </w:p>
    <w:p w14:paraId="22791CB1" w14:textId="77777777" w:rsidR="00F40129" w:rsidRPr="001E2793" w:rsidRDefault="00F40129" w:rsidP="00F40129">
      <w:pPr>
        <w:spacing w:line="240" w:lineRule="exact"/>
        <w:ind w:left="180"/>
        <w:rPr>
          <w:rFonts w:ascii="Arial" w:hAnsi="Arial" w:cs="Arial"/>
          <w:sz w:val="20"/>
        </w:rPr>
      </w:pPr>
    </w:p>
    <w:p w14:paraId="1B4E6E52"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esta</w:t>
      </w:r>
      <w:proofErr w:type="gramEnd"/>
      <w:r w:rsidRPr="001E2793">
        <w:rPr>
          <w:rFonts w:ascii="Arial" w:hAnsi="Arial" w:cs="Arial"/>
          <w:sz w:val="20"/>
        </w:rPr>
        <w:t xml:space="preserve"> Escritura de Emissão e as obrigações aqui previstas constituem obrigações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exigíveis de acordo com os seus termos e condições;</w:t>
      </w:r>
    </w:p>
    <w:p w14:paraId="2AEB0639" w14:textId="77777777" w:rsidR="00F40129" w:rsidRPr="001E2793" w:rsidRDefault="00F40129" w:rsidP="00F40129">
      <w:pPr>
        <w:spacing w:line="240" w:lineRule="exact"/>
        <w:ind w:left="180"/>
        <w:rPr>
          <w:rFonts w:ascii="Arial" w:hAnsi="Arial" w:cs="Arial"/>
          <w:sz w:val="20"/>
        </w:rPr>
      </w:pPr>
    </w:p>
    <w:p w14:paraId="155A88A9"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adimplente com o cumprimento das obrigações constantes desta Escritura de Emissão, e não ocorreu e não está existente qualquer evento de Vencimento Antecipado;</w:t>
      </w:r>
    </w:p>
    <w:p w14:paraId="4D39679A" w14:textId="77777777" w:rsidR="00F40129" w:rsidRPr="001E2793" w:rsidRDefault="00F40129" w:rsidP="00F40129">
      <w:pPr>
        <w:spacing w:line="240" w:lineRule="exact"/>
        <w:ind w:left="180"/>
        <w:rPr>
          <w:rFonts w:ascii="Arial" w:hAnsi="Arial" w:cs="Arial"/>
          <w:sz w:val="20"/>
        </w:rPr>
      </w:pPr>
    </w:p>
    <w:p w14:paraId="2E485F3B"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as</w:t>
      </w:r>
      <w:proofErr w:type="gramEnd"/>
      <w:r w:rsidRPr="001E2793">
        <w:rPr>
          <w:rFonts w:ascii="Arial" w:hAnsi="Arial" w:cs="Arial"/>
          <w:sz w:val="20"/>
        </w:rPr>
        <w:t xml:space="preserve"> demonstrações financeiras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em todo os seus aspectos relevantes, representam corretamente a posição patrimonial e financeira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 foram devidamente elaboradas em conformidade com as práticas contábeis adotadas no Brasil;</w:t>
      </w:r>
    </w:p>
    <w:p w14:paraId="297A1D92" w14:textId="77777777" w:rsidR="00F40129" w:rsidRPr="001E2793" w:rsidRDefault="00F40129" w:rsidP="00F40129">
      <w:pPr>
        <w:spacing w:line="240" w:lineRule="exact"/>
        <w:ind w:left="180"/>
        <w:rPr>
          <w:rFonts w:ascii="Arial" w:hAnsi="Arial" w:cs="Arial"/>
          <w:sz w:val="20"/>
        </w:rPr>
      </w:pPr>
    </w:p>
    <w:p w14:paraId="4CCD3A49" w14:textId="77777777" w:rsidR="00F40129" w:rsidRPr="001E2793" w:rsidRDefault="00F40129" w:rsidP="00F40129">
      <w:pPr>
        <w:numPr>
          <w:ilvl w:val="0"/>
          <w:numId w:val="12"/>
        </w:numPr>
        <w:spacing w:line="240" w:lineRule="exact"/>
        <w:rPr>
          <w:rFonts w:ascii="Arial" w:hAnsi="Arial" w:cs="Arial"/>
          <w:sz w:val="20"/>
        </w:rPr>
      </w:pPr>
      <w:proofErr w:type="gramStart"/>
      <w:r>
        <w:rPr>
          <w:rFonts w:ascii="Arial" w:hAnsi="Arial" w:cs="Arial"/>
          <w:sz w:val="20"/>
        </w:rPr>
        <w:t>a</w:t>
      </w:r>
      <w:proofErr w:type="gramEnd"/>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está cumprindo, em todos os seus aspectos relevantes, as leis, regulamentos, normas administrativas e determinações dos órgãos governamentais, autarquias ou tribunais, aplicáveis à condução de seus negócios, exceto por aqueles questionados de boa-fé nas esferas administrativa e/ou judicial ou cujo descumprimento não tenha um Efeito Adverso Relevante;</w:t>
      </w:r>
    </w:p>
    <w:p w14:paraId="7841F0F6" w14:textId="77777777" w:rsidR="00F40129" w:rsidRPr="001E2793" w:rsidRDefault="00F40129" w:rsidP="00F40129">
      <w:pPr>
        <w:spacing w:line="240" w:lineRule="exact"/>
        <w:ind w:left="180"/>
        <w:rPr>
          <w:rFonts w:ascii="Arial" w:hAnsi="Arial" w:cs="Arial"/>
          <w:sz w:val="20"/>
        </w:rPr>
      </w:pPr>
    </w:p>
    <w:p w14:paraId="14C60388" w14:textId="77777777" w:rsidR="00F40129" w:rsidRPr="001E2793" w:rsidRDefault="00F40129" w:rsidP="00F40129">
      <w:pPr>
        <w:numPr>
          <w:ilvl w:val="0"/>
          <w:numId w:val="12"/>
        </w:numPr>
        <w:spacing w:line="240" w:lineRule="exact"/>
        <w:rPr>
          <w:rFonts w:ascii="Arial" w:hAnsi="Arial" w:cs="Arial"/>
          <w:sz w:val="20"/>
        </w:rPr>
      </w:pPr>
      <w:bookmarkStart w:id="78" w:name="_Ref168844078"/>
      <w:proofErr w:type="gramStart"/>
      <w:r>
        <w:rPr>
          <w:rFonts w:ascii="Arial" w:hAnsi="Arial" w:cs="Arial"/>
          <w:sz w:val="20"/>
        </w:rPr>
        <w:t>a</w:t>
      </w:r>
      <w:proofErr w:type="gramEnd"/>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mantém, sempre válidas, eficazes, em perfeita ordem e em pleno vigor todas as autorizações e licenças, inclusive as ambientais, aplicáveis ao exercício de suas atividades, exceto por aquelas cuja falta não tenha um Efeito Adverso Relevante;</w:t>
      </w:r>
      <w:bookmarkEnd w:id="78"/>
    </w:p>
    <w:p w14:paraId="0B823D1E" w14:textId="77777777" w:rsidR="00F40129" w:rsidRPr="001E2793" w:rsidRDefault="00F40129" w:rsidP="00F40129">
      <w:pPr>
        <w:spacing w:line="240" w:lineRule="exact"/>
        <w:ind w:left="180"/>
        <w:rPr>
          <w:rFonts w:ascii="Arial" w:hAnsi="Arial" w:cs="Arial"/>
          <w:sz w:val="20"/>
        </w:rPr>
      </w:pPr>
    </w:p>
    <w:p w14:paraId="1E6F7108"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exceto</w:t>
      </w:r>
      <w:proofErr w:type="gramEnd"/>
      <w:r w:rsidRPr="001E2793">
        <w:rPr>
          <w:rFonts w:ascii="Arial" w:hAnsi="Arial" w:cs="Arial"/>
          <w:sz w:val="20"/>
        </w:rPr>
        <w:t xml:space="preserve"> pelas obrigações que estão sendo questionadas pel</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de boa-fé nas esferas administrativa e/ou judicial e cujo descumprimento não cause um Efeito Adverso Relevante, está em dia com o pagamento de todas as obrigações de natureza tributária (municipal, estadual e federal), trabalhista, previdenciária, ambiental e de quaisquer outras obrigações impostas por lei, exceto por aquelas questionadas de boa-fé nas esferas administrativa e/ou judicial ou cujo descumprimento não tenha um Efeito Adverso Relevante;</w:t>
      </w:r>
    </w:p>
    <w:p w14:paraId="344FFE2C" w14:textId="77777777" w:rsidR="00F40129" w:rsidRPr="001E2793" w:rsidRDefault="00F40129" w:rsidP="00F40129">
      <w:pPr>
        <w:spacing w:line="240" w:lineRule="exact"/>
        <w:ind w:left="180"/>
        <w:rPr>
          <w:rFonts w:ascii="Arial" w:hAnsi="Arial" w:cs="Arial"/>
          <w:sz w:val="20"/>
        </w:rPr>
      </w:pPr>
    </w:p>
    <w:p w14:paraId="7BD6B5A6"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tem conhecimento de fato que impeça o Agente Fiduciário de exercer, plenamente, suas funções, nos termos da Lei das Sociedades por Ações, e demais normas aplicáveis, inclusive regulamentares;</w:t>
      </w:r>
    </w:p>
    <w:p w14:paraId="77038F12" w14:textId="77777777" w:rsidR="00F40129" w:rsidRPr="001E2793" w:rsidRDefault="00F40129" w:rsidP="00F40129">
      <w:pPr>
        <w:spacing w:line="240" w:lineRule="exact"/>
        <w:ind w:left="180"/>
        <w:rPr>
          <w:rFonts w:ascii="Arial" w:hAnsi="Arial" w:cs="Arial"/>
          <w:sz w:val="20"/>
        </w:rPr>
      </w:pPr>
    </w:p>
    <w:p w14:paraId="5E94A9C9"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há qualquer ligação entre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 o Agente Fiduciário que impeça o Agente Fiduciário de exercer plenamente suas funções, nos termos da Lei das Sociedades por Ações, e demais normas aplicáveis, inclusive regulamentares;</w:t>
      </w:r>
    </w:p>
    <w:p w14:paraId="084274CA" w14:textId="77777777" w:rsidR="00F40129" w:rsidRPr="001E2793" w:rsidRDefault="00F40129" w:rsidP="00F40129">
      <w:pPr>
        <w:spacing w:line="240" w:lineRule="exact"/>
        <w:ind w:left="180"/>
        <w:rPr>
          <w:rFonts w:ascii="Arial" w:hAnsi="Arial" w:cs="Arial"/>
          <w:sz w:val="20"/>
        </w:rPr>
      </w:pPr>
    </w:p>
    <w:p w14:paraId="78872B04"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tem</w:t>
      </w:r>
      <w:proofErr w:type="gramEnd"/>
      <w:r w:rsidRPr="001E2793">
        <w:rPr>
          <w:rFonts w:ascii="Arial" w:hAnsi="Arial" w:cs="Arial"/>
          <w:sz w:val="20"/>
        </w:rPr>
        <w:t xml:space="preserve"> plena ciência e concorda integralmente que a forma de cálculo da Remuneração foi acordada por livre vontade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em observância ao princípio da boa-fé</w:t>
      </w:r>
      <w:r>
        <w:rPr>
          <w:rFonts w:ascii="Arial" w:hAnsi="Arial" w:cs="Arial"/>
          <w:sz w:val="20"/>
        </w:rPr>
        <w:t>; e</w:t>
      </w:r>
    </w:p>
    <w:p w14:paraId="748A3D26" w14:textId="77777777" w:rsidR="00F40129" w:rsidRPr="001E2793" w:rsidRDefault="00F40129" w:rsidP="00F40129">
      <w:pPr>
        <w:spacing w:line="240" w:lineRule="exact"/>
        <w:ind w:left="180"/>
        <w:rPr>
          <w:rFonts w:ascii="Arial" w:hAnsi="Arial" w:cs="Arial"/>
          <w:sz w:val="20"/>
        </w:rPr>
      </w:pPr>
    </w:p>
    <w:p w14:paraId="7658CF04" w14:textId="77777777" w:rsidR="00F40129" w:rsidRPr="001E2793" w:rsidRDefault="00F40129" w:rsidP="00F40129">
      <w:pPr>
        <w:numPr>
          <w:ilvl w:val="0"/>
          <w:numId w:val="12"/>
        </w:numPr>
        <w:spacing w:line="240" w:lineRule="exact"/>
        <w:rPr>
          <w:rFonts w:ascii="Arial" w:hAnsi="Arial" w:cs="Arial"/>
          <w:sz w:val="20"/>
        </w:rPr>
      </w:pPr>
      <w:proofErr w:type="gramStart"/>
      <w:r w:rsidRPr="001E2793">
        <w:rPr>
          <w:rFonts w:ascii="Arial" w:hAnsi="Arial" w:cs="Arial"/>
          <w:sz w:val="20"/>
        </w:rPr>
        <w:t>esta</w:t>
      </w:r>
      <w:proofErr w:type="gramEnd"/>
      <w:r w:rsidRPr="001E2793">
        <w:rPr>
          <w:rFonts w:ascii="Arial" w:hAnsi="Arial" w:cs="Arial"/>
          <w:sz w:val="20"/>
        </w:rPr>
        <w:t xml:space="preserve"> Escritura de Emissão constitui uma obrigação legal, válida e vinculante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exequível de acordo com os seus termos e condições, sem prejuízo do disposto nas leis de recuperação judicial, recuperação extrajudicial ou falência, alienação fraudulenta ou leis similares de aplicação geral relativas ou afetando direitos de credores e ao princípio da eq</w:t>
      </w:r>
      <w:r>
        <w:rPr>
          <w:rFonts w:ascii="Arial" w:hAnsi="Arial" w:cs="Arial"/>
          <w:sz w:val="20"/>
        </w:rPr>
        <w:t>u</w:t>
      </w:r>
      <w:r w:rsidRPr="001E2793">
        <w:rPr>
          <w:rFonts w:ascii="Arial" w:hAnsi="Arial" w:cs="Arial"/>
          <w:sz w:val="20"/>
        </w:rPr>
        <w:t>idade;</w:t>
      </w:r>
    </w:p>
    <w:p w14:paraId="480AC22A" w14:textId="77777777" w:rsidR="00F40129" w:rsidRPr="001E2793" w:rsidRDefault="00F40129" w:rsidP="00F40129">
      <w:pPr>
        <w:spacing w:line="240" w:lineRule="exact"/>
        <w:ind w:left="180"/>
        <w:rPr>
          <w:rFonts w:ascii="Arial" w:hAnsi="Arial" w:cs="Arial"/>
          <w:sz w:val="20"/>
        </w:rPr>
      </w:pPr>
    </w:p>
    <w:p w14:paraId="5FC7ACE2" w14:textId="4BE5DEE0"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r w:rsidRPr="001E2793">
        <w:rPr>
          <w:rFonts w:ascii="Arial" w:hAnsi="Arial" w:cs="Arial"/>
          <w:b/>
          <w:sz w:val="20"/>
          <w:szCs w:val="20"/>
        </w:rPr>
        <w:t>10.</w:t>
      </w:r>
      <w:r>
        <w:rPr>
          <w:rFonts w:ascii="Arial" w:hAnsi="Arial" w:cs="Arial"/>
          <w:b/>
          <w:sz w:val="20"/>
          <w:szCs w:val="20"/>
        </w:rPr>
        <w:t>3</w:t>
      </w:r>
      <w:r w:rsidRPr="001E2793">
        <w:rPr>
          <w:rFonts w:ascii="Arial" w:hAnsi="Arial" w:cs="Arial"/>
          <w:b/>
          <w:sz w:val="20"/>
          <w:szCs w:val="20"/>
        </w:rPr>
        <w:t>.</w:t>
      </w:r>
      <w:r w:rsidRPr="001E2793">
        <w:rPr>
          <w:rFonts w:ascii="Arial" w:hAnsi="Arial" w:cs="Arial"/>
          <w:b/>
          <w:sz w:val="20"/>
          <w:szCs w:val="20"/>
        </w:rPr>
        <w:tab/>
        <w:t xml:space="preserve">Declarações e Garantias </w:t>
      </w:r>
      <w:r>
        <w:rPr>
          <w:rFonts w:ascii="Arial" w:hAnsi="Arial" w:cs="Arial"/>
          <w:b/>
          <w:sz w:val="20"/>
          <w:szCs w:val="20"/>
        </w:rPr>
        <w:t>do Fiador</w:t>
      </w:r>
      <w:r w:rsidRPr="001E2793">
        <w:rPr>
          <w:rFonts w:ascii="Arial" w:hAnsi="Arial" w:cs="Arial"/>
          <w:b/>
          <w:sz w:val="20"/>
          <w:szCs w:val="20"/>
        </w:rPr>
        <w:t xml:space="preserve"> </w:t>
      </w:r>
    </w:p>
    <w:p w14:paraId="0A403BF6"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5D490862" w14:textId="4EC4D624"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10.</w:t>
      </w:r>
      <w:r>
        <w:rPr>
          <w:rFonts w:ascii="Arial" w:hAnsi="Arial" w:cs="Arial"/>
          <w:sz w:val="20"/>
          <w:szCs w:val="20"/>
        </w:rPr>
        <w:t>3</w:t>
      </w:r>
      <w:r w:rsidRPr="001E2793">
        <w:rPr>
          <w:rFonts w:ascii="Arial" w:hAnsi="Arial" w:cs="Arial"/>
          <w:sz w:val="20"/>
          <w:szCs w:val="20"/>
        </w:rPr>
        <w:t>.1.</w:t>
      </w:r>
      <w:r w:rsidRPr="001E2793">
        <w:rPr>
          <w:rFonts w:ascii="Arial" w:hAnsi="Arial" w:cs="Arial"/>
          <w:sz w:val="20"/>
          <w:szCs w:val="20"/>
        </w:rPr>
        <w:tab/>
      </w:r>
      <w:r w:rsidR="006A4F29">
        <w:rPr>
          <w:rFonts w:ascii="Arial" w:hAnsi="Arial" w:cs="Arial"/>
          <w:sz w:val="20"/>
          <w:szCs w:val="20"/>
        </w:rPr>
        <w:t>O</w:t>
      </w:r>
      <w:r>
        <w:rPr>
          <w:rFonts w:ascii="Arial" w:hAnsi="Arial" w:cs="Arial"/>
          <w:sz w:val="20"/>
          <w:szCs w:val="20"/>
        </w:rPr>
        <w:t xml:space="preserve"> Fiador</w:t>
      </w:r>
      <w:r w:rsidRPr="001E2793">
        <w:rPr>
          <w:rFonts w:ascii="Arial" w:hAnsi="Arial" w:cs="Arial"/>
          <w:sz w:val="20"/>
          <w:szCs w:val="20"/>
        </w:rPr>
        <w:t xml:space="preserve"> declara e garante ao Agente Fiduciário, na data da assinatura desta Escritura de Emissão, que:</w:t>
      </w:r>
    </w:p>
    <w:p w14:paraId="55D38465"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2E8B0D01"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devidamente autorizad</w:t>
      </w:r>
      <w:r>
        <w:rPr>
          <w:rFonts w:ascii="Arial" w:hAnsi="Arial" w:cs="Arial"/>
          <w:sz w:val="20"/>
        </w:rPr>
        <w:t>o</w:t>
      </w:r>
      <w:r w:rsidRPr="001E2793">
        <w:rPr>
          <w:rFonts w:ascii="Arial" w:hAnsi="Arial" w:cs="Arial"/>
          <w:sz w:val="20"/>
        </w:rPr>
        <w:t xml:space="preserve"> a celebrar esta Escritura de Emissão e a cumprir todas as obrigações aqui previstas, tendo sido satisfeitos todos os requisitos legais e estatutários necessários para tanto;</w:t>
      </w:r>
    </w:p>
    <w:p w14:paraId="277EB1F0" w14:textId="77777777" w:rsidR="00F40129" w:rsidRPr="001E2793" w:rsidRDefault="00F40129" w:rsidP="00F40129">
      <w:pPr>
        <w:spacing w:line="240" w:lineRule="exact"/>
        <w:ind w:left="180"/>
        <w:rPr>
          <w:rFonts w:ascii="Arial" w:hAnsi="Arial" w:cs="Arial"/>
          <w:sz w:val="20"/>
        </w:rPr>
      </w:pPr>
    </w:p>
    <w:p w14:paraId="427CFE1B"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é</w:t>
      </w:r>
      <w:proofErr w:type="gramEnd"/>
      <w:r w:rsidRPr="001E2793">
        <w:rPr>
          <w:rFonts w:ascii="Arial" w:hAnsi="Arial" w:cs="Arial"/>
          <w:sz w:val="20"/>
        </w:rPr>
        <w:t xml:space="preserve"> sociedade devidamente organizada, constituída e existente</w:t>
      </w:r>
      <w:r>
        <w:rPr>
          <w:rFonts w:ascii="Arial" w:hAnsi="Arial" w:cs="Arial"/>
          <w:sz w:val="20"/>
        </w:rPr>
        <w:t xml:space="preserve"> nos termos da legislação de seu país de constituição</w:t>
      </w:r>
      <w:r w:rsidRPr="001E2793">
        <w:rPr>
          <w:rFonts w:ascii="Arial" w:hAnsi="Arial" w:cs="Arial"/>
          <w:sz w:val="20"/>
        </w:rPr>
        <w:t>;</w:t>
      </w:r>
    </w:p>
    <w:p w14:paraId="502D3B4F" w14:textId="77777777" w:rsidR="00F40129" w:rsidRPr="001E2793" w:rsidRDefault="00F40129" w:rsidP="00F40129">
      <w:pPr>
        <w:spacing w:line="240" w:lineRule="exact"/>
        <w:ind w:left="180"/>
        <w:rPr>
          <w:rFonts w:ascii="Arial" w:hAnsi="Arial" w:cs="Arial"/>
          <w:sz w:val="20"/>
        </w:rPr>
      </w:pPr>
    </w:p>
    <w:p w14:paraId="724915F2"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a</w:t>
      </w:r>
      <w:proofErr w:type="gramEnd"/>
      <w:r w:rsidRPr="001E2793">
        <w:rPr>
          <w:rFonts w:ascii="Arial" w:hAnsi="Arial" w:cs="Arial"/>
          <w:sz w:val="20"/>
        </w:rPr>
        <w:t xml:space="preserve"> celebração desta Escritura de Emissão, o cumprimento de suas obrigações aqui previstas, bem como a distribuição e colocação das Debêntures (a) não infringem o</w:t>
      </w:r>
      <w:r>
        <w:rPr>
          <w:rFonts w:ascii="Arial" w:hAnsi="Arial" w:cs="Arial"/>
          <w:sz w:val="20"/>
        </w:rPr>
        <w:t>s</w:t>
      </w:r>
      <w:r w:rsidRPr="001E2793">
        <w:rPr>
          <w:rFonts w:ascii="Arial" w:hAnsi="Arial" w:cs="Arial"/>
          <w:sz w:val="20"/>
        </w:rPr>
        <w:t xml:space="preserve"> </w:t>
      </w:r>
      <w:r>
        <w:rPr>
          <w:rFonts w:ascii="Arial" w:hAnsi="Arial" w:cs="Arial"/>
          <w:sz w:val="20"/>
        </w:rPr>
        <w:t>documentos constitutivos de cada um dos Fiadores</w:t>
      </w:r>
      <w:r w:rsidRPr="001E2793">
        <w:rPr>
          <w:rFonts w:ascii="Arial" w:hAnsi="Arial" w:cs="Arial"/>
          <w:sz w:val="20"/>
        </w:rPr>
        <w:t xml:space="preserve">, (b) não infringem qualquer disposição legal, contrato ou instrumento do qual </w:t>
      </w:r>
      <w:r>
        <w:rPr>
          <w:rFonts w:ascii="Arial" w:hAnsi="Arial" w:cs="Arial"/>
          <w:sz w:val="20"/>
        </w:rPr>
        <w:t>cada um dos Fiadores</w:t>
      </w:r>
      <w:r w:rsidRPr="001E2793">
        <w:rPr>
          <w:rFonts w:ascii="Arial" w:hAnsi="Arial" w:cs="Arial"/>
          <w:sz w:val="20"/>
        </w:rPr>
        <w:t xml:space="preserve"> seja parte, (c) não resultará em (i) vencimento antecipado de qualquer obrigação estabelecida em qualquer desses contratos ou instrumentos; criação de qualquer ônus ou gravame sobre qualquer ativo ou bem do</w:t>
      </w:r>
      <w:r>
        <w:rPr>
          <w:rFonts w:ascii="Arial" w:hAnsi="Arial" w:cs="Arial"/>
          <w:sz w:val="20"/>
        </w:rPr>
        <w:t>s</w:t>
      </w:r>
      <w:r w:rsidRPr="001E2793">
        <w:rPr>
          <w:rFonts w:ascii="Arial" w:hAnsi="Arial" w:cs="Arial"/>
          <w:sz w:val="20"/>
        </w:rPr>
        <w:t xml:space="preserve"> </w:t>
      </w:r>
      <w:r>
        <w:rPr>
          <w:rFonts w:ascii="Arial" w:hAnsi="Arial" w:cs="Arial"/>
          <w:sz w:val="20"/>
        </w:rPr>
        <w:t>Fiadores</w:t>
      </w:r>
      <w:r w:rsidRPr="001E2793">
        <w:rPr>
          <w:rFonts w:ascii="Arial" w:hAnsi="Arial" w:cs="Arial"/>
          <w:sz w:val="20"/>
        </w:rPr>
        <w:t>, exceto por aqueles já existentes na presente data, se for o caso; ou (</w:t>
      </w:r>
      <w:proofErr w:type="spellStart"/>
      <w:r w:rsidRPr="001E2793">
        <w:rPr>
          <w:rFonts w:ascii="Arial" w:hAnsi="Arial" w:cs="Arial"/>
          <w:sz w:val="20"/>
        </w:rPr>
        <w:t>ii</w:t>
      </w:r>
      <w:proofErr w:type="spellEnd"/>
      <w:r w:rsidRPr="001E2793">
        <w:rPr>
          <w:rFonts w:ascii="Arial" w:hAnsi="Arial" w:cs="Arial"/>
          <w:sz w:val="20"/>
        </w:rPr>
        <w:t>) rescisão de qualquer desses contratos ou instrumentos;</w:t>
      </w:r>
    </w:p>
    <w:p w14:paraId="78DBD35B" w14:textId="77777777" w:rsidR="00F40129" w:rsidRPr="001E2793" w:rsidRDefault="00F40129" w:rsidP="00F40129">
      <w:pPr>
        <w:spacing w:line="240" w:lineRule="exact"/>
        <w:ind w:left="180"/>
        <w:rPr>
          <w:rFonts w:ascii="Arial" w:hAnsi="Arial" w:cs="Arial"/>
          <w:sz w:val="20"/>
        </w:rPr>
      </w:pPr>
    </w:p>
    <w:p w14:paraId="2448405F"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os</w:t>
      </w:r>
      <w:proofErr w:type="gramEnd"/>
      <w:r w:rsidRPr="001E2793">
        <w:rPr>
          <w:rFonts w:ascii="Arial" w:hAnsi="Arial" w:cs="Arial"/>
          <w:sz w:val="20"/>
        </w:rPr>
        <w:t xml:space="preserve"> representantes legais </w:t>
      </w:r>
      <w:r>
        <w:rPr>
          <w:rFonts w:ascii="Arial" w:hAnsi="Arial" w:cs="Arial"/>
          <w:sz w:val="20"/>
        </w:rPr>
        <w:t xml:space="preserve">de cada um </w:t>
      </w:r>
      <w:r w:rsidRPr="001E2793">
        <w:rPr>
          <w:rFonts w:ascii="Arial" w:hAnsi="Arial" w:cs="Arial"/>
          <w:sz w:val="20"/>
        </w:rPr>
        <w:t>d</w:t>
      </w:r>
      <w:r>
        <w:rPr>
          <w:rFonts w:ascii="Arial" w:hAnsi="Arial" w:cs="Arial"/>
          <w:sz w:val="20"/>
        </w:rPr>
        <w:t>os</w:t>
      </w:r>
      <w:r w:rsidRPr="001E2793">
        <w:rPr>
          <w:rFonts w:ascii="Arial" w:hAnsi="Arial" w:cs="Arial"/>
          <w:sz w:val="20"/>
        </w:rPr>
        <w:t xml:space="preserve"> </w:t>
      </w:r>
      <w:r>
        <w:rPr>
          <w:rFonts w:ascii="Arial" w:hAnsi="Arial" w:cs="Arial"/>
          <w:sz w:val="20"/>
        </w:rPr>
        <w:t>Fiadores</w:t>
      </w:r>
      <w:r w:rsidRPr="001E2793">
        <w:rPr>
          <w:rFonts w:ascii="Arial" w:hAnsi="Arial" w:cs="Arial"/>
          <w:sz w:val="20"/>
        </w:rPr>
        <w:t xml:space="preserve"> que assinam esta Escritura de Emissão têm poderes estatutários e/ou delegados para assumir, em nome</w:t>
      </w:r>
      <w:r>
        <w:rPr>
          <w:rFonts w:ascii="Arial" w:hAnsi="Arial" w:cs="Arial"/>
          <w:sz w:val="20"/>
        </w:rPr>
        <w:t xml:space="preserve"> de cada um dos Fiadores</w:t>
      </w:r>
      <w:r w:rsidRPr="001E2793">
        <w:rPr>
          <w:rFonts w:ascii="Arial" w:hAnsi="Arial" w:cs="Arial"/>
          <w:sz w:val="20"/>
        </w:rPr>
        <w:t xml:space="preserve">, as obrigações ora estabelecidas e, sendo mandatários, tiveram os poderes legitimamente outorgados, estando os respectivos mandatos em pleno vigor; </w:t>
      </w:r>
    </w:p>
    <w:p w14:paraId="02DA4F29" w14:textId="77777777" w:rsidR="00F40129" w:rsidRPr="001E2793" w:rsidRDefault="00F40129" w:rsidP="00F40129">
      <w:pPr>
        <w:spacing w:line="240" w:lineRule="exact"/>
        <w:ind w:left="180"/>
        <w:rPr>
          <w:rFonts w:ascii="Arial" w:hAnsi="Arial" w:cs="Arial"/>
          <w:sz w:val="20"/>
        </w:rPr>
      </w:pPr>
    </w:p>
    <w:p w14:paraId="0C1B98C9"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esta</w:t>
      </w:r>
      <w:proofErr w:type="gramEnd"/>
      <w:r w:rsidRPr="001E2793">
        <w:rPr>
          <w:rFonts w:ascii="Arial" w:hAnsi="Arial" w:cs="Arial"/>
          <w:sz w:val="20"/>
        </w:rPr>
        <w:t xml:space="preserve"> Escritura de Emissão e as obrigações aqui previstas constituem obrigações </w:t>
      </w:r>
      <w:r>
        <w:rPr>
          <w:rFonts w:ascii="Arial" w:hAnsi="Arial" w:cs="Arial"/>
          <w:sz w:val="20"/>
        </w:rPr>
        <w:t>de cada um dos Fiadores</w:t>
      </w:r>
      <w:r w:rsidRPr="001E2793">
        <w:rPr>
          <w:rFonts w:ascii="Arial" w:hAnsi="Arial" w:cs="Arial"/>
          <w:sz w:val="20"/>
        </w:rPr>
        <w:t>, exigíveis de acordo com os seus termos e condições;</w:t>
      </w:r>
    </w:p>
    <w:p w14:paraId="19C1160A" w14:textId="77777777" w:rsidR="00F40129" w:rsidRPr="001E2793" w:rsidRDefault="00F40129" w:rsidP="00F40129">
      <w:pPr>
        <w:spacing w:line="240" w:lineRule="exact"/>
        <w:ind w:left="180"/>
        <w:rPr>
          <w:rFonts w:ascii="Arial" w:hAnsi="Arial" w:cs="Arial"/>
          <w:sz w:val="20"/>
        </w:rPr>
      </w:pPr>
    </w:p>
    <w:p w14:paraId="1F773EE3"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está</w:t>
      </w:r>
      <w:proofErr w:type="gramEnd"/>
      <w:r w:rsidRPr="001E2793">
        <w:rPr>
          <w:rFonts w:ascii="Arial" w:hAnsi="Arial" w:cs="Arial"/>
          <w:sz w:val="20"/>
        </w:rPr>
        <w:t xml:space="preserve"> adimplente com o cumprimento das obrigações constantes desta Escritura de Emissão, e não ocorreu e não está existente qualquer evento de Vencimento Antecipado;</w:t>
      </w:r>
    </w:p>
    <w:p w14:paraId="3CB45D13" w14:textId="77777777" w:rsidR="00F40129" w:rsidRPr="001E2793" w:rsidRDefault="00F40129" w:rsidP="00F40129">
      <w:pPr>
        <w:spacing w:line="240" w:lineRule="exact"/>
        <w:ind w:left="180"/>
        <w:rPr>
          <w:rFonts w:ascii="Arial" w:hAnsi="Arial" w:cs="Arial"/>
          <w:sz w:val="20"/>
        </w:rPr>
      </w:pPr>
    </w:p>
    <w:p w14:paraId="6E63727C" w14:textId="79AE5F21"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as</w:t>
      </w:r>
      <w:proofErr w:type="gramEnd"/>
      <w:r w:rsidRPr="001E2793">
        <w:rPr>
          <w:rFonts w:ascii="Arial" w:hAnsi="Arial" w:cs="Arial"/>
          <w:sz w:val="20"/>
        </w:rPr>
        <w:t xml:space="preserve"> demonstrações financeiras d</w:t>
      </w:r>
      <w:r>
        <w:rPr>
          <w:rFonts w:ascii="Arial" w:hAnsi="Arial" w:cs="Arial"/>
          <w:sz w:val="20"/>
        </w:rPr>
        <w:t>a</w:t>
      </w:r>
      <w:r w:rsidRPr="001E2793">
        <w:rPr>
          <w:rFonts w:ascii="Arial" w:hAnsi="Arial" w:cs="Arial"/>
          <w:sz w:val="20"/>
        </w:rPr>
        <w:t xml:space="preserve"> </w:t>
      </w:r>
      <w:r>
        <w:rPr>
          <w:rFonts w:ascii="Arial" w:hAnsi="Arial" w:cs="Arial"/>
          <w:sz w:val="20"/>
        </w:rPr>
        <w:t>OG Participações</w:t>
      </w:r>
      <w:r w:rsidRPr="001E2793">
        <w:rPr>
          <w:rFonts w:ascii="Arial" w:hAnsi="Arial" w:cs="Arial"/>
          <w:sz w:val="20"/>
        </w:rPr>
        <w:t xml:space="preserve">, em todo os seus aspectos relevantes, representam corretamente a posição patrimonial e financeira </w:t>
      </w:r>
      <w:r>
        <w:rPr>
          <w:rFonts w:ascii="Arial" w:hAnsi="Arial" w:cs="Arial"/>
          <w:sz w:val="20"/>
        </w:rPr>
        <w:t>da OG Participações</w:t>
      </w:r>
      <w:r w:rsidRPr="001E2793">
        <w:rPr>
          <w:rFonts w:ascii="Arial" w:hAnsi="Arial" w:cs="Arial"/>
          <w:sz w:val="20"/>
        </w:rPr>
        <w:t xml:space="preserve"> e foram devidamente elaboradas em conformidade com as práticas contábeis adotadas no Brasil;</w:t>
      </w:r>
    </w:p>
    <w:p w14:paraId="782BF9A0" w14:textId="77777777" w:rsidR="00F40129" w:rsidRPr="001E2793" w:rsidRDefault="00F40129" w:rsidP="00F40129">
      <w:pPr>
        <w:spacing w:line="240" w:lineRule="exact"/>
        <w:ind w:left="180"/>
        <w:rPr>
          <w:rFonts w:ascii="Arial" w:hAnsi="Arial" w:cs="Arial"/>
          <w:sz w:val="20"/>
        </w:rPr>
      </w:pPr>
    </w:p>
    <w:p w14:paraId="4A14759F" w14:textId="77777777" w:rsidR="00F40129" w:rsidRPr="001E2793" w:rsidRDefault="00F40129" w:rsidP="00F40129">
      <w:pPr>
        <w:numPr>
          <w:ilvl w:val="0"/>
          <w:numId w:val="22"/>
        </w:numPr>
        <w:spacing w:line="240" w:lineRule="exact"/>
        <w:rPr>
          <w:rFonts w:ascii="Arial" w:hAnsi="Arial" w:cs="Arial"/>
          <w:sz w:val="20"/>
        </w:rPr>
      </w:pPr>
      <w:proofErr w:type="gramStart"/>
      <w:r>
        <w:rPr>
          <w:rFonts w:ascii="Arial" w:hAnsi="Arial" w:cs="Arial"/>
          <w:sz w:val="20"/>
        </w:rPr>
        <w:t>cada</w:t>
      </w:r>
      <w:proofErr w:type="gramEnd"/>
      <w:r>
        <w:rPr>
          <w:rFonts w:ascii="Arial" w:hAnsi="Arial" w:cs="Arial"/>
          <w:sz w:val="20"/>
        </w:rPr>
        <w:t xml:space="preserve"> um dos Fiadores</w:t>
      </w:r>
      <w:r w:rsidRPr="001E2793">
        <w:rPr>
          <w:rFonts w:ascii="Arial" w:hAnsi="Arial" w:cs="Arial"/>
          <w:sz w:val="20"/>
        </w:rPr>
        <w:t xml:space="preserve"> está cumprindo, em todos os seus aspectos relevantes, as leis, regulamentos, normas administrativas e determinações dos órgãos governamentais, autarquias ou tribunais, aplicáveis à condução de seus negócios, exceto por aqueles questionados de boa-fé nas esferas administrativa e/ou judicial ou cujo descumprimento não tenha um Efeito Adverso Relevante;</w:t>
      </w:r>
    </w:p>
    <w:p w14:paraId="0DF13067" w14:textId="77777777" w:rsidR="00F40129" w:rsidRPr="001E2793" w:rsidRDefault="00F40129" w:rsidP="00F40129">
      <w:pPr>
        <w:spacing w:line="240" w:lineRule="exact"/>
        <w:ind w:left="180"/>
        <w:rPr>
          <w:rFonts w:ascii="Arial" w:hAnsi="Arial" w:cs="Arial"/>
          <w:sz w:val="20"/>
        </w:rPr>
      </w:pPr>
    </w:p>
    <w:p w14:paraId="78DA9883" w14:textId="77777777" w:rsidR="00F40129" w:rsidRPr="001E2793" w:rsidRDefault="00F40129" w:rsidP="00F40129">
      <w:pPr>
        <w:numPr>
          <w:ilvl w:val="0"/>
          <w:numId w:val="22"/>
        </w:numPr>
        <w:spacing w:line="240" w:lineRule="exact"/>
        <w:rPr>
          <w:rFonts w:ascii="Arial" w:hAnsi="Arial" w:cs="Arial"/>
          <w:sz w:val="20"/>
        </w:rPr>
      </w:pPr>
      <w:proofErr w:type="gramStart"/>
      <w:r>
        <w:rPr>
          <w:rFonts w:ascii="Arial" w:hAnsi="Arial" w:cs="Arial"/>
          <w:sz w:val="20"/>
        </w:rPr>
        <w:t>cada</w:t>
      </w:r>
      <w:proofErr w:type="gramEnd"/>
      <w:r>
        <w:rPr>
          <w:rFonts w:ascii="Arial" w:hAnsi="Arial" w:cs="Arial"/>
          <w:sz w:val="20"/>
        </w:rPr>
        <w:t xml:space="preserve"> um dos Fiadores</w:t>
      </w:r>
      <w:r w:rsidRPr="001E2793">
        <w:rPr>
          <w:rFonts w:ascii="Arial" w:hAnsi="Arial" w:cs="Arial"/>
          <w:sz w:val="20"/>
        </w:rPr>
        <w:t xml:space="preserve"> mantém, sempre válidas, eficazes, em perfeita ordem e em pleno vigor todas as autorizações e licenças, inclusive as ambientais, aplicáveis ao exercício de suas atividades, exceto por aquelas cuja falta não tenha um Efeito Adverso Relevante;</w:t>
      </w:r>
    </w:p>
    <w:p w14:paraId="7519C329" w14:textId="77777777" w:rsidR="00F40129" w:rsidRPr="001E2793" w:rsidRDefault="00F40129" w:rsidP="00F40129">
      <w:pPr>
        <w:spacing w:line="240" w:lineRule="exact"/>
        <w:ind w:left="180"/>
        <w:rPr>
          <w:rFonts w:ascii="Arial" w:hAnsi="Arial" w:cs="Arial"/>
          <w:sz w:val="20"/>
        </w:rPr>
      </w:pPr>
    </w:p>
    <w:p w14:paraId="7860F98C"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exceto</w:t>
      </w:r>
      <w:proofErr w:type="gramEnd"/>
      <w:r w:rsidRPr="001E2793">
        <w:rPr>
          <w:rFonts w:ascii="Arial" w:hAnsi="Arial" w:cs="Arial"/>
          <w:sz w:val="20"/>
        </w:rPr>
        <w:t xml:space="preserve"> pelas obrigações que estão sendo questionadas </w:t>
      </w:r>
      <w:r>
        <w:rPr>
          <w:rFonts w:ascii="Arial" w:hAnsi="Arial" w:cs="Arial"/>
          <w:sz w:val="20"/>
        </w:rPr>
        <w:t>por cada um dos Fiadores</w:t>
      </w:r>
      <w:r w:rsidRPr="001E2793">
        <w:rPr>
          <w:rFonts w:ascii="Arial" w:hAnsi="Arial" w:cs="Arial"/>
          <w:sz w:val="20"/>
        </w:rPr>
        <w:t xml:space="preserve"> de boa-fé nas esferas administrativa e/ou judicial e cujo descumprimento não cause um Efeito Adverso Relevante, está em dia com o pagamento de todas as obrigações de natureza tributária (municipal, estadual e federal), trabalhista, previdenciária, ambiental e de quaisquer outras obrigações impostas por lei, exceto por aquelas questionadas de boa-fé nas esferas administrativa e/ou judicial ou cujo descumprimento não tenha um Efeito Adverso Relevante;</w:t>
      </w:r>
    </w:p>
    <w:p w14:paraId="3B52613A" w14:textId="77777777" w:rsidR="00F40129" w:rsidRPr="001E2793" w:rsidRDefault="00F40129" w:rsidP="00F40129">
      <w:pPr>
        <w:spacing w:line="240" w:lineRule="exact"/>
        <w:ind w:left="180"/>
        <w:rPr>
          <w:rFonts w:ascii="Arial" w:hAnsi="Arial" w:cs="Arial"/>
          <w:sz w:val="20"/>
        </w:rPr>
      </w:pPr>
    </w:p>
    <w:p w14:paraId="6268C12A"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tem conhecimento de fato que impeça o Agente Fiduciário de exercer, plenamente, suas funções, nos termos da Lei das Sociedades por Ações, e demais normas aplicáveis, inclusive regulamentares;</w:t>
      </w:r>
    </w:p>
    <w:p w14:paraId="67C752F4" w14:textId="77777777" w:rsidR="00F40129" w:rsidRPr="001E2793" w:rsidRDefault="00F40129" w:rsidP="00F40129">
      <w:pPr>
        <w:spacing w:line="240" w:lineRule="exact"/>
        <w:ind w:left="180"/>
        <w:rPr>
          <w:rFonts w:ascii="Arial" w:hAnsi="Arial" w:cs="Arial"/>
          <w:sz w:val="20"/>
        </w:rPr>
      </w:pPr>
    </w:p>
    <w:p w14:paraId="64C64DA7"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não</w:t>
      </w:r>
      <w:proofErr w:type="gramEnd"/>
      <w:r w:rsidRPr="001E2793">
        <w:rPr>
          <w:rFonts w:ascii="Arial" w:hAnsi="Arial" w:cs="Arial"/>
          <w:sz w:val="20"/>
        </w:rPr>
        <w:t xml:space="preserve"> há qualquer ligação entre </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 o Agente Fiduciário que impeça o Agente Fiduciário de exercer plenamente suas funções, nos termos da Lei das Sociedades por Ações, e demais normas aplicáveis, inclusive regulamentares;</w:t>
      </w:r>
    </w:p>
    <w:p w14:paraId="269DF8E7" w14:textId="77777777" w:rsidR="00F40129" w:rsidRPr="001E2793" w:rsidRDefault="00F40129" w:rsidP="00F40129">
      <w:pPr>
        <w:spacing w:line="240" w:lineRule="exact"/>
        <w:ind w:left="180"/>
        <w:rPr>
          <w:rFonts w:ascii="Arial" w:hAnsi="Arial" w:cs="Arial"/>
          <w:sz w:val="20"/>
        </w:rPr>
      </w:pPr>
    </w:p>
    <w:p w14:paraId="15628BB7"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tem</w:t>
      </w:r>
      <w:proofErr w:type="gramEnd"/>
      <w:r w:rsidRPr="001E2793">
        <w:rPr>
          <w:rFonts w:ascii="Arial" w:hAnsi="Arial" w:cs="Arial"/>
          <w:sz w:val="20"/>
        </w:rPr>
        <w:t xml:space="preserve"> plena ciência e concorda integralmente que a forma de cálculo da Remuneração foi acordada por livre vontade d</w:t>
      </w:r>
      <w:r>
        <w:rPr>
          <w:rFonts w:ascii="Arial" w:hAnsi="Arial" w:cs="Arial"/>
          <w:sz w:val="20"/>
        </w:rPr>
        <w:t>a</w:t>
      </w:r>
      <w:r w:rsidRPr="001E2793">
        <w:rPr>
          <w:rFonts w:ascii="Arial" w:hAnsi="Arial" w:cs="Arial"/>
          <w:sz w:val="20"/>
        </w:rPr>
        <w:t xml:space="preserve"> Emissor</w:t>
      </w:r>
      <w:r>
        <w:rPr>
          <w:rFonts w:ascii="Arial" w:hAnsi="Arial" w:cs="Arial"/>
          <w:sz w:val="20"/>
        </w:rPr>
        <w:t>a</w:t>
      </w:r>
      <w:r w:rsidRPr="001E2793">
        <w:rPr>
          <w:rFonts w:ascii="Arial" w:hAnsi="Arial" w:cs="Arial"/>
          <w:sz w:val="20"/>
        </w:rPr>
        <w:t xml:space="preserve">, em observância ao princípio da boa-fé; </w:t>
      </w:r>
    </w:p>
    <w:p w14:paraId="00969E23" w14:textId="77777777" w:rsidR="00F40129" w:rsidRPr="001E2793" w:rsidRDefault="00F40129" w:rsidP="00F40129">
      <w:pPr>
        <w:spacing w:line="240" w:lineRule="exact"/>
        <w:ind w:left="180"/>
        <w:rPr>
          <w:rFonts w:ascii="Arial" w:hAnsi="Arial" w:cs="Arial"/>
          <w:sz w:val="20"/>
        </w:rPr>
      </w:pPr>
    </w:p>
    <w:p w14:paraId="2D3D501A" w14:textId="77777777" w:rsidR="00F40129" w:rsidRPr="001E2793" w:rsidRDefault="00F40129" w:rsidP="00F40129">
      <w:pPr>
        <w:numPr>
          <w:ilvl w:val="0"/>
          <w:numId w:val="22"/>
        </w:numPr>
        <w:spacing w:line="240" w:lineRule="exact"/>
        <w:rPr>
          <w:rFonts w:ascii="Arial" w:hAnsi="Arial" w:cs="Arial"/>
          <w:sz w:val="20"/>
        </w:rPr>
      </w:pPr>
      <w:proofErr w:type="gramStart"/>
      <w:r w:rsidRPr="001E2793">
        <w:rPr>
          <w:rFonts w:ascii="Arial" w:hAnsi="Arial" w:cs="Arial"/>
          <w:sz w:val="20"/>
        </w:rPr>
        <w:t>esta</w:t>
      </w:r>
      <w:proofErr w:type="gramEnd"/>
      <w:r w:rsidRPr="001E2793">
        <w:rPr>
          <w:rFonts w:ascii="Arial" w:hAnsi="Arial" w:cs="Arial"/>
          <w:sz w:val="20"/>
        </w:rPr>
        <w:t xml:space="preserve"> Escritura de Emissão constitui uma obrigação legal, válida e vinculante d</w:t>
      </w:r>
      <w:r>
        <w:rPr>
          <w:rFonts w:ascii="Arial" w:hAnsi="Arial" w:cs="Arial"/>
          <w:sz w:val="20"/>
        </w:rPr>
        <w:t>e cada um dos Fiadores</w:t>
      </w:r>
      <w:r w:rsidRPr="001E2793">
        <w:rPr>
          <w:rFonts w:ascii="Arial" w:hAnsi="Arial" w:cs="Arial"/>
          <w:sz w:val="20"/>
        </w:rPr>
        <w:t>, exequível de acordo com os seus termos e condições, sem prejuízo do disposto nas leis de recuperação judicial, recuperação extrajudicial ou falência, alienação fraudulenta ou leis similares de aplicação geral relativas ou afetando direitos de credores e ao princípio da eq</w:t>
      </w:r>
      <w:r>
        <w:rPr>
          <w:rFonts w:ascii="Arial" w:hAnsi="Arial" w:cs="Arial"/>
          <w:sz w:val="20"/>
        </w:rPr>
        <w:t>u</w:t>
      </w:r>
      <w:r w:rsidRPr="001E2793">
        <w:rPr>
          <w:rFonts w:ascii="Arial" w:hAnsi="Arial" w:cs="Arial"/>
          <w:sz w:val="20"/>
        </w:rPr>
        <w:t>idade;</w:t>
      </w:r>
    </w:p>
    <w:p w14:paraId="2436AF71"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60F557A8"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bookmarkStart w:id="79" w:name="_Ref130286824"/>
      <w:r w:rsidRPr="001E2793">
        <w:rPr>
          <w:rFonts w:ascii="Arial" w:hAnsi="Arial" w:cs="Arial"/>
          <w:sz w:val="20"/>
          <w:szCs w:val="20"/>
        </w:rPr>
        <w:t>10.</w:t>
      </w:r>
      <w:r>
        <w:rPr>
          <w:rFonts w:ascii="Arial" w:hAnsi="Arial" w:cs="Arial"/>
          <w:sz w:val="20"/>
          <w:szCs w:val="20"/>
        </w:rPr>
        <w:t>4</w:t>
      </w:r>
      <w:r w:rsidRPr="001E2793">
        <w:rPr>
          <w:rFonts w:ascii="Arial" w:hAnsi="Arial" w:cs="Arial"/>
          <w:sz w:val="20"/>
          <w:szCs w:val="20"/>
        </w:rPr>
        <w:tab/>
        <w:t>Sem prejuízo do disposto no item 7.1, inciso (</w:t>
      </w:r>
      <w:proofErr w:type="spellStart"/>
      <w:r w:rsidRPr="001E2793">
        <w:rPr>
          <w:rFonts w:ascii="Arial" w:hAnsi="Arial" w:cs="Arial"/>
          <w:sz w:val="20"/>
          <w:szCs w:val="20"/>
        </w:rPr>
        <w:t>xiii</w:t>
      </w:r>
      <w:proofErr w:type="spellEnd"/>
      <w:r w:rsidRPr="001E2793">
        <w:rPr>
          <w:rFonts w:ascii="Arial" w:hAnsi="Arial" w:cs="Arial"/>
          <w:sz w:val="20"/>
          <w:szCs w:val="20"/>
        </w:rPr>
        <w:t xml:space="preserve">) acima, </w:t>
      </w:r>
      <w:r>
        <w:rPr>
          <w:rFonts w:ascii="Arial" w:hAnsi="Arial" w:cs="Arial"/>
          <w:sz w:val="20"/>
          <w:szCs w:val="20"/>
        </w:rPr>
        <w:t>a</w:t>
      </w:r>
      <w:r w:rsidRPr="001E2793">
        <w:rPr>
          <w:rFonts w:ascii="Arial" w:hAnsi="Arial" w:cs="Arial"/>
          <w:sz w:val="20"/>
          <w:szCs w:val="20"/>
        </w:rPr>
        <w:t xml:space="preserve"> Emissor</w:t>
      </w:r>
      <w:r>
        <w:rPr>
          <w:rFonts w:ascii="Arial" w:hAnsi="Arial" w:cs="Arial"/>
          <w:sz w:val="20"/>
          <w:szCs w:val="20"/>
        </w:rPr>
        <w:t>a</w:t>
      </w:r>
      <w:r w:rsidRPr="001E2793">
        <w:rPr>
          <w:rFonts w:ascii="Arial" w:hAnsi="Arial" w:cs="Arial"/>
          <w:sz w:val="20"/>
          <w:szCs w:val="20"/>
        </w:rPr>
        <w:t xml:space="preserve"> obriga</w:t>
      </w:r>
      <w:r w:rsidRPr="001E2793">
        <w:rPr>
          <w:rFonts w:ascii="Arial" w:hAnsi="Arial" w:cs="Arial"/>
          <w:sz w:val="20"/>
          <w:szCs w:val="20"/>
        </w:rPr>
        <w:noBreakHyphen/>
        <w:t xml:space="preserve">se, de forma irrevogável e irretratável, a indenizar os Debenturistas e o Agente Fiduciário, conforme determinado em sentença condenatória transitada em julgado, por todos e quaisquer prejuízos, danos, perdas, custos e/ou despesas (incluindo </w:t>
      </w:r>
      <w:proofErr w:type="gramStart"/>
      <w:r w:rsidRPr="001E2793">
        <w:rPr>
          <w:rFonts w:ascii="Arial" w:hAnsi="Arial" w:cs="Arial"/>
          <w:sz w:val="20"/>
          <w:szCs w:val="20"/>
        </w:rPr>
        <w:t>custas judiciais e honorários advocatícios razoáveis</w:t>
      </w:r>
      <w:proofErr w:type="gramEnd"/>
      <w:r w:rsidRPr="001E2793">
        <w:rPr>
          <w:rFonts w:ascii="Arial" w:hAnsi="Arial" w:cs="Arial"/>
          <w:sz w:val="20"/>
          <w:szCs w:val="20"/>
        </w:rPr>
        <w:t xml:space="preserve">) diretamente incorridos e comprovados pelos Debenturistas e pelo Agente Fiduciário em razão da </w:t>
      </w:r>
      <w:proofErr w:type="spellStart"/>
      <w:r w:rsidRPr="001E2793">
        <w:rPr>
          <w:rFonts w:ascii="Arial" w:hAnsi="Arial" w:cs="Arial"/>
          <w:sz w:val="20"/>
          <w:szCs w:val="20"/>
        </w:rPr>
        <w:t>inveracidade</w:t>
      </w:r>
      <w:proofErr w:type="spellEnd"/>
      <w:r w:rsidRPr="001E2793">
        <w:rPr>
          <w:rFonts w:ascii="Arial" w:hAnsi="Arial" w:cs="Arial"/>
          <w:sz w:val="20"/>
          <w:szCs w:val="20"/>
        </w:rPr>
        <w:t xml:space="preserve"> ou incorreção de quaisquer das suas declarações prestadas nos termos deste </w:t>
      </w:r>
      <w:bookmarkEnd w:id="79"/>
      <w:r w:rsidRPr="001E2793">
        <w:rPr>
          <w:rFonts w:ascii="Arial" w:hAnsi="Arial" w:cs="Arial"/>
          <w:sz w:val="20"/>
          <w:szCs w:val="20"/>
        </w:rPr>
        <w:t>Capítulo X.</w:t>
      </w:r>
    </w:p>
    <w:p w14:paraId="3F30A2CF" w14:textId="77777777" w:rsidR="00F40129" w:rsidRDefault="00F40129" w:rsidP="00F40129">
      <w:pPr>
        <w:pStyle w:val="NormalWeb"/>
        <w:spacing w:before="0" w:beforeAutospacing="0" w:after="0" w:afterAutospacing="0" w:line="240" w:lineRule="exact"/>
        <w:jc w:val="both"/>
        <w:rPr>
          <w:rFonts w:ascii="Arial" w:hAnsi="Arial" w:cs="Arial"/>
          <w:b/>
          <w:sz w:val="20"/>
          <w:szCs w:val="20"/>
        </w:rPr>
      </w:pPr>
    </w:p>
    <w:p w14:paraId="47E2A808"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XI</w:t>
      </w:r>
    </w:p>
    <w:p w14:paraId="5D5503A9"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Título Executivo Extrajudicial e Execução Específica</w:t>
      </w:r>
    </w:p>
    <w:p w14:paraId="217A528C" w14:textId="77777777" w:rsidR="00F40129" w:rsidRPr="001E2793" w:rsidRDefault="00F40129" w:rsidP="00F40129">
      <w:pPr>
        <w:pStyle w:val="NormalWeb"/>
        <w:spacing w:before="0" w:beforeAutospacing="0" w:after="0" w:afterAutospacing="0" w:line="240" w:lineRule="exact"/>
        <w:jc w:val="both"/>
        <w:rPr>
          <w:rFonts w:ascii="Arial" w:hAnsi="Arial" w:cs="Arial"/>
          <w:b/>
          <w:smallCaps/>
          <w:sz w:val="20"/>
          <w:szCs w:val="20"/>
        </w:rPr>
      </w:pPr>
    </w:p>
    <w:p w14:paraId="6CBD8AC4"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11.1.</w:t>
      </w:r>
      <w:r w:rsidRPr="001E2793">
        <w:rPr>
          <w:rFonts w:ascii="Arial" w:hAnsi="Arial" w:cs="Arial"/>
          <w:sz w:val="20"/>
          <w:szCs w:val="20"/>
        </w:rPr>
        <w:tab/>
        <w:t>Esta Escritura de Emissão e as Debêntures constituem títulos executivos extrajudiciais nos termos do artigo 585, incisos I e II, do Código de Processo Civil, reconhecendo as partes desde já que, independentemente de quaisquer outras medidas cabíveis, as obrigações assumidas nos termos desta Escritura de Emissão comportam execução específica, submetendo</w:t>
      </w:r>
      <w:r w:rsidRPr="001E2793">
        <w:rPr>
          <w:rFonts w:ascii="Arial" w:hAnsi="Arial" w:cs="Arial"/>
          <w:sz w:val="20"/>
          <w:szCs w:val="20"/>
        </w:rPr>
        <w:noBreakHyphen/>
        <w:t>se às disposições dos artigos 461, 632 e seguintes do Código de Processo Civil, sem prejuízo do direito de declarar o Vencimento Antecipado das Debêntures nos termos desta Escritura de Emissão.</w:t>
      </w:r>
      <w:bookmarkStart w:id="80" w:name="OLE_LINK72"/>
      <w:bookmarkStart w:id="81" w:name="Comunicações"/>
    </w:p>
    <w:p w14:paraId="3E816D1A"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p>
    <w:p w14:paraId="06434781"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XII</w:t>
      </w:r>
    </w:p>
    <w:p w14:paraId="5E1AD729" w14:textId="77777777" w:rsidR="00F40129" w:rsidRPr="001E2793" w:rsidRDefault="00F40129" w:rsidP="00F40129">
      <w:pPr>
        <w:pStyle w:val="NormalWeb"/>
        <w:spacing w:before="0" w:beforeAutospacing="0" w:after="0" w:afterAutospacing="0" w:line="240" w:lineRule="exact"/>
        <w:jc w:val="center"/>
        <w:rPr>
          <w:rFonts w:ascii="Arial" w:hAnsi="Arial" w:cs="Arial"/>
          <w:i/>
          <w:sz w:val="20"/>
          <w:szCs w:val="20"/>
        </w:rPr>
      </w:pPr>
      <w:r w:rsidRPr="001E2793">
        <w:rPr>
          <w:rFonts w:ascii="Arial" w:hAnsi="Arial" w:cs="Arial"/>
          <w:b/>
          <w:smallCaps/>
          <w:sz w:val="20"/>
          <w:szCs w:val="20"/>
          <w:u w:val="single"/>
        </w:rPr>
        <w:t>Comunicações</w:t>
      </w:r>
      <w:bookmarkEnd w:id="80"/>
      <w:bookmarkEnd w:id="81"/>
    </w:p>
    <w:p w14:paraId="46BD1BAE"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5FDBCF9B"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12.1.</w:t>
      </w:r>
      <w:r w:rsidRPr="001E2793">
        <w:rPr>
          <w:rFonts w:ascii="Arial" w:hAnsi="Arial" w:cs="Arial"/>
          <w:sz w:val="20"/>
          <w:szCs w:val="20"/>
        </w:rPr>
        <w:tab/>
        <w:t xml:space="preserve">As comunicações a serem enviadas por qualquer das partes nos termos desta Escritura de Emissão, se feitas por fax ou correio eletrônico, serão consideradas recebidas na data de seu envio, desde que seu recebimento seja confirmado através de indicativo (recibo emitido pela máquina utilizada pelo remetente), devendo os respectivos originais </w:t>
      </w:r>
      <w:proofErr w:type="gramStart"/>
      <w:r w:rsidRPr="001E2793">
        <w:rPr>
          <w:rFonts w:ascii="Arial" w:hAnsi="Arial" w:cs="Arial"/>
          <w:sz w:val="20"/>
          <w:szCs w:val="20"/>
        </w:rPr>
        <w:t>serem</w:t>
      </w:r>
      <w:proofErr w:type="gramEnd"/>
      <w:r w:rsidRPr="001E2793">
        <w:rPr>
          <w:rFonts w:ascii="Arial" w:hAnsi="Arial" w:cs="Arial"/>
          <w:sz w:val="20"/>
          <w:szCs w:val="20"/>
        </w:rPr>
        <w:t xml:space="preserve"> encaminhados até 5 (cinco) Dias Úteis após o envio da mensagem; se feitas por correspondência, as comunicações serão consideradas entregues quando recebidas sob protocolo ou com “aviso de recebimento” expedido pelos Correios ou por telegrama, nos endereços constantes da qualificação a seguir:</w:t>
      </w:r>
    </w:p>
    <w:p w14:paraId="0EB84EA5"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4FADC18B" w14:textId="77777777" w:rsidR="00F40129" w:rsidRPr="001E2793" w:rsidRDefault="00F40129" w:rsidP="00F40129">
      <w:pPr>
        <w:pStyle w:val="NormalWeb"/>
        <w:numPr>
          <w:ilvl w:val="0"/>
          <w:numId w:val="1"/>
        </w:numPr>
        <w:spacing w:before="0" w:beforeAutospacing="0" w:after="0" w:afterAutospacing="0" w:line="240" w:lineRule="exact"/>
        <w:jc w:val="both"/>
        <w:rPr>
          <w:rFonts w:ascii="Arial" w:hAnsi="Arial" w:cs="Arial"/>
          <w:sz w:val="20"/>
          <w:szCs w:val="20"/>
        </w:rPr>
      </w:pPr>
      <w:r w:rsidRPr="001E2793">
        <w:rPr>
          <w:rFonts w:ascii="Arial" w:hAnsi="Arial" w:cs="Arial"/>
          <w:sz w:val="20"/>
          <w:szCs w:val="20"/>
          <w:u w:val="single"/>
        </w:rPr>
        <w:t xml:space="preserve">Para </w:t>
      </w:r>
      <w:r>
        <w:rPr>
          <w:rFonts w:ascii="Arial" w:hAnsi="Arial" w:cs="Arial"/>
          <w:sz w:val="20"/>
          <w:szCs w:val="20"/>
          <w:u w:val="single"/>
        </w:rPr>
        <w:t>a</w:t>
      </w:r>
      <w:r w:rsidRPr="001E2793">
        <w:rPr>
          <w:rFonts w:ascii="Arial" w:hAnsi="Arial" w:cs="Arial"/>
          <w:sz w:val="20"/>
          <w:szCs w:val="20"/>
          <w:u w:val="single"/>
        </w:rPr>
        <w:t xml:space="preserve"> Emissor</w:t>
      </w:r>
      <w:r>
        <w:rPr>
          <w:rFonts w:ascii="Arial" w:hAnsi="Arial" w:cs="Arial"/>
          <w:sz w:val="20"/>
          <w:szCs w:val="20"/>
          <w:u w:val="single"/>
        </w:rPr>
        <w:t>a</w:t>
      </w:r>
      <w:r w:rsidRPr="001E2793">
        <w:rPr>
          <w:rFonts w:ascii="Arial" w:hAnsi="Arial" w:cs="Arial"/>
          <w:sz w:val="20"/>
          <w:szCs w:val="20"/>
        </w:rPr>
        <w:t>:</w:t>
      </w:r>
    </w:p>
    <w:p w14:paraId="57E6D4C6" w14:textId="77777777" w:rsidR="00F40129" w:rsidRPr="001E2793" w:rsidRDefault="00F40129" w:rsidP="00F40129">
      <w:pPr>
        <w:pStyle w:val="Corpodetexto2"/>
        <w:widowControl w:val="0"/>
        <w:spacing w:line="240" w:lineRule="exact"/>
        <w:rPr>
          <w:rFonts w:ascii="Arial" w:hAnsi="Arial" w:cs="Arial"/>
          <w:sz w:val="20"/>
        </w:rPr>
      </w:pPr>
    </w:p>
    <w:p w14:paraId="4D7DA39E" w14:textId="77777777" w:rsidR="00F40129" w:rsidRPr="001E2793" w:rsidRDefault="00F40129" w:rsidP="00F40129">
      <w:pPr>
        <w:spacing w:line="240" w:lineRule="exact"/>
        <w:rPr>
          <w:rFonts w:ascii="Arial" w:hAnsi="Arial" w:cs="Arial"/>
          <w:b/>
          <w:sz w:val="20"/>
        </w:rPr>
      </w:pPr>
      <w:r>
        <w:rPr>
          <w:rFonts w:ascii="Arial" w:hAnsi="Arial" w:cs="Arial"/>
          <w:b/>
          <w:sz w:val="20"/>
        </w:rPr>
        <w:t>OGX Petróleo e Gás</w:t>
      </w:r>
      <w:r w:rsidRPr="001E2793">
        <w:rPr>
          <w:rFonts w:ascii="Arial" w:hAnsi="Arial" w:cs="Arial"/>
          <w:b/>
          <w:sz w:val="20"/>
        </w:rPr>
        <w:t xml:space="preserve"> S.A.</w:t>
      </w:r>
    </w:p>
    <w:p w14:paraId="67FACF9E" w14:textId="77777777" w:rsidR="00F40129" w:rsidRDefault="00F40129" w:rsidP="00F40129">
      <w:pPr>
        <w:pStyle w:val="NormalWeb"/>
        <w:spacing w:before="0" w:beforeAutospacing="0" w:after="0" w:afterAutospacing="0" w:line="240" w:lineRule="exact"/>
        <w:rPr>
          <w:rFonts w:ascii="Arial" w:hAnsi="Arial" w:cs="Arial"/>
          <w:bCs/>
          <w:w w:val="0"/>
          <w:sz w:val="20"/>
        </w:rPr>
      </w:pPr>
      <w:r>
        <w:rPr>
          <w:rFonts w:ascii="Arial" w:hAnsi="Arial" w:cs="Arial"/>
          <w:bCs/>
          <w:w w:val="0"/>
          <w:sz w:val="20"/>
        </w:rPr>
        <w:t>Praça Mahatma Gandhi no. 14, 3º andar</w:t>
      </w:r>
    </w:p>
    <w:p w14:paraId="1BFBDDD5" w14:textId="77777777" w:rsidR="00F40129" w:rsidRDefault="00F40129" w:rsidP="00F40129">
      <w:pPr>
        <w:pStyle w:val="NormalWeb"/>
        <w:spacing w:before="0" w:beforeAutospacing="0" w:after="0" w:afterAutospacing="0" w:line="240" w:lineRule="exact"/>
        <w:rPr>
          <w:rFonts w:ascii="Arial" w:hAnsi="Arial" w:cs="Arial"/>
          <w:bCs/>
          <w:w w:val="0"/>
          <w:sz w:val="20"/>
        </w:rPr>
      </w:pPr>
      <w:r>
        <w:rPr>
          <w:rFonts w:ascii="Arial" w:hAnsi="Arial" w:cs="Arial"/>
          <w:bCs/>
          <w:w w:val="0"/>
          <w:sz w:val="20"/>
        </w:rPr>
        <w:t xml:space="preserve">20031-100 Rio de Janeiro, </w:t>
      </w:r>
      <w:proofErr w:type="gramStart"/>
      <w:r>
        <w:rPr>
          <w:rFonts w:ascii="Arial" w:hAnsi="Arial" w:cs="Arial"/>
          <w:bCs/>
          <w:w w:val="0"/>
          <w:sz w:val="20"/>
        </w:rPr>
        <w:t>RJ</w:t>
      </w:r>
      <w:proofErr w:type="gramEnd"/>
    </w:p>
    <w:p w14:paraId="2879EA67" w14:textId="77777777" w:rsidR="00F40129" w:rsidRPr="001E2793" w:rsidRDefault="00F40129" w:rsidP="00F40129">
      <w:pPr>
        <w:pStyle w:val="NormalWeb"/>
        <w:spacing w:before="0" w:beforeAutospacing="0" w:after="0" w:afterAutospacing="0" w:line="240" w:lineRule="exact"/>
        <w:jc w:val="both"/>
        <w:rPr>
          <w:rFonts w:ascii="Arial" w:hAnsi="Arial" w:cs="Arial"/>
          <w:bCs/>
          <w:w w:val="0"/>
          <w:sz w:val="20"/>
        </w:rPr>
      </w:pPr>
      <w:r w:rsidRPr="001E2793">
        <w:rPr>
          <w:rFonts w:ascii="Arial" w:hAnsi="Arial" w:cs="Arial"/>
          <w:bCs/>
          <w:w w:val="0"/>
          <w:sz w:val="20"/>
        </w:rPr>
        <w:t xml:space="preserve">At.: </w:t>
      </w:r>
      <w:r>
        <w:rPr>
          <w:rFonts w:ascii="Arial" w:hAnsi="Arial" w:cs="Arial"/>
          <w:bCs/>
          <w:w w:val="0"/>
          <w:sz w:val="20"/>
        </w:rPr>
        <w:t xml:space="preserve">Paulo </w:t>
      </w:r>
      <w:proofErr w:type="spellStart"/>
      <w:r>
        <w:rPr>
          <w:rFonts w:ascii="Arial" w:hAnsi="Arial" w:cs="Arial"/>
          <w:bCs/>
          <w:w w:val="0"/>
          <w:sz w:val="20"/>
        </w:rPr>
        <w:t>Narcélio</w:t>
      </w:r>
      <w:proofErr w:type="spellEnd"/>
      <w:r>
        <w:rPr>
          <w:rFonts w:ascii="Arial" w:hAnsi="Arial" w:cs="Arial"/>
          <w:bCs/>
          <w:w w:val="0"/>
          <w:sz w:val="20"/>
        </w:rPr>
        <w:t xml:space="preserve"> Simões Amaral</w:t>
      </w:r>
    </w:p>
    <w:p w14:paraId="682249D5" w14:textId="77777777" w:rsidR="00F40129" w:rsidRPr="00B87A74" w:rsidRDefault="00F40129" w:rsidP="00F40129">
      <w:pPr>
        <w:pStyle w:val="NormalWeb"/>
        <w:spacing w:before="0" w:beforeAutospacing="0" w:after="0" w:afterAutospacing="0" w:line="240" w:lineRule="exact"/>
        <w:jc w:val="both"/>
        <w:rPr>
          <w:rFonts w:ascii="Arial" w:hAnsi="Arial"/>
          <w:w w:val="0"/>
          <w:sz w:val="20"/>
          <w:lang w:val="en-US"/>
        </w:rPr>
      </w:pPr>
      <w:r w:rsidRPr="00B87A74">
        <w:rPr>
          <w:rFonts w:ascii="Arial" w:hAnsi="Arial"/>
          <w:w w:val="0"/>
          <w:sz w:val="20"/>
          <w:lang w:val="en-US"/>
        </w:rPr>
        <w:t>Tel.: (21)</w:t>
      </w:r>
      <w:r w:rsidRPr="00B87A74">
        <w:rPr>
          <w:rFonts w:ascii="Arial" w:hAnsi="Arial"/>
          <w:b/>
          <w:w w:val="0"/>
          <w:sz w:val="20"/>
          <w:lang w:val="en-US"/>
        </w:rPr>
        <w:t xml:space="preserve"> </w:t>
      </w:r>
      <w:r w:rsidRPr="00B87A74">
        <w:rPr>
          <w:rFonts w:ascii="Arial" w:hAnsi="Arial"/>
          <w:w w:val="0"/>
          <w:sz w:val="20"/>
          <w:lang w:val="en-US"/>
        </w:rPr>
        <w:t>2163 5522</w:t>
      </w:r>
    </w:p>
    <w:p w14:paraId="0677571C" w14:textId="77777777" w:rsidR="00F40129" w:rsidRPr="00017AA7" w:rsidRDefault="00F40129" w:rsidP="00F40129">
      <w:pPr>
        <w:pStyle w:val="NormalWeb"/>
        <w:spacing w:before="0" w:beforeAutospacing="0" w:after="0" w:afterAutospacing="0" w:line="240" w:lineRule="exact"/>
        <w:jc w:val="both"/>
        <w:rPr>
          <w:rFonts w:ascii="Arial" w:hAnsi="Arial" w:cs="Arial"/>
          <w:bCs/>
          <w:w w:val="0"/>
          <w:sz w:val="20"/>
          <w:lang w:val="en-US"/>
        </w:rPr>
      </w:pPr>
      <w:r w:rsidRPr="00017AA7">
        <w:rPr>
          <w:rFonts w:ascii="Arial" w:hAnsi="Arial" w:cs="Arial"/>
          <w:bCs/>
          <w:w w:val="0"/>
          <w:sz w:val="20"/>
          <w:lang w:val="en-US"/>
        </w:rPr>
        <w:t>Fax: (21) 2555 4600</w:t>
      </w:r>
    </w:p>
    <w:p w14:paraId="2B5581C6" w14:textId="77777777" w:rsidR="00F40129" w:rsidRPr="00017AA7" w:rsidRDefault="00F40129" w:rsidP="00F40129">
      <w:pPr>
        <w:pStyle w:val="NormalWeb"/>
        <w:spacing w:before="0" w:beforeAutospacing="0" w:after="0" w:afterAutospacing="0" w:line="240" w:lineRule="exact"/>
        <w:jc w:val="both"/>
        <w:rPr>
          <w:rFonts w:ascii="Arial" w:hAnsi="Arial" w:cs="Arial"/>
          <w:bCs/>
          <w:w w:val="0"/>
          <w:sz w:val="20"/>
          <w:lang w:val="en-US"/>
        </w:rPr>
      </w:pPr>
      <w:r w:rsidRPr="00017AA7">
        <w:rPr>
          <w:rFonts w:ascii="Arial" w:hAnsi="Arial" w:cs="Arial"/>
          <w:bCs/>
          <w:w w:val="0"/>
          <w:sz w:val="20"/>
          <w:lang w:val="en-US"/>
        </w:rPr>
        <w:t xml:space="preserve">Email: </w:t>
      </w:r>
      <w:r w:rsidR="00EF3890">
        <w:fldChar w:fldCharType="begin"/>
      </w:r>
      <w:r w:rsidR="00EF3890" w:rsidRPr="00EF3890">
        <w:rPr>
          <w:lang w:val="en-US"/>
          <w:rPrChange w:id="82" w:author="Monique Garcia" w:date="2013-12-12T11:53:00Z">
            <w:rPr/>
          </w:rPrChange>
        </w:rPr>
        <w:instrText xml:space="preserve"> HYPERLINK "mailto:fernando@minerva.ind.br" </w:instrText>
      </w:r>
      <w:r w:rsidR="00EF3890">
        <w:fldChar w:fldCharType="separate"/>
      </w:r>
      <w:r>
        <w:rPr>
          <w:rStyle w:val="Hyperlink"/>
          <w:rFonts w:ascii="Arial" w:hAnsi="Arial" w:cs="Arial"/>
          <w:bCs/>
          <w:color w:val="auto"/>
          <w:w w:val="0"/>
          <w:sz w:val="20"/>
          <w:lang w:val="en-US"/>
        </w:rPr>
        <w:t>paulo.narcelio</w:t>
      </w:r>
      <w:r w:rsidRPr="00017AA7">
        <w:rPr>
          <w:rStyle w:val="Hyperlink"/>
          <w:rFonts w:ascii="Arial" w:hAnsi="Arial" w:cs="Arial"/>
          <w:bCs/>
          <w:color w:val="auto"/>
          <w:w w:val="0"/>
          <w:sz w:val="20"/>
          <w:lang w:val="en-US"/>
        </w:rPr>
        <w:t>@ogx.com.br</w:t>
      </w:r>
      <w:r w:rsidR="00EF3890">
        <w:rPr>
          <w:rStyle w:val="Hyperlink"/>
          <w:rFonts w:ascii="Arial" w:hAnsi="Arial" w:cs="Arial"/>
          <w:bCs/>
          <w:color w:val="auto"/>
          <w:w w:val="0"/>
          <w:sz w:val="20"/>
          <w:lang w:val="en-US"/>
        </w:rPr>
        <w:fldChar w:fldCharType="end"/>
      </w:r>
      <w:r w:rsidRPr="00017AA7">
        <w:rPr>
          <w:rFonts w:ascii="Arial" w:hAnsi="Arial" w:cs="Arial"/>
          <w:bCs/>
          <w:w w:val="0"/>
          <w:sz w:val="20"/>
          <w:lang w:val="en-US"/>
        </w:rPr>
        <w:t xml:space="preserve"> </w:t>
      </w:r>
    </w:p>
    <w:p w14:paraId="0A60500A" w14:textId="77777777" w:rsidR="00F40129" w:rsidRPr="00017AA7" w:rsidRDefault="00F40129" w:rsidP="00F40129">
      <w:pPr>
        <w:pStyle w:val="NormalWeb"/>
        <w:spacing w:before="0" w:beforeAutospacing="0" w:after="0" w:afterAutospacing="0" w:line="240" w:lineRule="exact"/>
        <w:jc w:val="both"/>
        <w:rPr>
          <w:rFonts w:ascii="Arial" w:hAnsi="Arial" w:cs="Arial"/>
          <w:sz w:val="20"/>
          <w:szCs w:val="20"/>
          <w:lang w:val="en-US"/>
        </w:rPr>
      </w:pPr>
    </w:p>
    <w:p w14:paraId="2BEB5192" w14:textId="77777777" w:rsidR="00F40129" w:rsidRPr="001E2793" w:rsidRDefault="00F40129" w:rsidP="00F40129">
      <w:pPr>
        <w:pStyle w:val="NormalWeb"/>
        <w:numPr>
          <w:ilvl w:val="0"/>
          <w:numId w:val="1"/>
        </w:numPr>
        <w:spacing w:before="0" w:beforeAutospacing="0" w:after="0" w:afterAutospacing="0" w:line="240" w:lineRule="exact"/>
        <w:jc w:val="both"/>
        <w:rPr>
          <w:rFonts w:ascii="Arial" w:hAnsi="Arial" w:cs="Arial"/>
          <w:sz w:val="20"/>
          <w:szCs w:val="20"/>
        </w:rPr>
      </w:pPr>
      <w:r w:rsidRPr="001E2793">
        <w:rPr>
          <w:rFonts w:ascii="Arial" w:hAnsi="Arial" w:cs="Arial"/>
          <w:sz w:val="20"/>
          <w:szCs w:val="20"/>
          <w:u w:val="single"/>
        </w:rPr>
        <w:t xml:space="preserve">Para o </w:t>
      </w:r>
      <w:r>
        <w:rPr>
          <w:rFonts w:ascii="Arial" w:hAnsi="Arial" w:cs="Arial"/>
          <w:sz w:val="20"/>
          <w:szCs w:val="20"/>
          <w:u w:val="single"/>
        </w:rPr>
        <w:t>Agente Fiduciário</w:t>
      </w:r>
      <w:r w:rsidRPr="001E2793">
        <w:rPr>
          <w:rFonts w:ascii="Arial" w:hAnsi="Arial" w:cs="Arial"/>
          <w:sz w:val="20"/>
          <w:szCs w:val="20"/>
        </w:rPr>
        <w:t>:</w:t>
      </w:r>
    </w:p>
    <w:p w14:paraId="6938EB93"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
          <w:bCs/>
          <w:w w:val="0"/>
          <w:sz w:val="20"/>
        </w:rPr>
        <w:t>OLIVEIRA TRUST DISTRIBUIDORA DE TÍTULOS E VALORES MOBILIÁRIOS S.A.</w:t>
      </w:r>
      <w:r w:rsidRPr="005708B3">
        <w:rPr>
          <w:rFonts w:ascii="Arial" w:hAnsi="Arial" w:cs="Arial"/>
          <w:bCs/>
          <w:w w:val="0"/>
          <w:sz w:val="20"/>
        </w:rPr>
        <w:t xml:space="preserve">, </w:t>
      </w:r>
    </w:p>
    <w:p w14:paraId="47B25E70"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Cs/>
          <w:w w:val="0"/>
          <w:sz w:val="20"/>
        </w:rPr>
        <w:t xml:space="preserve">Avenida das Américas, </w:t>
      </w:r>
      <w:proofErr w:type="spellStart"/>
      <w:r w:rsidRPr="005708B3">
        <w:rPr>
          <w:rFonts w:ascii="Arial" w:hAnsi="Arial" w:cs="Arial"/>
          <w:bCs/>
          <w:w w:val="0"/>
          <w:sz w:val="20"/>
        </w:rPr>
        <w:t>n.°</w:t>
      </w:r>
      <w:proofErr w:type="spellEnd"/>
      <w:r w:rsidRPr="005708B3">
        <w:rPr>
          <w:rFonts w:ascii="Arial" w:hAnsi="Arial" w:cs="Arial"/>
          <w:bCs/>
          <w:w w:val="0"/>
          <w:sz w:val="20"/>
        </w:rPr>
        <w:t xml:space="preserve"> 500, bloco 13, grupo </w:t>
      </w:r>
      <w:proofErr w:type="gramStart"/>
      <w:r w:rsidRPr="005708B3">
        <w:rPr>
          <w:rFonts w:ascii="Arial" w:hAnsi="Arial" w:cs="Arial"/>
          <w:bCs/>
          <w:w w:val="0"/>
          <w:sz w:val="20"/>
        </w:rPr>
        <w:t>205</w:t>
      </w:r>
      <w:proofErr w:type="gramEnd"/>
    </w:p>
    <w:p w14:paraId="20DDC814"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Cs/>
          <w:w w:val="0"/>
          <w:sz w:val="20"/>
        </w:rPr>
        <w:t xml:space="preserve">Rio de Janeiro – RJ </w:t>
      </w:r>
    </w:p>
    <w:p w14:paraId="7751757D"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Cs/>
          <w:w w:val="0"/>
          <w:sz w:val="20"/>
        </w:rPr>
        <w:t xml:space="preserve">At.: Gustavo </w:t>
      </w:r>
      <w:proofErr w:type="spellStart"/>
      <w:r w:rsidRPr="005708B3">
        <w:rPr>
          <w:rFonts w:ascii="Arial" w:hAnsi="Arial" w:cs="Arial"/>
          <w:bCs/>
          <w:w w:val="0"/>
          <w:sz w:val="20"/>
        </w:rPr>
        <w:t>Dezouzart</w:t>
      </w:r>
      <w:proofErr w:type="spellEnd"/>
    </w:p>
    <w:p w14:paraId="0B152E88"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Cs/>
          <w:w w:val="0"/>
          <w:sz w:val="20"/>
        </w:rPr>
        <w:t>Tel.: (21) 3514-0000</w:t>
      </w:r>
    </w:p>
    <w:p w14:paraId="46A6BD18"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r w:rsidRPr="005708B3">
        <w:rPr>
          <w:rFonts w:ascii="Arial" w:hAnsi="Arial" w:cs="Arial"/>
          <w:bCs/>
          <w:w w:val="0"/>
          <w:sz w:val="20"/>
        </w:rPr>
        <w:t>Fax: (21) 3514-000</w:t>
      </w:r>
      <w:r>
        <w:rPr>
          <w:rFonts w:ascii="Arial" w:hAnsi="Arial" w:cs="Arial"/>
          <w:bCs/>
          <w:w w:val="0"/>
          <w:sz w:val="20"/>
        </w:rPr>
        <w:t>0</w:t>
      </w:r>
    </w:p>
    <w:p w14:paraId="05B12993"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proofErr w:type="spellStart"/>
      <w:r w:rsidRPr="005708B3">
        <w:rPr>
          <w:rFonts w:ascii="Arial" w:hAnsi="Arial" w:cs="Arial"/>
          <w:bCs/>
          <w:w w:val="0"/>
          <w:sz w:val="20"/>
        </w:rPr>
        <w:t>Email</w:t>
      </w:r>
      <w:proofErr w:type="spellEnd"/>
      <w:r w:rsidRPr="005708B3">
        <w:rPr>
          <w:rFonts w:ascii="Arial" w:hAnsi="Arial" w:cs="Arial"/>
          <w:bCs/>
          <w:w w:val="0"/>
          <w:sz w:val="20"/>
        </w:rPr>
        <w:t xml:space="preserve">: </w:t>
      </w:r>
      <w:hyperlink r:id="rId11" w:history="1">
        <w:r w:rsidRPr="005708B3">
          <w:rPr>
            <w:rFonts w:ascii="Arial" w:hAnsi="Arial" w:cs="Arial"/>
            <w:bCs/>
            <w:w w:val="0"/>
            <w:sz w:val="20"/>
          </w:rPr>
          <w:t>gustavo</w:t>
        </w:r>
        <w:r>
          <w:rPr>
            <w:rFonts w:ascii="Arial" w:hAnsi="Arial" w:cs="Arial"/>
            <w:bCs/>
            <w:w w:val="0"/>
            <w:sz w:val="20"/>
          </w:rPr>
          <w:t>.dezouzart</w:t>
        </w:r>
        <w:r w:rsidRPr="005708B3">
          <w:rPr>
            <w:rFonts w:ascii="Arial" w:hAnsi="Arial" w:cs="Arial"/>
            <w:bCs/>
            <w:w w:val="0"/>
            <w:sz w:val="20"/>
          </w:rPr>
          <w:t>@oliveiratrust.com.br</w:t>
        </w:r>
      </w:hyperlink>
      <w:r w:rsidRPr="005708B3">
        <w:rPr>
          <w:rFonts w:ascii="Arial" w:hAnsi="Arial" w:cs="Arial"/>
          <w:bCs/>
          <w:w w:val="0"/>
          <w:sz w:val="20"/>
        </w:rPr>
        <w:t xml:space="preserve"> </w:t>
      </w:r>
      <w:r w:rsidRPr="005708B3">
        <w:rPr>
          <w:rFonts w:ascii="Arial" w:hAnsi="Arial" w:cs="Arial"/>
          <w:bCs/>
          <w:i/>
          <w:w w:val="0"/>
          <w:sz w:val="20"/>
        </w:rPr>
        <w:t>ou</w:t>
      </w:r>
      <w:r w:rsidRPr="005708B3">
        <w:rPr>
          <w:rFonts w:ascii="Arial" w:hAnsi="Arial" w:cs="Arial"/>
          <w:bCs/>
          <w:w w:val="0"/>
          <w:sz w:val="20"/>
        </w:rPr>
        <w:t xml:space="preserve"> </w:t>
      </w:r>
      <w:hyperlink r:id="rId12" w:history="1">
        <w:r w:rsidRPr="005708B3">
          <w:rPr>
            <w:rFonts w:ascii="Arial" w:hAnsi="Arial" w:cs="Arial"/>
            <w:bCs/>
            <w:w w:val="0"/>
            <w:sz w:val="20"/>
          </w:rPr>
          <w:t>ger</w:t>
        </w:r>
        <w:r>
          <w:rPr>
            <w:rFonts w:ascii="Arial" w:hAnsi="Arial" w:cs="Arial"/>
            <w:bCs/>
            <w:w w:val="0"/>
            <w:sz w:val="20"/>
          </w:rPr>
          <w:t>3</w:t>
        </w:r>
        <w:r w:rsidRPr="005708B3">
          <w:rPr>
            <w:rFonts w:ascii="Arial" w:hAnsi="Arial" w:cs="Arial"/>
            <w:bCs/>
            <w:w w:val="0"/>
            <w:sz w:val="20"/>
          </w:rPr>
          <w:t>.agente@oliveiratrust.com.br</w:t>
        </w:r>
      </w:hyperlink>
    </w:p>
    <w:p w14:paraId="7894966F" w14:textId="77777777" w:rsidR="006A4F29" w:rsidRPr="005708B3" w:rsidRDefault="006A4F29" w:rsidP="006A4F29">
      <w:pPr>
        <w:pStyle w:val="NormalWeb"/>
        <w:spacing w:before="0" w:beforeAutospacing="0" w:after="0" w:afterAutospacing="0" w:line="240" w:lineRule="exact"/>
        <w:rPr>
          <w:rFonts w:ascii="Arial" w:hAnsi="Arial" w:cs="Arial"/>
          <w:bCs/>
          <w:w w:val="0"/>
          <w:sz w:val="20"/>
        </w:rPr>
      </w:pPr>
    </w:p>
    <w:p w14:paraId="0E1F16D1" w14:textId="28EDA535" w:rsidR="00101367" w:rsidRPr="001E2793" w:rsidRDefault="00101367" w:rsidP="00101367">
      <w:pPr>
        <w:pStyle w:val="NormalWeb"/>
        <w:numPr>
          <w:ilvl w:val="0"/>
          <w:numId w:val="1"/>
        </w:numPr>
        <w:spacing w:before="0" w:beforeAutospacing="0" w:after="0" w:afterAutospacing="0" w:line="240" w:lineRule="exact"/>
        <w:jc w:val="both"/>
        <w:rPr>
          <w:ins w:id="83" w:author="Monique Garcia" w:date="2013-12-12T12:28:00Z"/>
          <w:rFonts w:ascii="Arial" w:hAnsi="Arial" w:cs="Arial"/>
          <w:sz w:val="20"/>
          <w:szCs w:val="20"/>
        </w:rPr>
      </w:pPr>
      <w:ins w:id="84" w:author="Monique Garcia" w:date="2013-12-12T12:28:00Z">
        <w:r w:rsidRPr="001E2793">
          <w:rPr>
            <w:rFonts w:ascii="Arial" w:hAnsi="Arial" w:cs="Arial"/>
            <w:sz w:val="20"/>
            <w:szCs w:val="20"/>
            <w:u w:val="single"/>
          </w:rPr>
          <w:t xml:space="preserve">Para o </w:t>
        </w:r>
        <w:r>
          <w:rPr>
            <w:rFonts w:ascii="Arial" w:hAnsi="Arial" w:cs="Arial"/>
            <w:sz w:val="20"/>
            <w:szCs w:val="20"/>
            <w:u w:val="single"/>
          </w:rPr>
          <w:t xml:space="preserve">Agente </w:t>
        </w:r>
        <w:r>
          <w:rPr>
            <w:rFonts w:ascii="Arial" w:hAnsi="Arial" w:cs="Arial"/>
            <w:sz w:val="20"/>
            <w:szCs w:val="20"/>
            <w:u w:val="single"/>
          </w:rPr>
          <w:t>de Monitoramento</w:t>
        </w:r>
        <w:r w:rsidRPr="001E2793">
          <w:rPr>
            <w:rFonts w:ascii="Arial" w:hAnsi="Arial" w:cs="Arial"/>
            <w:sz w:val="20"/>
            <w:szCs w:val="20"/>
          </w:rPr>
          <w:t>:</w:t>
        </w:r>
      </w:ins>
    </w:p>
    <w:p w14:paraId="59BB1263" w14:textId="7AA9E251" w:rsidR="00101367" w:rsidRPr="005708B3" w:rsidRDefault="00101367" w:rsidP="00101367">
      <w:pPr>
        <w:pStyle w:val="NormalWeb"/>
        <w:spacing w:before="0" w:beforeAutospacing="0" w:after="0" w:afterAutospacing="0" w:line="240" w:lineRule="exact"/>
        <w:rPr>
          <w:ins w:id="85" w:author="Monique Garcia" w:date="2013-12-12T12:28:00Z"/>
          <w:rFonts w:ascii="Arial" w:hAnsi="Arial" w:cs="Arial"/>
          <w:bCs/>
          <w:w w:val="0"/>
          <w:sz w:val="20"/>
        </w:rPr>
      </w:pPr>
      <w:ins w:id="86" w:author="Monique Garcia" w:date="2013-12-12T12:28:00Z">
        <w:r w:rsidRPr="005708B3">
          <w:rPr>
            <w:rFonts w:ascii="Arial" w:hAnsi="Arial" w:cs="Arial"/>
            <w:b/>
            <w:bCs/>
            <w:w w:val="0"/>
            <w:sz w:val="20"/>
          </w:rPr>
          <w:t xml:space="preserve">OLIVEIRA TRUST </w:t>
        </w:r>
        <w:r>
          <w:rPr>
            <w:rFonts w:ascii="Arial" w:hAnsi="Arial" w:cs="Arial"/>
            <w:b/>
            <w:bCs/>
            <w:w w:val="0"/>
            <w:sz w:val="20"/>
          </w:rPr>
          <w:t>SERVICER</w:t>
        </w:r>
        <w:r w:rsidRPr="005708B3">
          <w:rPr>
            <w:rFonts w:ascii="Arial" w:hAnsi="Arial" w:cs="Arial"/>
            <w:b/>
            <w:bCs/>
            <w:w w:val="0"/>
            <w:sz w:val="20"/>
          </w:rPr>
          <w:t xml:space="preserve"> S.A.</w:t>
        </w:r>
        <w:r w:rsidRPr="005708B3">
          <w:rPr>
            <w:rFonts w:ascii="Arial" w:hAnsi="Arial" w:cs="Arial"/>
            <w:bCs/>
            <w:w w:val="0"/>
            <w:sz w:val="20"/>
          </w:rPr>
          <w:t xml:space="preserve">, </w:t>
        </w:r>
      </w:ins>
    </w:p>
    <w:p w14:paraId="78BD3E39" w14:textId="77777777" w:rsidR="00101367" w:rsidRPr="005708B3" w:rsidRDefault="00101367" w:rsidP="00101367">
      <w:pPr>
        <w:pStyle w:val="NormalWeb"/>
        <w:spacing w:before="0" w:beforeAutospacing="0" w:after="0" w:afterAutospacing="0" w:line="240" w:lineRule="exact"/>
        <w:rPr>
          <w:ins w:id="87" w:author="Monique Garcia" w:date="2013-12-12T12:28:00Z"/>
          <w:rFonts w:ascii="Arial" w:hAnsi="Arial" w:cs="Arial"/>
          <w:bCs/>
          <w:w w:val="0"/>
          <w:sz w:val="20"/>
        </w:rPr>
      </w:pPr>
      <w:ins w:id="88" w:author="Monique Garcia" w:date="2013-12-12T12:28:00Z">
        <w:r w:rsidRPr="005708B3">
          <w:rPr>
            <w:rFonts w:ascii="Arial" w:hAnsi="Arial" w:cs="Arial"/>
            <w:bCs/>
            <w:w w:val="0"/>
            <w:sz w:val="20"/>
          </w:rPr>
          <w:t xml:space="preserve">Avenida das Américas, </w:t>
        </w:r>
        <w:proofErr w:type="spellStart"/>
        <w:r w:rsidRPr="005708B3">
          <w:rPr>
            <w:rFonts w:ascii="Arial" w:hAnsi="Arial" w:cs="Arial"/>
            <w:bCs/>
            <w:w w:val="0"/>
            <w:sz w:val="20"/>
          </w:rPr>
          <w:t>n.°</w:t>
        </w:r>
        <w:proofErr w:type="spellEnd"/>
        <w:r w:rsidRPr="005708B3">
          <w:rPr>
            <w:rFonts w:ascii="Arial" w:hAnsi="Arial" w:cs="Arial"/>
            <w:bCs/>
            <w:w w:val="0"/>
            <w:sz w:val="20"/>
          </w:rPr>
          <w:t xml:space="preserve"> 500, bloco 13, grupo </w:t>
        </w:r>
        <w:proofErr w:type="gramStart"/>
        <w:r w:rsidRPr="005708B3">
          <w:rPr>
            <w:rFonts w:ascii="Arial" w:hAnsi="Arial" w:cs="Arial"/>
            <w:bCs/>
            <w:w w:val="0"/>
            <w:sz w:val="20"/>
          </w:rPr>
          <w:t>205</w:t>
        </w:r>
        <w:proofErr w:type="gramEnd"/>
      </w:ins>
    </w:p>
    <w:p w14:paraId="0F08FDE2" w14:textId="77777777" w:rsidR="00101367" w:rsidRPr="005708B3" w:rsidRDefault="00101367" w:rsidP="00101367">
      <w:pPr>
        <w:pStyle w:val="NormalWeb"/>
        <w:spacing w:before="0" w:beforeAutospacing="0" w:after="0" w:afterAutospacing="0" w:line="240" w:lineRule="exact"/>
        <w:rPr>
          <w:ins w:id="89" w:author="Monique Garcia" w:date="2013-12-12T12:28:00Z"/>
          <w:rFonts w:ascii="Arial" w:hAnsi="Arial" w:cs="Arial"/>
          <w:bCs/>
          <w:w w:val="0"/>
          <w:sz w:val="20"/>
        </w:rPr>
      </w:pPr>
      <w:ins w:id="90" w:author="Monique Garcia" w:date="2013-12-12T12:28:00Z">
        <w:r w:rsidRPr="005708B3">
          <w:rPr>
            <w:rFonts w:ascii="Arial" w:hAnsi="Arial" w:cs="Arial"/>
            <w:bCs/>
            <w:w w:val="0"/>
            <w:sz w:val="20"/>
          </w:rPr>
          <w:t xml:space="preserve">Rio de Janeiro – RJ </w:t>
        </w:r>
      </w:ins>
    </w:p>
    <w:p w14:paraId="67006D3D" w14:textId="77777777" w:rsidR="00101367" w:rsidRPr="005708B3" w:rsidRDefault="00101367" w:rsidP="00101367">
      <w:pPr>
        <w:pStyle w:val="NormalWeb"/>
        <w:spacing w:before="0" w:beforeAutospacing="0" w:after="0" w:afterAutospacing="0" w:line="240" w:lineRule="exact"/>
        <w:rPr>
          <w:ins w:id="91" w:author="Monique Garcia" w:date="2013-12-12T12:28:00Z"/>
          <w:rFonts w:ascii="Arial" w:hAnsi="Arial" w:cs="Arial"/>
          <w:bCs/>
          <w:w w:val="0"/>
          <w:sz w:val="20"/>
        </w:rPr>
      </w:pPr>
      <w:ins w:id="92" w:author="Monique Garcia" w:date="2013-12-12T12:28:00Z">
        <w:r w:rsidRPr="005708B3">
          <w:rPr>
            <w:rFonts w:ascii="Arial" w:hAnsi="Arial" w:cs="Arial"/>
            <w:bCs/>
            <w:w w:val="0"/>
            <w:sz w:val="20"/>
          </w:rPr>
          <w:t xml:space="preserve">At.: Gustavo </w:t>
        </w:r>
        <w:proofErr w:type="spellStart"/>
        <w:r w:rsidRPr="005708B3">
          <w:rPr>
            <w:rFonts w:ascii="Arial" w:hAnsi="Arial" w:cs="Arial"/>
            <w:bCs/>
            <w:w w:val="0"/>
            <w:sz w:val="20"/>
          </w:rPr>
          <w:t>Dezouzart</w:t>
        </w:r>
        <w:bookmarkStart w:id="93" w:name="_GoBack"/>
        <w:bookmarkEnd w:id="93"/>
        <w:proofErr w:type="spellEnd"/>
      </w:ins>
    </w:p>
    <w:p w14:paraId="166BA876" w14:textId="77777777" w:rsidR="00101367" w:rsidRPr="005708B3" w:rsidRDefault="00101367" w:rsidP="00101367">
      <w:pPr>
        <w:pStyle w:val="NormalWeb"/>
        <w:spacing w:before="0" w:beforeAutospacing="0" w:after="0" w:afterAutospacing="0" w:line="240" w:lineRule="exact"/>
        <w:rPr>
          <w:ins w:id="94" w:author="Monique Garcia" w:date="2013-12-12T12:28:00Z"/>
          <w:rFonts w:ascii="Arial" w:hAnsi="Arial" w:cs="Arial"/>
          <w:bCs/>
          <w:w w:val="0"/>
          <w:sz w:val="20"/>
        </w:rPr>
      </w:pPr>
      <w:ins w:id="95" w:author="Monique Garcia" w:date="2013-12-12T12:28:00Z">
        <w:r w:rsidRPr="005708B3">
          <w:rPr>
            <w:rFonts w:ascii="Arial" w:hAnsi="Arial" w:cs="Arial"/>
            <w:bCs/>
            <w:w w:val="0"/>
            <w:sz w:val="20"/>
          </w:rPr>
          <w:t>Tel.: (21) 3514-0000</w:t>
        </w:r>
      </w:ins>
    </w:p>
    <w:p w14:paraId="3B2A6E8A" w14:textId="77777777" w:rsidR="00101367" w:rsidRPr="005708B3" w:rsidRDefault="00101367" w:rsidP="00101367">
      <w:pPr>
        <w:pStyle w:val="NormalWeb"/>
        <w:spacing w:before="0" w:beforeAutospacing="0" w:after="0" w:afterAutospacing="0" w:line="240" w:lineRule="exact"/>
        <w:rPr>
          <w:ins w:id="96" w:author="Monique Garcia" w:date="2013-12-12T12:28:00Z"/>
          <w:rFonts w:ascii="Arial" w:hAnsi="Arial" w:cs="Arial"/>
          <w:bCs/>
          <w:w w:val="0"/>
          <w:sz w:val="20"/>
        </w:rPr>
      </w:pPr>
      <w:ins w:id="97" w:author="Monique Garcia" w:date="2013-12-12T12:28:00Z">
        <w:r w:rsidRPr="005708B3">
          <w:rPr>
            <w:rFonts w:ascii="Arial" w:hAnsi="Arial" w:cs="Arial"/>
            <w:bCs/>
            <w:w w:val="0"/>
            <w:sz w:val="20"/>
          </w:rPr>
          <w:t>Fax: (21) 3514-000</w:t>
        </w:r>
        <w:r>
          <w:rPr>
            <w:rFonts w:ascii="Arial" w:hAnsi="Arial" w:cs="Arial"/>
            <w:bCs/>
            <w:w w:val="0"/>
            <w:sz w:val="20"/>
          </w:rPr>
          <w:t>0</w:t>
        </w:r>
      </w:ins>
    </w:p>
    <w:p w14:paraId="65DF7C65" w14:textId="77777777" w:rsidR="00101367" w:rsidRPr="005708B3" w:rsidRDefault="00101367" w:rsidP="00101367">
      <w:pPr>
        <w:pStyle w:val="NormalWeb"/>
        <w:spacing w:before="0" w:beforeAutospacing="0" w:after="0" w:afterAutospacing="0" w:line="240" w:lineRule="exact"/>
        <w:rPr>
          <w:ins w:id="98" w:author="Monique Garcia" w:date="2013-12-12T12:28:00Z"/>
          <w:rFonts w:ascii="Arial" w:hAnsi="Arial" w:cs="Arial"/>
          <w:bCs/>
          <w:w w:val="0"/>
          <w:sz w:val="20"/>
        </w:rPr>
      </w:pPr>
      <w:proofErr w:type="spellStart"/>
      <w:ins w:id="99" w:author="Monique Garcia" w:date="2013-12-12T12:28:00Z">
        <w:r w:rsidRPr="005708B3">
          <w:rPr>
            <w:rFonts w:ascii="Arial" w:hAnsi="Arial" w:cs="Arial"/>
            <w:bCs/>
            <w:w w:val="0"/>
            <w:sz w:val="20"/>
          </w:rPr>
          <w:t>Email</w:t>
        </w:r>
        <w:proofErr w:type="spellEnd"/>
        <w:r w:rsidRPr="005708B3">
          <w:rPr>
            <w:rFonts w:ascii="Arial" w:hAnsi="Arial" w:cs="Arial"/>
            <w:bCs/>
            <w:w w:val="0"/>
            <w:sz w:val="20"/>
          </w:rPr>
          <w:t xml:space="preserve">: </w:t>
        </w:r>
        <w:r>
          <w:fldChar w:fldCharType="begin"/>
        </w:r>
        <w:r>
          <w:instrText xml:space="preserve"> HYPERLINK "mailto:gustavo@oliveiratrust.com.br" </w:instrText>
        </w:r>
        <w:r>
          <w:fldChar w:fldCharType="separate"/>
        </w:r>
        <w:r w:rsidRPr="005708B3">
          <w:rPr>
            <w:rFonts w:ascii="Arial" w:hAnsi="Arial" w:cs="Arial"/>
            <w:bCs/>
            <w:w w:val="0"/>
            <w:sz w:val="20"/>
          </w:rPr>
          <w:t>gustavo</w:t>
        </w:r>
        <w:r>
          <w:rPr>
            <w:rFonts w:ascii="Arial" w:hAnsi="Arial" w:cs="Arial"/>
            <w:bCs/>
            <w:w w:val="0"/>
            <w:sz w:val="20"/>
          </w:rPr>
          <w:t>.dezouzart</w:t>
        </w:r>
        <w:r w:rsidRPr="005708B3">
          <w:rPr>
            <w:rFonts w:ascii="Arial" w:hAnsi="Arial" w:cs="Arial"/>
            <w:bCs/>
            <w:w w:val="0"/>
            <w:sz w:val="20"/>
          </w:rPr>
          <w:t>@oliveiratrust.com.br</w:t>
        </w:r>
        <w:r>
          <w:rPr>
            <w:rFonts w:ascii="Arial" w:hAnsi="Arial" w:cs="Arial"/>
            <w:bCs/>
            <w:w w:val="0"/>
            <w:sz w:val="20"/>
          </w:rPr>
          <w:fldChar w:fldCharType="end"/>
        </w:r>
        <w:r w:rsidRPr="005708B3">
          <w:rPr>
            <w:rFonts w:ascii="Arial" w:hAnsi="Arial" w:cs="Arial"/>
            <w:bCs/>
            <w:w w:val="0"/>
            <w:sz w:val="20"/>
          </w:rPr>
          <w:t xml:space="preserve"> </w:t>
        </w:r>
        <w:r w:rsidRPr="005708B3">
          <w:rPr>
            <w:rFonts w:ascii="Arial" w:hAnsi="Arial" w:cs="Arial"/>
            <w:bCs/>
            <w:i/>
            <w:w w:val="0"/>
            <w:sz w:val="20"/>
          </w:rPr>
          <w:t>ou</w:t>
        </w:r>
        <w:r w:rsidRPr="005708B3">
          <w:rPr>
            <w:rFonts w:ascii="Arial" w:hAnsi="Arial" w:cs="Arial"/>
            <w:bCs/>
            <w:w w:val="0"/>
            <w:sz w:val="20"/>
          </w:rPr>
          <w:t xml:space="preserve"> </w:t>
        </w:r>
        <w:r>
          <w:fldChar w:fldCharType="begin"/>
        </w:r>
        <w:r>
          <w:instrText xml:space="preserve"> HYPERLINK "mailto:ger1.agente@oliveiratrust.com.br" </w:instrText>
        </w:r>
        <w:r>
          <w:fldChar w:fldCharType="separate"/>
        </w:r>
        <w:r w:rsidRPr="005708B3">
          <w:rPr>
            <w:rFonts w:ascii="Arial" w:hAnsi="Arial" w:cs="Arial"/>
            <w:bCs/>
            <w:w w:val="0"/>
            <w:sz w:val="20"/>
          </w:rPr>
          <w:t>ger</w:t>
        </w:r>
        <w:r>
          <w:rPr>
            <w:rFonts w:ascii="Arial" w:hAnsi="Arial" w:cs="Arial"/>
            <w:bCs/>
            <w:w w:val="0"/>
            <w:sz w:val="20"/>
          </w:rPr>
          <w:t>3</w:t>
        </w:r>
        <w:r w:rsidRPr="005708B3">
          <w:rPr>
            <w:rFonts w:ascii="Arial" w:hAnsi="Arial" w:cs="Arial"/>
            <w:bCs/>
            <w:w w:val="0"/>
            <w:sz w:val="20"/>
          </w:rPr>
          <w:t>.agente@oliveiratrust.com.br</w:t>
        </w:r>
        <w:r>
          <w:rPr>
            <w:rFonts w:ascii="Arial" w:hAnsi="Arial" w:cs="Arial"/>
            <w:bCs/>
            <w:w w:val="0"/>
            <w:sz w:val="20"/>
          </w:rPr>
          <w:fldChar w:fldCharType="end"/>
        </w:r>
      </w:ins>
    </w:p>
    <w:p w14:paraId="49B42DD8" w14:textId="77777777" w:rsidR="00101367" w:rsidRPr="00101367" w:rsidRDefault="00101367" w:rsidP="00101367">
      <w:pPr>
        <w:pStyle w:val="NormalWeb"/>
        <w:spacing w:before="0" w:beforeAutospacing="0" w:after="0" w:afterAutospacing="0" w:line="240" w:lineRule="exact"/>
        <w:jc w:val="both"/>
        <w:rPr>
          <w:ins w:id="100" w:author="Monique Garcia" w:date="2013-12-12T12:28:00Z"/>
          <w:rFonts w:ascii="Arial" w:hAnsi="Arial" w:cs="Arial"/>
          <w:sz w:val="20"/>
          <w:szCs w:val="20"/>
          <w:rPrChange w:id="101" w:author="Monique Garcia" w:date="2013-12-12T12:28:00Z">
            <w:rPr>
              <w:ins w:id="102" w:author="Monique Garcia" w:date="2013-12-12T12:28:00Z"/>
              <w:rFonts w:ascii="Arial" w:hAnsi="Arial" w:cs="Arial"/>
              <w:sz w:val="20"/>
              <w:szCs w:val="20"/>
              <w:u w:val="single"/>
            </w:rPr>
          </w:rPrChange>
        </w:rPr>
        <w:pPrChange w:id="103" w:author="Monique Garcia" w:date="2013-12-12T12:28:00Z">
          <w:pPr>
            <w:pStyle w:val="NormalWeb"/>
            <w:numPr>
              <w:numId w:val="1"/>
            </w:numPr>
            <w:tabs>
              <w:tab w:val="num" w:pos="709"/>
            </w:tabs>
            <w:spacing w:before="0" w:beforeAutospacing="0" w:after="0" w:afterAutospacing="0" w:line="240" w:lineRule="exact"/>
            <w:jc w:val="both"/>
          </w:pPr>
        </w:pPrChange>
      </w:pPr>
    </w:p>
    <w:p w14:paraId="775C1CB4" w14:textId="77777777" w:rsidR="006A4F29" w:rsidRDefault="006A4F29" w:rsidP="006A4F29">
      <w:pPr>
        <w:pStyle w:val="NormalWeb"/>
        <w:numPr>
          <w:ilvl w:val="0"/>
          <w:numId w:val="1"/>
        </w:numPr>
        <w:spacing w:before="0" w:beforeAutospacing="0" w:after="0" w:afterAutospacing="0" w:line="240" w:lineRule="exact"/>
        <w:jc w:val="both"/>
        <w:rPr>
          <w:rFonts w:ascii="Arial" w:hAnsi="Arial" w:cs="Arial"/>
          <w:sz w:val="20"/>
          <w:szCs w:val="20"/>
        </w:rPr>
      </w:pPr>
      <w:r w:rsidRPr="002328D1">
        <w:rPr>
          <w:rFonts w:ascii="Arial" w:hAnsi="Arial" w:cs="Arial"/>
          <w:sz w:val="20"/>
          <w:szCs w:val="20"/>
          <w:u w:val="single"/>
        </w:rPr>
        <w:t>Para o Fiador</w:t>
      </w:r>
      <w:r>
        <w:rPr>
          <w:rFonts w:ascii="Arial" w:hAnsi="Arial" w:cs="Arial"/>
          <w:sz w:val="20"/>
          <w:szCs w:val="20"/>
        </w:rPr>
        <w:t>:</w:t>
      </w:r>
    </w:p>
    <w:p w14:paraId="23C61350" w14:textId="77777777" w:rsidR="006A4F29" w:rsidRDefault="006A4F29" w:rsidP="006A4F29">
      <w:pPr>
        <w:pStyle w:val="NormalWeb"/>
        <w:spacing w:before="0" w:beforeAutospacing="0" w:after="0" w:afterAutospacing="0" w:line="240" w:lineRule="exact"/>
        <w:jc w:val="both"/>
        <w:rPr>
          <w:rFonts w:ascii="Arial" w:hAnsi="Arial" w:cs="Arial"/>
          <w:sz w:val="20"/>
          <w:szCs w:val="20"/>
        </w:rPr>
      </w:pPr>
    </w:p>
    <w:p w14:paraId="00DFA986" w14:textId="77777777" w:rsidR="006A4F29" w:rsidRDefault="006A4F29" w:rsidP="006A4F29">
      <w:pPr>
        <w:pStyle w:val="NormalWeb"/>
        <w:spacing w:before="0" w:beforeAutospacing="0" w:after="0" w:afterAutospacing="0" w:line="240" w:lineRule="exact"/>
        <w:jc w:val="both"/>
        <w:rPr>
          <w:rFonts w:ascii="Arial" w:hAnsi="Arial" w:cs="Arial"/>
          <w:b/>
          <w:bCs/>
          <w:sz w:val="20"/>
        </w:rPr>
      </w:pPr>
      <w:r>
        <w:rPr>
          <w:rFonts w:ascii="Arial" w:hAnsi="Arial" w:cs="Arial"/>
          <w:b/>
          <w:bCs/>
          <w:sz w:val="20"/>
        </w:rPr>
        <w:t>ÓLEO E GÁS PARTICIPAÇÕES S.A. – EM RECUPERAÇÃO JUDICIAL</w:t>
      </w:r>
    </w:p>
    <w:p w14:paraId="1F773BC5" w14:textId="77777777" w:rsidR="006A4F29" w:rsidRDefault="006A4F29" w:rsidP="006A4F29">
      <w:pPr>
        <w:pStyle w:val="NormalWeb"/>
        <w:spacing w:before="0" w:beforeAutospacing="0" w:after="0" w:afterAutospacing="0" w:line="240" w:lineRule="exact"/>
        <w:rPr>
          <w:rFonts w:ascii="Arial" w:hAnsi="Arial" w:cs="Arial"/>
          <w:bCs/>
          <w:w w:val="0"/>
          <w:sz w:val="20"/>
        </w:rPr>
      </w:pPr>
      <w:r>
        <w:rPr>
          <w:rFonts w:ascii="Arial" w:hAnsi="Arial" w:cs="Arial"/>
          <w:bCs/>
          <w:w w:val="0"/>
          <w:sz w:val="20"/>
        </w:rPr>
        <w:t>Praça Mahatma Gandhi no. 14, 3º andar</w:t>
      </w:r>
    </w:p>
    <w:p w14:paraId="3C3CAFFC" w14:textId="77777777" w:rsidR="006A4F29" w:rsidRDefault="006A4F29" w:rsidP="006A4F29">
      <w:pPr>
        <w:pStyle w:val="NormalWeb"/>
        <w:spacing w:before="0" w:beforeAutospacing="0" w:after="0" w:afterAutospacing="0" w:line="240" w:lineRule="exact"/>
        <w:rPr>
          <w:rFonts w:ascii="Arial" w:hAnsi="Arial" w:cs="Arial"/>
          <w:bCs/>
          <w:w w:val="0"/>
          <w:sz w:val="20"/>
        </w:rPr>
      </w:pPr>
      <w:r>
        <w:rPr>
          <w:rFonts w:ascii="Arial" w:hAnsi="Arial" w:cs="Arial"/>
          <w:bCs/>
          <w:w w:val="0"/>
          <w:sz w:val="20"/>
        </w:rPr>
        <w:t xml:space="preserve">20031-100 Rio de Janeiro, </w:t>
      </w:r>
      <w:proofErr w:type="gramStart"/>
      <w:r>
        <w:rPr>
          <w:rFonts w:ascii="Arial" w:hAnsi="Arial" w:cs="Arial"/>
          <w:bCs/>
          <w:w w:val="0"/>
          <w:sz w:val="20"/>
        </w:rPr>
        <w:t>RJ</w:t>
      </w:r>
      <w:proofErr w:type="gramEnd"/>
    </w:p>
    <w:p w14:paraId="7F383D75" w14:textId="77777777" w:rsidR="006A4F29" w:rsidRPr="001E2793" w:rsidRDefault="006A4F29" w:rsidP="006A4F29">
      <w:pPr>
        <w:pStyle w:val="NormalWeb"/>
        <w:spacing w:before="0" w:beforeAutospacing="0" w:after="0" w:afterAutospacing="0" w:line="240" w:lineRule="exact"/>
        <w:jc w:val="both"/>
        <w:rPr>
          <w:rFonts w:ascii="Arial" w:hAnsi="Arial" w:cs="Arial"/>
          <w:bCs/>
          <w:w w:val="0"/>
          <w:sz w:val="20"/>
        </w:rPr>
      </w:pPr>
      <w:r w:rsidRPr="001E2793">
        <w:rPr>
          <w:rFonts w:ascii="Arial" w:hAnsi="Arial" w:cs="Arial"/>
          <w:bCs/>
          <w:w w:val="0"/>
          <w:sz w:val="20"/>
        </w:rPr>
        <w:t xml:space="preserve">At.: </w:t>
      </w:r>
      <w:r>
        <w:rPr>
          <w:rFonts w:ascii="Arial" w:hAnsi="Arial" w:cs="Arial"/>
          <w:bCs/>
          <w:w w:val="0"/>
          <w:sz w:val="20"/>
        </w:rPr>
        <w:t xml:space="preserve">Paulo </w:t>
      </w:r>
      <w:proofErr w:type="spellStart"/>
      <w:r>
        <w:rPr>
          <w:rFonts w:ascii="Arial" w:hAnsi="Arial" w:cs="Arial"/>
          <w:bCs/>
          <w:w w:val="0"/>
          <w:sz w:val="20"/>
        </w:rPr>
        <w:t>Narcélio</w:t>
      </w:r>
      <w:proofErr w:type="spellEnd"/>
      <w:r>
        <w:rPr>
          <w:rFonts w:ascii="Arial" w:hAnsi="Arial" w:cs="Arial"/>
          <w:bCs/>
          <w:w w:val="0"/>
          <w:sz w:val="20"/>
        </w:rPr>
        <w:t xml:space="preserve"> Simões Amaral</w:t>
      </w:r>
    </w:p>
    <w:p w14:paraId="2B9AB11C" w14:textId="77777777" w:rsidR="006A4F29" w:rsidRPr="00B87A74" w:rsidRDefault="006A4F29" w:rsidP="006A4F29">
      <w:pPr>
        <w:pStyle w:val="NormalWeb"/>
        <w:spacing w:before="0" w:beforeAutospacing="0" w:after="0" w:afterAutospacing="0" w:line="240" w:lineRule="exact"/>
        <w:jc w:val="both"/>
        <w:rPr>
          <w:rFonts w:ascii="Arial" w:hAnsi="Arial" w:cs="Arial"/>
          <w:bCs/>
          <w:w w:val="0"/>
          <w:sz w:val="20"/>
          <w:lang w:val="en-US"/>
        </w:rPr>
      </w:pPr>
      <w:r w:rsidRPr="00B87A74">
        <w:rPr>
          <w:rFonts w:ascii="Arial" w:hAnsi="Arial" w:cs="Arial"/>
          <w:bCs/>
          <w:w w:val="0"/>
          <w:sz w:val="20"/>
          <w:lang w:val="en-US"/>
        </w:rPr>
        <w:t>Tel.: (21)</w:t>
      </w:r>
      <w:r w:rsidRPr="00B87A74">
        <w:rPr>
          <w:rFonts w:ascii="Arial" w:hAnsi="Arial" w:cs="Arial"/>
          <w:b/>
          <w:bCs/>
          <w:w w:val="0"/>
          <w:sz w:val="20"/>
          <w:lang w:val="en-US"/>
        </w:rPr>
        <w:t xml:space="preserve"> </w:t>
      </w:r>
      <w:r w:rsidRPr="00B87A74">
        <w:rPr>
          <w:rFonts w:ascii="Arial" w:hAnsi="Arial" w:cs="Arial"/>
          <w:bCs/>
          <w:w w:val="0"/>
          <w:sz w:val="20"/>
          <w:lang w:val="en-US"/>
        </w:rPr>
        <w:t>2163 5522</w:t>
      </w:r>
    </w:p>
    <w:p w14:paraId="68893F88" w14:textId="77777777" w:rsidR="006A4F29" w:rsidRPr="00017AA7" w:rsidRDefault="006A4F29" w:rsidP="006A4F29">
      <w:pPr>
        <w:pStyle w:val="NormalWeb"/>
        <w:spacing w:before="0" w:beforeAutospacing="0" w:after="0" w:afterAutospacing="0" w:line="240" w:lineRule="exact"/>
        <w:jc w:val="both"/>
        <w:rPr>
          <w:rFonts w:ascii="Arial" w:hAnsi="Arial" w:cs="Arial"/>
          <w:bCs/>
          <w:w w:val="0"/>
          <w:sz w:val="20"/>
          <w:lang w:val="en-US"/>
        </w:rPr>
      </w:pPr>
      <w:r w:rsidRPr="00017AA7">
        <w:rPr>
          <w:rFonts w:ascii="Arial" w:hAnsi="Arial" w:cs="Arial"/>
          <w:bCs/>
          <w:w w:val="0"/>
          <w:sz w:val="20"/>
          <w:lang w:val="en-US"/>
        </w:rPr>
        <w:t>Fax: (21) 2555 4600</w:t>
      </w:r>
    </w:p>
    <w:p w14:paraId="35315DD4" w14:textId="6D1A04BE" w:rsidR="00F40129" w:rsidRPr="00B87A74" w:rsidRDefault="006A4F29" w:rsidP="00F40129">
      <w:pPr>
        <w:pStyle w:val="NormalWeb"/>
        <w:spacing w:before="0" w:beforeAutospacing="0" w:after="0" w:afterAutospacing="0" w:line="240" w:lineRule="exact"/>
        <w:rPr>
          <w:rFonts w:ascii="Arial" w:hAnsi="Arial" w:cs="Arial"/>
          <w:bCs/>
          <w:w w:val="0"/>
          <w:sz w:val="20"/>
          <w:lang w:val="en-US"/>
        </w:rPr>
      </w:pPr>
      <w:r w:rsidRPr="00017AA7">
        <w:rPr>
          <w:rFonts w:ascii="Arial" w:hAnsi="Arial" w:cs="Arial"/>
          <w:bCs/>
          <w:w w:val="0"/>
          <w:sz w:val="20"/>
          <w:lang w:val="en-US"/>
        </w:rPr>
        <w:t xml:space="preserve">Email: </w:t>
      </w:r>
      <w:r w:rsidR="00EF3890">
        <w:fldChar w:fldCharType="begin"/>
      </w:r>
      <w:r w:rsidR="00EF3890" w:rsidRPr="00EF3890">
        <w:rPr>
          <w:lang w:val="en-US"/>
          <w:rPrChange w:id="104" w:author="Monique Garcia" w:date="2013-12-12T11:53:00Z">
            <w:rPr/>
          </w:rPrChange>
        </w:rPr>
        <w:instrText xml:space="preserve"> HYPERLINK "mailto:fernando@minerva.ind.br" </w:instrText>
      </w:r>
      <w:r w:rsidR="00EF3890">
        <w:fldChar w:fldCharType="separate"/>
      </w:r>
      <w:r>
        <w:rPr>
          <w:rStyle w:val="Hyperlink"/>
          <w:rFonts w:ascii="Arial" w:hAnsi="Arial" w:cs="Arial"/>
          <w:bCs/>
          <w:color w:val="auto"/>
          <w:w w:val="0"/>
          <w:sz w:val="20"/>
          <w:lang w:val="en-US"/>
        </w:rPr>
        <w:t>paulo.narcelio</w:t>
      </w:r>
      <w:r w:rsidRPr="00017AA7">
        <w:rPr>
          <w:rStyle w:val="Hyperlink"/>
          <w:rFonts w:ascii="Arial" w:hAnsi="Arial" w:cs="Arial"/>
          <w:bCs/>
          <w:color w:val="auto"/>
          <w:w w:val="0"/>
          <w:sz w:val="20"/>
          <w:lang w:val="en-US"/>
        </w:rPr>
        <w:t>@ogx.com.br</w:t>
      </w:r>
      <w:r w:rsidR="00EF3890">
        <w:rPr>
          <w:rStyle w:val="Hyperlink"/>
          <w:rFonts w:ascii="Arial" w:hAnsi="Arial" w:cs="Arial"/>
          <w:bCs/>
          <w:color w:val="auto"/>
          <w:w w:val="0"/>
          <w:sz w:val="20"/>
          <w:lang w:val="en-US"/>
        </w:rPr>
        <w:fldChar w:fldCharType="end"/>
      </w:r>
    </w:p>
    <w:p w14:paraId="314AD95B" w14:textId="77777777" w:rsidR="00F40129" w:rsidRPr="00B87A74" w:rsidRDefault="00F40129" w:rsidP="00F40129">
      <w:pPr>
        <w:pStyle w:val="NormalWeb"/>
        <w:spacing w:before="0" w:beforeAutospacing="0" w:after="0" w:afterAutospacing="0" w:line="240" w:lineRule="exact"/>
        <w:jc w:val="both"/>
        <w:rPr>
          <w:rFonts w:ascii="Arial" w:hAnsi="Arial" w:cs="Arial"/>
          <w:sz w:val="20"/>
          <w:szCs w:val="20"/>
          <w:lang w:val="en-US"/>
        </w:rPr>
      </w:pPr>
    </w:p>
    <w:p w14:paraId="1F81343A"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u w:val="single"/>
        </w:rPr>
      </w:pPr>
      <w:r w:rsidRPr="001E2793">
        <w:rPr>
          <w:rFonts w:ascii="Arial" w:hAnsi="Arial" w:cs="Arial"/>
          <w:b/>
          <w:smallCaps/>
          <w:sz w:val="20"/>
          <w:szCs w:val="20"/>
          <w:u w:val="single"/>
        </w:rPr>
        <w:t>Capítulo XIII</w:t>
      </w:r>
    </w:p>
    <w:p w14:paraId="3ABD6971" w14:textId="77777777" w:rsidR="00F40129" w:rsidRPr="001E2793" w:rsidRDefault="00F40129" w:rsidP="00F40129">
      <w:pPr>
        <w:pStyle w:val="NormalWeb"/>
        <w:spacing w:before="0" w:beforeAutospacing="0" w:after="0" w:afterAutospacing="0" w:line="240" w:lineRule="exact"/>
        <w:jc w:val="center"/>
        <w:rPr>
          <w:rFonts w:ascii="Arial" w:hAnsi="Arial" w:cs="Arial"/>
          <w:b/>
          <w:smallCaps/>
          <w:sz w:val="20"/>
          <w:szCs w:val="20"/>
        </w:rPr>
      </w:pPr>
      <w:r w:rsidRPr="001E2793">
        <w:rPr>
          <w:rFonts w:ascii="Arial" w:hAnsi="Arial" w:cs="Arial"/>
          <w:b/>
          <w:smallCaps/>
          <w:sz w:val="20"/>
          <w:szCs w:val="20"/>
          <w:u w:val="single"/>
        </w:rPr>
        <w:t>Disposições Gerais</w:t>
      </w:r>
    </w:p>
    <w:p w14:paraId="0F82DBC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2A3574CC" w14:textId="77777777" w:rsidR="00F40129" w:rsidRPr="001E2793" w:rsidRDefault="00F40129" w:rsidP="00F40129">
      <w:pPr>
        <w:pStyle w:val="NormalWeb"/>
        <w:spacing w:before="0" w:beforeAutospacing="0" w:after="0" w:afterAutospacing="0" w:line="240" w:lineRule="exact"/>
        <w:jc w:val="both"/>
        <w:rPr>
          <w:rFonts w:ascii="Arial" w:hAnsi="Arial" w:cs="Arial"/>
          <w:b/>
          <w:smallCaps/>
          <w:sz w:val="20"/>
          <w:szCs w:val="20"/>
        </w:rPr>
      </w:pPr>
      <w:r w:rsidRPr="001E2793">
        <w:rPr>
          <w:rFonts w:ascii="Arial" w:hAnsi="Arial" w:cs="Arial"/>
          <w:sz w:val="20"/>
          <w:szCs w:val="20"/>
        </w:rPr>
        <w:t>13.1.</w:t>
      </w:r>
      <w:r w:rsidRPr="001E2793">
        <w:rPr>
          <w:rFonts w:ascii="Arial" w:hAnsi="Arial" w:cs="Arial"/>
          <w:sz w:val="20"/>
          <w:szCs w:val="20"/>
        </w:rPr>
        <w:tab/>
        <w:t>Esta Escritura de Emissão é celebrada em caráter irrevogável e irretratável, obrigando as partes e seus sucessores a qualquer título.</w:t>
      </w:r>
    </w:p>
    <w:p w14:paraId="5FCE8F59"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125E2FFD"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13.2.</w:t>
      </w:r>
      <w:r w:rsidRPr="001E2793">
        <w:rPr>
          <w:rFonts w:ascii="Arial" w:hAnsi="Arial" w:cs="Arial"/>
          <w:sz w:val="20"/>
          <w:szCs w:val="20"/>
        </w:rPr>
        <w:tab/>
        <w:t xml:space="preserve">Não se presume a renúncia a qualquer dos direitos decorrentes </w:t>
      </w:r>
      <w:proofErr w:type="gramStart"/>
      <w:r w:rsidRPr="001E2793">
        <w:rPr>
          <w:rFonts w:ascii="Arial" w:hAnsi="Arial" w:cs="Arial"/>
          <w:sz w:val="20"/>
          <w:szCs w:val="20"/>
        </w:rPr>
        <w:t>da presente</w:t>
      </w:r>
      <w:proofErr w:type="gramEnd"/>
      <w:r w:rsidRPr="001E2793">
        <w:rPr>
          <w:rFonts w:ascii="Arial" w:hAnsi="Arial" w:cs="Arial"/>
          <w:sz w:val="20"/>
          <w:szCs w:val="20"/>
        </w:rPr>
        <w:t xml:space="preserve"> Escritura de Emissão. Nenhum atraso, omissão ou liberalidade no exercício de qualquer direito ou faculdade que caiba a quaisquer das partes e/ou aos Debenturistas em razão de qualquer inadimplemento da outra parte prejudicará o exercício de tal direito ou faculdade, ou será interpretado como constituindo uma renúncia ao mesmo ou concordância com tal inadimplemento, nem constituirá novação ou modificação de quaisquer outras obrigações assumidas pelas partes nesta Escritura de Emissão ou precedente no tocante a qualquer outro inadimplemento ou atraso.</w:t>
      </w:r>
    </w:p>
    <w:p w14:paraId="4263AA8B"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049261BA"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13.3.</w:t>
      </w:r>
      <w:r w:rsidRPr="001E2793">
        <w:rPr>
          <w:rFonts w:ascii="Arial" w:hAnsi="Arial" w:cs="Arial"/>
          <w:sz w:val="20"/>
          <w:szCs w:val="20"/>
        </w:rPr>
        <w:tab/>
        <w:t>A invalidação ou nulidade, no todo ou em parte, de quaisquer das cláusulas desta Escritura de Emissão não afetará as demais, que permanecerão sempre válidas e eficazes até o cumprimento, pelas partes, de todas as suas obrigações aqui previstas. Ocorrendo a declaração de invalidação ou nulidade de qualquer cláusula desta Escritura de Emissão, as partes desde já se comprometem a negociar, no menor prazo possível, em substituição à cláusula declarada inválida ou nula, a inclusão, nesta Escritura de Emissão, de termos e condições válidos que reflitam os termos e condições da cláusula invalidada ou nula, observados a intenção e o objetivo das partes quando da negociação da cláusula invalidada ou nula e o contexto em que se insere.</w:t>
      </w:r>
    </w:p>
    <w:p w14:paraId="7EBBDE21" w14:textId="77777777" w:rsidR="00F40129" w:rsidRDefault="00F40129" w:rsidP="00F40129">
      <w:pPr>
        <w:pStyle w:val="NormalWeb"/>
        <w:spacing w:before="0" w:beforeAutospacing="0" w:after="0" w:afterAutospacing="0" w:line="240" w:lineRule="exact"/>
        <w:jc w:val="both"/>
        <w:rPr>
          <w:rFonts w:ascii="Arial" w:hAnsi="Arial" w:cs="Arial"/>
          <w:sz w:val="20"/>
          <w:szCs w:val="20"/>
        </w:rPr>
      </w:pPr>
    </w:p>
    <w:p w14:paraId="084595B9"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Pr>
          <w:rFonts w:ascii="Arial" w:hAnsi="Arial" w:cs="Arial"/>
          <w:sz w:val="20"/>
          <w:szCs w:val="20"/>
        </w:rPr>
        <w:t>13.4.</w:t>
      </w:r>
      <w:r>
        <w:rPr>
          <w:rFonts w:ascii="Arial" w:hAnsi="Arial" w:cs="Arial"/>
          <w:sz w:val="20"/>
          <w:szCs w:val="20"/>
        </w:rPr>
        <w:tab/>
      </w:r>
      <w:r w:rsidRPr="003B0092">
        <w:rPr>
          <w:rFonts w:ascii="Arial" w:hAnsi="Arial" w:cs="Arial"/>
          <w:sz w:val="20"/>
          <w:szCs w:val="20"/>
        </w:rPr>
        <w:t>Para fins desta Escritura de Emissão será considerado “Dia Útil” qualquer dia, que não seja sábado, domingo ou feriado municipal na Cidade de São Paulo</w:t>
      </w:r>
      <w:r>
        <w:rPr>
          <w:rFonts w:ascii="Arial" w:hAnsi="Arial" w:cs="Arial"/>
          <w:sz w:val="20"/>
          <w:szCs w:val="20"/>
        </w:rPr>
        <w:t>, Estado de São Paulo</w:t>
      </w:r>
      <w:r w:rsidRPr="003B0092">
        <w:rPr>
          <w:rFonts w:ascii="Arial" w:hAnsi="Arial" w:cs="Arial"/>
          <w:sz w:val="20"/>
          <w:szCs w:val="20"/>
        </w:rPr>
        <w:t xml:space="preserve"> ou que, por qualquer motivo, não haja expediente </w:t>
      </w:r>
      <w:r>
        <w:rPr>
          <w:rFonts w:ascii="Arial" w:hAnsi="Arial" w:cs="Arial"/>
          <w:sz w:val="20"/>
          <w:szCs w:val="20"/>
        </w:rPr>
        <w:t>bancário na Cidade de São Paulo, Estado de São Paulo.</w:t>
      </w:r>
    </w:p>
    <w:p w14:paraId="708D85E3"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005651B3" w14:textId="77777777" w:rsidR="00F40129" w:rsidRPr="001E2793" w:rsidRDefault="00F40129" w:rsidP="00F40129">
      <w:pPr>
        <w:pStyle w:val="NormalWeb"/>
        <w:spacing w:before="0" w:beforeAutospacing="0" w:after="0" w:afterAutospacing="0" w:line="240" w:lineRule="exact"/>
        <w:jc w:val="both"/>
        <w:rPr>
          <w:rFonts w:ascii="Arial" w:hAnsi="Arial" w:cs="Arial"/>
          <w:bCs/>
          <w:sz w:val="20"/>
          <w:szCs w:val="20"/>
        </w:rPr>
      </w:pPr>
      <w:r w:rsidRPr="001E2793">
        <w:rPr>
          <w:rFonts w:ascii="Arial" w:hAnsi="Arial" w:cs="Arial"/>
          <w:bCs/>
          <w:sz w:val="20"/>
          <w:szCs w:val="20"/>
        </w:rPr>
        <w:t>13.</w:t>
      </w:r>
      <w:r>
        <w:rPr>
          <w:rFonts w:ascii="Arial" w:hAnsi="Arial" w:cs="Arial"/>
          <w:bCs/>
          <w:sz w:val="20"/>
          <w:szCs w:val="20"/>
        </w:rPr>
        <w:t>5</w:t>
      </w:r>
      <w:r w:rsidRPr="001E2793">
        <w:rPr>
          <w:rFonts w:ascii="Arial" w:hAnsi="Arial" w:cs="Arial"/>
          <w:bCs/>
          <w:sz w:val="20"/>
          <w:szCs w:val="20"/>
        </w:rPr>
        <w:t>.</w:t>
      </w:r>
      <w:r w:rsidRPr="001E2793">
        <w:rPr>
          <w:rFonts w:ascii="Arial" w:hAnsi="Arial" w:cs="Arial"/>
          <w:bCs/>
          <w:sz w:val="20"/>
          <w:szCs w:val="20"/>
        </w:rPr>
        <w:tab/>
        <w:t>Esta Escritura de Emissão é regida pelas Leis da República Federativa do Brasil.</w:t>
      </w:r>
    </w:p>
    <w:p w14:paraId="0A88F9CD" w14:textId="77777777" w:rsidR="00F40129" w:rsidRPr="001E2793" w:rsidRDefault="00F40129" w:rsidP="00F40129">
      <w:pPr>
        <w:pStyle w:val="NormalWeb"/>
        <w:spacing w:before="0" w:beforeAutospacing="0" w:after="0" w:afterAutospacing="0" w:line="240" w:lineRule="exact"/>
        <w:jc w:val="both"/>
        <w:rPr>
          <w:rFonts w:ascii="Arial" w:hAnsi="Arial" w:cs="Arial"/>
          <w:b/>
          <w:sz w:val="20"/>
          <w:szCs w:val="20"/>
        </w:rPr>
      </w:pPr>
    </w:p>
    <w:p w14:paraId="43E3E2AC"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13.</w:t>
      </w:r>
      <w:r>
        <w:rPr>
          <w:rFonts w:ascii="Arial" w:hAnsi="Arial" w:cs="Arial"/>
          <w:sz w:val="20"/>
          <w:szCs w:val="20"/>
        </w:rPr>
        <w:t>6</w:t>
      </w:r>
      <w:r w:rsidRPr="001E2793">
        <w:rPr>
          <w:rFonts w:ascii="Arial" w:hAnsi="Arial" w:cs="Arial"/>
          <w:sz w:val="20"/>
          <w:szCs w:val="20"/>
        </w:rPr>
        <w:t>.</w:t>
      </w:r>
      <w:r w:rsidRPr="001E2793">
        <w:rPr>
          <w:rFonts w:ascii="Arial" w:hAnsi="Arial" w:cs="Arial"/>
          <w:sz w:val="20"/>
          <w:szCs w:val="20"/>
        </w:rPr>
        <w:tab/>
        <w:t>Fica eleito o Foro da Comarca de São Paulo, Estado de São Paulo para dirimir quaisquer dúvidas ou controvérsias oriundas desta Escritura de Emissão e para a execução das obrigações de pagamento previstas nesta Escritura de Emissão, com renúncia a qualquer outro, por mais privilegiado que seja.</w:t>
      </w:r>
    </w:p>
    <w:p w14:paraId="187BC75B"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5F9BA14F"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r w:rsidRPr="001E2793">
        <w:rPr>
          <w:rFonts w:ascii="Arial" w:hAnsi="Arial" w:cs="Arial"/>
          <w:sz w:val="20"/>
          <w:szCs w:val="20"/>
        </w:rPr>
        <w:t xml:space="preserve">Estando assim, as partes, certas e ajustadas, firmam o presente instrumento, em </w:t>
      </w:r>
      <w:proofErr w:type="gramStart"/>
      <w:r w:rsidRPr="001E2793">
        <w:rPr>
          <w:rFonts w:ascii="Arial" w:hAnsi="Arial" w:cs="Arial"/>
          <w:sz w:val="20"/>
          <w:szCs w:val="20"/>
        </w:rPr>
        <w:t>3</w:t>
      </w:r>
      <w:proofErr w:type="gramEnd"/>
      <w:r w:rsidRPr="001E2793">
        <w:rPr>
          <w:rFonts w:ascii="Arial" w:hAnsi="Arial" w:cs="Arial"/>
          <w:sz w:val="20"/>
          <w:szCs w:val="20"/>
        </w:rPr>
        <w:t xml:space="preserve"> (três) vias de igual teor e forma, juntamente com 2 (duas) testemunhas, que também o assinam.</w:t>
      </w:r>
    </w:p>
    <w:p w14:paraId="708836D4" w14:textId="77777777" w:rsidR="00F40129" w:rsidRPr="001E2793" w:rsidRDefault="00F40129" w:rsidP="00F40129">
      <w:pPr>
        <w:spacing w:line="240" w:lineRule="exact"/>
        <w:rPr>
          <w:rFonts w:ascii="Arial" w:hAnsi="Arial" w:cs="Arial"/>
          <w:sz w:val="20"/>
        </w:rPr>
      </w:pPr>
    </w:p>
    <w:p w14:paraId="34AC48C5" w14:textId="1A34E0DD" w:rsidR="00F40129" w:rsidRPr="001E2793" w:rsidRDefault="00A529B3" w:rsidP="00F40129">
      <w:pPr>
        <w:spacing w:line="240" w:lineRule="exact"/>
        <w:jc w:val="center"/>
        <w:rPr>
          <w:rFonts w:ascii="Arial" w:hAnsi="Arial" w:cs="Arial"/>
          <w:sz w:val="20"/>
        </w:rPr>
      </w:pPr>
      <w:r>
        <w:rPr>
          <w:rFonts w:ascii="Arial" w:hAnsi="Arial" w:cs="Arial"/>
          <w:sz w:val="20"/>
        </w:rPr>
        <w:t>Rio de Janeiro</w:t>
      </w:r>
      <w:r w:rsidR="00F40129" w:rsidRPr="001E2793">
        <w:rPr>
          <w:rFonts w:ascii="Arial" w:hAnsi="Arial" w:cs="Arial"/>
          <w:sz w:val="20"/>
        </w:rPr>
        <w:t xml:space="preserve">, </w:t>
      </w:r>
      <w:r w:rsidR="00F40129">
        <w:rPr>
          <w:rFonts w:ascii="Arial" w:hAnsi="Arial" w:cs="Arial"/>
          <w:sz w:val="20"/>
        </w:rPr>
        <w:t>1</w:t>
      </w:r>
      <w:r w:rsidR="004A05C9">
        <w:rPr>
          <w:rFonts w:ascii="Arial" w:hAnsi="Arial" w:cs="Arial"/>
          <w:sz w:val="20"/>
        </w:rPr>
        <w:t>2</w:t>
      </w:r>
      <w:r w:rsidR="00F40129" w:rsidRPr="001E2793">
        <w:rPr>
          <w:rFonts w:ascii="Arial" w:hAnsi="Arial" w:cs="Arial"/>
          <w:sz w:val="20"/>
        </w:rPr>
        <w:t xml:space="preserve"> de </w:t>
      </w:r>
      <w:r w:rsidR="00F40129">
        <w:rPr>
          <w:rFonts w:ascii="Arial" w:hAnsi="Arial" w:cs="Arial"/>
          <w:sz w:val="20"/>
        </w:rPr>
        <w:t>dezembro</w:t>
      </w:r>
      <w:r w:rsidR="00F40129" w:rsidRPr="001E2793">
        <w:rPr>
          <w:rFonts w:ascii="Arial" w:hAnsi="Arial" w:cs="Arial"/>
          <w:sz w:val="20"/>
        </w:rPr>
        <w:t xml:space="preserve"> de 201</w:t>
      </w:r>
      <w:r w:rsidR="00F40129">
        <w:rPr>
          <w:rFonts w:ascii="Arial" w:hAnsi="Arial" w:cs="Arial"/>
          <w:sz w:val="20"/>
        </w:rPr>
        <w:t>3</w:t>
      </w:r>
      <w:r w:rsidR="00F40129" w:rsidRPr="001E2793">
        <w:rPr>
          <w:rFonts w:ascii="Arial" w:hAnsi="Arial" w:cs="Arial"/>
          <w:sz w:val="20"/>
        </w:rPr>
        <w:t>.</w:t>
      </w:r>
    </w:p>
    <w:p w14:paraId="50707AD1" w14:textId="77777777" w:rsidR="00F40129" w:rsidRPr="001E2793" w:rsidRDefault="00F40129" w:rsidP="00F40129">
      <w:pPr>
        <w:spacing w:line="240" w:lineRule="exact"/>
        <w:rPr>
          <w:rFonts w:ascii="Arial" w:hAnsi="Arial" w:cs="Arial"/>
          <w:sz w:val="20"/>
        </w:rPr>
      </w:pPr>
    </w:p>
    <w:p w14:paraId="0624882F" w14:textId="77777777" w:rsidR="00F40129" w:rsidRPr="00B87A74" w:rsidRDefault="00F40129" w:rsidP="00F40129">
      <w:pPr>
        <w:spacing w:line="240" w:lineRule="exact"/>
        <w:jc w:val="center"/>
        <w:rPr>
          <w:rFonts w:ascii="Arial" w:hAnsi="Arial"/>
          <w:i/>
          <w:sz w:val="20"/>
        </w:rPr>
      </w:pPr>
      <w:r w:rsidRPr="001E2793">
        <w:rPr>
          <w:rFonts w:ascii="Arial" w:hAnsi="Arial" w:cs="Arial"/>
          <w:i/>
          <w:sz w:val="20"/>
        </w:rPr>
        <w:t>[restante da página deixado intencionalmente em branco]</w:t>
      </w:r>
    </w:p>
    <w:p w14:paraId="428927E6" w14:textId="79A35114" w:rsidR="00F40129" w:rsidRPr="001E2793" w:rsidRDefault="00F40129" w:rsidP="00F40129">
      <w:pPr>
        <w:spacing w:line="240" w:lineRule="exact"/>
        <w:rPr>
          <w:rFonts w:ascii="Arial" w:hAnsi="Arial" w:cs="Arial"/>
          <w:sz w:val="20"/>
        </w:rPr>
      </w:pPr>
    </w:p>
    <w:p w14:paraId="22CC7E92" w14:textId="77777777" w:rsidR="00F40129" w:rsidRPr="001E2793" w:rsidRDefault="00F40129" w:rsidP="00F40129">
      <w:pPr>
        <w:spacing w:line="240" w:lineRule="exact"/>
        <w:rPr>
          <w:rFonts w:ascii="Arial" w:hAnsi="Arial" w:cs="Arial"/>
          <w:sz w:val="20"/>
        </w:rPr>
      </w:pPr>
    </w:p>
    <w:p w14:paraId="683EA773" w14:textId="1B9BE21F" w:rsidR="00F40129" w:rsidRPr="001E2793" w:rsidRDefault="00F40129">
      <w:pPr>
        <w:spacing w:line="240" w:lineRule="exact"/>
        <w:rPr>
          <w:rFonts w:ascii="Arial" w:hAnsi="Arial" w:cs="Arial"/>
          <w:i/>
          <w:sz w:val="20"/>
        </w:rPr>
      </w:pPr>
      <w:r w:rsidRPr="001E2793">
        <w:rPr>
          <w:rFonts w:ascii="Arial" w:hAnsi="Arial" w:cs="Arial"/>
          <w:sz w:val="20"/>
        </w:rPr>
        <w:br w:type="page"/>
      </w:r>
      <w:r w:rsidRPr="001E2793">
        <w:rPr>
          <w:rFonts w:ascii="Arial" w:hAnsi="Arial" w:cs="Arial"/>
          <w:i/>
          <w:sz w:val="20"/>
        </w:rPr>
        <w:t xml:space="preserve">[Página de Assinatura do Instrumento Particular de Escritura da 2ª </w:t>
      </w:r>
      <w:r w:rsidRPr="005708B3">
        <w:rPr>
          <w:rFonts w:ascii="Arial" w:hAnsi="Arial" w:cs="Arial"/>
          <w:i/>
          <w:sz w:val="20"/>
        </w:rPr>
        <w:t>(segunda) Emissão de Debêntures, Conversíveis em Ações, da Espécie com Garantia Real, com Garantia Fidejussória Adicional, em Duas Séries</w:t>
      </w:r>
      <w:r>
        <w:rPr>
          <w:rFonts w:ascii="Arial" w:hAnsi="Arial" w:cs="Arial"/>
          <w:i/>
          <w:sz w:val="20"/>
        </w:rPr>
        <w:t xml:space="preserve"> da OGX</w:t>
      </w:r>
      <w:r w:rsidRPr="00BE3A6F">
        <w:rPr>
          <w:rFonts w:ascii="Arial" w:hAnsi="Arial" w:cs="Arial"/>
          <w:i/>
          <w:sz w:val="20"/>
        </w:rPr>
        <w:t xml:space="preserve"> Petróleo e Gás S.A.</w:t>
      </w:r>
      <w:proofErr w:type="gramStart"/>
      <w:r w:rsidRPr="001E2793">
        <w:rPr>
          <w:rFonts w:ascii="Arial" w:hAnsi="Arial" w:cs="Arial"/>
          <w:i/>
          <w:sz w:val="20"/>
        </w:rPr>
        <w:t>]</w:t>
      </w:r>
      <w:proofErr w:type="gramEnd"/>
    </w:p>
    <w:p w14:paraId="46AAE5DB"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2540DECC"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44B00297" w14:textId="77777777" w:rsidR="00F40129" w:rsidRPr="001E2793" w:rsidRDefault="00F40129" w:rsidP="00F40129">
      <w:pPr>
        <w:spacing w:line="240" w:lineRule="exact"/>
        <w:rPr>
          <w:rFonts w:ascii="Arial" w:hAnsi="Arial" w:cs="Arial"/>
          <w:b/>
          <w:sz w:val="20"/>
        </w:rPr>
      </w:pPr>
    </w:p>
    <w:p w14:paraId="2F602376" w14:textId="77777777" w:rsidR="00F40129" w:rsidRPr="001E2793" w:rsidRDefault="00F40129" w:rsidP="00F40129">
      <w:pPr>
        <w:spacing w:line="240" w:lineRule="exact"/>
        <w:rPr>
          <w:rFonts w:ascii="Arial" w:hAnsi="Arial" w:cs="Arial"/>
          <w:b/>
          <w:sz w:val="20"/>
        </w:rPr>
      </w:pPr>
    </w:p>
    <w:p w14:paraId="163D4015" w14:textId="77777777" w:rsidR="00F40129" w:rsidRPr="001E2793" w:rsidRDefault="00F40129" w:rsidP="00F40129">
      <w:pPr>
        <w:spacing w:line="240" w:lineRule="exact"/>
        <w:rPr>
          <w:rFonts w:ascii="Arial" w:hAnsi="Arial" w:cs="Arial"/>
          <w:b/>
          <w:sz w:val="20"/>
        </w:rPr>
      </w:pPr>
    </w:p>
    <w:p w14:paraId="46D033C7" w14:textId="77777777" w:rsidR="00F40129" w:rsidRPr="001E2793" w:rsidRDefault="00F40129" w:rsidP="00F40129">
      <w:pPr>
        <w:spacing w:line="240" w:lineRule="exact"/>
        <w:jc w:val="center"/>
        <w:rPr>
          <w:rFonts w:ascii="Arial" w:hAnsi="Arial" w:cs="Arial"/>
          <w:b/>
          <w:smallCaps/>
          <w:sz w:val="20"/>
        </w:rPr>
      </w:pPr>
      <w:r>
        <w:rPr>
          <w:rFonts w:ascii="Arial" w:hAnsi="Arial" w:cs="Arial"/>
          <w:b/>
          <w:smallCaps/>
          <w:sz w:val="20"/>
        </w:rPr>
        <w:t>OGX PETRÓLEO E GÁS</w:t>
      </w:r>
      <w:r w:rsidRPr="001E2793">
        <w:rPr>
          <w:rFonts w:ascii="Arial" w:hAnsi="Arial" w:cs="Arial"/>
          <w:b/>
          <w:smallCaps/>
          <w:sz w:val="20"/>
        </w:rPr>
        <w:t xml:space="preserve"> S.A.</w:t>
      </w:r>
      <w:r>
        <w:rPr>
          <w:rFonts w:ascii="Arial" w:hAnsi="Arial" w:cs="Arial"/>
          <w:b/>
          <w:smallCaps/>
          <w:sz w:val="20"/>
        </w:rPr>
        <w:t xml:space="preserve"> – </w:t>
      </w:r>
      <w:r w:rsidR="00A529B3">
        <w:rPr>
          <w:rFonts w:ascii="Arial" w:hAnsi="Arial" w:cs="Arial"/>
          <w:b/>
          <w:smallCaps/>
          <w:sz w:val="20"/>
        </w:rPr>
        <w:t xml:space="preserve">EM </w:t>
      </w:r>
      <w:r>
        <w:rPr>
          <w:rFonts w:ascii="Arial" w:hAnsi="Arial" w:cs="Arial"/>
          <w:b/>
          <w:smallCaps/>
          <w:sz w:val="20"/>
        </w:rPr>
        <w:t>RECUPERAÇÃO JUDICIAL</w:t>
      </w:r>
    </w:p>
    <w:p w14:paraId="3C5F4471" w14:textId="77777777" w:rsidR="00F40129" w:rsidRPr="00B87A74" w:rsidRDefault="00F40129" w:rsidP="00B87A74">
      <w:pPr>
        <w:spacing w:line="240" w:lineRule="exact"/>
        <w:rPr>
          <w:rFonts w:ascii="Arial" w:hAnsi="Arial"/>
          <w:sz w:val="20"/>
        </w:rPr>
      </w:pPr>
    </w:p>
    <w:p w14:paraId="2DD17327" w14:textId="77777777" w:rsidR="00F40129" w:rsidRDefault="00F40129" w:rsidP="00F40129">
      <w:pPr>
        <w:spacing w:line="240" w:lineRule="exact"/>
        <w:rPr>
          <w:rFonts w:ascii="Arial" w:hAnsi="Arial" w:cs="Arial"/>
          <w:sz w:val="20"/>
        </w:rPr>
      </w:pPr>
    </w:p>
    <w:p w14:paraId="573B5950" w14:textId="77777777" w:rsidR="00A529B3" w:rsidRPr="001E2793" w:rsidRDefault="00A529B3" w:rsidP="00F40129">
      <w:pPr>
        <w:spacing w:line="240" w:lineRule="exact"/>
        <w:rPr>
          <w:rFonts w:ascii="Arial" w:hAnsi="Arial" w:cs="Arial"/>
          <w:sz w:val="20"/>
        </w:rPr>
      </w:pPr>
    </w:p>
    <w:p w14:paraId="1ADE2A1B" w14:textId="77777777" w:rsidR="00F40129" w:rsidRPr="001E2793" w:rsidRDefault="00F40129" w:rsidP="00F40129">
      <w:pPr>
        <w:spacing w:line="240" w:lineRule="exact"/>
        <w:rPr>
          <w:rFonts w:ascii="Arial" w:hAnsi="Arial" w:cs="Arial"/>
          <w:sz w:val="20"/>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40129" w:rsidRPr="001E2793" w14:paraId="6CABE66E" w14:textId="77777777" w:rsidTr="005E34D9">
        <w:trPr>
          <w:cantSplit/>
        </w:trPr>
        <w:tc>
          <w:tcPr>
            <w:tcW w:w="4253" w:type="dxa"/>
            <w:tcBorders>
              <w:top w:val="single" w:sz="6" w:space="0" w:color="auto"/>
            </w:tcBorders>
          </w:tcPr>
          <w:p w14:paraId="580211B1"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c>
          <w:tcPr>
            <w:tcW w:w="567" w:type="dxa"/>
          </w:tcPr>
          <w:p w14:paraId="626DA2DE" w14:textId="77777777" w:rsidR="00F40129" w:rsidRPr="001E2793" w:rsidRDefault="00F40129" w:rsidP="005E34D9">
            <w:pPr>
              <w:spacing w:line="240" w:lineRule="exact"/>
              <w:rPr>
                <w:rFonts w:ascii="Arial" w:hAnsi="Arial" w:cs="Arial"/>
                <w:sz w:val="20"/>
              </w:rPr>
            </w:pPr>
          </w:p>
        </w:tc>
        <w:tc>
          <w:tcPr>
            <w:tcW w:w="4253" w:type="dxa"/>
            <w:tcBorders>
              <w:top w:val="single" w:sz="6" w:space="0" w:color="auto"/>
            </w:tcBorders>
          </w:tcPr>
          <w:p w14:paraId="230E0A3F"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r>
    </w:tbl>
    <w:p w14:paraId="19B3F81C" w14:textId="77777777" w:rsidR="00F40129" w:rsidRPr="001E2793" w:rsidRDefault="00F40129" w:rsidP="00F40129">
      <w:pPr>
        <w:spacing w:line="240" w:lineRule="exact"/>
        <w:rPr>
          <w:rFonts w:ascii="Arial" w:hAnsi="Arial" w:cs="Arial"/>
          <w:sz w:val="20"/>
        </w:rPr>
      </w:pPr>
    </w:p>
    <w:p w14:paraId="2841FE40"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r w:rsidRPr="001E2793">
        <w:rPr>
          <w:rFonts w:ascii="Arial" w:hAnsi="Arial" w:cs="Arial"/>
          <w:i/>
          <w:sz w:val="20"/>
          <w:szCs w:val="20"/>
        </w:rPr>
        <w:br w:type="page"/>
        <w:t xml:space="preserve">[Página de Assinatura do Instrumento Particular de Escritura da </w:t>
      </w:r>
      <w:r w:rsidRPr="001E2793">
        <w:rPr>
          <w:rFonts w:ascii="Arial" w:hAnsi="Arial" w:cs="Arial"/>
          <w:i/>
          <w:sz w:val="20"/>
        </w:rPr>
        <w:t>2ª</w:t>
      </w:r>
      <w:r w:rsidRPr="001E2793">
        <w:rPr>
          <w:rFonts w:ascii="Arial" w:hAnsi="Arial" w:cs="Arial"/>
          <w:i/>
          <w:sz w:val="20"/>
          <w:szCs w:val="20"/>
        </w:rPr>
        <w:t xml:space="preserve"> </w:t>
      </w:r>
      <w:r w:rsidRPr="006530BF">
        <w:rPr>
          <w:rFonts w:ascii="Arial" w:hAnsi="Arial" w:cs="Arial"/>
          <w:i/>
          <w:sz w:val="20"/>
        </w:rPr>
        <w:t>(segunda)</w:t>
      </w:r>
      <w:r w:rsidRPr="006530BF">
        <w:rPr>
          <w:rFonts w:ascii="Arial" w:hAnsi="Arial" w:cs="Arial"/>
          <w:i/>
          <w:sz w:val="20"/>
          <w:szCs w:val="20"/>
        </w:rPr>
        <w:t xml:space="preserve"> Emissão de Debêntures Conversíveis em Ações, da Espécie com Garantia Real, com Garantia Fidejussória Adicional, em Duas Séries</w:t>
      </w:r>
      <w:r>
        <w:rPr>
          <w:rFonts w:ascii="Arial" w:hAnsi="Arial" w:cs="Arial"/>
          <w:i/>
          <w:sz w:val="20"/>
          <w:szCs w:val="20"/>
        </w:rPr>
        <w:t>, da OGX</w:t>
      </w:r>
      <w:r w:rsidRPr="00BE3A6F">
        <w:rPr>
          <w:rFonts w:ascii="Arial" w:hAnsi="Arial" w:cs="Arial"/>
          <w:i/>
          <w:sz w:val="20"/>
          <w:szCs w:val="20"/>
        </w:rPr>
        <w:t xml:space="preserve"> Petróleo e Gás S.A.</w:t>
      </w:r>
      <w:proofErr w:type="gramStart"/>
      <w:r w:rsidRPr="001E2793">
        <w:rPr>
          <w:rFonts w:ascii="Arial" w:hAnsi="Arial" w:cs="Arial"/>
          <w:i/>
          <w:sz w:val="20"/>
          <w:szCs w:val="20"/>
        </w:rPr>
        <w:t>]</w:t>
      </w:r>
      <w:proofErr w:type="gramEnd"/>
    </w:p>
    <w:p w14:paraId="06C399F2"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18F59156" w14:textId="463E712A" w:rsidR="00F40129" w:rsidRDefault="00F40129" w:rsidP="00F40129">
      <w:pPr>
        <w:pStyle w:val="NormalWeb"/>
        <w:spacing w:before="0" w:beforeAutospacing="0" w:after="0" w:afterAutospacing="0" w:line="240" w:lineRule="exact"/>
        <w:jc w:val="both"/>
        <w:rPr>
          <w:rFonts w:ascii="Arial" w:hAnsi="Arial" w:cs="Arial"/>
          <w:i/>
          <w:sz w:val="20"/>
          <w:szCs w:val="20"/>
        </w:rPr>
      </w:pPr>
    </w:p>
    <w:p w14:paraId="278D8D09" w14:textId="77777777" w:rsidR="004932F1" w:rsidRDefault="004932F1" w:rsidP="00F40129">
      <w:pPr>
        <w:pStyle w:val="NormalWeb"/>
        <w:spacing w:before="0" w:beforeAutospacing="0" w:after="0" w:afterAutospacing="0" w:line="240" w:lineRule="exact"/>
        <w:jc w:val="both"/>
        <w:rPr>
          <w:rFonts w:ascii="Arial" w:hAnsi="Arial" w:cs="Arial"/>
          <w:i/>
          <w:sz w:val="20"/>
          <w:szCs w:val="20"/>
        </w:rPr>
      </w:pPr>
    </w:p>
    <w:p w14:paraId="7C685B3F" w14:textId="77777777" w:rsidR="004932F1" w:rsidRPr="001E2793" w:rsidRDefault="004932F1" w:rsidP="00F40129">
      <w:pPr>
        <w:pStyle w:val="NormalWeb"/>
        <w:spacing w:before="0" w:beforeAutospacing="0" w:after="0" w:afterAutospacing="0" w:line="240" w:lineRule="exact"/>
        <w:jc w:val="both"/>
        <w:rPr>
          <w:rFonts w:ascii="Arial" w:hAnsi="Arial" w:cs="Arial"/>
          <w:i/>
          <w:sz w:val="20"/>
          <w:szCs w:val="20"/>
        </w:rPr>
      </w:pPr>
    </w:p>
    <w:p w14:paraId="1FD56177"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5808E82C" w14:textId="77777777" w:rsidR="00F40129" w:rsidRPr="001E2793" w:rsidRDefault="00F40129" w:rsidP="00F40129">
      <w:pPr>
        <w:spacing w:line="240" w:lineRule="exact"/>
        <w:jc w:val="center"/>
        <w:rPr>
          <w:rFonts w:ascii="Arial" w:hAnsi="Arial" w:cs="Arial"/>
          <w:b/>
          <w:smallCaps/>
          <w:sz w:val="20"/>
        </w:rPr>
      </w:pPr>
      <w:r w:rsidRPr="006530BF">
        <w:rPr>
          <w:rFonts w:ascii="Arial" w:hAnsi="Arial" w:cs="Arial"/>
          <w:b/>
          <w:bCs/>
          <w:sz w:val="20"/>
        </w:rPr>
        <w:t>OLIVEIRA TRUST DISTRIBUIDORA DE TÍTULOS E VALORES MOBILIÁRIOS S.A.</w:t>
      </w:r>
      <w:r w:rsidRPr="001E2793">
        <w:rPr>
          <w:rFonts w:ascii="Arial" w:hAnsi="Arial" w:cs="Arial"/>
          <w:b/>
          <w:smallCaps/>
          <w:sz w:val="20"/>
        </w:rPr>
        <w:t xml:space="preserve"> </w:t>
      </w:r>
    </w:p>
    <w:p w14:paraId="68BFC6EF" w14:textId="77777777" w:rsidR="00F40129" w:rsidRDefault="00F40129" w:rsidP="00B87A74">
      <w:pPr>
        <w:spacing w:line="240" w:lineRule="exact"/>
        <w:rPr>
          <w:rFonts w:ascii="Arial" w:hAnsi="Arial" w:cs="Arial"/>
          <w:sz w:val="20"/>
        </w:rPr>
      </w:pPr>
    </w:p>
    <w:p w14:paraId="203FAEB2" w14:textId="77777777" w:rsidR="00A529B3" w:rsidRDefault="00A529B3" w:rsidP="00B87A74">
      <w:pPr>
        <w:spacing w:line="240" w:lineRule="exact"/>
        <w:rPr>
          <w:rFonts w:ascii="Arial" w:hAnsi="Arial" w:cs="Arial"/>
          <w:sz w:val="20"/>
        </w:rPr>
      </w:pPr>
    </w:p>
    <w:p w14:paraId="4A817CF1" w14:textId="77777777" w:rsidR="004932F1" w:rsidRDefault="004932F1" w:rsidP="00B87A74">
      <w:pPr>
        <w:spacing w:line="240" w:lineRule="exact"/>
        <w:rPr>
          <w:rFonts w:ascii="Arial" w:hAnsi="Arial" w:cs="Arial"/>
          <w:sz w:val="20"/>
        </w:rPr>
      </w:pPr>
    </w:p>
    <w:p w14:paraId="461D9D68" w14:textId="77777777" w:rsidR="00A529B3" w:rsidRPr="001E2793" w:rsidRDefault="00A529B3" w:rsidP="00F40129">
      <w:pPr>
        <w:spacing w:line="240" w:lineRule="exact"/>
        <w:rPr>
          <w:rFonts w:ascii="Arial" w:hAnsi="Arial" w:cs="Arial"/>
          <w:sz w:val="20"/>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40129" w:rsidRPr="001E2793" w14:paraId="7F5BB89E" w14:textId="77777777" w:rsidTr="005E34D9">
        <w:trPr>
          <w:cantSplit/>
        </w:trPr>
        <w:tc>
          <w:tcPr>
            <w:tcW w:w="4253" w:type="dxa"/>
            <w:tcBorders>
              <w:top w:val="single" w:sz="6" w:space="0" w:color="auto"/>
            </w:tcBorders>
          </w:tcPr>
          <w:p w14:paraId="792C8834"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c>
          <w:tcPr>
            <w:tcW w:w="567" w:type="dxa"/>
          </w:tcPr>
          <w:p w14:paraId="3C722289" w14:textId="77777777" w:rsidR="00F40129" w:rsidRPr="001E2793" w:rsidRDefault="00F40129" w:rsidP="005E34D9">
            <w:pPr>
              <w:spacing w:line="240" w:lineRule="exact"/>
              <w:rPr>
                <w:rFonts w:ascii="Arial" w:hAnsi="Arial" w:cs="Arial"/>
                <w:sz w:val="20"/>
              </w:rPr>
            </w:pPr>
          </w:p>
        </w:tc>
        <w:tc>
          <w:tcPr>
            <w:tcW w:w="4253" w:type="dxa"/>
            <w:tcBorders>
              <w:top w:val="single" w:sz="6" w:space="0" w:color="auto"/>
            </w:tcBorders>
          </w:tcPr>
          <w:p w14:paraId="01A3AE20"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r>
    </w:tbl>
    <w:p w14:paraId="7CC69209" w14:textId="77777777" w:rsidR="00F40129" w:rsidRPr="001E2793" w:rsidRDefault="00F40129" w:rsidP="00F40129">
      <w:pPr>
        <w:spacing w:line="240" w:lineRule="exact"/>
        <w:rPr>
          <w:rFonts w:ascii="Arial" w:hAnsi="Arial" w:cs="Arial"/>
          <w:sz w:val="20"/>
        </w:rPr>
      </w:pPr>
    </w:p>
    <w:p w14:paraId="68DD6CC3"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11A25AAC"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r>
        <w:rPr>
          <w:rFonts w:ascii="Arial" w:hAnsi="Arial" w:cs="Arial"/>
          <w:b/>
          <w:sz w:val="20"/>
        </w:rPr>
        <w:br w:type="page"/>
      </w:r>
      <w:r w:rsidRPr="001E2793">
        <w:rPr>
          <w:rFonts w:ascii="Arial" w:hAnsi="Arial" w:cs="Arial"/>
          <w:i/>
          <w:sz w:val="20"/>
          <w:szCs w:val="20"/>
        </w:rPr>
        <w:t xml:space="preserve">[Página de Assinatura do Instrumento Particular de Escritura da </w:t>
      </w:r>
      <w:r w:rsidRPr="001E2793">
        <w:rPr>
          <w:rFonts w:ascii="Arial" w:hAnsi="Arial" w:cs="Arial"/>
          <w:i/>
          <w:sz w:val="20"/>
        </w:rPr>
        <w:t>2ª</w:t>
      </w:r>
      <w:r w:rsidRPr="001E2793">
        <w:rPr>
          <w:rFonts w:ascii="Arial" w:hAnsi="Arial" w:cs="Arial"/>
          <w:i/>
          <w:sz w:val="20"/>
          <w:szCs w:val="20"/>
        </w:rPr>
        <w:t xml:space="preserve"> </w:t>
      </w:r>
      <w:r w:rsidRPr="006530BF">
        <w:rPr>
          <w:rFonts w:ascii="Arial" w:hAnsi="Arial" w:cs="Arial"/>
          <w:i/>
          <w:sz w:val="20"/>
        </w:rPr>
        <w:t>(segunda)</w:t>
      </w:r>
      <w:r w:rsidRPr="006530BF">
        <w:rPr>
          <w:rFonts w:ascii="Arial" w:hAnsi="Arial" w:cs="Arial"/>
          <w:i/>
          <w:sz w:val="20"/>
          <w:szCs w:val="20"/>
        </w:rPr>
        <w:t xml:space="preserve"> Emissão de Debêntures Conversíveis em Ações, da Espécie com Garantia Real, com Garantia Fidejussória Adicional, em Duas Séries</w:t>
      </w:r>
      <w:r>
        <w:rPr>
          <w:rFonts w:ascii="Arial" w:hAnsi="Arial" w:cs="Arial"/>
          <w:i/>
          <w:sz w:val="20"/>
          <w:szCs w:val="20"/>
        </w:rPr>
        <w:t>, da OGX</w:t>
      </w:r>
      <w:r w:rsidRPr="00BE3A6F">
        <w:rPr>
          <w:rFonts w:ascii="Arial" w:hAnsi="Arial" w:cs="Arial"/>
          <w:i/>
          <w:sz w:val="20"/>
          <w:szCs w:val="20"/>
        </w:rPr>
        <w:t xml:space="preserve"> Petróleo e Gás S.A.</w:t>
      </w:r>
      <w:proofErr w:type="gramStart"/>
      <w:r w:rsidRPr="001E2793">
        <w:rPr>
          <w:rFonts w:ascii="Arial" w:hAnsi="Arial" w:cs="Arial"/>
          <w:i/>
          <w:sz w:val="20"/>
          <w:szCs w:val="20"/>
        </w:rPr>
        <w:t>]</w:t>
      </w:r>
      <w:proofErr w:type="gramEnd"/>
    </w:p>
    <w:p w14:paraId="1C7D2631"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082EF800" w14:textId="77777777" w:rsidR="00F40129" w:rsidRDefault="00F40129" w:rsidP="00F40129">
      <w:pPr>
        <w:pStyle w:val="NormalWeb"/>
        <w:spacing w:before="0" w:beforeAutospacing="0" w:after="0" w:afterAutospacing="0" w:line="240" w:lineRule="exact"/>
        <w:jc w:val="both"/>
        <w:rPr>
          <w:rFonts w:ascii="Arial" w:hAnsi="Arial" w:cs="Arial"/>
          <w:i/>
          <w:sz w:val="20"/>
          <w:szCs w:val="20"/>
        </w:rPr>
      </w:pPr>
    </w:p>
    <w:p w14:paraId="64A30988" w14:textId="77777777" w:rsidR="004932F1" w:rsidRDefault="004932F1" w:rsidP="00F40129">
      <w:pPr>
        <w:pStyle w:val="NormalWeb"/>
        <w:spacing w:before="0" w:beforeAutospacing="0" w:after="0" w:afterAutospacing="0" w:line="240" w:lineRule="exact"/>
        <w:jc w:val="both"/>
        <w:rPr>
          <w:rFonts w:ascii="Arial" w:hAnsi="Arial" w:cs="Arial"/>
          <w:i/>
          <w:sz w:val="20"/>
          <w:szCs w:val="20"/>
        </w:rPr>
      </w:pPr>
    </w:p>
    <w:p w14:paraId="5DB19A65" w14:textId="77777777" w:rsidR="004932F1" w:rsidRPr="001E2793" w:rsidRDefault="004932F1" w:rsidP="00F40129">
      <w:pPr>
        <w:pStyle w:val="NormalWeb"/>
        <w:spacing w:before="0" w:beforeAutospacing="0" w:after="0" w:afterAutospacing="0" w:line="240" w:lineRule="exact"/>
        <w:jc w:val="both"/>
        <w:rPr>
          <w:rFonts w:ascii="Arial" w:hAnsi="Arial" w:cs="Arial"/>
          <w:i/>
          <w:sz w:val="20"/>
          <w:szCs w:val="20"/>
        </w:rPr>
      </w:pPr>
    </w:p>
    <w:p w14:paraId="0CECD572"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74C527CA" w14:textId="77777777" w:rsidR="00F40129" w:rsidRPr="001E2793" w:rsidRDefault="00F40129" w:rsidP="00F40129">
      <w:pPr>
        <w:spacing w:line="240" w:lineRule="exact"/>
        <w:jc w:val="center"/>
        <w:rPr>
          <w:rFonts w:ascii="Arial" w:hAnsi="Arial" w:cs="Arial"/>
          <w:b/>
          <w:smallCaps/>
          <w:sz w:val="20"/>
        </w:rPr>
      </w:pPr>
      <w:r>
        <w:rPr>
          <w:rFonts w:ascii="Arial" w:hAnsi="Arial" w:cs="Arial"/>
          <w:b/>
          <w:bCs/>
          <w:sz w:val="20"/>
        </w:rPr>
        <w:t>ÓLEO E GÁS PARTICIPAÇÕES S.A.</w:t>
      </w:r>
      <w:r w:rsidRPr="001E2793">
        <w:rPr>
          <w:rFonts w:ascii="Arial" w:hAnsi="Arial" w:cs="Arial"/>
          <w:b/>
          <w:smallCaps/>
          <w:sz w:val="20"/>
        </w:rPr>
        <w:t xml:space="preserve"> </w:t>
      </w:r>
      <w:r>
        <w:rPr>
          <w:rFonts w:ascii="Arial" w:hAnsi="Arial" w:cs="Arial"/>
          <w:b/>
          <w:smallCaps/>
          <w:sz w:val="20"/>
        </w:rPr>
        <w:t>– EM RECUPERAÇÃO JUDICIAL</w:t>
      </w:r>
    </w:p>
    <w:p w14:paraId="4A94651F" w14:textId="77777777" w:rsidR="00F40129" w:rsidRDefault="00F40129" w:rsidP="00F40129">
      <w:pPr>
        <w:pStyle w:val="p0"/>
        <w:tabs>
          <w:tab w:val="clear" w:pos="720"/>
        </w:tabs>
        <w:spacing w:line="240" w:lineRule="exact"/>
        <w:rPr>
          <w:rFonts w:ascii="Arial" w:hAnsi="Arial" w:cs="Arial"/>
          <w:snapToGrid/>
          <w:sz w:val="20"/>
        </w:rPr>
      </w:pPr>
    </w:p>
    <w:p w14:paraId="39F8301A" w14:textId="77777777" w:rsidR="00A529B3" w:rsidRDefault="00A529B3" w:rsidP="00B87A74">
      <w:pPr>
        <w:pStyle w:val="p0"/>
        <w:tabs>
          <w:tab w:val="clear" w:pos="720"/>
        </w:tabs>
        <w:spacing w:line="240" w:lineRule="exact"/>
        <w:rPr>
          <w:rFonts w:ascii="Arial" w:hAnsi="Arial" w:cs="Arial"/>
          <w:sz w:val="20"/>
        </w:rPr>
      </w:pPr>
    </w:p>
    <w:p w14:paraId="017CF56E" w14:textId="77777777" w:rsidR="004932F1" w:rsidRPr="001E2793" w:rsidRDefault="004932F1" w:rsidP="00B87A74">
      <w:pPr>
        <w:pStyle w:val="p0"/>
        <w:tabs>
          <w:tab w:val="clear" w:pos="720"/>
        </w:tabs>
        <w:spacing w:line="240" w:lineRule="exact"/>
        <w:rPr>
          <w:rFonts w:ascii="Arial" w:hAnsi="Arial" w:cs="Arial"/>
          <w:sz w:val="20"/>
        </w:rPr>
      </w:pPr>
    </w:p>
    <w:p w14:paraId="015A271F" w14:textId="77777777" w:rsidR="00F40129" w:rsidRPr="001E2793" w:rsidRDefault="00F40129" w:rsidP="00F40129">
      <w:pPr>
        <w:spacing w:line="240" w:lineRule="exact"/>
        <w:rPr>
          <w:rFonts w:ascii="Arial" w:hAnsi="Arial" w:cs="Arial"/>
          <w:sz w:val="20"/>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40129" w:rsidRPr="001E2793" w14:paraId="18DA4129" w14:textId="77777777" w:rsidTr="005E34D9">
        <w:trPr>
          <w:cantSplit/>
        </w:trPr>
        <w:tc>
          <w:tcPr>
            <w:tcW w:w="4253" w:type="dxa"/>
            <w:tcBorders>
              <w:top w:val="single" w:sz="6" w:space="0" w:color="auto"/>
            </w:tcBorders>
          </w:tcPr>
          <w:p w14:paraId="7A9B8349"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c>
          <w:tcPr>
            <w:tcW w:w="567" w:type="dxa"/>
          </w:tcPr>
          <w:p w14:paraId="3B087C1C" w14:textId="77777777" w:rsidR="00F40129" w:rsidRPr="001E2793" w:rsidRDefault="00F40129" w:rsidP="005E34D9">
            <w:pPr>
              <w:spacing w:line="240" w:lineRule="exact"/>
              <w:rPr>
                <w:rFonts w:ascii="Arial" w:hAnsi="Arial" w:cs="Arial"/>
                <w:sz w:val="20"/>
              </w:rPr>
            </w:pPr>
          </w:p>
        </w:tc>
        <w:tc>
          <w:tcPr>
            <w:tcW w:w="4253" w:type="dxa"/>
            <w:tcBorders>
              <w:top w:val="single" w:sz="6" w:space="0" w:color="auto"/>
            </w:tcBorders>
          </w:tcPr>
          <w:p w14:paraId="4F8E1576"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r>
    </w:tbl>
    <w:p w14:paraId="08028DF3" w14:textId="77777777" w:rsidR="00F40129" w:rsidRDefault="00F40129" w:rsidP="00F40129">
      <w:pPr>
        <w:spacing w:line="240" w:lineRule="exact"/>
        <w:rPr>
          <w:rFonts w:ascii="Arial" w:hAnsi="Arial" w:cs="Arial"/>
          <w:sz w:val="20"/>
        </w:rPr>
      </w:pPr>
    </w:p>
    <w:p w14:paraId="650C64C3"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r>
        <w:rPr>
          <w:rFonts w:ascii="Arial" w:hAnsi="Arial" w:cs="Arial"/>
          <w:sz w:val="20"/>
        </w:rPr>
        <w:br w:type="page"/>
        <w:t>[</w:t>
      </w:r>
      <w:r w:rsidRPr="001E2793">
        <w:rPr>
          <w:rFonts w:ascii="Arial" w:hAnsi="Arial" w:cs="Arial"/>
          <w:i/>
          <w:sz w:val="20"/>
          <w:szCs w:val="20"/>
        </w:rPr>
        <w:t xml:space="preserve">Página de Assinatura do Instrumento Particular de Escritura da </w:t>
      </w:r>
      <w:r w:rsidRPr="001E2793">
        <w:rPr>
          <w:rFonts w:ascii="Arial" w:hAnsi="Arial" w:cs="Arial"/>
          <w:i/>
          <w:sz w:val="20"/>
        </w:rPr>
        <w:t>2ª</w:t>
      </w:r>
      <w:r w:rsidRPr="001E2793">
        <w:rPr>
          <w:rFonts w:ascii="Arial" w:hAnsi="Arial" w:cs="Arial"/>
          <w:i/>
          <w:sz w:val="20"/>
          <w:szCs w:val="20"/>
        </w:rPr>
        <w:t xml:space="preserve"> </w:t>
      </w:r>
      <w:r w:rsidRPr="006530BF">
        <w:rPr>
          <w:rFonts w:ascii="Arial" w:hAnsi="Arial" w:cs="Arial"/>
          <w:i/>
          <w:sz w:val="20"/>
        </w:rPr>
        <w:t>(segunda)</w:t>
      </w:r>
      <w:r w:rsidRPr="006530BF">
        <w:rPr>
          <w:rFonts w:ascii="Arial" w:hAnsi="Arial" w:cs="Arial"/>
          <w:i/>
          <w:sz w:val="20"/>
          <w:szCs w:val="20"/>
        </w:rPr>
        <w:t xml:space="preserve"> Emissão de Debêntures Conversíveis em Ações, da Espécie com Garantia Real, com Garantia Fidejussória Adicional, em Duas Séries</w:t>
      </w:r>
      <w:r>
        <w:rPr>
          <w:rFonts w:ascii="Arial" w:hAnsi="Arial" w:cs="Arial"/>
          <w:i/>
          <w:sz w:val="20"/>
          <w:szCs w:val="20"/>
        </w:rPr>
        <w:t>, da OGX</w:t>
      </w:r>
      <w:r w:rsidRPr="00BE3A6F">
        <w:rPr>
          <w:rFonts w:ascii="Arial" w:hAnsi="Arial" w:cs="Arial"/>
          <w:i/>
          <w:sz w:val="20"/>
          <w:szCs w:val="20"/>
        </w:rPr>
        <w:t xml:space="preserve"> Petróleo e Gás S.A.</w:t>
      </w:r>
      <w:proofErr w:type="gramStart"/>
      <w:r w:rsidRPr="001E2793">
        <w:rPr>
          <w:rFonts w:ascii="Arial" w:hAnsi="Arial" w:cs="Arial"/>
          <w:i/>
          <w:sz w:val="20"/>
          <w:szCs w:val="20"/>
        </w:rPr>
        <w:t>]</w:t>
      </w:r>
      <w:proofErr w:type="gramEnd"/>
    </w:p>
    <w:p w14:paraId="2782839A"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54FF80F6" w14:textId="77777777" w:rsidR="00F40129" w:rsidRDefault="00F40129" w:rsidP="00F40129">
      <w:pPr>
        <w:pStyle w:val="NormalWeb"/>
        <w:spacing w:before="0" w:beforeAutospacing="0" w:after="0" w:afterAutospacing="0" w:line="240" w:lineRule="exact"/>
        <w:jc w:val="both"/>
        <w:rPr>
          <w:rFonts w:ascii="Arial" w:hAnsi="Arial" w:cs="Arial"/>
          <w:i/>
          <w:sz w:val="20"/>
          <w:szCs w:val="20"/>
        </w:rPr>
      </w:pPr>
    </w:p>
    <w:p w14:paraId="31E01D2E" w14:textId="77777777" w:rsidR="004932F1" w:rsidRDefault="004932F1" w:rsidP="00F40129">
      <w:pPr>
        <w:pStyle w:val="NormalWeb"/>
        <w:spacing w:before="0" w:beforeAutospacing="0" w:after="0" w:afterAutospacing="0" w:line="240" w:lineRule="exact"/>
        <w:jc w:val="both"/>
        <w:rPr>
          <w:rFonts w:ascii="Arial" w:hAnsi="Arial" w:cs="Arial"/>
          <w:i/>
          <w:sz w:val="20"/>
          <w:szCs w:val="20"/>
        </w:rPr>
      </w:pPr>
    </w:p>
    <w:p w14:paraId="7DCC4B98" w14:textId="77777777" w:rsidR="004932F1" w:rsidRPr="001E2793" w:rsidRDefault="004932F1" w:rsidP="00F40129">
      <w:pPr>
        <w:pStyle w:val="NormalWeb"/>
        <w:spacing w:before="0" w:beforeAutospacing="0" w:after="0" w:afterAutospacing="0" w:line="240" w:lineRule="exact"/>
        <w:jc w:val="both"/>
        <w:rPr>
          <w:rFonts w:ascii="Arial" w:hAnsi="Arial" w:cs="Arial"/>
          <w:i/>
          <w:sz w:val="20"/>
          <w:szCs w:val="20"/>
        </w:rPr>
      </w:pPr>
    </w:p>
    <w:p w14:paraId="69034B49"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3E6C1B44" w14:textId="77777777" w:rsidR="00F40129" w:rsidRPr="001E2793" w:rsidRDefault="00F40129" w:rsidP="00F40129">
      <w:pPr>
        <w:spacing w:line="240" w:lineRule="exact"/>
        <w:jc w:val="center"/>
        <w:rPr>
          <w:rFonts w:ascii="Arial" w:hAnsi="Arial" w:cs="Arial"/>
          <w:b/>
          <w:smallCaps/>
          <w:sz w:val="20"/>
        </w:rPr>
      </w:pPr>
      <w:r>
        <w:rPr>
          <w:rFonts w:ascii="Arial" w:hAnsi="Arial" w:cs="Arial"/>
          <w:b/>
          <w:bCs/>
          <w:sz w:val="20"/>
        </w:rPr>
        <w:t>EIKE FUHRKEN BATISTA</w:t>
      </w:r>
      <w:r w:rsidRPr="001E2793">
        <w:rPr>
          <w:rFonts w:ascii="Arial" w:hAnsi="Arial" w:cs="Arial"/>
          <w:b/>
          <w:smallCaps/>
          <w:sz w:val="20"/>
        </w:rPr>
        <w:t xml:space="preserve"> </w:t>
      </w:r>
    </w:p>
    <w:p w14:paraId="217D026A" w14:textId="77777777" w:rsidR="004932F1" w:rsidRDefault="004932F1" w:rsidP="00DD3DE0">
      <w:pPr>
        <w:pStyle w:val="p0"/>
        <w:tabs>
          <w:tab w:val="clear" w:pos="720"/>
        </w:tabs>
        <w:spacing w:line="240" w:lineRule="exact"/>
        <w:rPr>
          <w:rFonts w:ascii="Arial" w:hAnsi="Arial" w:cs="Arial"/>
          <w:snapToGrid/>
          <w:sz w:val="20"/>
        </w:rPr>
      </w:pPr>
    </w:p>
    <w:p w14:paraId="53D265DD" w14:textId="77777777" w:rsidR="004932F1" w:rsidRDefault="004932F1" w:rsidP="00DD3DE0">
      <w:pPr>
        <w:pStyle w:val="p0"/>
        <w:tabs>
          <w:tab w:val="clear" w:pos="720"/>
        </w:tabs>
        <w:spacing w:line="240" w:lineRule="exact"/>
        <w:rPr>
          <w:rFonts w:ascii="Arial" w:hAnsi="Arial" w:cs="Arial"/>
          <w:snapToGrid/>
          <w:sz w:val="20"/>
        </w:rPr>
      </w:pPr>
    </w:p>
    <w:p w14:paraId="545EE12F" w14:textId="77777777" w:rsidR="00F40129" w:rsidRPr="001E2793" w:rsidRDefault="00F40129" w:rsidP="00F40129">
      <w:pPr>
        <w:pStyle w:val="p0"/>
        <w:tabs>
          <w:tab w:val="clear" w:pos="720"/>
        </w:tabs>
        <w:spacing w:line="240" w:lineRule="exact"/>
        <w:rPr>
          <w:rFonts w:ascii="Arial" w:hAnsi="Arial" w:cs="Arial"/>
          <w:snapToGrid/>
          <w:sz w:val="20"/>
        </w:rPr>
      </w:pPr>
    </w:p>
    <w:p w14:paraId="56F1ADFA" w14:textId="77777777" w:rsidR="00F40129" w:rsidRPr="001E2793" w:rsidRDefault="00F40129" w:rsidP="00F40129">
      <w:pPr>
        <w:spacing w:line="240" w:lineRule="exact"/>
        <w:rPr>
          <w:rFonts w:ascii="Arial" w:hAnsi="Arial" w:cs="Arial"/>
          <w:sz w:val="20"/>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40129" w:rsidRPr="001E2793" w14:paraId="21261726" w14:textId="77777777" w:rsidTr="005E34D9">
        <w:trPr>
          <w:cantSplit/>
        </w:trPr>
        <w:tc>
          <w:tcPr>
            <w:tcW w:w="4253" w:type="dxa"/>
            <w:tcBorders>
              <w:top w:val="single" w:sz="6" w:space="0" w:color="auto"/>
            </w:tcBorders>
          </w:tcPr>
          <w:p w14:paraId="10AC2ADD"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c>
          <w:tcPr>
            <w:tcW w:w="567" w:type="dxa"/>
          </w:tcPr>
          <w:p w14:paraId="37F507FF" w14:textId="77777777" w:rsidR="00F40129" w:rsidRPr="001E2793" w:rsidRDefault="00F40129" w:rsidP="005E34D9">
            <w:pPr>
              <w:spacing w:line="240" w:lineRule="exact"/>
              <w:rPr>
                <w:rFonts w:ascii="Arial" w:hAnsi="Arial" w:cs="Arial"/>
                <w:sz w:val="20"/>
              </w:rPr>
            </w:pPr>
          </w:p>
        </w:tc>
        <w:tc>
          <w:tcPr>
            <w:tcW w:w="4253" w:type="dxa"/>
            <w:tcBorders>
              <w:top w:val="single" w:sz="6" w:space="0" w:color="auto"/>
            </w:tcBorders>
          </w:tcPr>
          <w:p w14:paraId="4E40A5D1"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Cargo:</w:t>
            </w:r>
          </w:p>
        </w:tc>
      </w:tr>
    </w:tbl>
    <w:p w14:paraId="4D52C693" w14:textId="77777777" w:rsidR="00F40129" w:rsidRPr="001E2793" w:rsidRDefault="00F40129" w:rsidP="00F40129">
      <w:pPr>
        <w:spacing w:line="240" w:lineRule="exact"/>
        <w:rPr>
          <w:rFonts w:ascii="Arial" w:hAnsi="Arial" w:cs="Arial"/>
          <w:sz w:val="20"/>
        </w:rPr>
      </w:pPr>
    </w:p>
    <w:p w14:paraId="7B98D0F6" w14:textId="77777777" w:rsidR="00F40129" w:rsidRPr="001E2793" w:rsidRDefault="00F40129" w:rsidP="00F40129">
      <w:pPr>
        <w:spacing w:line="240" w:lineRule="exact"/>
        <w:rPr>
          <w:rFonts w:ascii="Arial" w:hAnsi="Arial" w:cs="Arial"/>
          <w:b/>
          <w:sz w:val="20"/>
        </w:rPr>
      </w:pPr>
    </w:p>
    <w:p w14:paraId="30956C39"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r w:rsidRPr="001E2793">
        <w:rPr>
          <w:rFonts w:ascii="Arial" w:hAnsi="Arial" w:cs="Arial"/>
          <w:i/>
          <w:sz w:val="20"/>
          <w:szCs w:val="20"/>
        </w:rPr>
        <w:br w:type="page"/>
        <w:t xml:space="preserve">[Página de Assinatura do Instrumento Particular de Escritura da </w:t>
      </w:r>
      <w:r>
        <w:rPr>
          <w:rFonts w:ascii="Arial" w:hAnsi="Arial" w:cs="Arial"/>
          <w:i/>
          <w:sz w:val="20"/>
          <w:szCs w:val="20"/>
        </w:rPr>
        <w:t xml:space="preserve">2ª </w:t>
      </w:r>
      <w:r w:rsidRPr="006530BF">
        <w:rPr>
          <w:rFonts w:ascii="Arial" w:hAnsi="Arial" w:cs="Arial"/>
          <w:i/>
          <w:sz w:val="20"/>
        </w:rPr>
        <w:t>(segunda)</w:t>
      </w:r>
      <w:r w:rsidRPr="006530BF">
        <w:rPr>
          <w:rFonts w:ascii="Arial" w:hAnsi="Arial" w:cs="Arial"/>
          <w:i/>
          <w:sz w:val="20"/>
          <w:szCs w:val="20"/>
        </w:rPr>
        <w:t xml:space="preserve"> Emissão de Debêntures Conversíveis em Ações, da Espécie com Garantia Real, com Garantia Fidejussória Adicional, em Duas Séries</w:t>
      </w:r>
      <w:r>
        <w:rPr>
          <w:rFonts w:ascii="Arial" w:hAnsi="Arial" w:cs="Arial"/>
          <w:i/>
          <w:sz w:val="20"/>
          <w:szCs w:val="20"/>
        </w:rPr>
        <w:t xml:space="preserve">, da OGX </w:t>
      </w:r>
      <w:r w:rsidRPr="00BE3A6F">
        <w:rPr>
          <w:rFonts w:ascii="Arial" w:hAnsi="Arial" w:cs="Arial"/>
          <w:i/>
          <w:sz w:val="20"/>
          <w:szCs w:val="20"/>
        </w:rPr>
        <w:t>Petróleo e Gás S.A.</w:t>
      </w:r>
      <w:proofErr w:type="gramStart"/>
      <w:r w:rsidRPr="001E2793">
        <w:rPr>
          <w:rFonts w:ascii="Arial" w:hAnsi="Arial" w:cs="Arial"/>
          <w:i/>
          <w:sz w:val="20"/>
          <w:szCs w:val="20"/>
        </w:rPr>
        <w:t>]</w:t>
      </w:r>
      <w:proofErr w:type="gramEnd"/>
    </w:p>
    <w:p w14:paraId="6F658E1C"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2609CC59" w14:textId="77777777" w:rsidR="00F40129" w:rsidRPr="001E2793" w:rsidRDefault="00F40129" w:rsidP="00F40129">
      <w:pPr>
        <w:pStyle w:val="NormalWeb"/>
        <w:spacing w:before="0" w:beforeAutospacing="0" w:after="0" w:afterAutospacing="0" w:line="240" w:lineRule="exact"/>
        <w:jc w:val="both"/>
        <w:rPr>
          <w:rFonts w:ascii="Arial" w:hAnsi="Arial" w:cs="Arial"/>
          <w:i/>
          <w:sz w:val="20"/>
          <w:szCs w:val="20"/>
        </w:rPr>
      </w:pPr>
    </w:p>
    <w:p w14:paraId="60F135B1" w14:textId="77777777" w:rsidR="00F40129" w:rsidRPr="001E2793" w:rsidRDefault="00F40129" w:rsidP="00F40129">
      <w:pPr>
        <w:pStyle w:val="NormalWeb"/>
        <w:spacing w:before="0" w:beforeAutospacing="0" w:after="0" w:afterAutospacing="0" w:line="240" w:lineRule="exact"/>
        <w:jc w:val="both"/>
        <w:rPr>
          <w:rFonts w:ascii="Arial" w:hAnsi="Arial" w:cs="Arial"/>
          <w:sz w:val="20"/>
          <w:szCs w:val="20"/>
        </w:rPr>
      </w:pPr>
    </w:p>
    <w:p w14:paraId="20A5AC75" w14:textId="77777777" w:rsidR="00F40129" w:rsidRPr="001E2793" w:rsidRDefault="00F40129" w:rsidP="00F40129">
      <w:pPr>
        <w:spacing w:line="240" w:lineRule="exact"/>
        <w:rPr>
          <w:rFonts w:ascii="Arial" w:hAnsi="Arial" w:cs="Arial"/>
          <w:b/>
          <w:sz w:val="20"/>
        </w:rPr>
      </w:pPr>
    </w:p>
    <w:p w14:paraId="0ED5C03A" w14:textId="77777777" w:rsidR="00F40129" w:rsidRPr="001E2793" w:rsidRDefault="00F40129" w:rsidP="00F40129">
      <w:pPr>
        <w:spacing w:line="240" w:lineRule="exact"/>
        <w:rPr>
          <w:rFonts w:ascii="Arial" w:hAnsi="Arial" w:cs="Arial"/>
          <w:b/>
          <w:sz w:val="20"/>
        </w:rPr>
      </w:pPr>
    </w:p>
    <w:p w14:paraId="393C1BA1" w14:textId="77777777" w:rsidR="00F40129" w:rsidRPr="001E2793" w:rsidRDefault="00F40129" w:rsidP="00F40129">
      <w:pPr>
        <w:pStyle w:val="p0"/>
        <w:tabs>
          <w:tab w:val="clear" w:pos="720"/>
        </w:tabs>
        <w:spacing w:line="240" w:lineRule="exact"/>
        <w:rPr>
          <w:rFonts w:ascii="Arial" w:hAnsi="Arial" w:cs="Arial"/>
          <w:snapToGrid/>
          <w:sz w:val="20"/>
        </w:rPr>
      </w:pPr>
      <w:r w:rsidRPr="001E2793">
        <w:rPr>
          <w:rFonts w:ascii="Arial" w:hAnsi="Arial" w:cs="Arial"/>
          <w:b/>
          <w:bCs/>
          <w:sz w:val="20"/>
        </w:rPr>
        <w:t>Testemunhas:</w:t>
      </w:r>
    </w:p>
    <w:p w14:paraId="51FCCFEC" w14:textId="77777777" w:rsidR="00F40129" w:rsidRDefault="00F40129" w:rsidP="00F40129">
      <w:pPr>
        <w:pStyle w:val="p0"/>
        <w:tabs>
          <w:tab w:val="clear" w:pos="720"/>
        </w:tabs>
        <w:spacing w:line="240" w:lineRule="exact"/>
        <w:rPr>
          <w:rFonts w:ascii="Arial" w:hAnsi="Arial" w:cs="Arial"/>
          <w:snapToGrid/>
          <w:sz w:val="20"/>
        </w:rPr>
      </w:pPr>
    </w:p>
    <w:p w14:paraId="499AA275" w14:textId="77777777" w:rsidR="004932F1" w:rsidRDefault="004932F1" w:rsidP="00F40129">
      <w:pPr>
        <w:pStyle w:val="p0"/>
        <w:tabs>
          <w:tab w:val="clear" w:pos="720"/>
        </w:tabs>
        <w:spacing w:line="240" w:lineRule="exact"/>
        <w:rPr>
          <w:rFonts w:ascii="Arial" w:hAnsi="Arial" w:cs="Arial"/>
          <w:snapToGrid/>
          <w:sz w:val="20"/>
        </w:rPr>
      </w:pPr>
    </w:p>
    <w:p w14:paraId="4C572DCE" w14:textId="77777777" w:rsidR="004932F1" w:rsidRPr="001E2793" w:rsidRDefault="004932F1" w:rsidP="00F40129">
      <w:pPr>
        <w:pStyle w:val="p0"/>
        <w:tabs>
          <w:tab w:val="clear" w:pos="720"/>
        </w:tabs>
        <w:spacing w:line="240" w:lineRule="exact"/>
        <w:rPr>
          <w:rFonts w:ascii="Arial" w:hAnsi="Arial" w:cs="Arial"/>
          <w:snapToGrid/>
          <w:sz w:val="20"/>
        </w:rPr>
      </w:pPr>
    </w:p>
    <w:p w14:paraId="6AC161CE" w14:textId="77777777" w:rsidR="00F40129" w:rsidRPr="001E2793" w:rsidRDefault="00F40129" w:rsidP="00B87A74">
      <w:pPr>
        <w:spacing w:line="240" w:lineRule="exact"/>
        <w:rPr>
          <w:rFonts w:ascii="Arial" w:hAnsi="Arial" w:cs="Arial"/>
          <w:sz w:val="20"/>
        </w:rPr>
      </w:pPr>
    </w:p>
    <w:tbl>
      <w:tblPr>
        <w:tblW w:w="0" w:type="auto"/>
        <w:tblLayout w:type="fixed"/>
        <w:tblCellMar>
          <w:left w:w="71" w:type="dxa"/>
          <w:right w:w="71" w:type="dxa"/>
        </w:tblCellMar>
        <w:tblLook w:val="0000" w:firstRow="0" w:lastRow="0" w:firstColumn="0" w:lastColumn="0" w:noHBand="0" w:noVBand="0"/>
      </w:tblPr>
      <w:tblGrid>
        <w:gridCol w:w="4253"/>
        <w:gridCol w:w="567"/>
        <w:gridCol w:w="4253"/>
      </w:tblGrid>
      <w:tr w:rsidR="00F40129" w:rsidRPr="001E2793" w14:paraId="767B079C" w14:textId="77777777" w:rsidTr="005E34D9">
        <w:trPr>
          <w:cantSplit/>
        </w:trPr>
        <w:tc>
          <w:tcPr>
            <w:tcW w:w="4253" w:type="dxa"/>
            <w:tcBorders>
              <w:top w:val="single" w:sz="6" w:space="0" w:color="auto"/>
            </w:tcBorders>
          </w:tcPr>
          <w:p w14:paraId="17D20A35"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RG:</w:t>
            </w:r>
          </w:p>
        </w:tc>
        <w:tc>
          <w:tcPr>
            <w:tcW w:w="567" w:type="dxa"/>
          </w:tcPr>
          <w:p w14:paraId="6FDE5C15" w14:textId="77777777" w:rsidR="00F40129" w:rsidRPr="001E2793" w:rsidRDefault="00F40129" w:rsidP="005E34D9">
            <w:pPr>
              <w:spacing w:line="240" w:lineRule="exact"/>
              <w:rPr>
                <w:rFonts w:ascii="Arial" w:hAnsi="Arial" w:cs="Arial"/>
                <w:sz w:val="20"/>
              </w:rPr>
            </w:pPr>
          </w:p>
        </w:tc>
        <w:tc>
          <w:tcPr>
            <w:tcW w:w="4253" w:type="dxa"/>
            <w:tcBorders>
              <w:top w:val="single" w:sz="6" w:space="0" w:color="auto"/>
            </w:tcBorders>
          </w:tcPr>
          <w:p w14:paraId="407F80BF" w14:textId="77777777" w:rsidR="00F40129" w:rsidRPr="001E2793" w:rsidRDefault="00F40129" w:rsidP="005E34D9">
            <w:pPr>
              <w:spacing w:line="240" w:lineRule="exact"/>
              <w:rPr>
                <w:rFonts w:ascii="Arial" w:hAnsi="Arial" w:cs="Arial"/>
                <w:sz w:val="20"/>
              </w:rPr>
            </w:pPr>
            <w:r w:rsidRPr="001E2793">
              <w:rPr>
                <w:rFonts w:ascii="Arial" w:hAnsi="Arial" w:cs="Arial"/>
                <w:sz w:val="20"/>
              </w:rPr>
              <w:t>Nome:</w:t>
            </w:r>
            <w:r w:rsidRPr="001E2793">
              <w:rPr>
                <w:rFonts w:ascii="Arial" w:hAnsi="Arial" w:cs="Arial"/>
                <w:sz w:val="20"/>
              </w:rPr>
              <w:br/>
              <w:t>RG:</w:t>
            </w:r>
          </w:p>
        </w:tc>
      </w:tr>
    </w:tbl>
    <w:p w14:paraId="68DFDEE9" w14:textId="77777777" w:rsidR="00F40129" w:rsidRPr="00C94754" w:rsidRDefault="00F40129" w:rsidP="00F40129">
      <w:pPr>
        <w:spacing w:line="240" w:lineRule="exact"/>
        <w:jc w:val="center"/>
        <w:rPr>
          <w:rFonts w:ascii="Arial" w:hAnsi="Arial" w:cs="Arial"/>
          <w:sz w:val="20"/>
        </w:rPr>
      </w:pPr>
      <w:r w:rsidRPr="00C94754">
        <w:rPr>
          <w:rFonts w:ascii="Arial" w:hAnsi="Arial" w:cs="Arial"/>
          <w:sz w:val="20"/>
        </w:rPr>
        <w:t xml:space="preserve"> </w:t>
      </w:r>
    </w:p>
    <w:p w14:paraId="6F777891" w14:textId="77777777" w:rsidR="00C94754" w:rsidRPr="00B87A74" w:rsidRDefault="00C94754" w:rsidP="00B87A74"/>
    <w:sectPr w:rsidR="00C94754" w:rsidRPr="00B87A74" w:rsidSect="00A239EA">
      <w:headerReference w:type="even" r:id="rId13"/>
      <w:headerReference w:type="default" r:id="rId14"/>
      <w:footerReference w:type="even" r:id="rId15"/>
      <w:footerReference w:type="default" r:id="rId16"/>
      <w:headerReference w:type="first" r:id="rId17"/>
      <w:footerReference w:type="first" r:id="rId18"/>
      <w:pgSz w:w="11907" w:h="16840" w:code="9"/>
      <w:pgMar w:top="1079" w:right="1418" w:bottom="1588" w:left="1701" w:header="851"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8361B6" w14:textId="77777777" w:rsidR="00EF3890" w:rsidRDefault="00EF3890">
      <w:r>
        <w:separator/>
      </w:r>
    </w:p>
  </w:endnote>
  <w:endnote w:type="continuationSeparator" w:id="0">
    <w:p w14:paraId="0482A9F6" w14:textId="77777777" w:rsidR="00EF3890" w:rsidRDefault="00EF3890">
      <w:r>
        <w:continuationSeparator/>
      </w:r>
    </w:p>
  </w:endnote>
  <w:endnote w:type="continuationNotice" w:id="1">
    <w:p w14:paraId="5BB47916" w14:textId="77777777" w:rsidR="00EF3890" w:rsidRDefault="00EF38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165C9E" w14:textId="77777777" w:rsidR="00EF3890" w:rsidRDefault="00EF3890" w:rsidP="00A239E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7EBFA22" w14:textId="77777777" w:rsidR="00EF3890" w:rsidRDefault="00EF3890" w:rsidP="00A239EA">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7B9EB6" w14:textId="77777777" w:rsidR="00EF3890" w:rsidRPr="00F9739E" w:rsidRDefault="00EF3890" w:rsidP="00A239EA">
    <w:pPr>
      <w:pStyle w:val="Rodap"/>
      <w:framePr w:wrap="around" w:vAnchor="text" w:hAnchor="margin" w:xAlign="right" w:y="1"/>
      <w:rPr>
        <w:rStyle w:val="Nmerodepgina"/>
        <w:rFonts w:ascii="Georgia" w:hAnsi="Georgia"/>
        <w:sz w:val="24"/>
        <w:szCs w:val="24"/>
      </w:rPr>
    </w:pPr>
    <w:r w:rsidRPr="00F9739E">
      <w:rPr>
        <w:rStyle w:val="Nmerodepgina"/>
        <w:rFonts w:ascii="Georgia" w:hAnsi="Georgia"/>
        <w:sz w:val="24"/>
        <w:szCs w:val="24"/>
      </w:rPr>
      <w:fldChar w:fldCharType="begin"/>
    </w:r>
    <w:r w:rsidRPr="00F9739E">
      <w:rPr>
        <w:rStyle w:val="Nmerodepgina"/>
        <w:rFonts w:ascii="Georgia" w:hAnsi="Georgia"/>
        <w:sz w:val="24"/>
        <w:szCs w:val="24"/>
      </w:rPr>
      <w:instrText xml:space="preserve">PAGE  </w:instrText>
    </w:r>
    <w:r w:rsidRPr="00F9739E">
      <w:rPr>
        <w:rStyle w:val="Nmerodepgina"/>
        <w:rFonts w:ascii="Georgia" w:hAnsi="Georgia"/>
        <w:sz w:val="24"/>
        <w:szCs w:val="24"/>
      </w:rPr>
      <w:fldChar w:fldCharType="separate"/>
    </w:r>
    <w:r w:rsidR="00101367">
      <w:rPr>
        <w:rStyle w:val="Nmerodepgina"/>
        <w:rFonts w:ascii="Georgia" w:hAnsi="Georgia"/>
        <w:noProof/>
        <w:sz w:val="24"/>
        <w:szCs w:val="24"/>
      </w:rPr>
      <w:t>26</w:t>
    </w:r>
    <w:r w:rsidRPr="00F9739E">
      <w:rPr>
        <w:rStyle w:val="Nmerodepgina"/>
        <w:rFonts w:ascii="Georgia" w:hAnsi="Georgia"/>
        <w:sz w:val="24"/>
        <w:szCs w:val="24"/>
      </w:rPr>
      <w:fldChar w:fldCharType="end"/>
    </w:r>
  </w:p>
  <w:p w14:paraId="1D19E41D" w14:textId="096A6175" w:rsidR="00EF3890" w:rsidRDefault="00EF3890" w:rsidP="00A239EA">
    <w:pPr>
      <w:pStyle w:val="Rodap"/>
      <w:ind w:right="360"/>
      <w:jc w:val="left"/>
      <w:rPr>
        <w:rFonts w:ascii="Time New Roman" w:hAnsi="Time New Roman" w:cs="Tahoma"/>
        <w:lang w:val="pt-BR"/>
      </w:rPr>
    </w:pPr>
    <w:r>
      <w:rPr>
        <w:rFonts w:ascii="Time New Roman" w:hAnsi="Time New Roman" w:cs="Tahoma"/>
        <w:lang w:val="pt-BR"/>
      </w:rPr>
      <w:fldChar w:fldCharType="begin"/>
    </w:r>
    <w:r>
      <w:rPr>
        <w:rFonts w:ascii="Time New Roman" w:hAnsi="Time New Roman" w:cs="Tahoma"/>
        <w:lang w:val="pt-BR"/>
      </w:rPr>
      <w:instrText xml:space="preserve"> DOCPROPERTY "iManageFooter"  \* MERGEFORMAT </w:instrText>
    </w:r>
    <w:r>
      <w:rPr>
        <w:rFonts w:ascii="Time New Roman" w:hAnsi="Time New Roman" w:cs="Tahoma"/>
        <w:lang w:val="pt-BR"/>
      </w:rPr>
      <w:fldChar w:fldCharType="separate"/>
    </w:r>
    <w:r>
      <w:rPr>
        <w:rFonts w:ascii="Time New Roman" w:hAnsi="Time New Roman" w:cs="Tahoma"/>
        <w:lang w:val="pt-BR"/>
      </w:rPr>
      <w:t>SP - 10438262v1</w:t>
    </w:r>
  </w:p>
  <w:p w14:paraId="46C0D472" w14:textId="383324DC" w:rsidR="00EF3890" w:rsidRPr="00B87A74" w:rsidRDefault="00EF3890" w:rsidP="00A239EA">
    <w:pPr>
      <w:pStyle w:val="Rodap"/>
      <w:ind w:right="360"/>
      <w:jc w:val="left"/>
      <w:rPr>
        <w:rFonts w:ascii="Time New Roman" w:hAnsi="Time New Roman" w:cs="Tahoma"/>
        <w:lang w:val="pt-BR"/>
      </w:rPr>
    </w:pPr>
    <w:r>
      <w:rPr>
        <w:rFonts w:ascii="Time New Roman" w:hAnsi="Time New Roman" w:cs="Tahoma"/>
        <w:lang w:val="pt-BR"/>
      </w:rPr>
      <w:t xml:space="preserve"> </w:t>
    </w:r>
    <w:r>
      <w:rPr>
        <w:rFonts w:ascii="Time New Roman" w:hAnsi="Time New Roman" w:cs="Tahoma"/>
        <w:lang w:val="pt-B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DD1CEA" w14:textId="77777777" w:rsidR="00EF3890" w:rsidRDefault="00EF389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AA8932" w14:textId="77777777" w:rsidR="00EF3890" w:rsidRDefault="00EF3890">
      <w:r>
        <w:separator/>
      </w:r>
    </w:p>
  </w:footnote>
  <w:footnote w:type="continuationSeparator" w:id="0">
    <w:p w14:paraId="170D8942" w14:textId="77777777" w:rsidR="00EF3890" w:rsidRDefault="00EF3890">
      <w:r>
        <w:continuationSeparator/>
      </w:r>
    </w:p>
  </w:footnote>
  <w:footnote w:type="continuationNotice" w:id="1">
    <w:p w14:paraId="3F2A2F7A" w14:textId="77777777" w:rsidR="00EF3890" w:rsidRDefault="00EF3890">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D638CE" w14:textId="77777777" w:rsidR="00EF3890" w:rsidRDefault="00EF3890">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201C60" w14:textId="77777777" w:rsidR="00EF3890" w:rsidRDefault="00EF3890">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A84748" w14:textId="0F6EC27D" w:rsidR="00EF3890" w:rsidRPr="00870972" w:rsidRDefault="00EF3890" w:rsidP="007E306D">
    <w:pPr>
      <w:pStyle w:val="Cabealho"/>
      <w:spacing w:line="240" w:lineRule="auto"/>
      <w:jc w:val="right"/>
      <w:rPr>
        <w:rFonts w:ascii="Arial" w:hAnsi="Arial" w:cs="Arial"/>
        <w:b/>
        <w:sz w:val="20"/>
      </w:rPr>
    </w:pPr>
    <w:r>
      <w:rPr>
        <w:rFonts w:ascii="Arial" w:hAnsi="Arial" w:cs="Arial"/>
        <w:b/>
        <w:sz w:val="20"/>
      </w:rPr>
      <w:t>COMENTÁRIOS MF</w:t>
    </w:r>
  </w:p>
  <w:p w14:paraId="3BC38360" w14:textId="727C19AF" w:rsidR="00EF3890" w:rsidRPr="00870972" w:rsidRDefault="00EF3890" w:rsidP="007E306D">
    <w:pPr>
      <w:pStyle w:val="Cabealho"/>
      <w:spacing w:line="240" w:lineRule="auto"/>
      <w:jc w:val="right"/>
      <w:rPr>
        <w:rFonts w:ascii="Arial" w:hAnsi="Arial" w:cs="Arial"/>
        <w:b/>
        <w:sz w:val="20"/>
      </w:rPr>
    </w:pPr>
    <w:r>
      <w:rPr>
        <w:rFonts w:ascii="Arial" w:hAnsi="Arial" w:cs="Arial"/>
        <w:b/>
        <w:sz w:val="20"/>
      </w:rPr>
      <w:t>12</w:t>
    </w:r>
    <w:r w:rsidRPr="00870972">
      <w:rPr>
        <w:rFonts w:ascii="Arial" w:hAnsi="Arial" w:cs="Arial"/>
        <w:b/>
        <w:sz w:val="20"/>
      </w:rPr>
      <w:t>/12/2013</w:t>
    </w:r>
  </w:p>
  <w:p w14:paraId="5693DB35" w14:textId="77777777" w:rsidR="00EF3890" w:rsidRDefault="00EF3890" w:rsidP="00870972">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DEA03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9"/>
    <w:multiLevelType w:val="singleLevel"/>
    <w:tmpl w:val="5B7C11B6"/>
    <w:lvl w:ilvl="0">
      <w:start w:val="1"/>
      <w:numFmt w:val="bullet"/>
      <w:pStyle w:val="Commarcadores"/>
      <w:lvlText w:val=""/>
      <w:lvlJc w:val="left"/>
      <w:pPr>
        <w:tabs>
          <w:tab w:val="num" w:pos="360"/>
        </w:tabs>
        <w:ind w:left="360" w:hanging="360"/>
      </w:pPr>
      <w:rPr>
        <w:rFonts w:ascii="Symbol" w:hAnsi="Symbol" w:hint="default"/>
      </w:rPr>
    </w:lvl>
  </w:abstractNum>
  <w:abstractNum w:abstractNumId="2">
    <w:nsid w:val="01B41627"/>
    <w:multiLevelType w:val="hybridMultilevel"/>
    <w:tmpl w:val="08FCFBDC"/>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nsid w:val="07016D30"/>
    <w:multiLevelType w:val="multilevel"/>
    <w:tmpl w:val="E16A368C"/>
    <w:lvl w:ilvl="0">
      <w:start w:val="1"/>
      <w:numFmt w:val="lowerLetter"/>
      <w:lvlText w:val="(%1)"/>
      <w:lvlJc w:val="left"/>
      <w:pPr>
        <w:tabs>
          <w:tab w:val="num" w:pos="709"/>
        </w:tabs>
        <w:ind w:left="0" w:firstLine="0"/>
      </w:pPr>
      <w:rPr>
        <w:rFonts w:ascii="Arial" w:hAnsi="Arial" w:cs="Arial" w:hint="default"/>
        <w:b w:val="0"/>
        <w:i w:val="0"/>
        <w:sz w:val="20"/>
        <w:szCs w:val="20"/>
      </w:rPr>
    </w:lvl>
    <w:lvl w:ilvl="1">
      <w:start w:val="3"/>
      <w:numFmt w:val="decimal"/>
      <w:lvlText w:val="%1.%2."/>
      <w:lvlJc w:val="left"/>
      <w:pPr>
        <w:tabs>
          <w:tab w:val="num" w:pos="840"/>
        </w:tabs>
        <w:ind w:left="840" w:hanging="840"/>
      </w:pPr>
      <w:rPr>
        <w:rFonts w:hint="default"/>
      </w:rPr>
    </w:lvl>
    <w:lvl w:ilvl="2">
      <w:start w:val="1"/>
      <w:numFmt w:val="decimal"/>
      <w:lvlText w:val="%1.6.%3."/>
      <w:lvlJc w:val="left"/>
      <w:pPr>
        <w:tabs>
          <w:tab w:val="num" w:pos="840"/>
        </w:tabs>
        <w:ind w:left="840" w:hanging="84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nsid w:val="0B5272CE"/>
    <w:multiLevelType w:val="hybridMultilevel"/>
    <w:tmpl w:val="86C6CF62"/>
    <w:lvl w:ilvl="0" w:tplc="8D3CBB2C">
      <w:start w:val="1"/>
      <w:numFmt w:val="lowerLetter"/>
      <w:lvlText w:val="(%1)"/>
      <w:lvlJc w:val="left"/>
      <w:pPr>
        <w:tabs>
          <w:tab w:val="num" w:pos="2558"/>
        </w:tabs>
        <w:ind w:left="2558" w:hanging="360"/>
      </w:pPr>
      <w:rPr>
        <w:rFonts w:ascii="Arial" w:hAnsi="Arial" w:cs="Arial" w:hint="default"/>
        <w:spacing w:val="0"/>
      </w:rPr>
    </w:lvl>
    <w:lvl w:ilvl="1" w:tplc="08090019" w:tentative="1">
      <w:start w:val="1"/>
      <w:numFmt w:val="lowerLetter"/>
      <w:lvlText w:val="%2."/>
      <w:lvlJc w:val="left"/>
      <w:pPr>
        <w:tabs>
          <w:tab w:val="num" w:pos="2220"/>
        </w:tabs>
        <w:ind w:left="2220" w:hanging="360"/>
      </w:pPr>
    </w:lvl>
    <w:lvl w:ilvl="2" w:tplc="0809001B" w:tentative="1">
      <w:start w:val="1"/>
      <w:numFmt w:val="lowerRoman"/>
      <w:lvlText w:val="%3."/>
      <w:lvlJc w:val="right"/>
      <w:pPr>
        <w:tabs>
          <w:tab w:val="num" w:pos="2940"/>
        </w:tabs>
        <w:ind w:left="2940" w:hanging="180"/>
      </w:pPr>
    </w:lvl>
    <w:lvl w:ilvl="3" w:tplc="0809000F" w:tentative="1">
      <w:start w:val="1"/>
      <w:numFmt w:val="decimal"/>
      <w:lvlText w:val="%4."/>
      <w:lvlJc w:val="left"/>
      <w:pPr>
        <w:tabs>
          <w:tab w:val="num" w:pos="3660"/>
        </w:tabs>
        <w:ind w:left="3660" w:hanging="360"/>
      </w:pPr>
    </w:lvl>
    <w:lvl w:ilvl="4" w:tplc="08090019" w:tentative="1">
      <w:start w:val="1"/>
      <w:numFmt w:val="lowerLetter"/>
      <w:lvlText w:val="%5."/>
      <w:lvlJc w:val="left"/>
      <w:pPr>
        <w:tabs>
          <w:tab w:val="num" w:pos="4380"/>
        </w:tabs>
        <w:ind w:left="4380" w:hanging="360"/>
      </w:pPr>
    </w:lvl>
    <w:lvl w:ilvl="5" w:tplc="0809001B" w:tentative="1">
      <w:start w:val="1"/>
      <w:numFmt w:val="lowerRoman"/>
      <w:lvlText w:val="%6."/>
      <w:lvlJc w:val="right"/>
      <w:pPr>
        <w:tabs>
          <w:tab w:val="num" w:pos="5100"/>
        </w:tabs>
        <w:ind w:left="5100" w:hanging="180"/>
      </w:pPr>
    </w:lvl>
    <w:lvl w:ilvl="6" w:tplc="0809000F" w:tentative="1">
      <w:start w:val="1"/>
      <w:numFmt w:val="decimal"/>
      <w:lvlText w:val="%7."/>
      <w:lvlJc w:val="left"/>
      <w:pPr>
        <w:tabs>
          <w:tab w:val="num" w:pos="5820"/>
        </w:tabs>
        <w:ind w:left="5820" w:hanging="360"/>
      </w:pPr>
    </w:lvl>
    <w:lvl w:ilvl="7" w:tplc="08090019" w:tentative="1">
      <w:start w:val="1"/>
      <w:numFmt w:val="lowerLetter"/>
      <w:lvlText w:val="%8."/>
      <w:lvlJc w:val="left"/>
      <w:pPr>
        <w:tabs>
          <w:tab w:val="num" w:pos="6540"/>
        </w:tabs>
        <w:ind w:left="6540" w:hanging="360"/>
      </w:pPr>
    </w:lvl>
    <w:lvl w:ilvl="8" w:tplc="0809001B" w:tentative="1">
      <w:start w:val="1"/>
      <w:numFmt w:val="lowerRoman"/>
      <w:lvlText w:val="%9."/>
      <w:lvlJc w:val="right"/>
      <w:pPr>
        <w:tabs>
          <w:tab w:val="num" w:pos="7260"/>
        </w:tabs>
        <w:ind w:left="7260" w:hanging="180"/>
      </w:pPr>
    </w:lvl>
  </w:abstractNum>
  <w:abstractNum w:abstractNumId="5">
    <w:nsid w:val="0E021516"/>
    <w:multiLevelType w:val="multilevel"/>
    <w:tmpl w:val="3836C40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lowerRoman"/>
      <w:lvlText w:val="(%3)"/>
      <w:lvlJc w:val="left"/>
      <w:pPr>
        <w:tabs>
          <w:tab w:val="num" w:pos="720"/>
        </w:tabs>
        <w:ind w:left="720" w:hanging="720"/>
      </w:pPr>
      <w:rPr>
        <w:rFonts w:ascii="Arial" w:hAnsi="Arial" w:cs="Arial" w:hint="default"/>
        <w:b w:val="0"/>
        <w:i w:val="0"/>
        <w:sz w:val="20"/>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Arial" w:hAnsi="Arial" w:cs="Arial" w:hint="default"/>
        <w:b w:val="0"/>
        <w:i w:val="0"/>
        <w:sz w:val="20"/>
        <w:szCs w:val="20"/>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6">
    <w:nsid w:val="0EE813CA"/>
    <w:multiLevelType w:val="hybridMultilevel"/>
    <w:tmpl w:val="091A6DC2"/>
    <w:lvl w:ilvl="0" w:tplc="7680A53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158139D7"/>
    <w:multiLevelType w:val="hybridMultilevel"/>
    <w:tmpl w:val="47807BCE"/>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nsid w:val="23231FB0"/>
    <w:multiLevelType w:val="hybridMultilevel"/>
    <w:tmpl w:val="47807BCE"/>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2F2F4B9B"/>
    <w:multiLevelType w:val="hybridMultilevel"/>
    <w:tmpl w:val="42F2B5F4"/>
    <w:lvl w:ilvl="0" w:tplc="EE62BDA0">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10">
    <w:nsid w:val="2FD3740B"/>
    <w:multiLevelType w:val="hybridMultilevel"/>
    <w:tmpl w:val="4E823810"/>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nsid w:val="440C332D"/>
    <w:multiLevelType w:val="hybridMultilevel"/>
    <w:tmpl w:val="017EB450"/>
    <w:lvl w:ilvl="0" w:tplc="403CC0F4">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nsid w:val="44774E4B"/>
    <w:multiLevelType w:val="hybridMultilevel"/>
    <w:tmpl w:val="ACD29238"/>
    <w:lvl w:ilvl="0" w:tplc="F17CA356">
      <w:start w:val="3"/>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nsid w:val="496437D3"/>
    <w:multiLevelType w:val="hybridMultilevel"/>
    <w:tmpl w:val="B010D346"/>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nsid w:val="4C190DCE"/>
    <w:multiLevelType w:val="hybridMultilevel"/>
    <w:tmpl w:val="8572CBFA"/>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nsid w:val="51E45CA7"/>
    <w:multiLevelType w:val="hybridMultilevel"/>
    <w:tmpl w:val="7D1E7C5E"/>
    <w:lvl w:ilvl="0" w:tplc="F17CA356">
      <w:start w:val="3"/>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nsid w:val="60B722AC"/>
    <w:multiLevelType w:val="hybridMultilevel"/>
    <w:tmpl w:val="091A6DC2"/>
    <w:lvl w:ilvl="0" w:tplc="7680A53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65095A57"/>
    <w:multiLevelType w:val="hybridMultilevel"/>
    <w:tmpl w:val="ED66F706"/>
    <w:lvl w:ilvl="0" w:tplc="D1065EDE">
      <w:start w:val="1"/>
      <w:numFmt w:val="lowerRoman"/>
      <w:lvlText w:val="(%1)"/>
      <w:lvlJc w:val="left"/>
      <w:pPr>
        <w:tabs>
          <w:tab w:val="num" w:pos="900"/>
        </w:tabs>
        <w:ind w:left="900" w:hanging="72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659854B7"/>
    <w:multiLevelType w:val="multilevel"/>
    <w:tmpl w:val="7D1E7C5E"/>
    <w:lvl w:ilvl="0">
      <w:start w:val="3"/>
      <w:numFmt w:val="lowerRoman"/>
      <w:lvlText w:val="(%1)"/>
      <w:lvlJc w:val="left"/>
      <w:pPr>
        <w:tabs>
          <w:tab w:val="num" w:pos="900"/>
        </w:tabs>
        <w:ind w:left="90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65A065DA"/>
    <w:multiLevelType w:val="hybridMultilevel"/>
    <w:tmpl w:val="5922E8B0"/>
    <w:lvl w:ilvl="0" w:tplc="D2FCC5DE">
      <w:start w:val="1"/>
      <w:numFmt w:val="lowerRoman"/>
      <w:lvlText w:val="(%1)"/>
      <w:lvlJc w:val="left"/>
      <w:pPr>
        <w:tabs>
          <w:tab w:val="num" w:pos="900"/>
        </w:tabs>
        <w:ind w:left="900" w:hanging="720"/>
      </w:pPr>
      <w:rPr>
        <w:rFonts w:hint="default"/>
      </w:rPr>
    </w:lvl>
    <w:lvl w:ilvl="1" w:tplc="04160019">
      <w:start w:val="1"/>
      <w:numFmt w:val="lowerLetter"/>
      <w:lvlText w:val="%2."/>
      <w:lvlJc w:val="left"/>
      <w:pPr>
        <w:tabs>
          <w:tab w:val="num" w:pos="1260"/>
        </w:tabs>
        <w:ind w:left="1260" w:hanging="360"/>
      </w:pPr>
    </w:lvl>
    <w:lvl w:ilvl="2" w:tplc="0416001B">
      <w:start w:val="1"/>
      <w:numFmt w:val="lowerRoman"/>
      <w:lvlText w:val="%3."/>
      <w:lvlJc w:val="right"/>
      <w:pPr>
        <w:tabs>
          <w:tab w:val="num" w:pos="1980"/>
        </w:tabs>
        <w:ind w:left="1980" w:hanging="180"/>
      </w:pPr>
    </w:lvl>
    <w:lvl w:ilvl="3" w:tplc="0416000F" w:tentative="1">
      <w:start w:val="1"/>
      <w:numFmt w:val="decimal"/>
      <w:lvlText w:val="%4."/>
      <w:lvlJc w:val="left"/>
      <w:pPr>
        <w:tabs>
          <w:tab w:val="num" w:pos="2700"/>
        </w:tabs>
        <w:ind w:left="2700" w:hanging="360"/>
      </w:pPr>
    </w:lvl>
    <w:lvl w:ilvl="4" w:tplc="04160019" w:tentative="1">
      <w:start w:val="1"/>
      <w:numFmt w:val="lowerLetter"/>
      <w:lvlText w:val="%5."/>
      <w:lvlJc w:val="left"/>
      <w:pPr>
        <w:tabs>
          <w:tab w:val="num" w:pos="3420"/>
        </w:tabs>
        <w:ind w:left="3420" w:hanging="360"/>
      </w:pPr>
    </w:lvl>
    <w:lvl w:ilvl="5" w:tplc="0416001B" w:tentative="1">
      <w:start w:val="1"/>
      <w:numFmt w:val="lowerRoman"/>
      <w:lvlText w:val="%6."/>
      <w:lvlJc w:val="right"/>
      <w:pPr>
        <w:tabs>
          <w:tab w:val="num" w:pos="4140"/>
        </w:tabs>
        <w:ind w:left="4140" w:hanging="180"/>
      </w:pPr>
    </w:lvl>
    <w:lvl w:ilvl="6" w:tplc="0416000F" w:tentative="1">
      <w:start w:val="1"/>
      <w:numFmt w:val="decimal"/>
      <w:lvlText w:val="%7."/>
      <w:lvlJc w:val="left"/>
      <w:pPr>
        <w:tabs>
          <w:tab w:val="num" w:pos="4860"/>
        </w:tabs>
        <w:ind w:left="4860" w:hanging="360"/>
      </w:pPr>
    </w:lvl>
    <w:lvl w:ilvl="7" w:tplc="04160019" w:tentative="1">
      <w:start w:val="1"/>
      <w:numFmt w:val="lowerLetter"/>
      <w:lvlText w:val="%8."/>
      <w:lvlJc w:val="left"/>
      <w:pPr>
        <w:tabs>
          <w:tab w:val="num" w:pos="5580"/>
        </w:tabs>
        <w:ind w:left="5580" w:hanging="360"/>
      </w:pPr>
    </w:lvl>
    <w:lvl w:ilvl="8" w:tplc="0416001B" w:tentative="1">
      <w:start w:val="1"/>
      <w:numFmt w:val="lowerRoman"/>
      <w:lvlText w:val="%9."/>
      <w:lvlJc w:val="right"/>
      <w:pPr>
        <w:tabs>
          <w:tab w:val="num" w:pos="6300"/>
        </w:tabs>
        <w:ind w:left="6300" w:hanging="180"/>
      </w:pPr>
    </w:lvl>
  </w:abstractNum>
  <w:abstractNum w:abstractNumId="20">
    <w:nsid w:val="6FA60992"/>
    <w:multiLevelType w:val="hybridMultilevel"/>
    <w:tmpl w:val="8D1CE4B2"/>
    <w:lvl w:ilvl="0" w:tplc="11BA7188">
      <w:start w:val="1"/>
      <w:numFmt w:val="upperRoman"/>
      <w:lvlText w:val="%1."/>
      <w:lvlJc w:val="left"/>
      <w:pPr>
        <w:tabs>
          <w:tab w:val="num" w:pos="1418"/>
        </w:tabs>
        <w:ind w:left="1418"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nsid w:val="6FEB58B4"/>
    <w:multiLevelType w:val="hybridMultilevel"/>
    <w:tmpl w:val="5B5A1462"/>
    <w:lvl w:ilvl="0" w:tplc="718C6DEC">
      <w:start w:val="1"/>
      <w:numFmt w:val="lowerLetter"/>
      <w:lvlText w:val="(%1)"/>
      <w:lvlJc w:val="left"/>
      <w:pPr>
        <w:tabs>
          <w:tab w:val="num" w:pos="1778"/>
        </w:tabs>
        <w:ind w:left="1778" w:hanging="360"/>
      </w:pPr>
      <w:rPr>
        <w:rFonts w:ascii="Arial" w:hAnsi="Arial" w:cs="Arial" w:hint="default"/>
        <w:spacing w:val="0"/>
      </w:r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7BA377E4"/>
    <w:multiLevelType w:val="hybridMultilevel"/>
    <w:tmpl w:val="59E89394"/>
    <w:lvl w:ilvl="0" w:tplc="FE8E48F0">
      <w:start w:val="1"/>
      <w:numFmt w:val="bullet"/>
      <w:lvlText w:val="–"/>
      <w:lvlJc w:val="left"/>
      <w:pPr>
        <w:tabs>
          <w:tab w:val="num" w:pos="720"/>
        </w:tabs>
        <w:ind w:left="720" w:hanging="360"/>
      </w:pPr>
      <w:rPr>
        <w:rFonts w:ascii="Arial" w:hAnsi="Arial" w:hint="default"/>
      </w:rPr>
    </w:lvl>
    <w:lvl w:ilvl="1" w:tplc="7FE29D24">
      <w:start w:val="1"/>
      <w:numFmt w:val="bullet"/>
      <w:lvlText w:val="–"/>
      <w:lvlJc w:val="left"/>
      <w:pPr>
        <w:tabs>
          <w:tab w:val="num" w:pos="1440"/>
        </w:tabs>
        <w:ind w:left="1440" w:hanging="360"/>
      </w:pPr>
      <w:rPr>
        <w:rFonts w:ascii="Arial" w:hAnsi="Arial" w:hint="default"/>
      </w:rPr>
    </w:lvl>
    <w:lvl w:ilvl="2" w:tplc="EC88CC34" w:tentative="1">
      <w:start w:val="1"/>
      <w:numFmt w:val="bullet"/>
      <w:lvlText w:val="–"/>
      <w:lvlJc w:val="left"/>
      <w:pPr>
        <w:tabs>
          <w:tab w:val="num" w:pos="2160"/>
        </w:tabs>
        <w:ind w:left="2160" w:hanging="360"/>
      </w:pPr>
      <w:rPr>
        <w:rFonts w:ascii="Arial" w:hAnsi="Arial" w:hint="default"/>
      </w:rPr>
    </w:lvl>
    <w:lvl w:ilvl="3" w:tplc="66428342" w:tentative="1">
      <w:start w:val="1"/>
      <w:numFmt w:val="bullet"/>
      <w:lvlText w:val="–"/>
      <w:lvlJc w:val="left"/>
      <w:pPr>
        <w:tabs>
          <w:tab w:val="num" w:pos="2880"/>
        </w:tabs>
        <w:ind w:left="2880" w:hanging="360"/>
      </w:pPr>
      <w:rPr>
        <w:rFonts w:ascii="Arial" w:hAnsi="Arial" w:hint="default"/>
      </w:rPr>
    </w:lvl>
    <w:lvl w:ilvl="4" w:tplc="0B6C6D18" w:tentative="1">
      <w:start w:val="1"/>
      <w:numFmt w:val="bullet"/>
      <w:lvlText w:val="–"/>
      <w:lvlJc w:val="left"/>
      <w:pPr>
        <w:tabs>
          <w:tab w:val="num" w:pos="3600"/>
        </w:tabs>
        <w:ind w:left="3600" w:hanging="360"/>
      </w:pPr>
      <w:rPr>
        <w:rFonts w:ascii="Arial" w:hAnsi="Arial" w:hint="default"/>
      </w:rPr>
    </w:lvl>
    <w:lvl w:ilvl="5" w:tplc="A1D01F4C" w:tentative="1">
      <w:start w:val="1"/>
      <w:numFmt w:val="bullet"/>
      <w:lvlText w:val="–"/>
      <w:lvlJc w:val="left"/>
      <w:pPr>
        <w:tabs>
          <w:tab w:val="num" w:pos="4320"/>
        </w:tabs>
        <w:ind w:left="4320" w:hanging="360"/>
      </w:pPr>
      <w:rPr>
        <w:rFonts w:ascii="Arial" w:hAnsi="Arial" w:hint="default"/>
      </w:rPr>
    </w:lvl>
    <w:lvl w:ilvl="6" w:tplc="0A68981E" w:tentative="1">
      <w:start w:val="1"/>
      <w:numFmt w:val="bullet"/>
      <w:lvlText w:val="–"/>
      <w:lvlJc w:val="left"/>
      <w:pPr>
        <w:tabs>
          <w:tab w:val="num" w:pos="5040"/>
        </w:tabs>
        <w:ind w:left="5040" w:hanging="360"/>
      </w:pPr>
      <w:rPr>
        <w:rFonts w:ascii="Arial" w:hAnsi="Arial" w:hint="default"/>
      </w:rPr>
    </w:lvl>
    <w:lvl w:ilvl="7" w:tplc="65249D12" w:tentative="1">
      <w:start w:val="1"/>
      <w:numFmt w:val="bullet"/>
      <w:lvlText w:val="–"/>
      <w:lvlJc w:val="left"/>
      <w:pPr>
        <w:tabs>
          <w:tab w:val="num" w:pos="5760"/>
        </w:tabs>
        <w:ind w:left="5760" w:hanging="360"/>
      </w:pPr>
      <w:rPr>
        <w:rFonts w:ascii="Arial" w:hAnsi="Arial" w:hint="default"/>
      </w:rPr>
    </w:lvl>
    <w:lvl w:ilvl="8" w:tplc="5FE42178"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19"/>
  </w:num>
  <w:num w:numId="4">
    <w:abstractNumId w:val="15"/>
  </w:num>
  <w:num w:numId="5">
    <w:abstractNumId w:val="5"/>
  </w:num>
  <w:num w:numId="6">
    <w:abstractNumId w:val="4"/>
  </w:num>
  <w:num w:numId="7">
    <w:abstractNumId w:val="21"/>
  </w:num>
  <w:num w:numId="8">
    <w:abstractNumId w:val="14"/>
  </w:num>
  <w:num w:numId="9">
    <w:abstractNumId w:val="10"/>
  </w:num>
  <w:num w:numId="10">
    <w:abstractNumId w:val="17"/>
  </w:num>
  <w:num w:numId="11">
    <w:abstractNumId w:val="13"/>
  </w:num>
  <w:num w:numId="12">
    <w:abstractNumId w:val="7"/>
  </w:num>
  <w:num w:numId="13">
    <w:abstractNumId w:val="2"/>
  </w:num>
  <w:num w:numId="14">
    <w:abstractNumId w:val="12"/>
  </w:num>
  <w:num w:numId="15">
    <w:abstractNumId w:val="18"/>
  </w:num>
  <w:num w:numId="16">
    <w:abstractNumId w:val="11"/>
  </w:num>
  <w:num w:numId="17">
    <w:abstractNumId w:val="20"/>
  </w:num>
  <w:num w:numId="18">
    <w:abstractNumId w:val="6"/>
  </w:num>
  <w:num w:numId="19">
    <w:abstractNumId w:val="16"/>
  </w:num>
  <w:num w:numId="20">
    <w:abstractNumId w:val="22"/>
  </w:num>
  <w:num w:numId="21">
    <w:abstractNumId w:val="9"/>
  </w:num>
  <w:num w:numId="22">
    <w:abstractNumId w:val="8"/>
  </w:num>
  <w:num w:numId="2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hyphenationZone w:val="425"/>
  <w:characterSpacingControl w:val="doNotCompres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A239EA"/>
    <w:rsid w:val="00006B4D"/>
    <w:rsid w:val="0000748B"/>
    <w:rsid w:val="00017AA7"/>
    <w:rsid w:val="000462B2"/>
    <w:rsid w:val="00047DB5"/>
    <w:rsid w:val="00052094"/>
    <w:rsid w:val="00055F22"/>
    <w:rsid w:val="000569CB"/>
    <w:rsid w:val="000665C0"/>
    <w:rsid w:val="00070169"/>
    <w:rsid w:val="000778A3"/>
    <w:rsid w:val="00082BC3"/>
    <w:rsid w:val="00090E8B"/>
    <w:rsid w:val="000968E2"/>
    <w:rsid w:val="000A3018"/>
    <w:rsid w:val="000A53C4"/>
    <w:rsid w:val="000C3C11"/>
    <w:rsid w:val="000C3F70"/>
    <w:rsid w:val="000C437F"/>
    <w:rsid w:val="000C78B8"/>
    <w:rsid w:val="000D0419"/>
    <w:rsid w:val="000D118F"/>
    <w:rsid w:val="000D52D3"/>
    <w:rsid w:val="000F414C"/>
    <w:rsid w:val="00101367"/>
    <w:rsid w:val="001069A6"/>
    <w:rsid w:val="00121FFA"/>
    <w:rsid w:val="00125184"/>
    <w:rsid w:val="00131CD6"/>
    <w:rsid w:val="00156D1E"/>
    <w:rsid w:val="00156D31"/>
    <w:rsid w:val="0016515D"/>
    <w:rsid w:val="00172F82"/>
    <w:rsid w:val="0017545B"/>
    <w:rsid w:val="0019378E"/>
    <w:rsid w:val="00193ED4"/>
    <w:rsid w:val="001A0EE6"/>
    <w:rsid w:val="001A224F"/>
    <w:rsid w:val="001A3890"/>
    <w:rsid w:val="001B5D08"/>
    <w:rsid w:val="001B6F93"/>
    <w:rsid w:val="001C3627"/>
    <w:rsid w:val="001C386D"/>
    <w:rsid w:val="001E2793"/>
    <w:rsid w:val="001E7F1B"/>
    <w:rsid w:val="001F3537"/>
    <w:rsid w:val="001F4322"/>
    <w:rsid w:val="001F6002"/>
    <w:rsid w:val="00202838"/>
    <w:rsid w:val="00211DBD"/>
    <w:rsid w:val="00221082"/>
    <w:rsid w:val="0022178E"/>
    <w:rsid w:val="0022280B"/>
    <w:rsid w:val="00233866"/>
    <w:rsid w:val="00237186"/>
    <w:rsid w:val="00254D95"/>
    <w:rsid w:val="00255B2F"/>
    <w:rsid w:val="00262C73"/>
    <w:rsid w:val="0026581C"/>
    <w:rsid w:val="00270180"/>
    <w:rsid w:val="00277862"/>
    <w:rsid w:val="00277DF0"/>
    <w:rsid w:val="002834D2"/>
    <w:rsid w:val="002863D0"/>
    <w:rsid w:val="00291277"/>
    <w:rsid w:val="002933BA"/>
    <w:rsid w:val="002939AB"/>
    <w:rsid w:val="00295C1F"/>
    <w:rsid w:val="002A28BD"/>
    <w:rsid w:val="002A2985"/>
    <w:rsid w:val="002A42DF"/>
    <w:rsid w:val="002A5573"/>
    <w:rsid w:val="002A5643"/>
    <w:rsid w:val="002A766D"/>
    <w:rsid w:val="002B3DE4"/>
    <w:rsid w:val="002C0086"/>
    <w:rsid w:val="002C231C"/>
    <w:rsid w:val="002C2B79"/>
    <w:rsid w:val="002D00DB"/>
    <w:rsid w:val="002E0794"/>
    <w:rsid w:val="002E3202"/>
    <w:rsid w:val="002F261C"/>
    <w:rsid w:val="00300108"/>
    <w:rsid w:val="0030290E"/>
    <w:rsid w:val="00302A27"/>
    <w:rsid w:val="003072F0"/>
    <w:rsid w:val="00307CCC"/>
    <w:rsid w:val="00320B77"/>
    <w:rsid w:val="00321A50"/>
    <w:rsid w:val="0032699D"/>
    <w:rsid w:val="003406E2"/>
    <w:rsid w:val="00344104"/>
    <w:rsid w:val="0034627A"/>
    <w:rsid w:val="00347579"/>
    <w:rsid w:val="00386267"/>
    <w:rsid w:val="003912FF"/>
    <w:rsid w:val="003A1D19"/>
    <w:rsid w:val="003B0092"/>
    <w:rsid w:val="003B3362"/>
    <w:rsid w:val="003B3CC8"/>
    <w:rsid w:val="003B7FF9"/>
    <w:rsid w:val="003C20CD"/>
    <w:rsid w:val="003D158B"/>
    <w:rsid w:val="003D69C0"/>
    <w:rsid w:val="003D7275"/>
    <w:rsid w:val="003F0E94"/>
    <w:rsid w:val="003F2477"/>
    <w:rsid w:val="003F61E1"/>
    <w:rsid w:val="003F6C4F"/>
    <w:rsid w:val="00402A3E"/>
    <w:rsid w:val="00425072"/>
    <w:rsid w:val="00427811"/>
    <w:rsid w:val="00441087"/>
    <w:rsid w:val="00450C31"/>
    <w:rsid w:val="00460390"/>
    <w:rsid w:val="00467AA9"/>
    <w:rsid w:val="00474781"/>
    <w:rsid w:val="004747E4"/>
    <w:rsid w:val="00477636"/>
    <w:rsid w:val="00481FA1"/>
    <w:rsid w:val="0048401D"/>
    <w:rsid w:val="004932F1"/>
    <w:rsid w:val="004964D9"/>
    <w:rsid w:val="004A05C9"/>
    <w:rsid w:val="004A4E9D"/>
    <w:rsid w:val="004B00DC"/>
    <w:rsid w:val="004B3B92"/>
    <w:rsid w:val="004B3BCE"/>
    <w:rsid w:val="004B66F0"/>
    <w:rsid w:val="004C2387"/>
    <w:rsid w:val="004C4062"/>
    <w:rsid w:val="004C5AE2"/>
    <w:rsid w:val="004D1766"/>
    <w:rsid w:val="004D20F6"/>
    <w:rsid w:val="004D273F"/>
    <w:rsid w:val="004D363A"/>
    <w:rsid w:val="004E43C9"/>
    <w:rsid w:val="004F64B9"/>
    <w:rsid w:val="004F707B"/>
    <w:rsid w:val="005134E9"/>
    <w:rsid w:val="005215C4"/>
    <w:rsid w:val="00534C3E"/>
    <w:rsid w:val="005375A9"/>
    <w:rsid w:val="0054716D"/>
    <w:rsid w:val="00547866"/>
    <w:rsid w:val="005532E1"/>
    <w:rsid w:val="00563737"/>
    <w:rsid w:val="005650D6"/>
    <w:rsid w:val="005708B3"/>
    <w:rsid w:val="00572BDC"/>
    <w:rsid w:val="00575341"/>
    <w:rsid w:val="00584439"/>
    <w:rsid w:val="005858EB"/>
    <w:rsid w:val="0059393E"/>
    <w:rsid w:val="00594900"/>
    <w:rsid w:val="005B7DB4"/>
    <w:rsid w:val="005C6126"/>
    <w:rsid w:val="005C664E"/>
    <w:rsid w:val="005D6DDC"/>
    <w:rsid w:val="005E14AA"/>
    <w:rsid w:val="005E2BF8"/>
    <w:rsid w:val="005E34D9"/>
    <w:rsid w:val="005E3FFD"/>
    <w:rsid w:val="005E632D"/>
    <w:rsid w:val="005E7978"/>
    <w:rsid w:val="00605636"/>
    <w:rsid w:val="00611853"/>
    <w:rsid w:val="00622A55"/>
    <w:rsid w:val="006240D7"/>
    <w:rsid w:val="00625C6E"/>
    <w:rsid w:val="00636FAE"/>
    <w:rsid w:val="0064665A"/>
    <w:rsid w:val="00660B66"/>
    <w:rsid w:val="006630CB"/>
    <w:rsid w:val="00665F58"/>
    <w:rsid w:val="00667729"/>
    <w:rsid w:val="0067190D"/>
    <w:rsid w:val="0067782E"/>
    <w:rsid w:val="00677B58"/>
    <w:rsid w:val="006814B2"/>
    <w:rsid w:val="006818DA"/>
    <w:rsid w:val="00681CF1"/>
    <w:rsid w:val="00683782"/>
    <w:rsid w:val="00692A5A"/>
    <w:rsid w:val="00692E2C"/>
    <w:rsid w:val="006940B6"/>
    <w:rsid w:val="0069412C"/>
    <w:rsid w:val="006A4F29"/>
    <w:rsid w:val="006A6B53"/>
    <w:rsid w:val="006B2FCB"/>
    <w:rsid w:val="006C5268"/>
    <w:rsid w:val="006C6137"/>
    <w:rsid w:val="006D300F"/>
    <w:rsid w:val="006D428E"/>
    <w:rsid w:val="006D5F72"/>
    <w:rsid w:val="006E2B2B"/>
    <w:rsid w:val="006E3ABF"/>
    <w:rsid w:val="006F3CD0"/>
    <w:rsid w:val="006F7CDB"/>
    <w:rsid w:val="00705D8E"/>
    <w:rsid w:val="007061AD"/>
    <w:rsid w:val="007117F0"/>
    <w:rsid w:val="0071382D"/>
    <w:rsid w:val="0071393E"/>
    <w:rsid w:val="00714B63"/>
    <w:rsid w:val="00717E6A"/>
    <w:rsid w:val="00721A23"/>
    <w:rsid w:val="007252AD"/>
    <w:rsid w:val="007342FB"/>
    <w:rsid w:val="0073711B"/>
    <w:rsid w:val="0073763B"/>
    <w:rsid w:val="007542EB"/>
    <w:rsid w:val="0075441C"/>
    <w:rsid w:val="007721CD"/>
    <w:rsid w:val="00774D07"/>
    <w:rsid w:val="007875A7"/>
    <w:rsid w:val="00791F60"/>
    <w:rsid w:val="007A632B"/>
    <w:rsid w:val="007B27A0"/>
    <w:rsid w:val="007D1EBF"/>
    <w:rsid w:val="007D7F66"/>
    <w:rsid w:val="007E0BE3"/>
    <w:rsid w:val="007E306D"/>
    <w:rsid w:val="007E468B"/>
    <w:rsid w:val="007E6E0F"/>
    <w:rsid w:val="007E7AF1"/>
    <w:rsid w:val="007F1CF3"/>
    <w:rsid w:val="007F7949"/>
    <w:rsid w:val="00803A0C"/>
    <w:rsid w:val="00803E32"/>
    <w:rsid w:val="00822C2B"/>
    <w:rsid w:val="0082628D"/>
    <w:rsid w:val="00851E17"/>
    <w:rsid w:val="00852720"/>
    <w:rsid w:val="008556E7"/>
    <w:rsid w:val="00856782"/>
    <w:rsid w:val="00856EE1"/>
    <w:rsid w:val="00863B6C"/>
    <w:rsid w:val="00865CF7"/>
    <w:rsid w:val="00870972"/>
    <w:rsid w:val="00871827"/>
    <w:rsid w:val="00871E3D"/>
    <w:rsid w:val="00873868"/>
    <w:rsid w:val="00874A4B"/>
    <w:rsid w:val="00890696"/>
    <w:rsid w:val="00890B18"/>
    <w:rsid w:val="008912D0"/>
    <w:rsid w:val="00897EA9"/>
    <w:rsid w:val="008A0D61"/>
    <w:rsid w:val="008A1B7E"/>
    <w:rsid w:val="008A60F6"/>
    <w:rsid w:val="008A72D7"/>
    <w:rsid w:val="008B19E5"/>
    <w:rsid w:val="008B3344"/>
    <w:rsid w:val="008B43E5"/>
    <w:rsid w:val="008C39FE"/>
    <w:rsid w:val="008D24F2"/>
    <w:rsid w:val="008D3077"/>
    <w:rsid w:val="008D7D8A"/>
    <w:rsid w:val="008E02A1"/>
    <w:rsid w:val="008E16AF"/>
    <w:rsid w:val="008E353C"/>
    <w:rsid w:val="008E7BCA"/>
    <w:rsid w:val="008F00FE"/>
    <w:rsid w:val="00903F4C"/>
    <w:rsid w:val="00904BE5"/>
    <w:rsid w:val="0090620B"/>
    <w:rsid w:val="0090658A"/>
    <w:rsid w:val="009228AD"/>
    <w:rsid w:val="00932E61"/>
    <w:rsid w:val="00933470"/>
    <w:rsid w:val="00941FF9"/>
    <w:rsid w:val="00944C9B"/>
    <w:rsid w:val="009613F9"/>
    <w:rsid w:val="009624A3"/>
    <w:rsid w:val="009722E2"/>
    <w:rsid w:val="0099515E"/>
    <w:rsid w:val="00996804"/>
    <w:rsid w:val="009A2801"/>
    <w:rsid w:val="009B1E0F"/>
    <w:rsid w:val="009B724C"/>
    <w:rsid w:val="009C6A86"/>
    <w:rsid w:val="009C6FBA"/>
    <w:rsid w:val="009C7DEB"/>
    <w:rsid w:val="009E1771"/>
    <w:rsid w:val="009F0590"/>
    <w:rsid w:val="009F39EB"/>
    <w:rsid w:val="009F442A"/>
    <w:rsid w:val="009F57BD"/>
    <w:rsid w:val="009F59CA"/>
    <w:rsid w:val="009F5FB8"/>
    <w:rsid w:val="009F70D9"/>
    <w:rsid w:val="00A00844"/>
    <w:rsid w:val="00A07A55"/>
    <w:rsid w:val="00A10CD5"/>
    <w:rsid w:val="00A22268"/>
    <w:rsid w:val="00A239EA"/>
    <w:rsid w:val="00A30528"/>
    <w:rsid w:val="00A47793"/>
    <w:rsid w:val="00A529B3"/>
    <w:rsid w:val="00A5499B"/>
    <w:rsid w:val="00A7276B"/>
    <w:rsid w:val="00A77B7B"/>
    <w:rsid w:val="00A80617"/>
    <w:rsid w:val="00A815A7"/>
    <w:rsid w:val="00A86DBD"/>
    <w:rsid w:val="00A943BE"/>
    <w:rsid w:val="00AA624A"/>
    <w:rsid w:val="00AA6797"/>
    <w:rsid w:val="00AB67F7"/>
    <w:rsid w:val="00AC136A"/>
    <w:rsid w:val="00AC4C8E"/>
    <w:rsid w:val="00AC4EE7"/>
    <w:rsid w:val="00AD2997"/>
    <w:rsid w:val="00AD340C"/>
    <w:rsid w:val="00AE19E6"/>
    <w:rsid w:val="00AE5EBA"/>
    <w:rsid w:val="00AE6681"/>
    <w:rsid w:val="00AF5CBA"/>
    <w:rsid w:val="00B00224"/>
    <w:rsid w:val="00B00A82"/>
    <w:rsid w:val="00B173C9"/>
    <w:rsid w:val="00B2510F"/>
    <w:rsid w:val="00B2696E"/>
    <w:rsid w:val="00B26B89"/>
    <w:rsid w:val="00B32523"/>
    <w:rsid w:val="00B453A6"/>
    <w:rsid w:val="00B47376"/>
    <w:rsid w:val="00B50D21"/>
    <w:rsid w:val="00B51291"/>
    <w:rsid w:val="00B52E95"/>
    <w:rsid w:val="00B60E4C"/>
    <w:rsid w:val="00B66D77"/>
    <w:rsid w:val="00B73248"/>
    <w:rsid w:val="00B7659C"/>
    <w:rsid w:val="00B87A74"/>
    <w:rsid w:val="00B87DEF"/>
    <w:rsid w:val="00B97995"/>
    <w:rsid w:val="00B97B34"/>
    <w:rsid w:val="00BC2049"/>
    <w:rsid w:val="00BC2B3B"/>
    <w:rsid w:val="00BC2E23"/>
    <w:rsid w:val="00BD1849"/>
    <w:rsid w:val="00BD1D57"/>
    <w:rsid w:val="00BE3A6F"/>
    <w:rsid w:val="00BE635B"/>
    <w:rsid w:val="00BE7E5E"/>
    <w:rsid w:val="00BF4B36"/>
    <w:rsid w:val="00C13899"/>
    <w:rsid w:val="00C30840"/>
    <w:rsid w:val="00C31820"/>
    <w:rsid w:val="00C332DB"/>
    <w:rsid w:val="00C449F2"/>
    <w:rsid w:val="00C46B68"/>
    <w:rsid w:val="00C51ABE"/>
    <w:rsid w:val="00C529C2"/>
    <w:rsid w:val="00C572BD"/>
    <w:rsid w:val="00C61C1B"/>
    <w:rsid w:val="00C62F6A"/>
    <w:rsid w:val="00C70893"/>
    <w:rsid w:val="00C71042"/>
    <w:rsid w:val="00C71E4B"/>
    <w:rsid w:val="00C7202A"/>
    <w:rsid w:val="00C753F7"/>
    <w:rsid w:val="00C921BC"/>
    <w:rsid w:val="00C94754"/>
    <w:rsid w:val="00CA00D3"/>
    <w:rsid w:val="00CA0573"/>
    <w:rsid w:val="00CA58EC"/>
    <w:rsid w:val="00CA6411"/>
    <w:rsid w:val="00CB0F41"/>
    <w:rsid w:val="00CB56E9"/>
    <w:rsid w:val="00CB75FD"/>
    <w:rsid w:val="00CC1AAF"/>
    <w:rsid w:val="00CE6504"/>
    <w:rsid w:val="00CF1A1C"/>
    <w:rsid w:val="00CF2A9D"/>
    <w:rsid w:val="00D0411D"/>
    <w:rsid w:val="00D063D6"/>
    <w:rsid w:val="00D111E7"/>
    <w:rsid w:val="00D12389"/>
    <w:rsid w:val="00D1610C"/>
    <w:rsid w:val="00D17746"/>
    <w:rsid w:val="00D2230E"/>
    <w:rsid w:val="00D27050"/>
    <w:rsid w:val="00D329EF"/>
    <w:rsid w:val="00D46356"/>
    <w:rsid w:val="00D52A3B"/>
    <w:rsid w:val="00D52AB2"/>
    <w:rsid w:val="00D54076"/>
    <w:rsid w:val="00D55CA8"/>
    <w:rsid w:val="00D733B3"/>
    <w:rsid w:val="00D80FA9"/>
    <w:rsid w:val="00D87691"/>
    <w:rsid w:val="00D908EC"/>
    <w:rsid w:val="00D953E2"/>
    <w:rsid w:val="00DA0CAA"/>
    <w:rsid w:val="00DA0E16"/>
    <w:rsid w:val="00DB01B6"/>
    <w:rsid w:val="00DB74E4"/>
    <w:rsid w:val="00DC7C0E"/>
    <w:rsid w:val="00DD3DE0"/>
    <w:rsid w:val="00DE231D"/>
    <w:rsid w:val="00E01598"/>
    <w:rsid w:val="00E01912"/>
    <w:rsid w:val="00E02B7C"/>
    <w:rsid w:val="00E05A16"/>
    <w:rsid w:val="00E07450"/>
    <w:rsid w:val="00E2149F"/>
    <w:rsid w:val="00E355B8"/>
    <w:rsid w:val="00E35C48"/>
    <w:rsid w:val="00E35FE7"/>
    <w:rsid w:val="00E36480"/>
    <w:rsid w:val="00E44072"/>
    <w:rsid w:val="00E44B18"/>
    <w:rsid w:val="00E52325"/>
    <w:rsid w:val="00E55E82"/>
    <w:rsid w:val="00E562BC"/>
    <w:rsid w:val="00E63CBB"/>
    <w:rsid w:val="00E66B26"/>
    <w:rsid w:val="00E72E32"/>
    <w:rsid w:val="00E77C40"/>
    <w:rsid w:val="00E841B5"/>
    <w:rsid w:val="00E846FD"/>
    <w:rsid w:val="00E93095"/>
    <w:rsid w:val="00E97F99"/>
    <w:rsid w:val="00EA443C"/>
    <w:rsid w:val="00EA6875"/>
    <w:rsid w:val="00EB02D1"/>
    <w:rsid w:val="00EB02D4"/>
    <w:rsid w:val="00EB38A7"/>
    <w:rsid w:val="00EB6B76"/>
    <w:rsid w:val="00EC1953"/>
    <w:rsid w:val="00EC7EF4"/>
    <w:rsid w:val="00ED4738"/>
    <w:rsid w:val="00EE5CD3"/>
    <w:rsid w:val="00EF3890"/>
    <w:rsid w:val="00EF64DA"/>
    <w:rsid w:val="00F145D6"/>
    <w:rsid w:val="00F14EDC"/>
    <w:rsid w:val="00F2344C"/>
    <w:rsid w:val="00F248B7"/>
    <w:rsid w:val="00F31304"/>
    <w:rsid w:val="00F3135E"/>
    <w:rsid w:val="00F363C1"/>
    <w:rsid w:val="00F40129"/>
    <w:rsid w:val="00F41911"/>
    <w:rsid w:val="00F44067"/>
    <w:rsid w:val="00F55BB6"/>
    <w:rsid w:val="00F56C91"/>
    <w:rsid w:val="00F57DA5"/>
    <w:rsid w:val="00F67BAF"/>
    <w:rsid w:val="00F70C78"/>
    <w:rsid w:val="00F8647D"/>
    <w:rsid w:val="00F935B1"/>
    <w:rsid w:val="00F941DA"/>
    <w:rsid w:val="00FA12D7"/>
    <w:rsid w:val="00FA216D"/>
    <w:rsid w:val="00FB4B95"/>
    <w:rsid w:val="00FC1781"/>
    <w:rsid w:val="00FC5757"/>
    <w:rsid w:val="00FD24AF"/>
    <w:rsid w:val="00FF48E2"/>
    <w:rsid w:val="00FF5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412C"/>
    <w:pPr>
      <w:widowControl w:val="0"/>
      <w:spacing w:line="340" w:lineRule="exact"/>
      <w:jc w:val="both"/>
    </w:pPr>
    <w:rPr>
      <w:sz w:val="26"/>
      <w:lang w:val="pt-BR" w:eastAsia="pt-BR"/>
    </w:rPr>
  </w:style>
  <w:style w:type="paragraph" w:styleId="Ttulo1">
    <w:name w:val="heading 1"/>
    <w:basedOn w:val="Normal"/>
    <w:next w:val="Normal"/>
    <w:link w:val="Ttulo1Char"/>
    <w:qFormat/>
    <w:rsid w:val="00C94754"/>
    <w:pPr>
      <w:keepNext/>
      <w:widowControl/>
      <w:spacing w:line="240" w:lineRule="auto"/>
      <w:outlineLvl w:val="0"/>
    </w:pPr>
    <w:rPr>
      <w:rFonts w:ascii="CG Times" w:hAnsi="CG Times"/>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rsid w:val="00A239EA"/>
  </w:style>
  <w:style w:type="paragraph" w:styleId="Rodap">
    <w:name w:val="footer"/>
    <w:basedOn w:val="Normal"/>
    <w:rsid w:val="00A239EA"/>
    <w:pPr>
      <w:spacing w:line="360" w:lineRule="exact"/>
    </w:pPr>
    <w:rPr>
      <w:sz w:val="16"/>
      <w:lang w:val="en-US"/>
    </w:rPr>
  </w:style>
  <w:style w:type="paragraph" w:styleId="NormalWeb">
    <w:name w:val="Normal (Web)"/>
    <w:basedOn w:val="Normal"/>
    <w:rsid w:val="00A239EA"/>
    <w:pPr>
      <w:widowControl/>
      <w:spacing w:before="100" w:beforeAutospacing="1" w:after="100" w:afterAutospacing="1" w:line="240" w:lineRule="auto"/>
      <w:jc w:val="left"/>
    </w:pPr>
    <w:rPr>
      <w:rFonts w:ascii="Verdana" w:eastAsia="Arial Unicode MS" w:hAnsi="Verdana" w:cs="Verdana"/>
      <w:sz w:val="24"/>
      <w:szCs w:val="24"/>
    </w:rPr>
  </w:style>
  <w:style w:type="paragraph" w:styleId="Corpodetexto2">
    <w:name w:val="Body Text 2"/>
    <w:basedOn w:val="Normal"/>
    <w:rsid w:val="00A239EA"/>
    <w:pPr>
      <w:widowControl/>
      <w:spacing w:line="240" w:lineRule="auto"/>
    </w:pPr>
    <w:rPr>
      <w:rFonts w:ascii="Arial Narrow" w:hAnsi="Arial Narrow"/>
      <w:b/>
      <w:smallCaps/>
    </w:rPr>
  </w:style>
  <w:style w:type="paragraph" w:styleId="Recuodecorpodetexto">
    <w:name w:val="Body Text Indent"/>
    <w:basedOn w:val="Normal"/>
    <w:rsid w:val="00A239EA"/>
    <w:pPr>
      <w:widowControl/>
      <w:spacing w:line="240" w:lineRule="auto"/>
      <w:ind w:left="993" w:hanging="432"/>
    </w:pPr>
    <w:rPr>
      <w:rFonts w:ascii="Arial Narrow" w:hAnsi="Arial Narrow"/>
      <w:smallCaps/>
    </w:rPr>
  </w:style>
  <w:style w:type="paragraph" w:customStyle="1" w:styleId="p0">
    <w:name w:val="p0"/>
    <w:basedOn w:val="Normal"/>
    <w:rsid w:val="00A239EA"/>
    <w:pPr>
      <w:tabs>
        <w:tab w:val="left" w:pos="720"/>
      </w:tabs>
      <w:spacing w:line="240" w:lineRule="atLeast"/>
    </w:pPr>
    <w:rPr>
      <w:rFonts w:ascii="Times" w:hAnsi="Times"/>
      <w:snapToGrid w:val="0"/>
      <w:sz w:val="24"/>
    </w:rPr>
  </w:style>
  <w:style w:type="character" w:styleId="Hyperlink">
    <w:name w:val="Hyperlink"/>
    <w:rsid w:val="00A239EA"/>
    <w:rPr>
      <w:rFonts w:ascii="Verdana" w:hAnsi="Verdana" w:hint="default"/>
      <w:strike w:val="0"/>
      <w:dstrike w:val="0"/>
      <w:color w:val="000000"/>
      <w:u w:val="none"/>
      <w:effect w:val="none"/>
    </w:rPr>
  </w:style>
  <w:style w:type="paragraph" w:styleId="Corpodetexto">
    <w:name w:val="Body Text"/>
    <w:basedOn w:val="Normal"/>
    <w:rsid w:val="00A239EA"/>
    <w:pPr>
      <w:widowControl/>
      <w:tabs>
        <w:tab w:val="left" w:pos="0"/>
        <w:tab w:val="left" w:pos="654"/>
        <w:tab w:val="left" w:pos="3402"/>
      </w:tabs>
      <w:spacing w:line="240" w:lineRule="auto"/>
    </w:pPr>
    <w:rPr>
      <w:sz w:val="24"/>
    </w:rPr>
  </w:style>
  <w:style w:type="character" w:customStyle="1" w:styleId="DeltaViewInsertion">
    <w:name w:val="DeltaView Insertion"/>
    <w:rsid w:val="00A239EA"/>
    <w:rPr>
      <w:color w:val="0000FF"/>
      <w:spacing w:val="0"/>
      <w:u w:val="double"/>
    </w:rPr>
  </w:style>
  <w:style w:type="paragraph" w:styleId="TextosemFormatao">
    <w:name w:val="Plain Text"/>
    <w:basedOn w:val="Normal"/>
    <w:link w:val="TextosemFormataoChar"/>
    <w:uiPriority w:val="99"/>
    <w:rsid w:val="00A239EA"/>
    <w:pPr>
      <w:widowControl/>
      <w:spacing w:line="240" w:lineRule="auto"/>
      <w:jc w:val="left"/>
    </w:pPr>
    <w:rPr>
      <w:rFonts w:ascii="Consolas" w:hAnsi="Consolas"/>
      <w:sz w:val="21"/>
      <w:szCs w:val="21"/>
    </w:rPr>
  </w:style>
  <w:style w:type="paragraph" w:styleId="Commarcadores">
    <w:name w:val="List Bullet"/>
    <w:basedOn w:val="Normal"/>
    <w:rsid w:val="00A239EA"/>
    <w:pPr>
      <w:numPr>
        <w:numId w:val="2"/>
      </w:numPr>
    </w:pPr>
  </w:style>
  <w:style w:type="paragraph" w:styleId="MapadoDocumento">
    <w:name w:val="Document Map"/>
    <w:basedOn w:val="Normal"/>
    <w:link w:val="MapadoDocumentoChar"/>
    <w:rsid w:val="00A239EA"/>
    <w:rPr>
      <w:rFonts w:ascii="Tahoma" w:hAnsi="Tahoma" w:cs="Tahoma"/>
      <w:sz w:val="16"/>
      <w:szCs w:val="16"/>
    </w:rPr>
  </w:style>
  <w:style w:type="character" w:customStyle="1" w:styleId="MapadoDocumentoChar">
    <w:name w:val="Mapa do Documento Char"/>
    <w:link w:val="MapadoDocumento"/>
    <w:rsid w:val="00A239EA"/>
    <w:rPr>
      <w:rFonts w:ascii="Tahoma" w:hAnsi="Tahoma" w:cs="Tahoma"/>
      <w:sz w:val="16"/>
      <w:szCs w:val="16"/>
      <w:lang w:val="pt-BR" w:eastAsia="pt-BR" w:bidi="ar-SA"/>
    </w:rPr>
  </w:style>
  <w:style w:type="paragraph" w:customStyle="1" w:styleId="CONCORRENCIASHIFEN">
    <w:name w:val="CONCORRENCIA S/HIFEN"/>
    <w:rsid w:val="00A239EA"/>
    <w:pPr>
      <w:spacing w:line="240" w:lineRule="exact"/>
      <w:jc w:val="both"/>
    </w:pPr>
    <w:rPr>
      <w:rFonts w:ascii="Helvetica" w:hAnsi="Helvetica"/>
      <w:noProof/>
      <w:sz w:val="21"/>
    </w:rPr>
  </w:style>
  <w:style w:type="paragraph" w:customStyle="1" w:styleId="ax">
    <w:name w:val="a.x)"/>
    <w:rsid w:val="00A239EA"/>
    <w:pPr>
      <w:suppressAutoHyphens/>
      <w:autoSpaceDE w:val="0"/>
      <w:autoSpaceDN w:val="0"/>
      <w:adjustRightInd w:val="0"/>
      <w:spacing w:before="240" w:after="120"/>
      <w:ind w:left="1276" w:hanging="709"/>
      <w:jc w:val="both"/>
    </w:pPr>
    <w:rPr>
      <w:rFonts w:ascii="Arial" w:hAnsi="Arial"/>
      <w:sz w:val="24"/>
      <w:lang w:val="pt-BR" w:eastAsia="pt-BR"/>
    </w:rPr>
  </w:style>
  <w:style w:type="table" w:styleId="Tabelacomgrade">
    <w:name w:val="Table Grid"/>
    <w:basedOn w:val="Tabelanormal"/>
    <w:rsid w:val="00A239EA"/>
    <w:pPr>
      <w:spacing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rsid w:val="009624A3"/>
    <w:pPr>
      <w:tabs>
        <w:tab w:val="center" w:pos="4153"/>
        <w:tab w:val="right" w:pos="8306"/>
      </w:tabs>
    </w:pPr>
  </w:style>
  <w:style w:type="paragraph" w:styleId="Textodecomentrio">
    <w:name w:val="annotation text"/>
    <w:basedOn w:val="Normal"/>
    <w:rsid w:val="00F2344C"/>
    <w:rPr>
      <w:sz w:val="20"/>
    </w:rPr>
  </w:style>
  <w:style w:type="character" w:styleId="Refdecomentrio">
    <w:name w:val="annotation reference"/>
    <w:rsid w:val="000462B2"/>
    <w:rPr>
      <w:sz w:val="16"/>
      <w:szCs w:val="16"/>
    </w:rPr>
  </w:style>
  <w:style w:type="character" w:customStyle="1" w:styleId="Ttulo1Char">
    <w:name w:val="Título 1 Char"/>
    <w:link w:val="Ttulo1"/>
    <w:rsid w:val="00C94754"/>
    <w:rPr>
      <w:rFonts w:ascii="CG Times" w:hAnsi="CG Times"/>
      <w:b/>
      <w:sz w:val="26"/>
    </w:rPr>
  </w:style>
  <w:style w:type="character" w:customStyle="1" w:styleId="CabealhoChar">
    <w:name w:val="Cabeçalho Char"/>
    <w:link w:val="Cabealho"/>
    <w:rsid w:val="00C94754"/>
    <w:rPr>
      <w:sz w:val="26"/>
    </w:rPr>
  </w:style>
  <w:style w:type="paragraph" w:customStyle="1" w:styleId="Default">
    <w:name w:val="Default"/>
    <w:rsid w:val="00932E61"/>
    <w:pPr>
      <w:autoSpaceDE w:val="0"/>
      <w:autoSpaceDN w:val="0"/>
      <w:adjustRightInd w:val="0"/>
    </w:pPr>
    <w:rPr>
      <w:rFonts w:ascii="Arial" w:hAnsi="Arial" w:cs="Arial"/>
      <w:color w:val="000000"/>
      <w:sz w:val="24"/>
      <w:szCs w:val="24"/>
      <w:lang w:val="pt-BR" w:eastAsia="pt-BR"/>
    </w:rPr>
  </w:style>
  <w:style w:type="paragraph" w:styleId="PargrafodaLista">
    <w:name w:val="List Paragraph"/>
    <w:basedOn w:val="Normal"/>
    <w:uiPriority w:val="34"/>
    <w:qFormat/>
    <w:rsid w:val="00EA6875"/>
    <w:pPr>
      <w:widowControl/>
      <w:spacing w:line="240" w:lineRule="auto"/>
      <w:ind w:left="720"/>
      <w:contextualSpacing/>
      <w:jc w:val="left"/>
    </w:pPr>
    <w:rPr>
      <w:sz w:val="24"/>
      <w:szCs w:val="24"/>
    </w:rPr>
  </w:style>
  <w:style w:type="paragraph" w:styleId="Textodebalo">
    <w:name w:val="Balloon Text"/>
    <w:basedOn w:val="Normal"/>
    <w:link w:val="TextodebaloChar"/>
    <w:rsid w:val="002C0086"/>
    <w:pPr>
      <w:spacing w:line="240" w:lineRule="auto"/>
    </w:pPr>
    <w:rPr>
      <w:rFonts w:ascii="Tahoma" w:hAnsi="Tahoma" w:cs="Tahoma"/>
      <w:sz w:val="16"/>
      <w:szCs w:val="16"/>
    </w:rPr>
  </w:style>
  <w:style w:type="character" w:customStyle="1" w:styleId="TextodebaloChar">
    <w:name w:val="Texto de balão Char"/>
    <w:link w:val="Textodebalo"/>
    <w:rsid w:val="002C0086"/>
    <w:rPr>
      <w:rFonts w:ascii="Tahoma" w:hAnsi="Tahoma" w:cs="Tahoma"/>
      <w:sz w:val="16"/>
      <w:szCs w:val="16"/>
    </w:rPr>
  </w:style>
  <w:style w:type="paragraph" w:styleId="Ttulo">
    <w:name w:val="Title"/>
    <w:basedOn w:val="Normal"/>
    <w:link w:val="TtuloChar"/>
    <w:uiPriority w:val="10"/>
    <w:qFormat/>
    <w:rsid w:val="00F40129"/>
    <w:pPr>
      <w:widowControl/>
      <w:spacing w:line="240" w:lineRule="auto"/>
      <w:jc w:val="center"/>
    </w:pPr>
    <w:rPr>
      <w:rFonts w:eastAsia="Calibri"/>
      <w:smallCaps/>
      <w:szCs w:val="26"/>
    </w:rPr>
  </w:style>
  <w:style w:type="character" w:customStyle="1" w:styleId="TtuloChar">
    <w:name w:val="Título Char"/>
    <w:link w:val="Ttulo"/>
    <w:uiPriority w:val="10"/>
    <w:rsid w:val="00F40129"/>
    <w:rPr>
      <w:rFonts w:eastAsia="Calibri"/>
      <w:smallCaps/>
      <w:sz w:val="26"/>
      <w:szCs w:val="26"/>
    </w:rPr>
  </w:style>
  <w:style w:type="paragraph" w:styleId="Reviso">
    <w:name w:val="Revision"/>
    <w:hidden/>
    <w:uiPriority w:val="99"/>
    <w:semiHidden/>
    <w:rsid w:val="0069412C"/>
    <w:rPr>
      <w:sz w:val="26"/>
      <w:lang w:val="pt-BR" w:eastAsia="pt-BR"/>
    </w:rPr>
  </w:style>
  <w:style w:type="character" w:customStyle="1" w:styleId="TextosemFormataoChar">
    <w:name w:val="Texto sem Formatação Char"/>
    <w:basedOn w:val="Fontepargpadro"/>
    <w:link w:val="TextosemFormatao"/>
    <w:uiPriority w:val="99"/>
    <w:rsid w:val="00D2230E"/>
    <w:rPr>
      <w:rFonts w:ascii="Consolas" w:hAnsi="Consolas"/>
      <w:sz w:val="21"/>
      <w:szCs w:val="21"/>
      <w:lang w:val="pt-BR"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412C"/>
    <w:pPr>
      <w:widowControl w:val="0"/>
      <w:spacing w:line="340" w:lineRule="exact"/>
      <w:jc w:val="both"/>
    </w:pPr>
    <w:rPr>
      <w:sz w:val="26"/>
      <w:lang w:val="pt-BR" w:eastAsia="pt-BR"/>
    </w:rPr>
  </w:style>
  <w:style w:type="paragraph" w:styleId="Ttulo1">
    <w:name w:val="heading 1"/>
    <w:basedOn w:val="Normal"/>
    <w:next w:val="Normal"/>
    <w:link w:val="Ttulo1Char"/>
    <w:qFormat/>
    <w:rsid w:val="00C94754"/>
    <w:pPr>
      <w:keepNext/>
      <w:widowControl/>
      <w:spacing w:line="240" w:lineRule="auto"/>
      <w:outlineLvl w:val="0"/>
    </w:pPr>
    <w:rPr>
      <w:rFonts w:ascii="CG Times" w:hAnsi="CG Times"/>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Fontepargpadro"/>
    <w:rsid w:val="00A239EA"/>
  </w:style>
  <w:style w:type="paragraph" w:styleId="Rodap">
    <w:name w:val="footer"/>
    <w:basedOn w:val="Normal"/>
    <w:rsid w:val="00A239EA"/>
    <w:pPr>
      <w:spacing w:line="360" w:lineRule="exact"/>
    </w:pPr>
    <w:rPr>
      <w:sz w:val="16"/>
      <w:lang w:val="en-US"/>
    </w:rPr>
  </w:style>
  <w:style w:type="paragraph" w:styleId="NormalWeb">
    <w:name w:val="Normal (Web)"/>
    <w:basedOn w:val="Normal"/>
    <w:rsid w:val="00A239EA"/>
    <w:pPr>
      <w:widowControl/>
      <w:spacing w:before="100" w:beforeAutospacing="1" w:after="100" w:afterAutospacing="1" w:line="240" w:lineRule="auto"/>
      <w:jc w:val="left"/>
    </w:pPr>
    <w:rPr>
      <w:rFonts w:ascii="Verdana" w:eastAsia="Arial Unicode MS" w:hAnsi="Verdana" w:cs="Verdana"/>
      <w:sz w:val="24"/>
      <w:szCs w:val="24"/>
    </w:rPr>
  </w:style>
  <w:style w:type="paragraph" w:styleId="Corpodetexto2">
    <w:name w:val="Body Text 2"/>
    <w:basedOn w:val="Normal"/>
    <w:rsid w:val="00A239EA"/>
    <w:pPr>
      <w:widowControl/>
      <w:spacing w:line="240" w:lineRule="auto"/>
    </w:pPr>
    <w:rPr>
      <w:rFonts w:ascii="Arial Narrow" w:hAnsi="Arial Narrow"/>
      <w:b/>
      <w:smallCaps/>
    </w:rPr>
  </w:style>
  <w:style w:type="paragraph" w:styleId="Recuodecorpodetexto">
    <w:name w:val="Body Text Indent"/>
    <w:basedOn w:val="Normal"/>
    <w:rsid w:val="00A239EA"/>
    <w:pPr>
      <w:widowControl/>
      <w:spacing w:line="240" w:lineRule="auto"/>
      <w:ind w:left="993" w:hanging="432"/>
    </w:pPr>
    <w:rPr>
      <w:rFonts w:ascii="Arial Narrow" w:hAnsi="Arial Narrow"/>
      <w:smallCaps/>
    </w:rPr>
  </w:style>
  <w:style w:type="paragraph" w:customStyle="1" w:styleId="p0">
    <w:name w:val="p0"/>
    <w:basedOn w:val="Normal"/>
    <w:rsid w:val="00A239EA"/>
    <w:pPr>
      <w:tabs>
        <w:tab w:val="left" w:pos="720"/>
      </w:tabs>
      <w:spacing w:line="240" w:lineRule="atLeast"/>
    </w:pPr>
    <w:rPr>
      <w:rFonts w:ascii="Times" w:hAnsi="Times"/>
      <w:snapToGrid w:val="0"/>
      <w:sz w:val="24"/>
    </w:rPr>
  </w:style>
  <w:style w:type="character" w:styleId="Hyperlink">
    <w:name w:val="Hyperlink"/>
    <w:rsid w:val="00A239EA"/>
    <w:rPr>
      <w:rFonts w:ascii="Verdana" w:hAnsi="Verdana" w:hint="default"/>
      <w:strike w:val="0"/>
      <w:dstrike w:val="0"/>
      <w:color w:val="000000"/>
      <w:u w:val="none"/>
      <w:effect w:val="none"/>
    </w:rPr>
  </w:style>
  <w:style w:type="paragraph" w:styleId="Corpodetexto">
    <w:name w:val="Body Text"/>
    <w:basedOn w:val="Normal"/>
    <w:rsid w:val="00A239EA"/>
    <w:pPr>
      <w:widowControl/>
      <w:tabs>
        <w:tab w:val="left" w:pos="0"/>
        <w:tab w:val="left" w:pos="654"/>
        <w:tab w:val="left" w:pos="3402"/>
      </w:tabs>
      <w:spacing w:line="240" w:lineRule="auto"/>
    </w:pPr>
    <w:rPr>
      <w:sz w:val="24"/>
    </w:rPr>
  </w:style>
  <w:style w:type="character" w:customStyle="1" w:styleId="DeltaViewInsertion">
    <w:name w:val="DeltaView Insertion"/>
    <w:rsid w:val="00A239EA"/>
    <w:rPr>
      <w:color w:val="0000FF"/>
      <w:spacing w:val="0"/>
      <w:u w:val="double"/>
    </w:rPr>
  </w:style>
  <w:style w:type="paragraph" w:styleId="TextosemFormatao">
    <w:name w:val="Plain Text"/>
    <w:basedOn w:val="Normal"/>
    <w:link w:val="TextosemFormataoChar"/>
    <w:uiPriority w:val="99"/>
    <w:rsid w:val="00A239EA"/>
    <w:pPr>
      <w:widowControl/>
      <w:spacing w:line="240" w:lineRule="auto"/>
      <w:jc w:val="left"/>
    </w:pPr>
    <w:rPr>
      <w:rFonts w:ascii="Consolas" w:hAnsi="Consolas"/>
      <w:sz w:val="21"/>
      <w:szCs w:val="21"/>
    </w:rPr>
  </w:style>
  <w:style w:type="paragraph" w:styleId="Commarcadores">
    <w:name w:val="List Bullet"/>
    <w:basedOn w:val="Normal"/>
    <w:rsid w:val="00A239EA"/>
    <w:pPr>
      <w:numPr>
        <w:numId w:val="2"/>
      </w:numPr>
    </w:pPr>
  </w:style>
  <w:style w:type="paragraph" w:styleId="MapadoDocumento">
    <w:name w:val="Document Map"/>
    <w:basedOn w:val="Normal"/>
    <w:link w:val="MapadoDocumentoChar"/>
    <w:rsid w:val="00A239EA"/>
    <w:rPr>
      <w:rFonts w:ascii="Tahoma" w:hAnsi="Tahoma" w:cs="Tahoma"/>
      <w:sz w:val="16"/>
      <w:szCs w:val="16"/>
    </w:rPr>
  </w:style>
  <w:style w:type="character" w:customStyle="1" w:styleId="MapadoDocumentoChar">
    <w:name w:val="Mapa do Documento Char"/>
    <w:link w:val="MapadoDocumento"/>
    <w:rsid w:val="00A239EA"/>
    <w:rPr>
      <w:rFonts w:ascii="Tahoma" w:hAnsi="Tahoma" w:cs="Tahoma"/>
      <w:sz w:val="16"/>
      <w:szCs w:val="16"/>
      <w:lang w:val="pt-BR" w:eastAsia="pt-BR" w:bidi="ar-SA"/>
    </w:rPr>
  </w:style>
  <w:style w:type="paragraph" w:customStyle="1" w:styleId="CONCORRENCIASHIFEN">
    <w:name w:val="CONCORRENCIA S/HIFEN"/>
    <w:rsid w:val="00A239EA"/>
    <w:pPr>
      <w:spacing w:line="240" w:lineRule="exact"/>
      <w:jc w:val="both"/>
    </w:pPr>
    <w:rPr>
      <w:rFonts w:ascii="Helvetica" w:hAnsi="Helvetica"/>
      <w:noProof/>
      <w:sz w:val="21"/>
    </w:rPr>
  </w:style>
  <w:style w:type="paragraph" w:customStyle="1" w:styleId="ax">
    <w:name w:val="a.x)"/>
    <w:rsid w:val="00A239EA"/>
    <w:pPr>
      <w:suppressAutoHyphens/>
      <w:autoSpaceDE w:val="0"/>
      <w:autoSpaceDN w:val="0"/>
      <w:adjustRightInd w:val="0"/>
      <w:spacing w:before="240" w:after="120"/>
      <w:ind w:left="1276" w:hanging="709"/>
      <w:jc w:val="both"/>
    </w:pPr>
    <w:rPr>
      <w:rFonts w:ascii="Arial" w:hAnsi="Arial"/>
      <w:sz w:val="24"/>
      <w:lang w:val="pt-BR" w:eastAsia="pt-BR"/>
    </w:rPr>
  </w:style>
  <w:style w:type="table" w:styleId="Tabelacomgrade">
    <w:name w:val="Table Grid"/>
    <w:basedOn w:val="Tabelanormal"/>
    <w:rsid w:val="00A239EA"/>
    <w:pPr>
      <w:spacing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bealho">
    <w:name w:val="header"/>
    <w:basedOn w:val="Normal"/>
    <w:link w:val="CabealhoChar"/>
    <w:rsid w:val="009624A3"/>
    <w:pPr>
      <w:tabs>
        <w:tab w:val="center" w:pos="4153"/>
        <w:tab w:val="right" w:pos="8306"/>
      </w:tabs>
    </w:pPr>
  </w:style>
  <w:style w:type="paragraph" w:styleId="Textodecomentrio">
    <w:name w:val="annotation text"/>
    <w:basedOn w:val="Normal"/>
    <w:rsid w:val="00F2344C"/>
    <w:rPr>
      <w:sz w:val="20"/>
    </w:rPr>
  </w:style>
  <w:style w:type="character" w:styleId="Refdecomentrio">
    <w:name w:val="annotation reference"/>
    <w:rsid w:val="000462B2"/>
    <w:rPr>
      <w:sz w:val="16"/>
      <w:szCs w:val="16"/>
    </w:rPr>
  </w:style>
  <w:style w:type="character" w:customStyle="1" w:styleId="Ttulo1Char">
    <w:name w:val="Título 1 Char"/>
    <w:link w:val="Ttulo1"/>
    <w:rsid w:val="00C94754"/>
    <w:rPr>
      <w:rFonts w:ascii="CG Times" w:hAnsi="CG Times"/>
      <w:b/>
      <w:sz w:val="26"/>
    </w:rPr>
  </w:style>
  <w:style w:type="character" w:customStyle="1" w:styleId="CabealhoChar">
    <w:name w:val="Cabeçalho Char"/>
    <w:link w:val="Cabealho"/>
    <w:rsid w:val="00C94754"/>
    <w:rPr>
      <w:sz w:val="26"/>
    </w:rPr>
  </w:style>
  <w:style w:type="paragraph" w:customStyle="1" w:styleId="Default">
    <w:name w:val="Default"/>
    <w:rsid w:val="00932E61"/>
    <w:pPr>
      <w:autoSpaceDE w:val="0"/>
      <w:autoSpaceDN w:val="0"/>
      <w:adjustRightInd w:val="0"/>
    </w:pPr>
    <w:rPr>
      <w:rFonts w:ascii="Arial" w:hAnsi="Arial" w:cs="Arial"/>
      <w:color w:val="000000"/>
      <w:sz w:val="24"/>
      <w:szCs w:val="24"/>
      <w:lang w:val="pt-BR" w:eastAsia="pt-BR"/>
    </w:rPr>
  </w:style>
  <w:style w:type="paragraph" w:styleId="PargrafodaLista">
    <w:name w:val="List Paragraph"/>
    <w:basedOn w:val="Normal"/>
    <w:uiPriority w:val="34"/>
    <w:qFormat/>
    <w:rsid w:val="00EA6875"/>
    <w:pPr>
      <w:widowControl/>
      <w:spacing w:line="240" w:lineRule="auto"/>
      <w:ind w:left="720"/>
      <w:contextualSpacing/>
      <w:jc w:val="left"/>
    </w:pPr>
    <w:rPr>
      <w:sz w:val="24"/>
      <w:szCs w:val="24"/>
    </w:rPr>
  </w:style>
  <w:style w:type="paragraph" w:styleId="Textodebalo">
    <w:name w:val="Balloon Text"/>
    <w:basedOn w:val="Normal"/>
    <w:link w:val="TextodebaloChar"/>
    <w:rsid w:val="002C0086"/>
    <w:pPr>
      <w:spacing w:line="240" w:lineRule="auto"/>
    </w:pPr>
    <w:rPr>
      <w:rFonts w:ascii="Tahoma" w:hAnsi="Tahoma" w:cs="Tahoma"/>
      <w:sz w:val="16"/>
      <w:szCs w:val="16"/>
    </w:rPr>
  </w:style>
  <w:style w:type="character" w:customStyle="1" w:styleId="TextodebaloChar">
    <w:name w:val="Texto de balão Char"/>
    <w:link w:val="Textodebalo"/>
    <w:rsid w:val="002C0086"/>
    <w:rPr>
      <w:rFonts w:ascii="Tahoma" w:hAnsi="Tahoma" w:cs="Tahoma"/>
      <w:sz w:val="16"/>
      <w:szCs w:val="16"/>
    </w:rPr>
  </w:style>
  <w:style w:type="paragraph" w:styleId="Ttulo">
    <w:name w:val="Title"/>
    <w:basedOn w:val="Normal"/>
    <w:link w:val="TtuloChar"/>
    <w:uiPriority w:val="10"/>
    <w:qFormat/>
    <w:rsid w:val="00F40129"/>
    <w:pPr>
      <w:widowControl/>
      <w:spacing w:line="240" w:lineRule="auto"/>
      <w:jc w:val="center"/>
    </w:pPr>
    <w:rPr>
      <w:rFonts w:eastAsia="Calibri"/>
      <w:smallCaps/>
      <w:szCs w:val="26"/>
    </w:rPr>
  </w:style>
  <w:style w:type="character" w:customStyle="1" w:styleId="TtuloChar">
    <w:name w:val="Título Char"/>
    <w:link w:val="Ttulo"/>
    <w:uiPriority w:val="10"/>
    <w:rsid w:val="00F40129"/>
    <w:rPr>
      <w:rFonts w:eastAsia="Calibri"/>
      <w:smallCaps/>
      <w:sz w:val="26"/>
      <w:szCs w:val="26"/>
    </w:rPr>
  </w:style>
  <w:style w:type="paragraph" w:styleId="Reviso">
    <w:name w:val="Revision"/>
    <w:hidden/>
    <w:uiPriority w:val="99"/>
    <w:semiHidden/>
    <w:rsid w:val="0069412C"/>
    <w:rPr>
      <w:sz w:val="26"/>
      <w:lang w:val="pt-BR" w:eastAsia="pt-BR"/>
    </w:rPr>
  </w:style>
  <w:style w:type="character" w:customStyle="1" w:styleId="TextosemFormataoChar">
    <w:name w:val="Texto sem Formatação Char"/>
    <w:basedOn w:val="Fontepargpadro"/>
    <w:link w:val="TextosemFormatao"/>
    <w:uiPriority w:val="99"/>
    <w:rsid w:val="00D2230E"/>
    <w:rPr>
      <w:rFonts w:ascii="Consolas" w:hAnsi="Consolas"/>
      <w:sz w:val="21"/>
      <w:szCs w:val="21"/>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253147">
      <w:bodyDiv w:val="1"/>
      <w:marLeft w:val="0"/>
      <w:marRight w:val="0"/>
      <w:marTop w:val="0"/>
      <w:marBottom w:val="0"/>
      <w:divBdr>
        <w:top w:val="none" w:sz="0" w:space="0" w:color="auto"/>
        <w:left w:val="none" w:sz="0" w:space="0" w:color="auto"/>
        <w:bottom w:val="none" w:sz="0" w:space="0" w:color="auto"/>
        <w:right w:val="none" w:sz="0" w:space="0" w:color="auto"/>
      </w:divBdr>
    </w:div>
    <w:div w:id="833880315">
      <w:bodyDiv w:val="1"/>
      <w:marLeft w:val="0"/>
      <w:marRight w:val="0"/>
      <w:marTop w:val="0"/>
      <w:marBottom w:val="0"/>
      <w:divBdr>
        <w:top w:val="none" w:sz="0" w:space="0" w:color="auto"/>
        <w:left w:val="none" w:sz="0" w:space="0" w:color="auto"/>
        <w:bottom w:val="none" w:sz="0" w:space="0" w:color="auto"/>
        <w:right w:val="none" w:sz="0" w:space="0" w:color="auto"/>
      </w:divBdr>
    </w:div>
    <w:div w:id="1394810276">
      <w:bodyDiv w:val="1"/>
      <w:marLeft w:val="0"/>
      <w:marRight w:val="0"/>
      <w:marTop w:val="0"/>
      <w:marBottom w:val="0"/>
      <w:divBdr>
        <w:top w:val="none" w:sz="0" w:space="0" w:color="auto"/>
        <w:left w:val="none" w:sz="0" w:space="0" w:color="auto"/>
        <w:bottom w:val="none" w:sz="0" w:space="0" w:color="auto"/>
        <w:right w:val="none" w:sz="0" w:space="0" w:color="auto"/>
      </w:divBdr>
    </w:div>
    <w:div w:id="1510364779">
      <w:bodyDiv w:val="1"/>
      <w:marLeft w:val="0"/>
      <w:marRight w:val="0"/>
      <w:marTop w:val="0"/>
      <w:marBottom w:val="0"/>
      <w:divBdr>
        <w:top w:val="none" w:sz="0" w:space="0" w:color="auto"/>
        <w:left w:val="none" w:sz="0" w:space="0" w:color="auto"/>
        <w:bottom w:val="none" w:sz="0" w:space="0" w:color="auto"/>
        <w:right w:val="none" w:sz="0" w:space="0" w:color="auto"/>
      </w:divBdr>
      <w:divsChild>
        <w:div w:id="863133714">
          <w:marLeft w:val="1166"/>
          <w:marRight w:val="0"/>
          <w:marTop w:val="67"/>
          <w:marBottom w:val="0"/>
          <w:divBdr>
            <w:top w:val="none" w:sz="0" w:space="0" w:color="auto"/>
            <w:left w:val="none" w:sz="0" w:space="0" w:color="auto"/>
            <w:bottom w:val="none" w:sz="0" w:space="0" w:color="auto"/>
            <w:right w:val="none" w:sz="0" w:space="0" w:color="auto"/>
          </w:divBdr>
        </w:div>
        <w:div w:id="894658009">
          <w:marLeft w:val="1166"/>
          <w:marRight w:val="0"/>
          <w:marTop w:val="67"/>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ger1.agente@oliveiratrust.com.br"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gustavo@oliveiratrust.com.b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31</Pages>
  <Words>12448</Words>
  <Characters>71224</Characters>
  <Application>Microsoft Office Word</Application>
  <DocSecurity>0</DocSecurity>
  <Lines>593</Lines>
  <Paragraphs>167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Normal</vt:lpstr>
      <vt:lpstr>Normal</vt:lpstr>
    </vt:vector>
  </TitlesOfParts>
  <Company>Linklaters Business Services</Company>
  <LinksUpToDate>false</LinksUpToDate>
  <CharactersWithSpaces>83505</CharactersWithSpaces>
  <SharedDoc>false</SharedDoc>
  <HLinks>
    <vt:vector size="18" baseType="variant">
      <vt:variant>
        <vt:i4>3997778</vt:i4>
      </vt:variant>
      <vt:variant>
        <vt:i4>6</vt:i4>
      </vt:variant>
      <vt:variant>
        <vt:i4>0</vt:i4>
      </vt:variant>
      <vt:variant>
        <vt:i4>5</vt:i4>
      </vt:variant>
      <vt:variant>
        <vt:lpwstr>mailto:ger1.agente@oliveiratrust.com.br</vt:lpwstr>
      </vt:variant>
      <vt:variant>
        <vt:lpwstr/>
      </vt:variant>
      <vt:variant>
        <vt:i4>7340033</vt:i4>
      </vt:variant>
      <vt:variant>
        <vt:i4>3</vt:i4>
      </vt:variant>
      <vt:variant>
        <vt:i4>0</vt:i4>
      </vt:variant>
      <vt:variant>
        <vt:i4>5</vt:i4>
      </vt:variant>
      <vt:variant>
        <vt:lpwstr>mailto:gustavo@oliveiratrust.com.br</vt:lpwstr>
      </vt:variant>
      <vt:variant>
        <vt:lpwstr/>
      </vt:variant>
      <vt:variant>
        <vt:i4>5570623</vt:i4>
      </vt:variant>
      <vt:variant>
        <vt:i4>0</vt:i4>
      </vt:variant>
      <vt:variant>
        <vt:i4>0</vt:i4>
      </vt:variant>
      <vt:variant>
        <vt:i4>5</vt:i4>
      </vt:variant>
      <vt:variant>
        <vt:lpwstr>mailto:fernando@minerva.ind.br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subject/>
  <dc:creator>Any Authorised User</dc:creator>
  <cp:keywords/>
  <dc:description/>
  <cp:lastModifiedBy>Monique Garcia</cp:lastModifiedBy>
  <cp:revision>9</cp:revision>
  <cp:lastPrinted>2013-12-11T22:54:00Z</cp:lastPrinted>
  <dcterms:created xsi:type="dcterms:W3CDTF">2013-12-12T13:27:00Z</dcterms:created>
  <dcterms:modified xsi:type="dcterms:W3CDTF">2013-12-12T14:29:00Z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D">
    <vt:lpwstr>09001dc888d7b38e</vt:lpwstr>
  </property>
  <property fmtid="{D5CDD505-2E9C-101B-9397-08002B2CF9AE}" pid="3" name="Document Number">
    <vt:lpwstr>A13338478</vt:lpwstr>
  </property>
  <property fmtid="{D5CDD505-2E9C-101B-9397-08002B2CF9AE}" pid="4" name="Version">
    <vt:lpwstr>1.1a</vt:lpwstr>
  </property>
  <property fmtid="{D5CDD505-2E9C-101B-9397-08002B2CF9AE}" pid="5" name="Last Modified">
    <vt:lpwstr>18 abr 2011</vt:lpwstr>
  </property>
  <property fmtid="{D5CDD505-2E9C-101B-9397-08002B2CF9AE}" pid="6" name="Matter Number">
    <vt:lpwstr>L-184805</vt:lpwstr>
  </property>
  <property fmtid="{D5CDD505-2E9C-101B-9397-08002B2CF9AE}" pid="7" name="Client Code">
    <vt:lpwstr>10314348</vt:lpwstr>
  </property>
  <property fmtid="{D5CDD505-2E9C-101B-9397-08002B2CF9AE}" pid="8" name="Mode">
    <vt:lpwstr>Edit</vt:lpwstr>
  </property>
  <property fmtid="{D5CDD505-2E9C-101B-9397-08002B2CF9AE}" pid="9" name="DEDocumentLocation">
    <vt:lpwstr>H:\Documentum\Checkout\Rodeio II Escritura de Emissão.doc</vt:lpwstr>
  </property>
  <property fmtid="{D5CDD505-2E9C-101B-9397-08002B2CF9AE}" pid="10" name="iManageFooter">
    <vt:lpwstr>SP - 10438262v1_x000d_ </vt:lpwstr>
  </property>
</Properties>
</file>