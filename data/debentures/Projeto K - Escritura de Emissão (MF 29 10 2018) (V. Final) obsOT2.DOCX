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C526D" w14:textId="77777777" w:rsidR="009B3CD4" w:rsidRPr="00533952" w:rsidRDefault="009B3CD4" w:rsidP="00B14690">
      <w:pPr>
        <w:spacing w:after="0" w:line="320" w:lineRule="exact"/>
        <w:rPr>
          <w:rFonts w:ascii="Tahoma" w:hAnsi="Tahoma" w:cs="Tahoma"/>
          <w:b/>
          <w:sz w:val="22"/>
          <w:szCs w:val="22"/>
        </w:rPr>
      </w:pPr>
      <w:r w:rsidRPr="00533952">
        <w:rPr>
          <w:rFonts w:ascii="Tahoma" w:hAnsi="Tahoma" w:cs="Tahoma"/>
          <w:b/>
          <w:sz w:val="22"/>
          <w:szCs w:val="22"/>
        </w:rPr>
        <w:t xml:space="preserve">INSTRUMENTO PARTICULAR DE ESCRITURA DA </w:t>
      </w:r>
      <w:r w:rsidR="00EF7367">
        <w:rPr>
          <w:rFonts w:ascii="Tahoma" w:hAnsi="Tahoma" w:cs="Tahoma"/>
          <w:b/>
          <w:sz w:val="22"/>
          <w:szCs w:val="22"/>
        </w:rPr>
        <w:t>1</w:t>
      </w:r>
      <w:r w:rsidR="00CB257F" w:rsidRPr="00533952">
        <w:rPr>
          <w:rFonts w:ascii="Tahoma" w:hAnsi="Tahoma" w:cs="Tahoma"/>
          <w:b/>
          <w:sz w:val="22"/>
          <w:szCs w:val="22"/>
        </w:rPr>
        <w:t xml:space="preserve">ª </w:t>
      </w:r>
      <w:r w:rsidR="00FB5C09" w:rsidRPr="00533952">
        <w:rPr>
          <w:rFonts w:ascii="Tahoma" w:hAnsi="Tahoma" w:cs="Tahoma"/>
          <w:b/>
          <w:sz w:val="22"/>
          <w:szCs w:val="22"/>
        </w:rPr>
        <w:t>(</w:t>
      </w:r>
      <w:r w:rsidR="00EF7367">
        <w:rPr>
          <w:rFonts w:ascii="Tahoma" w:hAnsi="Tahoma" w:cs="Tahoma"/>
          <w:b/>
          <w:sz w:val="22"/>
          <w:szCs w:val="22"/>
        </w:rPr>
        <w:t>PRIMEIRA</w:t>
      </w:r>
      <w:r w:rsidR="00FB5C09" w:rsidRPr="00533952">
        <w:rPr>
          <w:rFonts w:ascii="Tahoma" w:hAnsi="Tahoma" w:cs="Tahoma"/>
          <w:b/>
          <w:sz w:val="22"/>
          <w:szCs w:val="22"/>
        </w:rPr>
        <w:t xml:space="preserve">) </w:t>
      </w:r>
      <w:r w:rsidRPr="00533952">
        <w:rPr>
          <w:rFonts w:ascii="Tahoma" w:hAnsi="Tahoma" w:cs="Tahoma"/>
          <w:b/>
          <w:sz w:val="22"/>
          <w:szCs w:val="22"/>
        </w:rPr>
        <w:t>EMISSÃO DE</w:t>
      </w:r>
      <w:r w:rsidRPr="00533952">
        <w:rPr>
          <w:rFonts w:ascii="Tahoma" w:hAnsi="Tahoma" w:cs="Tahoma"/>
          <w:b/>
          <w:sz w:val="22"/>
          <w:szCs w:val="22"/>
        </w:rPr>
        <w:br/>
        <w:t xml:space="preserve">DEBÊNTURES SIMPLES, NÃO CONVERSÍVEIS EM AÇÕES, DA ESPÉCIE </w:t>
      </w:r>
      <w:r w:rsidR="00EF7367">
        <w:rPr>
          <w:rFonts w:ascii="Tahoma" w:hAnsi="Tahoma" w:cs="Tahoma"/>
          <w:b/>
          <w:sz w:val="22"/>
          <w:szCs w:val="22"/>
        </w:rPr>
        <w:t>COM GARANTIA REAL</w:t>
      </w:r>
      <w:r w:rsidR="003020A4" w:rsidRPr="00533952">
        <w:rPr>
          <w:rFonts w:ascii="Tahoma" w:hAnsi="Tahoma" w:cs="Tahoma"/>
          <w:b/>
          <w:sz w:val="22"/>
          <w:szCs w:val="22"/>
        </w:rPr>
        <w:t>,</w:t>
      </w:r>
      <w:r w:rsidR="00FB5C09" w:rsidRPr="00533952">
        <w:rPr>
          <w:rFonts w:ascii="Tahoma" w:hAnsi="Tahoma" w:cs="Tahoma"/>
          <w:b/>
          <w:sz w:val="22"/>
          <w:szCs w:val="22"/>
        </w:rPr>
        <w:t xml:space="preserve"> </w:t>
      </w:r>
      <w:r w:rsidRPr="00533952">
        <w:rPr>
          <w:rFonts w:ascii="Tahoma" w:hAnsi="Tahoma" w:cs="Tahoma"/>
          <w:b/>
          <w:sz w:val="22"/>
          <w:szCs w:val="22"/>
        </w:rPr>
        <w:t>COM GA</w:t>
      </w:r>
      <w:r w:rsidR="00151ECE" w:rsidRPr="00533952">
        <w:rPr>
          <w:rFonts w:ascii="Tahoma" w:hAnsi="Tahoma" w:cs="Tahoma"/>
          <w:b/>
          <w:sz w:val="22"/>
          <w:szCs w:val="22"/>
        </w:rPr>
        <w:t xml:space="preserve">RANTIA </w:t>
      </w:r>
      <w:r w:rsidR="00FB5C09" w:rsidRPr="00533952">
        <w:rPr>
          <w:rFonts w:ascii="Tahoma" w:hAnsi="Tahoma" w:cs="Tahoma"/>
          <w:b/>
          <w:sz w:val="22"/>
          <w:szCs w:val="22"/>
        </w:rPr>
        <w:t>FIDEJUSSÓRIA ADICIONAL</w:t>
      </w:r>
      <w:r w:rsidR="00151ECE" w:rsidRPr="00533952">
        <w:rPr>
          <w:rFonts w:ascii="Tahoma" w:hAnsi="Tahoma" w:cs="Tahoma"/>
          <w:b/>
          <w:sz w:val="22"/>
          <w:szCs w:val="22"/>
        </w:rPr>
        <w:t xml:space="preserve">, EM </w:t>
      </w:r>
      <w:r w:rsidR="00EF7367">
        <w:rPr>
          <w:rFonts w:ascii="Tahoma" w:hAnsi="Tahoma" w:cs="Tahoma"/>
          <w:b/>
          <w:sz w:val="22"/>
          <w:szCs w:val="22"/>
        </w:rPr>
        <w:t xml:space="preserve">DUAS </w:t>
      </w:r>
      <w:r w:rsidR="00151ECE" w:rsidRPr="00533952">
        <w:rPr>
          <w:rFonts w:ascii="Tahoma" w:hAnsi="Tahoma" w:cs="Tahoma"/>
          <w:b/>
          <w:sz w:val="22"/>
          <w:szCs w:val="22"/>
        </w:rPr>
        <w:t>SÉRIE</w:t>
      </w:r>
      <w:r w:rsidR="00EF7367">
        <w:rPr>
          <w:rFonts w:ascii="Tahoma" w:hAnsi="Tahoma" w:cs="Tahoma"/>
          <w:b/>
          <w:sz w:val="22"/>
          <w:szCs w:val="22"/>
        </w:rPr>
        <w:t>S</w:t>
      </w:r>
      <w:r w:rsidRPr="00533952">
        <w:rPr>
          <w:rFonts w:ascii="Tahoma" w:hAnsi="Tahoma" w:cs="Tahoma"/>
          <w:b/>
          <w:sz w:val="22"/>
          <w:szCs w:val="22"/>
        </w:rPr>
        <w:t>, PARA DISTRIBUIÇÃO PÚBLICA, COM ESFOR</w:t>
      </w:r>
      <w:r w:rsidR="00E671C3" w:rsidRPr="00533952">
        <w:rPr>
          <w:rFonts w:ascii="Tahoma" w:hAnsi="Tahoma" w:cs="Tahoma"/>
          <w:b/>
          <w:sz w:val="22"/>
          <w:szCs w:val="22"/>
        </w:rPr>
        <w:t xml:space="preserve">ÇOS RESTRITOS DE DISTRIBUIÇÃO, </w:t>
      </w:r>
      <w:r w:rsidRPr="00533952">
        <w:rPr>
          <w:rFonts w:ascii="Tahoma" w:hAnsi="Tahoma" w:cs="Tahoma"/>
          <w:b/>
          <w:sz w:val="22"/>
          <w:szCs w:val="22"/>
        </w:rPr>
        <w:t xml:space="preserve">DA </w:t>
      </w:r>
      <w:r w:rsidR="00EF7367" w:rsidRPr="00315ECC">
        <w:rPr>
          <w:rFonts w:ascii="Tahoma" w:hAnsi="Tahoma" w:cs="Tahoma"/>
          <w:b/>
          <w:bCs/>
          <w:smallCaps/>
          <w:color w:val="000000"/>
          <w:sz w:val="22"/>
          <w:szCs w:val="22"/>
        </w:rPr>
        <w:t>831 PARTICIPAÇÕES S.A.</w:t>
      </w:r>
    </w:p>
    <w:p w14:paraId="465307E6" w14:textId="77777777" w:rsidR="009B3CD4" w:rsidRPr="00533952" w:rsidRDefault="009B3CD4" w:rsidP="00B14690">
      <w:pPr>
        <w:spacing w:after="0" w:line="320" w:lineRule="exact"/>
        <w:jc w:val="center"/>
        <w:rPr>
          <w:rFonts w:ascii="Tahoma" w:hAnsi="Tahoma" w:cs="Tahoma"/>
          <w:sz w:val="22"/>
          <w:szCs w:val="22"/>
        </w:rPr>
      </w:pPr>
    </w:p>
    <w:p w14:paraId="7A62D665" w14:textId="77777777" w:rsidR="009B3CD4" w:rsidRPr="00533952" w:rsidRDefault="009B3CD4" w:rsidP="00B14690">
      <w:pPr>
        <w:spacing w:after="0" w:line="320" w:lineRule="exact"/>
        <w:rPr>
          <w:rFonts w:ascii="Tahoma" w:hAnsi="Tahoma" w:cs="Tahoma"/>
          <w:sz w:val="22"/>
          <w:szCs w:val="22"/>
        </w:rPr>
      </w:pPr>
      <w:r w:rsidRPr="00533952">
        <w:rPr>
          <w:rFonts w:ascii="Tahoma" w:hAnsi="Tahoma" w:cs="Tahoma"/>
          <w:sz w:val="22"/>
          <w:szCs w:val="22"/>
        </w:rPr>
        <w:t>Pelo presente instrumento particular, de um lado,</w:t>
      </w:r>
    </w:p>
    <w:p w14:paraId="3CC7EAB6" w14:textId="77777777" w:rsidR="009B3CD4" w:rsidRPr="00533952" w:rsidRDefault="009B3CD4" w:rsidP="00B14690">
      <w:pPr>
        <w:spacing w:after="0" w:line="320" w:lineRule="exact"/>
        <w:rPr>
          <w:rFonts w:ascii="Tahoma" w:hAnsi="Tahoma" w:cs="Tahoma"/>
          <w:sz w:val="22"/>
          <w:szCs w:val="22"/>
        </w:rPr>
      </w:pPr>
    </w:p>
    <w:p w14:paraId="5C841212" w14:textId="77777777" w:rsidR="009B3CD4" w:rsidRPr="00506570" w:rsidRDefault="00EF7367" w:rsidP="00B14690">
      <w:pPr>
        <w:pStyle w:val="PargrafodaLista"/>
        <w:numPr>
          <w:ilvl w:val="0"/>
          <w:numId w:val="39"/>
        </w:numPr>
        <w:spacing w:after="0" w:line="320" w:lineRule="exact"/>
        <w:ind w:left="851" w:hanging="851"/>
        <w:rPr>
          <w:rFonts w:ascii="Tahoma" w:hAnsi="Tahoma" w:cs="Tahoma"/>
          <w:sz w:val="22"/>
          <w:szCs w:val="22"/>
        </w:rPr>
      </w:pPr>
      <w:r w:rsidRPr="00506570">
        <w:rPr>
          <w:rFonts w:ascii="Tahoma" w:hAnsi="Tahoma" w:cs="Tahoma"/>
          <w:b/>
          <w:bCs/>
          <w:smallCaps/>
          <w:color w:val="000000"/>
          <w:sz w:val="22"/>
          <w:szCs w:val="22"/>
        </w:rPr>
        <w:t>831 PARTICIPAÇÕES S.A.</w:t>
      </w:r>
      <w:r w:rsidRPr="00506570">
        <w:rPr>
          <w:rFonts w:ascii="Tahoma" w:hAnsi="Tahoma" w:cs="Tahoma"/>
          <w:bCs/>
          <w:color w:val="000000"/>
          <w:sz w:val="22"/>
          <w:szCs w:val="22"/>
        </w:rPr>
        <w:t xml:space="preserve">, </w:t>
      </w:r>
      <w:r w:rsidRPr="00506570">
        <w:rPr>
          <w:rFonts w:ascii="Tahoma" w:hAnsi="Tahoma" w:cs="Tahoma"/>
          <w:color w:val="000000"/>
          <w:sz w:val="22"/>
          <w:szCs w:val="22"/>
        </w:rPr>
        <w:t>sociedade por ações sem registro de emissor de valores mobiliários junto à Comissão de Valores Mobiliários (“</w:t>
      </w:r>
      <w:r w:rsidRPr="00506570">
        <w:rPr>
          <w:rFonts w:ascii="Tahoma" w:hAnsi="Tahoma" w:cs="Tahoma"/>
          <w:color w:val="000000"/>
          <w:sz w:val="22"/>
          <w:szCs w:val="22"/>
          <w:u w:val="single"/>
        </w:rPr>
        <w:t>CVM</w:t>
      </w:r>
      <w:r w:rsidRPr="00506570">
        <w:rPr>
          <w:rFonts w:ascii="Tahoma" w:hAnsi="Tahoma" w:cs="Tahoma"/>
          <w:color w:val="000000"/>
          <w:sz w:val="22"/>
          <w:szCs w:val="22"/>
        </w:rPr>
        <w:t xml:space="preserve">”), com sede na cidade de São Paulo, Estado de São Paulo, na </w:t>
      </w:r>
      <w:r w:rsidR="00506570" w:rsidRPr="00506570">
        <w:rPr>
          <w:rFonts w:ascii="Tahoma" w:hAnsi="Tahoma" w:cs="Tahoma"/>
          <w:color w:val="000000"/>
          <w:sz w:val="22"/>
          <w:szCs w:val="22"/>
        </w:rPr>
        <w:t>Av</w:t>
      </w:r>
      <w:r w:rsidR="009C38E7">
        <w:rPr>
          <w:rFonts w:ascii="Tahoma" w:hAnsi="Tahoma" w:cs="Tahoma"/>
          <w:color w:val="000000"/>
          <w:sz w:val="22"/>
          <w:szCs w:val="22"/>
        </w:rPr>
        <w:t>enida</w:t>
      </w:r>
      <w:r w:rsidR="009C38E7" w:rsidRPr="00506570">
        <w:rPr>
          <w:rFonts w:ascii="Tahoma" w:hAnsi="Tahoma" w:cs="Tahoma"/>
          <w:color w:val="000000"/>
          <w:sz w:val="22"/>
          <w:szCs w:val="22"/>
        </w:rPr>
        <w:t xml:space="preserve"> </w:t>
      </w:r>
      <w:r w:rsidR="00506570" w:rsidRPr="00506570">
        <w:rPr>
          <w:rFonts w:ascii="Tahoma" w:hAnsi="Tahoma" w:cs="Tahoma"/>
          <w:color w:val="000000"/>
          <w:sz w:val="22"/>
          <w:szCs w:val="22"/>
        </w:rPr>
        <w:t>Brigadeiro Faria Lima, 2277, 21º andar – parte</w:t>
      </w:r>
      <w:r w:rsidRPr="00506570">
        <w:rPr>
          <w:rFonts w:ascii="Tahoma" w:hAnsi="Tahoma" w:cs="Tahoma"/>
          <w:color w:val="000000"/>
          <w:sz w:val="22"/>
          <w:szCs w:val="22"/>
        </w:rPr>
        <w:t xml:space="preserve">, inscrita no CNPJ/MF sob o nº </w:t>
      </w:r>
      <w:r w:rsidR="001A1A11" w:rsidRPr="00506570">
        <w:rPr>
          <w:rFonts w:ascii="Tahoma" w:hAnsi="Tahoma" w:cs="Tahoma"/>
          <w:color w:val="000000"/>
          <w:sz w:val="22"/>
          <w:szCs w:val="22"/>
        </w:rPr>
        <w:t>30.369.129/0001-32</w:t>
      </w:r>
      <w:r w:rsidRPr="00506570">
        <w:rPr>
          <w:rFonts w:ascii="Tahoma" w:hAnsi="Tahoma" w:cs="Tahoma"/>
          <w:color w:val="000000"/>
          <w:sz w:val="22"/>
          <w:szCs w:val="22"/>
        </w:rPr>
        <w:t xml:space="preserve">, neste ato representada nos termos de seu estatuto social </w:t>
      </w:r>
      <w:r w:rsidR="009B3CD4" w:rsidRPr="00506570">
        <w:rPr>
          <w:rFonts w:ascii="Tahoma" w:hAnsi="Tahoma" w:cs="Tahoma"/>
          <w:sz w:val="22"/>
          <w:szCs w:val="22"/>
        </w:rPr>
        <w:t>(“</w:t>
      </w:r>
      <w:r w:rsidR="009B3CD4" w:rsidRPr="00506570">
        <w:rPr>
          <w:rFonts w:ascii="Tahoma" w:hAnsi="Tahoma" w:cs="Tahoma"/>
          <w:sz w:val="22"/>
          <w:szCs w:val="22"/>
          <w:u w:val="single"/>
        </w:rPr>
        <w:t>Emissora</w:t>
      </w:r>
      <w:r w:rsidR="009B3CD4" w:rsidRPr="00506570">
        <w:rPr>
          <w:rFonts w:ascii="Tahoma" w:hAnsi="Tahoma" w:cs="Tahoma"/>
          <w:sz w:val="22"/>
          <w:szCs w:val="22"/>
        </w:rPr>
        <w:t>” ou “</w:t>
      </w:r>
      <w:r w:rsidR="009B3CD4" w:rsidRPr="00506570">
        <w:rPr>
          <w:rFonts w:ascii="Tahoma" w:hAnsi="Tahoma" w:cs="Tahoma"/>
          <w:sz w:val="22"/>
          <w:szCs w:val="22"/>
          <w:u w:val="single"/>
        </w:rPr>
        <w:t>Companhia</w:t>
      </w:r>
      <w:r w:rsidR="009B3CD4" w:rsidRPr="00506570">
        <w:rPr>
          <w:rFonts w:ascii="Tahoma" w:hAnsi="Tahoma" w:cs="Tahoma"/>
          <w:sz w:val="22"/>
          <w:szCs w:val="22"/>
        </w:rPr>
        <w:t>”);</w:t>
      </w:r>
    </w:p>
    <w:p w14:paraId="51B62118" w14:textId="77777777" w:rsidR="009B3CD4" w:rsidRPr="00533952" w:rsidRDefault="009B3CD4" w:rsidP="00B14690">
      <w:pPr>
        <w:spacing w:after="0" w:line="320" w:lineRule="exact"/>
        <w:rPr>
          <w:rFonts w:ascii="Tahoma" w:hAnsi="Tahoma" w:cs="Tahoma"/>
          <w:sz w:val="22"/>
          <w:szCs w:val="22"/>
        </w:rPr>
      </w:pPr>
    </w:p>
    <w:p w14:paraId="5320666A" w14:textId="77777777" w:rsidR="009B3CD4" w:rsidRPr="00533952" w:rsidRDefault="009B3CD4" w:rsidP="00B14690">
      <w:pPr>
        <w:spacing w:after="0" w:line="320" w:lineRule="exact"/>
        <w:rPr>
          <w:rFonts w:ascii="Tahoma" w:hAnsi="Tahoma" w:cs="Tahoma"/>
          <w:sz w:val="22"/>
          <w:szCs w:val="22"/>
        </w:rPr>
      </w:pPr>
      <w:r w:rsidRPr="00533952">
        <w:rPr>
          <w:rFonts w:ascii="Tahoma" w:hAnsi="Tahoma" w:cs="Tahoma"/>
          <w:sz w:val="22"/>
          <w:szCs w:val="22"/>
        </w:rPr>
        <w:t>e, de outro lado,</w:t>
      </w:r>
    </w:p>
    <w:p w14:paraId="1D05E267" w14:textId="77777777" w:rsidR="009B3CD4" w:rsidRPr="00533952" w:rsidRDefault="009B3CD4" w:rsidP="00B14690">
      <w:pPr>
        <w:spacing w:after="0" w:line="320" w:lineRule="exact"/>
        <w:rPr>
          <w:rFonts w:ascii="Tahoma" w:hAnsi="Tahoma" w:cs="Tahoma"/>
          <w:sz w:val="22"/>
          <w:szCs w:val="22"/>
        </w:rPr>
      </w:pPr>
    </w:p>
    <w:p w14:paraId="05CB407F" w14:textId="77777777" w:rsidR="009B3CD4" w:rsidRPr="00533952" w:rsidRDefault="002A0CC6" w:rsidP="00B14690">
      <w:pPr>
        <w:pStyle w:val="PargrafodaLista"/>
        <w:numPr>
          <w:ilvl w:val="0"/>
          <w:numId w:val="39"/>
        </w:numPr>
        <w:spacing w:after="0" w:line="320" w:lineRule="exact"/>
        <w:ind w:left="851" w:hanging="851"/>
        <w:rPr>
          <w:rFonts w:ascii="Tahoma" w:hAnsi="Tahoma" w:cs="Tahoma"/>
          <w:sz w:val="22"/>
          <w:szCs w:val="22"/>
        </w:rPr>
      </w:pPr>
      <w:r w:rsidRPr="002A0CC6">
        <w:rPr>
          <w:rFonts w:ascii="Tahoma" w:hAnsi="Tahoma" w:cs="Tahoma"/>
          <w:b/>
          <w:sz w:val="22"/>
          <w:szCs w:val="22"/>
        </w:rPr>
        <w:t>OLIVEIRA TRUST DISTRIBUIDORA DE TÍTULOS E VALORES MOBILIÁRIOS S.A.</w:t>
      </w:r>
      <w:r w:rsidRPr="002A0CC6">
        <w:rPr>
          <w:rFonts w:ascii="Tahoma" w:hAnsi="Tahoma" w:cs="Tahoma"/>
          <w:sz w:val="22"/>
          <w:szCs w:val="22"/>
        </w:rPr>
        <w:t xml:space="preserve">, </w:t>
      </w:r>
      <w:r w:rsidRPr="002A0CC6">
        <w:rPr>
          <w:rFonts w:ascii="Tahoma" w:hAnsi="Tahoma" w:cs="Tahoma"/>
          <w:bCs/>
          <w:sz w:val="22"/>
          <w:szCs w:val="22"/>
        </w:rPr>
        <w:t xml:space="preserve">instituição financeira com </w:t>
      </w:r>
      <w:r w:rsidRPr="002A0CC6">
        <w:rPr>
          <w:rFonts w:ascii="Tahoma" w:hAnsi="Tahoma" w:cs="Tahoma"/>
          <w:sz w:val="22"/>
          <w:szCs w:val="22"/>
        </w:rPr>
        <w:t>filial na Rua Joaquim Floriano, 1052, 13º andar, CEP 04534-004, na cidade e estado de São Paulo, inscrita no CNPJ/MF sob o n.º 36.113.876/0004-34</w:t>
      </w:r>
      <w:r w:rsidR="00A06D04" w:rsidRPr="00533952">
        <w:rPr>
          <w:rFonts w:ascii="Tahoma" w:hAnsi="Tahoma" w:cs="Tahoma"/>
          <w:sz w:val="22"/>
          <w:szCs w:val="22"/>
        </w:rPr>
        <w:t xml:space="preserve">, </w:t>
      </w:r>
      <w:r w:rsidR="009B3CD4" w:rsidRPr="00533952">
        <w:rPr>
          <w:rFonts w:ascii="Tahoma" w:hAnsi="Tahoma" w:cs="Tahoma"/>
          <w:sz w:val="22"/>
          <w:szCs w:val="22"/>
        </w:rPr>
        <w:t>neste ato representada por seu(s) representante(s) legal(</w:t>
      </w:r>
      <w:proofErr w:type="spellStart"/>
      <w:r w:rsidR="009B3CD4" w:rsidRPr="00533952">
        <w:rPr>
          <w:rFonts w:ascii="Tahoma" w:hAnsi="Tahoma" w:cs="Tahoma"/>
          <w:sz w:val="22"/>
          <w:szCs w:val="22"/>
        </w:rPr>
        <w:t>is</w:t>
      </w:r>
      <w:proofErr w:type="spellEnd"/>
      <w:r w:rsidR="009B3CD4" w:rsidRPr="00533952">
        <w:rPr>
          <w:rFonts w:ascii="Tahoma" w:hAnsi="Tahoma" w:cs="Tahoma"/>
          <w:sz w:val="22"/>
          <w:szCs w:val="22"/>
        </w:rPr>
        <w:t>) devidamente autorizado(s) e identificado(s) nas páginas de assinaturas do presente instrumento (“</w:t>
      </w:r>
      <w:r w:rsidR="009B3CD4" w:rsidRPr="00533952">
        <w:rPr>
          <w:rFonts w:ascii="Tahoma" w:hAnsi="Tahoma" w:cs="Tahoma"/>
          <w:sz w:val="22"/>
          <w:szCs w:val="22"/>
          <w:u w:val="single"/>
        </w:rPr>
        <w:t>Agente Fiduciário</w:t>
      </w:r>
      <w:r w:rsidR="009B3CD4" w:rsidRPr="00533952">
        <w:rPr>
          <w:rFonts w:ascii="Tahoma" w:hAnsi="Tahoma" w:cs="Tahoma"/>
          <w:sz w:val="22"/>
          <w:szCs w:val="22"/>
        </w:rPr>
        <w:t>”), na qualidade de representante dos titulares das Debêntures (conforme abaixo definido) (“</w:t>
      </w:r>
      <w:r w:rsidR="009B3CD4" w:rsidRPr="00533952">
        <w:rPr>
          <w:rFonts w:ascii="Tahoma" w:hAnsi="Tahoma" w:cs="Tahoma"/>
          <w:sz w:val="22"/>
          <w:szCs w:val="22"/>
          <w:u w:val="single"/>
        </w:rPr>
        <w:t>Debenturistas</w:t>
      </w:r>
      <w:r w:rsidR="009B3CD4" w:rsidRPr="00533952">
        <w:rPr>
          <w:rFonts w:ascii="Tahoma" w:hAnsi="Tahoma" w:cs="Tahoma"/>
          <w:sz w:val="22"/>
          <w:szCs w:val="22"/>
        </w:rPr>
        <w:t>”);</w:t>
      </w:r>
    </w:p>
    <w:p w14:paraId="6175E8A7" w14:textId="77777777" w:rsidR="009B3CD4" w:rsidRPr="00533952" w:rsidRDefault="009B3CD4" w:rsidP="00B14690">
      <w:pPr>
        <w:spacing w:after="0" w:line="320" w:lineRule="exact"/>
        <w:rPr>
          <w:rFonts w:ascii="Tahoma" w:hAnsi="Tahoma" w:cs="Tahoma"/>
          <w:sz w:val="22"/>
          <w:szCs w:val="22"/>
        </w:rPr>
      </w:pPr>
    </w:p>
    <w:p w14:paraId="036B486E" w14:textId="77777777" w:rsidR="009B3CD4" w:rsidRPr="00533952" w:rsidRDefault="009B3CD4" w:rsidP="00B14690">
      <w:pPr>
        <w:spacing w:after="0" w:line="320" w:lineRule="exact"/>
        <w:rPr>
          <w:rFonts w:ascii="Tahoma" w:hAnsi="Tahoma" w:cs="Tahoma"/>
          <w:sz w:val="22"/>
          <w:szCs w:val="22"/>
        </w:rPr>
      </w:pPr>
      <w:r w:rsidRPr="00533952">
        <w:rPr>
          <w:rFonts w:ascii="Tahoma" w:hAnsi="Tahoma" w:cs="Tahoma"/>
          <w:sz w:val="22"/>
          <w:szCs w:val="22"/>
        </w:rPr>
        <w:t xml:space="preserve">e, ainda, na qualidade de </w:t>
      </w:r>
      <w:r w:rsidR="006756D0" w:rsidRPr="00533952">
        <w:rPr>
          <w:rFonts w:ascii="Tahoma" w:hAnsi="Tahoma" w:cs="Tahoma"/>
          <w:sz w:val="22"/>
          <w:szCs w:val="22"/>
        </w:rPr>
        <w:t>garantidores</w:t>
      </w:r>
      <w:r w:rsidRPr="00533952">
        <w:rPr>
          <w:rFonts w:ascii="Tahoma" w:hAnsi="Tahoma" w:cs="Tahoma"/>
          <w:sz w:val="22"/>
          <w:szCs w:val="22"/>
        </w:rPr>
        <w:t>,</w:t>
      </w:r>
    </w:p>
    <w:p w14:paraId="45C65DCE" w14:textId="77777777" w:rsidR="009B3CD4" w:rsidRPr="00533952" w:rsidRDefault="009B3CD4" w:rsidP="00B14690">
      <w:pPr>
        <w:spacing w:after="0" w:line="320" w:lineRule="exact"/>
        <w:rPr>
          <w:rFonts w:ascii="Tahoma" w:hAnsi="Tahoma" w:cs="Tahoma"/>
          <w:sz w:val="22"/>
          <w:szCs w:val="22"/>
        </w:rPr>
      </w:pPr>
    </w:p>
    <w:p w14:paraId="66098A5D" w14:textId="77777777" w:rsidR="00CB3849" w:rsidRPr="00533952" w:rsidRDefault="00EF7367" w:rsidP="00B14690">
      <w:pPr>
        <w:pStyle w:val="PargrafodaLista"/>
        <w:numPr>
          <w:ilvl w:val="0"/>
          <w:numId w:val="39"/>
        </w:numPr>
        <w:spacing w:after="0" w:line="320" w:lineRule="exact"/>
        <w:ind w:left="851" w:hanging="851"/>
        <w:rPr>
          <w:rFonts w:ascii="Tahoma" w:hAnsi="Tahoma" w:cs="Tahoma"/>
          <w:sz w:val="22"/>
          <w:szCs w:val="22"/>
        </w:rPr>
      </w:pPr>
      <w:r w:rsidRPr="00EF7367">
        <w:rPr>
          <w:rFonts w:ascii="Tahoma" w:hAnsi="Tahoma" w:cs="Tahoma"/>
          <w:b/>
          <w:bCs/>
          <w:sz w:val="22"/>
          <w:szCs w:val="22"/>
        </w:rPr>
        <w:t>JOSÉ SERIPIERI FILHO</w:t>
      </w:r>
      <w:r w:rsidR="001A1A11">
        <w:rPr>
          <w:rFonts w:ascii="Tahoma" w:hAnsi="Tahoma" w:cs="Tahoma"/>
          <w:bCs/>
          <w:sz w:val="22"/>
          <w:szCs w:val="22"/>
        </w:rPr>
        <w:t xml:space="preserve">, </w:t>
      </w:r>
      <w:r w:rsidR="00506570" w:rsidRPr="00D375D6">
        <w:rPr>
          <w:rFonts w:ascii="Tahoma" w:hAnsi="Tahoma" w:cs="Tahoma"/>
          <w:bCs/>
          <w:color w:val="000000"/>
          <w:sz w:val="22"/>
          <w:szCs w:val="22"/>
        </w:rPr>
        <w:t xml:space="preserve">brasileiro, casado sob o regime da separação total de bens, empresário, portador da Carteira de Identidade nº </w:t>
      </w:r>
      <w:r w:rsidR="00506570">
        <w:rPr>
          <w:rFonts w:ascii="Tahoma" w:hAnsi="Tahoma" w:cs="Tahoma"/>
          <w:color w:val="000000"/>
          <w:sz w:val="22"/>
          <w:szCs w:val="22"/>
        </w:rPr>
        <w:t>11.606.666</w:t>
      </w:r>
      <w:r w:rsidR="00506570" w:rsidRPr="00D375D6">
        <w:rPr>
          <w:rFonts w:ascii="Tahoma" w:hAnsi="Tahoma" w:cs="Tahoma"/>
          <w:bCs/>
          <w:color w:val="000000"/>
          <w:sz w:val="22"/>
          <w:szCs w:val="22"/>
        </w:rPr>
        <w:t>, expedida pel</w:t>
      </w:r>
      <w:r w:rsidR="00506570">
        <w:rPr>
          <w:rFonts w:ascii="Tahoma" w:hAnsi="Tahoma" w:cs="Tahoma"/>
          <w:bCs/>
          <w:color w:val="000000"/>
          <w:sz w:val="22"/>
          <w:szCs w:val="22"/>
        </w:rPr>
        <w:t>a</w:t>
      </w:r>
      <w:r w:rsidR="00506570" w:rsidRPr="00D375D6">
        <w:rPr>
          <w:rFonts w:ascii="Tahoma" w:hAnsi="Tahoma" w:cs="Tahoma"/>
          <w:bCs/>
          <w:color w:val="000000"/>
          <w:sz w:val="22"/>
          <w:szCs w:val="22"/>
        </w:rPr>
        <w:t xml:space="preserve"> </w:t>
      </w:r>
      <w:r w:rsidR="00506570">
        <w:rPr>
          <w:rFonts w:ascii="Tahoma" w:hAnsi="Tahoma" w:cs="Tahoma"/>
          <w:color w:val="000000"/>
          <w:sz w:val="22"/>
          <w:szCs w:val="22"/>
        </w:rPr>
        <w:t>SSP/SP</w:t>
      </w:r>
      <w:r w:rsidR="00506570" w:rsidRPr="00D375D6">
        <w:rPr>
          <w:rFonts w:ascii="Tahoma" w:hAnsi="Tahoma" w:cs="Tahoma"/>
          <w:bCs/>
          <w:color w:val="000000"/>
          <w:sz w:val="22"/>
          <w:szCs w:val="22"/>
        </w:rPr>
        <w:t xml:space="preserve">, inscrito no CPF/MF sob nº </w:t>
      </w:r>
      <w:r w:rsidR="00506570">
        <w:rPr>
          <w:rFonts w:ascii="Tahoma" w:hAnsi="Tahoma" w:cs="Tahoma"/>
          <w:color w:val="000000"/>
          <w:sz w:val="22"/>
          <w:szCs w:val="22"/>
        </w:rPr>
        <w:t>106.922.508-83</w:t>
      </w:r>
      <w:r w:rsidR="00506570" w:rsidRPr="00D375D6">
        <w:rPr>
          <w:rFonts w:ascii="Tahoma" w:hAnsi="Tahoma" w:cs="Tahoma"/>
          <w:bCs/>
          <w:color w:val="000000"/>
          <w:sz w:val="22"/>
          <w:szCs w:val="22"/>
        </w:rPr>
        <w:t xml:space="preserve">, com escritório na cidade de São Paulo, Estado de São Paulo, na </w:t>
      </w:r>
      <w:r w:rsidR="00506570">
        <w:rPr>
          <w:rFonts w:ascii="Tahoma" w:hAnsi="Tahoma" w:cs="Tahoma"/>
          <w:bCs/>
          <w:color w:val="000000"/>
          <w:sz w:val="22"/>
          <w:szCs w:val="22"/>
        </w:rPr>
        <w:t>Rua Doutor Plínio Barreto, 365, parte, Bela Vista, CEP 01313-020</w:t>
      </w:r>
      <w:r w:rsidR="00506570" w:rsidRPr="00D375D6">
        <w:rPr>
          <w:rFonts w:ascii="Tahoma" w:hAnsi="Tahoma" w:cs="Tahoma"/>
          <w:bCs/>
          <w:color w:val="000000"/>
          <w:sz w:val="22"/>
          <w:szCs w:val="22"/>
        </w:rPr>
        <w:t xml:space="preserve"> </w:t>
      </w:r>
      <w:r w:rsidR="006756D0" w:rsidRPr="00533952">
        <w:rPr>
          <w:rFonts w:ascii="Tahoma" w:hAnsi="Tahoma" w:cs="Tahoma"/>
          <w:sz w:val="22"/>
          <w:szCs w:val="22"/>
        </w:rPr>
        <w:t>(“</w:t>
      </w:r>
      <w:r w:rsidR="006756D0" w:rsidRPr="00533952">
        <w:rPr>
          <w:rFonts w:ascii="Tahoma" w:hAnsi="Tahoma" w:cs="Tahoma"/>
          <w:sz w:val="22"/>
          <w:szCs w:val="22"/>
          <w:u w:val="single"/>
        </w:rPr>
        <w:t>Sr.</w:t>
      </w:r>
      <w:r w:rsidR="00506570">
        <w:rPr>
          <w:rFonts w:ascii="Tahoma" w:hAnsi="Tahoma" w:cs="Tahoma"/>
          <w:sz w:val="22"/>
          <w:szCs w:val="22"/>
          <w:u w:val="single"/>
        </w:rPr>
        <w:t> </w:t>
      </w:r>
      <w:r w:rsidR="006756D0" w:rsidRPr="00533952">
        <w:rPr>
          <w:rFonts w:ascii="Tahoma" w:hAnsi="Tahoma" w:cs="Tahoma"/>
          <w:sz w:val="22"/>
          <w:szCs w:val="22"/>
          <w:u w:val="single"/>
        </w:rPr>
        <w:t>José</w:t>
      </w:r>
      <w:r w:rsidR="006756D0" w:rsidRPr="00533952">
        <w:rPr>
          <w:rFonts w:ascii="Tahoma" w:hAnsi="Tahoma" w:cs="Tahoma"/>
          <w:sz w:val="22"/>
          <w:szCs w:val="22"/>
        </w:rPr>
        <w:t>”)</w:t>
      </w:r>
      <w:r w:rsidR="006D4A58" w:rsidRPr="00533952">
        <w:rPr>
          <w:rFonts w:ascii="Tahoma" w:hAnsi="Tahoma" w:cs="Tahoma"/>
          <w:sz w:val="22"/>
          <w:szCs w:val="22"/>
        </w:rPr>
        <w:t>;</w:t>
      </w:r>
    </w:p>
    <w:p w14:paraId="170E0C85" w14:textId="77777777" w:rsidR="006D4A58" w:rsidRPr="00533952" w:rsidRDefault="006D4A58" w:rsidP="00B14690">
      <w:pPr>
        <w:spacing w:after="0" w:line="320" w:lineRule="exact"/>
        <w:rPr>
          <w:rFonts w:ascii="Tahoma" w:hAnsi="Tahoma" w:cs="Tahoma"/>
          <w:sz w:val="22"/>
          <w:szCs w:val="22"/>
        </w:rPr>
      </w:pPr>
    </w:p>
    <w:p w14:paraId="11031207" w14:textId="77777777" w:rsidR="00EF7367" w:rsidRDefault="00EF7367" w:rsidP="00B14690">
      <w:pPr>
        <w:pStyle w:val="PargrafodaLista"/>
        <w:numPr>
          <w:ilvl w:val="0"/>
          <w:numId w:val="39"/>
        </w:numPr>
        <w:spacing w:after="0" w:line="320" w:lineRule="exact"/>
        <w:ind w:left="851" w:hanging="851"/>
        <w:rPr>
          <w:rFonts w:ascii="Tahoma" w:hAnsi="Tahoma" w:cs="Tahoma"/>
          <w:sz w:val="22"/>
          <w:szCs w:val="22"/>
        </w:rPr>
      </w:pPr>
      <w:r w:rsidRPr="00EF7367">
        <w:rPr>
          <w:rFonts w:ascii="Tahoma" w:hAnsi="Tahoma" w:cs="Tahoma"/>
          <w:b/>
          <w:bCs/>
          <w:sz w:val="22"/>
          <w:szCs w:val="22"/>
        </w:rPr>
        <w:t>831 FUNDO DE INVESTIMENTO MULTIMERCADO - CREDITO PRIVADO - INVESTIMENTO NO EXTERIOR</w:t>
      </w:r>
      <w:r w:rsidRPr="00EF7367">
        <w:rPr>
          <w:rFonts w:ascii="Tahoma" w:hAnsi="Tahoma" w:cs="Tahoma"/>
          <w:sz w:val="22"/>
          <w:szCs w:val="22"/>
        </w:rPr>
        <w:t xml:space="preserve">, </w:t>
      </w:r>
      <w:r w:rsidR="00506570" w:rsidRPr="00EE51B8">
        <w:rPr>
          <w:rFonts w:ascii="Tahoma" w:hAnsi="Tahoma" w:cs="Tahoma"/>
          <w:sz w:val="22"/>
          <w:szCs w:val="22"/>
        </w:rPr>
        <w:t xml:space="preserve">fundo de investimento multimercado, </w:t>
      </w:r>
      <w:r w:rsidR="00506570" w:rsidRPr="00EE51B8">
        <w:rPr>
          <w:rFonts w:ascii="Tahoma" w:hAnsi="Tahoma" w:cs="Tahoma"/>
          <w:bCs/>
          <w:sz w:val="22"/>
          <w:szCs w:val="22"/>
        </w:rPr>
        <w:t>constituído sob a forma de condomínio fechado, inscrito no CNPJ/MF sob nº 12.665.456/0001-50 (“</w:t>
      </w:r>
      <w:r w:rsidR="00506570">
        <w:rPr>
          <w:rFonts w:ascii="Tahoma" w:hAnsi="Tahoma" w:cs="Tahoma"/>
          <w:bCs/>
          <w:sz w:val="22"/>
          <w:szCs w:val="22"/>
          <w:u w:val="single"/>
        </w:rPr>
        <w:t>Fundo 831</w:t>
      </w:r>
      <w:r w:rsidR="00506570" w:rsidRPr="00EE51B8">
        <w:rPr>
          <w:rFonts w:ascii="Tahoma" w:hAnsi="Tahoma" w:cs="Tahoma"/>
          <w:bCs/>
          <w:sz w:val="22"/>
          <w:szCs w:val="22"/>
        </w:rPr>
        <w:t>”)</w:t>
      </w:r>
      <w:r w:rsidR="00506570" w:rsidRPr="00EE51B8">
        <w:rPr>
          <w:rFonts w:ascii="Tahoma" w:hAnsi="Tahoma" w:cs="Tahoma"/>
          <w:sz w:val="22"/>
          <w:szCs w:val="22"/>
        </w:rPr>
        <w:t xml:space="preserve">, neste ato representado por sua administradora, </w:t>
      </w:r>
      <w:r w:rsidR="00506570" w:rsidRPr="00EE51B8">
        <w:rPr>
          <w:rFonts w:ascii="Tahoma" w:hAnsi="Tahoma" w:cs="Tahoma"/>
          <w:b/>
          <w:bCs/>
          <w:sz w:val="22"/>
          <w:szCs w:val="22"/>
        </w:rPr>
        <w:t>Modal Distribuidora de Títulos e Valores Mobiliários Ltda.</w:t>
      </w:r>
      <w:r w:rsidR="00506570" w:rsidRPr="00EE51B8">
        <w:rPr>
          <w:rFonts w:ascii="Tahoma" w:hAnsi="Tahoma" w:cs="Tahoma"/>
          <w:bCs/>
          <w:sz w:val="22"/>
          <w:szCs w:val="22"/>
        </w:rPr>
        <w:t xml:space="preserve">, com sede na cidade do Rio de Janeiro, Estado do Rio de Janeiro, na </w:t>
      </w:r>
      <w:r w:rsidR="00506570" w:rsidRPr="00EE51B8">
        <w:rPr>
          <w:rFonts w:ascii="Tahoma" w:hAnsi="Tahoma" w:cs="Tahoma"/>
          <w:bCs/>
          <w:sz w:val="22"/>
          <w:szCs w:val="22"/>
          <w:lang w:val="es-ES_tradnl"/>
        </w:rPr>
        <w:t xml:space="preserve">Praia de </w:t>
      </w:r>
      <w:proofErr w:type="spellStart"/>
      <w:r w:rsidR="00506570" w:rsidRPr="00EE51B8">
        <w:rPr>
          <w:rFonts w:ascii="Tahoma" w:hAnsi="Tahoma" w:cs="Tahoma"/>
          <w:bCs/>
          <w:sz w:val="22"/>
          <w:szCs w:val="22"/>
          <w:lang w:val="es-ES_tradnl"/>
        </w:rPr>
        <w:t>Botafogo</w:t>
      </w:r>
      <w:proofErr w:type="spellEnd"/>
      <w:r w:rsidR="00506570" w:rsidRPr="00EE51B8">
        <w:rPr>
          <w:rFonts w:ascii="Tahoma" w:hAnsi="Tahoma" w:cs="Tahoma"/>
          <w:bCs/>
          <w:sz w:val="22"/>
          <w:szCs w:val="22"/>
          <w:lang w:val="es-ES_tradnl"/>
        </w:rPr>
        <w:t xml:space="preserve">, </w:t>
      </w:r>
      <w:proofErr w:type="spellStart"/>
      <w:r w:rsidR="00506570" w:rsidRPr="00EE51B8">
        <w:rPr>
          <w:rFonts w:ascii="Tahoma" w:hAnsi="Tahoma" w:cs="Tahoma"/>
          <w:bCs/>
          <w:sz w:val="22"/>
          <w:szCs w:val="22"/>
          <w:lang w:val="es-ES_tradnl"/>
        </w:rPr>
        <w:t>nº</w:t>
      </w:r>
      <w:proofErr w:type="spellEnd"/>
      <w:r w:rsidR="00506570" w:rsidRPr="00EE51B8">
        <w:rPr>
          <w:rFonts w:ascii="Tahoma" w:hAnsi="Tahoma" w:cs="Tahoma"/>
          <w:bCs/>
          <w:sz w:val="22"/>
          <w:szCs w:val="22"/>
          <w:lang w:val="es-ES_tradnl"/>
        </w:rPr>
        <w:t xml:space="preserve"> 501, Bloco 1, Sala 501</w:t>
      </w:r>
      <w:r w:rsidR="00506570" w:rsidRPr="00EE51B8">
        <w:rPr>
          <w:rFonts w:ascii="Tahoma" w:hAnsi="Tahoma" w:cs="Tahoma"/>
          <w:bCs/>
          <w:sz w:val="22"/>
          <w:szCs w:val="22"/>
        </w:rPr>
        <w:t>, inscrita no CNPJ/MF sob nº 05.389.174/0001-</w:t>
      </w:r>
      <w:r w:rsidR="00506570" w:rsidRPr="00EE51B8">
        <w:rPr>
          <w:rFonts w:ascii="Tahoma" w:hAnsi="Tahoma" w:cs="Tahoma"/>
          <w:bCs/>
          <w:sz w:val="22"/>
          <w:szCs w:val="22"/>
        </w:rPr>
        <w:lastRenderedPageBreak/>
        <w:t>01, autorizada pela</w:t>
      </w:r>
      <w:r w:rsidR="009C38E7">
        <w:rPr>
          <w:rFonts w:ascii="Tahoma" w:hAnsi="Tahoma" w:cs="Tahoma"/>
          <w:bCs/>
          <w:sz w:val="22"/>
          <w:szCs w:val="22"/>
        </w:rPr>
        <w:t xml:space="preserve"> CVM</w:t>
      </w:r>
      <w:r w:rsidR="00506570">
        <w:rPr>
          <w:rFonts w:ascii="Tahoma" w:hAnsi="Tahoma" w:cs="Tahoma"/>
          <w:color w:val="000000"/>
          <w:sz w:val="22"/>
          <w:szCs w:val="22"/>
        </w:rPr>
        <w:t xml:space="preserve"> </w:t>
      </w:r>
      <w:r w:rsidR="00506570" w:rsidRPr="00EE51B8">
        <w:rPr>
          <w:rFonts w:ascii="Tahoma" w:hAnsi="Tahoma" w:cs="Tahoma"/>
          <w:bCs/>
          <w:sz w:val="22"/>
          <w:szCs w:val="22"/>
        </w:rPr>
        <w:t xml:space="preserve">a exercer a atividade profissional de administração de carteiras, por meio do Ato Declaratório CVM n.º </w:t>
      </w:r>
      <w:r w:rsidR="00506570" w:rsidRPr="00EE51B8">
        <w:rPr>
          <w:rFonts w:ascii="Tahoma" w:hAnsi="Tahoma" w:cs="Tahoma"/>
          <w:sz w:val="22"/>
          <w:szCs w:val="22"/>
        </w:rPr>
        <w:t>14.177</w:t>
      </w:r>
      <w:r w:rsidR="00506570" w:rsidRPr="00EE51B8">
        <w:rPr>
          <w:rFonts w:ascii="Tahoma" w:hAnsi="Tahoma" w:cs="Tahoma"/>
          <w:bCs/>
          <w:sz w:val="22"/>
          <w:szCs w:val="22"/>
        </w:rPr>
        <w:t xml:space="preserve">, de </w:t>
      </w:r>
      <w:r w:rsidR="00506570" w:rsidRPr="00EE51B8">
        <w:rPr>
          <w:rFonts w:ascii="Tahoma" w:hAnsi="Tahoma" w:cs="Tahoma"/>
          <w:sz w:val="22"/>
          <w:szCs w:val="22"/>
        </w:rPr>
        <w:t>15 de abril de 2015 (“</w:t>
      </w:r>
      <w:r w:rsidR="00506570">
        <w:rPr>
          <w:rFonts w:ascii="Tahoma" w:hAnsi="Tahoma" w:cs="Tahoma"/>
          <w:sz w:val="22"/>
          <w:szCs w:val="22"/>
          <w:u w:val="single"/>
        </w:rPr>
        <w:t>Modal</w:t>
      </w:r>
      <w:r w:rsidR="00506570" w:rsidRPr="00EE51B8">
        <w:rPr>
          <w:rFonts w:ascii="Tahoma" w:hAnsi="Tahoma" w:cs="Tahoma"/>
          <w:sz w:val="22"/>
          <w:szCs w:val="22"/>
        </w:rPr>
        <w:t>”)</w:t>
      </w:r>
      <w:r w:rsidR="00506570" w:rsidRPr="00EE51B8">
        <w:rPr>
          <w:rFonts w:ascii="Tahoma" w:hAnsi="Tahoma" w:cs="Tahoma"/>
          <w:bCs/>
          <w:sz w:val="22"/>
          <w:szCs w:val="22"/>
        </w:rPr>
        <w:t xml:space="preserve">, </w:t>
      </w:r>
      <w:r w:rsidR="00506570" w:rsidRPr="00EE51B8">
        <w:rPr>
          <w:rFonts w:ascii="Tahoma" w:hAnsi="Tahoma" w:cs="Tahoma"/>
          <w:sz w:val="22"/>
          <w:szCs w:val="22"/>
        </w:rPr>
        <w:t>neste ato representada por seu</w:t>
      </w:r>
      <w:r w:rsidR="00506570">
        <w:rPr>
          <w:rFonts w:ascii="Tahoma" w:hAnsi="Tahoma" w:cs="Tahoma"/>
          <w:sz w:val="22"/>
          <w:szCs w:val="22"/>
        </w:rPr>
        <w:t xml:space="preserve"> </w:t>
      </w:r>
      <w:r w:rsidR="00506570" w:rsidRPr="0090340F">
        <w:rPr>
          <w:rFonts w:ascii="Tahoma" w:hAnsi="Tahoma" w:cs="Tahoma"/>
          <w:sz w:val="22"/>
          <w:szCs w:val="22"/>
        </w:rPr>
        <w:t xml:space="preserve">procurador </w:t>
      </w:r>
      <w:r w:rsidR="00132542" w:rsidRPr="00132542">
        <w:rPr>
          <w:rFonts w:ascii="Tahoma" w:hAnsi="Tahoma" w:cs="Tahoma"/>
          <w:sz w:val="22"/>
          <w:szCs w:val="22"/>
        </w:rPr>
        <w:t xml:space="preserve">Renato Sergio </w:t>
      </w:r>
      <w:proofErr w:type="spellStart"/>
      <w:r w:rsidR="00132542" w:rsidRPr="00132542">
        <w:rPr>
          <w:rFonts w:ascii="Tahoma" w:hAnsi="Tahoma" w:cs="Tahoma"/>
          <w:sz w:val="22"/>
          <w:szCs w:val="22"/>
        </w:rPr>
        <w:t>Cirillo</w:t>
      </w:r>
      <w:proofErr w:type="spellEnd"/>
      <w:r w:rsidR="00132542" w:rsidRPr="00132542">
        <w:rPr>
          <w:rFonts w:ascii="Tahoma" w:hAnsi="Tahoma" w:cs="Tahoma"/>
          <w:sz w:val="22"/>
          <w:szCs w:val="22"/>
        </w:rPr>
        <w:t xml:space="preserve">, brasileiro, casado, administrador de empresas, inscrito no CPF/MF 091.458.718-84, </w:t>
      </w:r>
      <w:r w:rsidR="00D834CF">
        <w:rPr>
          <w:rFonts w:ascii="Tahoma" w:hAnsi="Tahoma" w:cs="Tahoma"/>
          <w:sz w:val="22"/>
          <w:szCs w:val="22"/>
        </w:rPr>
        <w:t xml:space="preserve">portador da Cédula de Identidade </w:t>
      </w:r>
      <w:r w:rsidR="00132542" w:rsidRPr="00132542">
        <w:rPr>
          <w:rFonts w:ascii="Tahoma" w:hAnsi="Tahoma" w:cs="Tahoma"/>
          <w:sz w:val="22"/>
          <w:szCs w:val="22"/>
        </w:rPr>
        <w:t>RG 16.373.058 SSP/SP e com escritório à Av</w:t>
      </w:r>
      <w:r w:rsidR="00D834CF">
        <w:rPr>
          <w:rFonts w:ascii="Tahoma" w:hAnsi="Tahoma" w:cs="Tahoma"/>
          <w:sz w:val="22"/>
          <w:szCs w:val="22"/>
        </w:rPr>
        <w:t>enida</w:t>
      </w:r>
      <w:r w:rsidR="00132542" w:rsidRPr="00132542">
        <w:rPr>
          <w:rFonts w:ascii="Tahoma" w:hAnsi="Tahoma" w:cs="Tahoma"/>
          <w:sz w:val="22"/>
          <w:szCs w:val="22"/>
        </w:rPr>
        <w:t xml:space="preserve"> Brigadeiro Faria Lima, 2277</w:t>
      </w:r>
      <w:r w:rsidR="00D834CF">
        <w:rPr>
          <w:rFonts w:ascii="Tahoma" w:hAnsi="Tahoma" w:cs="Tahoma"/>
          <w:sz w:val="22"/>
          <w:szCs w:val="22"/>
        </w:rPr>
        <w:t>,</w:t>
      </w:r>
      <w:r w:rsidR="00132542" w:rsidRPr="00132542">
        <w:rPr>
          <w:rFonts w:ascii="Tahoma" w:hAnsi="Tahoma" w:cs="Tahoma"/>
          <w:sz w:val="22"/>
          <w:szCs w:val="22"/>
        </w:rPr>
        <w:t xml:space="preserve"> conj</w:t>
      </w:r>
      <w:r w:rsidR="00D834CF">
        <w:rPr>
          <w:rFonts w:ascii="Tahoma" w:hAnsi="Tahoma" w:cs="Tahoma"/>
          <w:sz w:val="22"/>
          <w:szCs w:val="22"/>
        </w:rPr>
        <w:t>unto</w:t>
      </w:r>
      <w:r w:rsidR="00132542" w:rsidRPr="00132542">
        <w:rPr>
          <w:rFonts w:ascii="Tahoma" w:hAnsi="Tahoma" w:cs="Tahoma"/>
          <w:sz w:val="22"/>
          <w:szCs w:val="22"/>
        </w:rPr>
        <w:t xml:space="preserve"> 2104</w:t>
      </w:r>
      <w:r w:rsidR="00506570" w:rsidRPr="0090340F">
        <w:rPr>
          <w:rFonts w:ascii="Tahoma" w:hAnsi="Tahoma" w:cs="Tahoma"/>
          <w:bCs/>
          <w:sz w:val="22"/>
          <w:szCs w:val="22"/>
        </w:rPr>
        <w:t>, na Capital do Estado de São Paulo</w:t>
      </w:r>
      <w:r w:rsidR="004577AA">
        <w:rPr>
          <w:rFonts w:ascii="Tahoma" w:hAnsi="Tahoma" w:cs="Tahoma"/>
          <w:sz w:val="22"/>
          <w:szCs w:val="22"/>
        </w:rPr>
        <w:t>; e</w:t>
      </w:r>
    </w:p>
    <w:p w14:paraId="3DD74380" w14:textId="77777777" w:rsidR="000424C0" w:rsidRDefault="000424C0" w:rsidP="00B14690">
      <w:pPr>
        <w:spacing w:after="0" w:line="320" w:lineRule="exact"/>
        <w:rPr>
          <w:rFonts w:ascii="Tahoma" w:hAnsi="Tahoma" w:cs="Tahoma"/>
          <w:sz w:val="22"/>
          <w:szCs w:val="22"/>
        </w:rPr>
      </w:pPr>
    </w:p>
    <w:p w14:paraId="06455EBE" w14:textId="77777777" w:rsidR="006D4A58" w:rsidRPr="00533952" w:rsidRDefault="000424C0" w:rsidP="00B14690">
      <w:pPr>
        <w:pStyle w:val="PargrafodaLista"/>
        <w:numPr>
          <w:ilvl w:val="0"/>
          <w:numId w:val="39"/>
        </w:numPr>
        <w:spacing w:after="0" w:line="320" w:lineRule="exact"/>
        <w:ind w:left="851" w:hanging="851"/>
        <w:rPr>
          <w:rFonts w:ascii="Tahoma" w:hAnsi="Tahoma" w:cs="Tahoma"/>
          <w:sz w:val="22"/>
          <w:szCs w:val="22"/>
        </w:rPr>
      </w:pPr>
      <w:r w:rsidRPr="000424C0">
        <w:rPr>
          <w:rFonts w:ascii="Tahoma" w:hAnsi="Tahoma" w:cs="Tahoma"/>
          <w:b/>
          <w:bCs/>
          <w:sz w:val="22"/>
          <w:szCs w:val="22"/>
        </w:rPr>
        <w:t>L2 PARTICIPAÇÕES FUNDO DE INVESTIMENTOS EM PARTICIPAÇÕES MULTIESTRATÉGIA</w:t>
      </w:r>
      <w:r w:rsidRPr="000424C0">
        <w:rPr>
          <w:rFonts w:ascii="Tahoma" w:hAnsi="Tahoma" w:cs="Tahoma"/>
          <w:bCs/>
          <w:sz w:val="22"/>
          <w:szCs w:val="22"/>
        </w:rPr>
        <w:t xml:space="preserve">, </w:t>
      </w:r>
      <w:r w:rsidR="00506570" w:rsidRPr="00EE51B8">
        <w:rPr>
          <w:rFonts w:ascii="Tahoma" w:hAnsi="Tahoma" w:cs="Tahoma"/>
          <w:sz w:val="22"/>
          <w:szCs w:val="22"/>
        </w:rPr>
        <w:t xml:space="preserve">fundo de investimento </w:t>
      </w:r>
      <w:r w:rsidR="00506570">
        <w:rPr>
          <w:rFonts w:ascii="Tahoma" w:hAnsi="Tahoma" w:cs="Tahoma"/>
          <w:sz w:val="22"/>
          <w:szCs w:val="22"/>
        </w:rPr>
        <w:t>em participações</w:t>
      </w:r>
      <w:r w:rsidR="00506570" w:rsidRPr="00EE51B8">
        <w:rPr>
          <w:rFonts w:ascii="Tahoma" w:hAnsi="Tahoma" w:cs="Tahoma"/>
          <w:sz w:val="22"/>
          <w:szCs w:val="22"/>
        </w:rPr>
        <w:t xml:space="preserve">, </w:t>
      </w:r>
      <w:r w:rsidR="00506570" w:rsidRPr="00EE51B8">
        <w:rPr>
          <w:rFonts w:ascii="Tahoma" w:hAnsi="Tahoma" w:cs="Tahoma"/>
          <w:bCs/>
          <w:sz w:val="22"/>
          <w:szCs w:val="22"/>
        </w:rPr>
        <w:t xml:space="preserve">constituído sob a forma de condomínio fechado, inscrito no CNPJ/MF sob nº </w:t>
      </w:r>
      <w:r w:rsidR="00506570" w:rsidRPr="00D375D6">
        <w:rPr>
          <w:rFonts w:ascii="Tahoma" w:hAnsi="Tahoma" w:cs="Tahoma"/>
          <w:sz w:val="22"/>
          <w:szCs w:val="22"/>
        </w:rPr>
        <w:t>13.716.004/0001-12</w:t>
      </w:r>
      <w:r w:rsidR="00506570" w:rsidRPr="00EE51B8">
        <w:rPr>
          <w:rFonts w:ascii="Tahoma" w:hAnsi="Tahoma" w:cs="Tahoma"/>
          <w:bCs/>
          <w:sz w:val="22"/>
          <w:szCs w:val="22"/>
        </w:rPr>
        <w:t xml:space="preserve"> (“</w:t>
      </w:r>
      <w:r w:rsidR="00506570">
        <w:rPr>
          <w:rFonts w:ascii="Tahoma" w:hAnsi="Tahoma" w:cs="Tahoma"/>
          <w:bCs/>
          <w:sz w:val="22"/>
          <w:szCs w:val="22"/>
          <w:u w:val="single"/>
        </w:rPr>
        <w:t>FIP</w:t>
      </w:r>
      <w:r w:rsidR="00506570" w:rsidRPr="00EE51B8">
        <w:rPr>
          <w:rFonts w:ascii="Tahoma" w:hAnsi="Tahoma" w:cs="Tahoma"/>
          <w:bCs/>
          <w:sz w:val="22"/>
          <w:szCs w:val="22"/>
        </w:rPr>
        <w:t>”</w:t>
      </w:r>
      <w:r w:rsidR="00506570" w:rsidRPr="00506570">
        <w:rPr>
          <w:rFonts w:ascii="Tahoma" w:hAnsi="Tahoma" w:cs="Tahoma"/>
          <w:bCs/>
          <w:sz w:val="22"/>
          <w:szCs w:val="22"/>
        </w:rPr>
        <w:t xml:space="preserve"> </w:t>
      </w:r>
      <w:r w:rsidR="00506570">
        <w:rPr>
          <w:rFonts w:ascii="Tahoma" w:hAnsi="Tahoma" w:cs="Tahoma"/>
          <w:bCs/>
          <w:sz w:val="22"/>
          <w:szCs w:val="22"/>
        </w:rPr>
        <w:t>e, em conjunto com o Sr. José e o Fundo 831, “</w:t>
      </w:r>
      <w:r w:rsidR="00506570" w:rsidRPr="000424C0">
        <w:rPr>
          <w:rFonts w:ascii="Tahoma" w:hAnsi="Tahoma" w:cs="Tahoma"/>
          <w:bCs/>
          <w:sz w:val="22"/>
          <w:szCs w:val="22"/>
          <w:u w:val="single"/>
        </w:rPr>
        <w:t>Garantidores</w:t>
      </w:r>
      <w:r w:rsidR="00506570">
        <w:rPr>
          <w:rFonts w:ascii="Tahoma" w:hAnsi="Tahoma" w:cs="Tahoma"/>
          <w:bCs/>
          <w:sz w:val="22"/>
          <w:szCs w:val="22"/>
        </w:rPr>
        <w:t>”</w:t>
      </w:r>
      <w:r w:rsidR="00506570" w:rsidRPr="00EE51B8">
        <w:rPr>
          <w:rFonts w:ascii="Tahoma" w:hAnsi="Tahoma" w:cs="Tahoma"/>
          <w:bCs/>
          <w:sz w:val="22"/>
          <w:szCs w:val="22"/>
        </w:rPr>
        <w:t>)</w:t>
      </w:r>
      <w:r w:rsidR="00506570" w:rsidRPr="00EE51B8">
        <w:rPr>
          <w:rFonts w:ascii="Tahoma" w:hAnsi="Tahoma" w:cs="Tahoma"/>
          <w:sz w:val="22"/>
          <w:szCs w:val="22"/>
        </w:rPr>
        <w:t xml:space="preserve">, neste ato representado por sua administradora, </w:t>
      </w:r>
      <w:proofErr w:type="gramStart"/>
      <w:r w:rsidR="00506570" w:rsidRPr="007542E2">
        <w:rPr>
          <w:rFonts w:ascii="Tahoma" w:hAnsi="Tahoma"/>
          <w:b/>
          <w:sz w:val="22"/>
        </w:rPr>
        <w:t>Modal</w:t>
      </w:r>
      <w:proofErr w:type="gramEnd"/>
      <w:r w:rsidR="00506570" w:rsidRPr="00E7541C">
        <w:rPr>
          <w:rFonts w:ascii="Tahoma" w:hAnsi="Tahoma" w:cs="Tahoma"/>
          <w:bCs/>
          <w:sz w:val="22"/>
          <w:szCs w:val="22"/>
        </w:rPr>
        <w:t>, acima qualificada</w:t>
      </w:r>
      <w:r w:rsidR="00506570" w:rsidRPr="003B7AEB">
        <w:rPr>
          <w:rFonts w:ascii="Tahoma" w:hAnsi="Tahoma" w:cs="Tahoma"/>
          <w:bCs/>
          <w:sz w:val="22"/>
          <w:szCs w:val="22"/>
        </w:rPr>
        <w:t>,</w:t>
      </w:r>
      <w:r w:rsidR="00506570" w:rsidRPr="00EE51B8">
        <w:rPr>
          <w:rFonts w:ascii="Tahoma" w:hAnsi="Tahoma" w:cs="Tahoma"/>
          <w:bCs/>
          <w:sz w:val="22"/>
          <w:szCs w:val="22"/>
        </w:rPr>
        <w:t xml:space="preserve"> </w:t>
      </w:r>
      <w:r w:rsidR="00506570" w:rsidRPr="00EE51B8">
        <w:rPr>
          <w:rFonts w:ascii="Tahoma" w:hAnsi="Tahoma" w:cs="Tahoma"/>
          <w:sz w:val="22"/>
          <w:szCs w:val="22"/>
        </w:rPr>
        <w:t>neste ato representada por seu</w:t>
      </w:r>
      <w:r w:rsidR="00506570">
        <w:rPr>
          <w:rFonts w:ascii="Tahoma" w:hAnsi="Tahoma" w:cs="Tahoma"/>
          <w:sz w:val="22"/>
          <w:szCs w:val="22"/>
        </w:rPr>
        <w:t xml:space="preserve"> procurador </w:t>
      </w:r>
      <w:r w:rsidR="00D834CF" w:rsidRPr="00132542">
        <w:rPr>
          <w:rFonts w:ascii="Tahoma" w:hAnsi="Tahoma" w:cs="Tahoma"/>
          <w:sz w:val="22"/>
          <w:szCs w:val="22"/>
        </w:rPr>
        <w:t xml:space="preserve">Renato Sergio </w:t>
      </w:r>
      <w:proofErr w:type="spellStart"/>
      <w:r w:rsidR="00D834CF" w:rsidRPr="00132542">
        <w:rPr>
          <w:rFonts w:ascii="Tahoma" w:hAnsi="Tahoma" w:cs="Tahoma"/>
          <w:sz w:val="22"/>
          <w:szCs w:val="22"/>
        </w:rPr>
        <w:t>Cirillo</w:t>
      </w:r>
      <w:proofErr w:type="spellEnd"/>
      <w:r w:rsidR="00506570">
        <w:rPr>
          <w:rFonts w:ascii="Tahoma" w:hAnsi="Tahoma" w:cs="Tahoma"/>
          <w:bCs/>
          <w:color w:val="000000"/>
          <w:sz w:val="22"/>
          <w:szCs w:val="22"/>
        </w:rPr>
        <w:t>, acima qualificado</w:t>
      </w:r>
      <w:r w:rsidR="006D4A58" w:rsidRPr="00533952">
        <w:rPr>
          <w:rFonts w:ascii="Tahoma" w:hAnsi="Tahoma" w:cs="Tahoma"/>
          <w:sz w:val="22"/>
          <w:szCs w:val="22"/>
        </w:rPr>
        <w:t>;</w:t>
      </w:r>
    </w:p>
    <w:p w14:paraId="2E505F50" w14:textId="77777777" w:rsidR="00715872" w:rsidRPr="00533952" w:rsidRDefault="00715872" w:rsidP="00B14690">
      <w:pPr>
        <w:spacing w:after="0" w:line="320" w:lineRule="exact"/>
        <w:rPr>
          <w:rFonts w:ascii="Tahoma" w:hAnsi="Tahoma" w:cs="Tahoma"/>
          <w:sz w:val="22"/>
          <w:szCs w:val="22"/>
        </w:rPr>
      </w:pPr>
    </w:p>
    <w:p w14:paraId="5C65540E" w14:textId="77777777" w:rsidR="009B3CD4" w:rsidRPr="00533952" w:rsidRDefault="00D85101" w:rsidP="00B14690">
      <w:pPr>
        <w:spacing w:after="0" w:line="320" w:lineRule="exact"/>
        <w:rPr>
          <w:rFonts w:ascii="Tahoma" w:hAnsi="Tahoma" w:cs="Tahoma"/>
          <w:sz w:val="22"/>
          <w:szCs w:val="22"/>
        </w:rPr>
      </w:pPr>
      <w:r w:rsidRPr="00533952">
        <w:rPr>
          <w:rFonts w:ascii="Tahoma" w:hAnsi="Tahoma" w:cs="Tahoma"/>
          <w:sz w:val="22"/>
          <w:szCs w:val="22"/>
        </w:rPr>
        <w:t xml:space="preserve">Sendo </w:t>
      </w:r>
      <w:r w:rsidR="009B3CD4" w:rsidRPr="00533952">
        <w:rPr>
          <w:rFonts w:ascii="Tahoma" w:hAnsi="Tahoma" w:cs="Tahoma"/>
          <w:sz w:val="22"/>
          <w:szCs w:val="22"/>
        </w:rPr>
        <w:t>a Emissora, o Agente Fiduciário</w:t>
      </w:r>
      <w:r w:rsidR="00CB3849" w:rsidRPr="00533952">
        <w:rPr>
          <w:rFonts w:ascii="Tahoma" w:hAnsi="Tahoma" w:cs="Tahoma"/>
          <w:sz w:val="22"/>
          <w:szCs w:val="22"/>
        </w:rPr>
        <w:t>,</w:t>
      </w:r>
      <w:r w:rsidR="006D4A58" w:rsidRPr="00533952">
        <w:rPr>
          <w:rFonts w:ascii="Tahoma" w:hAnsi="Tahoma" w:cs="Tahoma"/>
          <w:sz w:val="22"/>
          <w:szCs w:val="22"/>
        </w:rPr>
        <w:t xml:space="preserve"> </w:t>
      </w:r>
      <w:r w:rsidR="009B3CD4" w:rsidRPr="00533952">
        <w:rPr>
          <w:rFonts w:ascii="Tahoma" w:hAnsi="Tahoma" w:cs="Tahoma"/>
          <w:sz w:val="22"/>
          <w:szCs w:val="22"/>
        </w:rPr>
        <w:t xml:space="preserve">e </w:t>
      </w:r>
      <w:r w:rsidR="004A7725" w:rsidRPr="00533952">
        <w:rPr>
          <w:rFonts w:ascii="Tahoma" w:hAnsi="Tahoma" w:cs="Tahoma"/>
          <w:sz w:val="22"/>
          <w:szCs w:val="22"/>
        </w:rPr>
        <w:t>os Garantidores</w:t>
      </w:r>
      <w:r w:rsidR="009B3CD4" w:rsidRPr="00533952">
        <w:rPr>
          <w:rFonts w:ascii="Tahoma" w:hAnsi="Tahoma" w:cs="Tahoma"/>
          <w:sz w:val="22"/>
          <w:szCs w:val="22"/>
        </w:rPr>
        <w:t xml:space="preserve"> doravante denominados, em conjunto, como “</w:t>
      </w:r>
      <w:r w:rsidR="009B3CD4" w:rsidRPr="00533952">
        <w:rPr>
          <w:rFonts w:ascii="Tahoma" w:hAnsi="Tahoma" w:cs="Tahoma"/>
          <w:sz w:val="22"/>
          <w:szCs w:val="22"/>
          <w:u w:val="single"/>
        </w:rPr>
        <w:t>Partes</w:t>
      </w:r>
      <w:r w:rsidR="009B3CD4" w:rsidRPr="00533952">
        <w:rPr>
          <w:rFonts w:ascii="Tahoma" w:hAnsi="Tahoma" w:cs="Tahoma"/>
          <w:sz w:val="22"/>
          <w:szCs w:val="22"/>
        </w:rPr>
        <w:t>” e, individual e indistintamente, como “</w:t>
      </w:r>
      <w:r w:rsidR="009B3CD4" w:rsidRPr="00533952">
        <w:rPr>
          <w:rFonts w:ascii="Tahoma" w:hAnsi="Tahoma" w:cs="Tahoma"/>
          <w:sz w:val="22"/>
          <w:szCs w:val="22"/>
          <w:u w:val="single"/>
        </w:rPr>
        <w:t>Parte</w:t>
      </w:r>
      <w:r w:rsidR="009B3CD4" w:rsidRPr="00533952">
        <w:rPr>
          <w:rFonts w:ascii="Tahoma" w:hAnsi="Tahoma" w:cs="Tahoma"/>
          <w:sz w:val="22"/>
          <w:szCs w:val="22"/>
        </w:rPr>
        <w:t>”;</w:t>
      </w:r>
    </w:p>
    <w:p w14:paraId="36568EAE" w14:textId="77777777" w:rsidR="009B3CD4" w:rsidRPr="00533952" w:rsidRDefault="009B3CD4" w:rsidP="00B14690">
      <w:pPr>
        <w:keepLines/>
        <w:spacing w:after="0" w:line="320" w:lineRule="exact"/>
        <w:ind w:left="709"/>
        <w:rPr>
          <w:rFonts w:ascii="Tahoma" w:hAnsi="Tahoma" w:cs="Tahoma"/>
          <w:sz w:val="22"/>
          <w:szCs w:val="22"/>
        </w:rPr>
      </w:pPr>
    </w:p>
    <w:p w14:paraId="31AC6AC6" w14:textId="77777777" w:rsidR="009C68BB" w:rsidRPr="00533952" w:rsidRDefault="00204327" w:rsidP="00B14690">
      <w:pPr>
        <w:keepLines/>
        <w:spacing w:after="0" w:line="320" w:lineRule="exact"/>
        <w:rPr>
          <w:rFonts w:ascii="Tahoma" w:hAnsi="Tahoma" w:cs="Tahoma"/>
          <w:sz w:val="22"/>
          <w:szCs w:val="22"/>
        </w:rPr>
      </w:pPr>
      <w:r w:rsidRPr="00533952">
        <w:rPr>
          <w:rFonts w:ascii="Tahoma" w:hAnsi="Tahoma" w:cs="Tahoma"/>
          <w:sz w:val="22"/>
          <w:szCs w:val="22"/>
        </w:rPr>
        <w:t>Resolvem celebrar</w:t>
      </w:r>
      <w:r w:rsidR="009B3CD4" w:rsidRPr="00533952">
        <w:rPr>
          <w:rFonts w:ascii="Tahoma" w:hAnsi="Tahoma" w:cs="Tahoma"/>
          <w:sz w:val="22"/>
          <w:szCs w:val="22"/>
        </w:rPr>
        <w:t xml:space="preserve"> o presente “</w:t>
      </w:r>
      <w:r w:rsidR="000424C0" w:rsidRPr="000424C0">
        <w:rPr>
          <w:rFonts w:ascii="Tahoma" w:hAnsi="Tahoma" w:cs="Tahoma"/>
          <w:sz w:val="22"/>
          <w:szCs w:val="22"/>
        </w:rPr>
        <w:t>Instrumento Particular de Escritura da 1ª (primeira) Emissão</w:t>
      </w:r>
      <w:r w:rsidR="000424C0">
        <w:rPr>
          <w:rFonts w:ascii="Tahoma" w:hAnsi="Tahoma" w:cs="Tahoma"/>
          <w:sz w:val="22"/>
          <w:szCs w:val="22"/>
        </w:rPr>
        <w:t xml:space="preserve"> </w:t>
      </w:r>
      <w:r w:rsidR="000424C0" w:rsidRPr="000424C0">
        <w:rPr>
          <w:rFonts w:ascii="Tahoma" w:hAnsi="Tahoma" w:cs="Tahoma"/>
          <w:sz w:val="22"/>
          <w:szCs w:val="22"/>
        </w:rPr>
        <w:t>de</w:t>
      </w:r>
      <w:r w:rsidR="000424C0">
        <w:rPr>
          <w:rFonts w:ascii="Tahoma" w:hAnsi="Tahoma" w:cs="Tahoma"/>
          <w:sz w:val="22"/>
          <w:szCs w:val="22"/>
        </w:rPr>
        <w:t xml:space="preserve"> </w:t>
      </w:r>
      <w:r w:rsidR="000424C0" w:rsidRPr="000424C0">
        <w:rPr>
          <w:rFonts w:ascii="Tahoma" w:hAnsi="Tahoma" w:cs="Tahoma"/>
          <w:sz w:val="22"/>
          <w:szCs w:val="22"/>
        </w:rPr>
        <w:t xml:space="preserve">Debêntures Simples, não Conversíveis em Ações, da Espécie com Garantia Real, com Garantia Fidejussória Adicional, em Duas Séries, para Distribuição Pública, com Esforços Restritos de Distribuição, da </w:t>
      </w:r>
      <w:r w:rsidR="000424C0" w:rsidRPr="000424C0">
        <w:rPr>
          <w:rFonts w:ascii="Tahoma" w:hAnsi="Tahoma" w:cs="Tahoma"/>
          <w:bCs/>
          <w:sz w:val="22"/>
          <w:szCs w:val="22"/>
        </w:rPr>
        <w:t>831 Participações S.A.</w:t>
      </w:r>
      <w:r w:rsidR="00CF2D84" w:rsidRPr="000424C0">
        <w:rPr>
          <w:rFonts w:ascii="Tahoma" w:hAnsi="Tahoma" w:cs="Tahoma"/>
          <w:sz w:val="22"/>
          <w:szCs w:val="22"/>
        </w:rPr>
        <w:t>”</w:t>
      </w:r>
      <w:r w:rsidR="00CF2D84" w:rsidRPr="00533952">
        <w:rPr>
          <w:rFonts w:ascii="Tahoma" w:hAnsi="Tahoma" w:cs="Tahoma"/>
          <w:sz w:val="22"/>
          <w:szCs w:val="22"/>
        </w:rPr>
        <w:t xml:space="preserve"> </w:t>
      </w:r>
      <w:r w:rsidR="009B3CD4" w:rsidRPr="00533952">
        <w:rPr>
          <w:rFonts w:ascii="Tahoma" w:hAnsi="Tahoma" w:cs="Tahoma"/>
          <w:sz w:val="22"/>
          <w:szCs w:val="22"/>
        </w:rPr>
        <w:t>(“</w:t>
      </w:r>
      <w:r w:rsidR="009B3CD4" w:rsidRPr="00533952">
        <w:rPr>
          <w:rFonts w:ascii="Tahoma" w:hAnsi="Tahoma" w:cs="Tahoma"/>
          <w:sz w:val="22"/>
          <w:szCs w:val="22"/>
          <w:u w:val="single"/>
        </w:rPr>
        <w:t>Escritura</w:t>
      </w:r>
      <w:r w:rsidR="009B3CD4" w:rsidRPr="00533952">
        <w:rPr>
          <w:rFonts w:ascii="Tahoma" w:hAnsi="Tahoma" w:cs="Tahoma"/>
          <w:sz w:val="22"/>
          <w:szCs w:val="22"/>
        </w:rPr>
        <w:t>” ou “</w:t>
      </w:r>
      <w:r w:rsidR="009B3CD4" w:rsidRPr="00533952">
        <w:rPr>
          <w:rFonts w:ascii="Tahoma" w:hAnsi="Tahoma" w:cs="Tahoma"/>
          <w:sz w:val="22"/>
          <w:szCs w:val="22"/>
          <w:u w:val="single"/>
        </w:rPr>
        <w:t>Escritura de Emissão</w:t>
      </w:r>
      <w:r w:rsidR="009B3CD4" w:rsidRPr="00533952">
        <w:rPr>
          <w:rFonts w:ascii="Tahoma" w:hAnsi="Tahoma" w:cs="Tahoma"/>
          <w:sz w:val="22"/>
          <w:szCs w:val="22"/>
        </w:rPr>
        <w:t>”), mediante as seguintes cláusulas e condições:</w:t>
      </w:r>
    </w:p>
    <w:p w14:paraId="3E89054C" w14:textId="77777777" w:rsidR="001B3D10" w:rsidRPr="00533952" w:rsidRDefault="001B3D10" w:rsidP="00B14690">
      <w:pPr>
        <w:keepNext/>
        <w:spacing w:after="0" w:line="320" w:lineRule="exact"/>
        <w:ind w:left="709"/>
        <w:jc w:val="center"/>
        <w:rPr>
          <w:rFonts w:ascii="Tahoma" w:hAnsi="Tahoma" w:cs="Tahoma"/>
          <w:b/>
          <w:sz w:val="22"/>
          <w:szCs w:val="22"/>
        </w:rPr>
      </w:pPr>
    </w:p>
    <w:p w14:paraId="299D0682" w14:textId="77777777" w:rsidR="00715872" w:rsidRPr="00533952" w:rsidRDefault="00715872" w:rsidP="00B14690">
      <w:pPr>
        <w:keepNext/>
        <w:spacing w:after="0" w:line="320" w:lineRule="exact"/>
        <w:ind w:left="709"/>
        <w:jc w:val="center"/>
        <w:rPr>
          <w:rFonts w:ascii="Tahoma" w:hAnsi="Tahoma" w:cs="Tahoma"/>
          <w:b/>
          <w:sz w:val="22"/>
          <w:szCs w:val="22"/>
        </w:rPr>
      </w:pPr>
      <w:r w:rsidRPr="00533952">
        <w:rPr>
          <w:rFonts w:ascii="Tahoma" w:hAnsi="Tahoma" w:cs="Tahoma"/>
          <w:b/>
          <w:sz w:val="22"/>
          <w:szCs w:val="22"/>
        </w:rPr>
        <w:t>CLÁUSULA I</w:t>
      </w:r>
    </w:p>
    <w:p w14:paraId="080F7129" w14:textId="77777777" w:rsidR="00715872" w:rsidRPr="00533952" w:rsidRDefault="00C707F4" w:rsidP="00B14690">
      <w:pPr>
        <w:keepNext/>
        <w:spacing w:after="0" w:line="320" w:lineRule="exact"/>
        <w:ind w:left="709"/>
        <w:jc w:val="center"/>
        <w:rPr>
          <w:rFonts w:ascii="Tahoma" w:hAnsi="Tahoma" w:cs="Tahoma"/>
          <w:b/>
          <w:sz w:val="22"/>
          <w:szCs w:val="22"/>
        </w:rPr>
      </w:pPr>
      <w:r>
        <w:rPr>
          <w:rFonts w:ascii="Tahoma" w:hAnsi="Tahoma" w:cs="Tahoma"/>
          <w:b/>
          <w:sz w:val="22"/>
          <w:szCs w:val="22"/>
        </w:rPr>
        <w:t xml:space="preserve">DEFINIÇÕES E </w:t>
      </w:r>
      <w:r w:rsidR="00715872" w:rsidRPr="00533952">
        <w:rPr>
          <w:rFonts w:ascii="Tahoma" w:hAnsi="Tahoma" w:cs="Tahoma"/>
          <w:b/>
          <w:sz w:val="22"/>
          <w:szCs w:val="22"/>
        </w:rPr>
        <w:t>AUTORIZAÇÃO</w:t>
      </w:r>
    </w:p>
    <w:p w14:paraId="5374F3C1" w14:textId="77777777" w:rsidR="00715872" w:rsidRDefault="00715872" w:rsidP="00B14690">
      <w:pPr>
        <w:keepNext/>
        <w:spacing w:after="0" w:line="320" w:lineRule="exact"/>
        <w:rPr>
          <w:rFonts w:ascii="Tahoma" w:hAnsi="Tahoma" w:cs="Tahoma"/>
          <w:smallCaps/>
          <w:sz w:val="22"/>
          <w:szCs w:val="22"/>
          <w:u w:val="single"/>
        </w:rPr>
      </w:pPr>
    </w:p>
    <w:p w14:paraId="48B8265A" w14:textId="77777777" w:rsidR="00690683" w:rsidRPr="00690683" w:rsidRDefault="00690683" w:rsidP="00B14690">
      <w:pPr>
        <w:numPr>
          <w:ilvl w:val="1"/>
          <w:numId w:val="40"/>
        </w:numPr>
        <w:tabs>
          <w:tab w:val="clear" w:pos="709"/>
          <w:tab w:val="num" w:pos="0"/>
          <w:tab w:val="left" w:pos="851"/>
        </w:tabs>
        <w:spacing w:after="0" w:line="320" w:lineRule="exact"/>
        <w:ind w:left="0" w:firstLine="0"/>
        <w:rPr>
          <w:rFonts w:ascii="Tahoma" w:hAnsi="Tahoma" w:cs="Tahoma"/>
          <w:sz w:val="22"/>
          <w:szCs w:val="22"/>
        </w:rPr>
      </w:pPr>
      <w:r>
        <w:rPr>
          <w:rFonts w:ascii="Tahoma" w:eastAsia="Tahoma" w:hAnsi="Tahoma" w:cs="Tahoma"/>
          <w:sz w:val="22"/>
          <w:szCs w:val="22"/>
          <w:bdr w:val="nil"/>
        </w:rPr>
        <w:t>Os termos indicados nesta cláusula, c</w:t>
      </w:r>
      <w:r w:rsidRPr="00092874">
        <w:rPr>
          <w:rFonts w:ascii="Tahoma" w:eastAsia="Tahoma" w:hAnsi="Tahoma" w:cs="Tahoma"/>
          <w:sz w:val="22"/>
          <w:szCs w:val="22"/>
          <w:bdr w:val="nil"/>
        </w:rPr>
        <w:t>onforme usado</w:t>
      </w:r>
      <w:r>
        <w:rPr>
          <w:rFonts w:ascii="Tahoma" w:eastAsia="Tahoma" w:hAnsi="Tahoma" w:cs="Tahoma"/>
          <w:sz w:val="22"/>
          <w:szCs w:val="22"/>
          <w:bdr w:val="nil"/>
        </w:rPr>
        <w:t>s</w:t>
      </w:r>
      <w:r w:rsidRPr="00092874">
        <w:rPr>
          <w:rFonts w:ascii="Tahoma" w:eastAsia="Tahoma" w:hAnsi="Tahoma" w:cs="Tahoma"/>
          <w:sz w:val="22"/>
          <w:szCs w:val="22"/>
          <w:bdr w:val="nil"/>
        </w:rPr>
        <w:t xml:space="preserve"> </w:t>
      </w:r>
      <w:r>
        <w:rPr>
          <w:rFonts w:ascii="Tahoma" w:eastAsia="Tahoma" w:hAnsi="Tahoma" w:cs="Tahoma"/>
          <w:sz w:val="22"/>
          <w:szCs w:val="22"/>
          <w:bdr w:val="nil"/>
        </w:rPr>
        <w:t>nesta Escritura</w:t>
      </w:r>
      <w:r w:rsidRPr="00092874">
        <w:rPr>
          <w:rFonts w:ascii="Tahoma" w:eastAsia="Tahoma" w:hAnsi="Tahoma" w:cs="Tahoma"/>
          <w:sz w:val="22"/>
          <w:szCs w:val="22"/>
          <w:bdr w:val="nil"/>
        </w:rPr>
        <w:t xml:space="preserve">, são definidos abaixo, exceto quando o contexto </w:t>
      </w:r>
      <w:r>
        <w:rPr>
          <w:rFonts w:ascii="Tahoma" w:eastAsia="Tahoma" w:hAnsi="Tahoma" w:cs="Tahoma"/>
          <w:sz w:val="22"/>
          <w:szCs w:val="22"/>
          <w:bdr w:val="nil"/>
        </w:rPr>
        <w:t>desta Escritura</w:t>
      </w:r>
      <w:r w:rsidRPr="00092874">
        <w:rPr>
          <w:rFonts w:ascii="Tahoma" w:eastAsia="Tahoma" w:hAnsi="Tahoma" w:cs="Tahoma"/>
          <w:sz w:val="22"/>
          <w:szCs w:val="22"/>
          <w:bdr w:val="nil"/>
        </w:rPr>
        <w:t xml:space="preserve"> indicar expressamente o contrário</w:t>
      </w:r>
      <w:r>
        <w:rPr>
          <w:rFonts w:ascii="Tahoma" w:eastAsia="Tahoma" w:hAnsi="Tahoma" w:cs="Tahoma"/>
          <w:sz w:val="22"/>
          <w:szCs w:val="22"/>
          <w:bdr w:val="nil"/>
        </w:rPr>
        <w:t>:</w:t>
      </w:r>
    </w:p>
    <w:p w14:paraId="5BA43278" w14:textId="77777777" w:rsidR="00690683" w:rsidRPr="00387888" w:rsidRDefault="00690683" w:rsidP="00B14690">
      <w:pPr>
        <w:keepNext/>
        <w:spacing w:after="0" w:line="320" w:lineRule="exact"/>
        <w:rPr>
          <w:rFonts w:ascii="Tahoma" w:hAnsi="Tahoma"/>
          <w:sz w:val="22"/>
        </w:rPr>
      </w:pPr>
    </w:p>
    <w:p w14:paraId="45311563" w14:textId="77777777" w:rsidR="00D754B9" w:rsidRDefault="00D754B9" w:rsidP="00B14690">
      <w:pPr>
        <w:keepNext/>
        <w:spacing w:after="0" w:line="320" w:lineRule="exact"/>
        <w:rPr>
          <w:rFonts w:ascii="Tahoma" w:hAnsi="Tahoma" w:cs="Tahoma"/>
          <w:sz w:val="22"/>
          <w:szCs w:val="22"/>
        </w:rPr>
      </w:pPr>
      <w:r>
        <w:rPr>
          <w:rFonts w:ascii="Tahoma" w:hAnsi="Tahoma" w:cs="Tahoma"/>
          <w:sz w:val="22"/>
          <w:szCs w:val="22"/>
        </w:rPr>
        <w:t>“</w:t>
      </w:r>
      <w:r w:rsidRPr="00B14690">
        <w:rPr>
          <w:rFonts w:ascii="Tahoma" w:hAnsi="Tahoma" w:cs="Tahoma"/>
          <w:sz w:val="22"/>
          <w:szCs w:val="22"/>
          <w:u w:val="single"/>
        </w:rPr>
        <w:t>Compromissos de Investimento</w:t>
      </w:r>
      <w:r>
        <w:rPr>
          <w:rFonts w:ascii="Tahoma" w:hAnsi="Tahoma" w:cs="Tahoma"/>
          <w:sz w:val="22"/>
          <w:szCs w:val="22"/>
        </w:rPr>
        <w:t>” significa, em conjunto o</w:t>
      </w:r>
      <w:r w:rsidRPr="00D754B9">
        <w:rPr>
          <w:rFonts w:ascii="Tahoma" w:hAnsi="Tahoma" w:cs="Tahoma"/>
          <w:bCs/>
          <w:sz w:val="22"/>
          <w:szCs w:val="22"/>
        </w:rPr>
        <w:t xml:space="preserve"> </w:t>
      </w:r>
      <w:r w:rsidRPr="00B14690">
        <w:rPr>
          <w:rFonts w:ascii="Tahoma" w:hAnsi="Tahoma" w:cs="Tahoma"/>
          <w:b/>
          <w:bCs/>
          <w:sz w:val="22"/>
          <w:szCs w:val="22"/>
        </w:rPr>
        <w:t xml:space="preserve">(i) </w:t>
      </w:r>
      <w:r w:rsidRPr="00D754B9">
        <w:rPr>
          <w:rFonts w:ascii="Tahoma" w:hAnsi="Tahoma" w:cs="Tahoma"/>
          <w:bCs/>
          <w:sz w:val="22"/>
          <w:szCs w:val="22"/>
        </w:rPr>
        <w:t>“Instrumento Particular de Compromisso de Subscrição e Integralização de Ações”</w:t>
      </w:r>
      <w:r>
        <w:rPr>
          <w:rFonts w:ascii="Tahoma" w:hAnsi="Tahoma" w:cs="Tahoma"/>
          <w:bCs/>
          <w:sz w:val="22"/>
          <w:szCs w:val="22"/>
        </w:rPr>
        <w:t>,</w:t>
      </w:r>
      <w:r w:rsidR="00B308EB">
        <w:rPr>
          <w:rFonts w:ascii="Tahoma" w:hAnsi="Tahoma" w:cs="Tahoma"/>
          <w:bCs/>
          <w:sz w:val="22"/>
          <w:szCs w:val="22"/>
        </w:rPr>
        <w:t xml:space="preserve"> a ser</w:t>
      </w:r>
      <w:r w:rsidRPr="00D754B9">
        <w:rPr>
          <w:rFonts w:ascii="Tahoma" w:hAnsi="Tahoma" w:cs="Tahoma"/>
          <w:bCs/>
          <w:sz w:val="22"/>
          <w:szCs w:val="22"/>
        </w:rPr>
        <w:t xml:space="preserve"> celebrado entre a </w:t>
      </w:r>
      <w:r>
        <w:rPr>
          <w:rFonts w:ascii="Tahoma" w:hAnsi="Tahoma" w:cs="Tahoma"/>
          <w:bCs/>
          <w:sz w:val="22"/>
          <w:szCs w:val="22"/>
        </w:rPr>
        <w:t>Emissora</w:t>
      </w:r>
      <w:r w:rsidR="00B308EB">
        <w:rPr>
          <w:rFonts w:ascii="Tahoma" w:hAnsi="Tahoma" w:cs="Tahoma"/>
          <w:bCs/>
          <w:sz w:val="22"/>
          <w:szCs w:val="22"/>
        </w:rPr>
        <w:t xml:space="preserve">, o </w:t>
      </w:r>
      <w:r w:rsidRPr="00D754B9">
        <w:rPr>
          <w:rFonts w:ascii="Tahoma" w:hAnsi="Tahoma" w:cs="Tahoma"/>
          <w:bCs/>
          <w:sz w:val="22"/>
          <w:szCs w:val="22"/>
        </w:rPr>
        <w:t>FIP</w:t>
      </w:r>
      <w:r w:rsidR="00B308EB">
        <w:rPr>
          <w:rFonts w:ascii="Tahoma" w:hAnsi="Tahoma" w:cs="Tahoma"/>
          <w:bCs/>
          <w:sz w:val="22"/>
          <w:szCs w:val="22"/>
        </w:rPr>
        <w:t xml:space="preserve"> e o Agente Fiduciário</w:t>
      </w:r>
      <w:r w:rsidRPr="00D754B9">
        <w:rPr>
          <w:rFonts w:ascii="Tahoma" w:hAnsi="Tahoma" w:cs="Tahoma"/>
          <w:bCs/>
          <w:sz w:val="22"/>
          <w:szCs w:val="22"/>
        </w:rPr>
        <w:t xml:space="preserve">; </w:t>
      </w:r>
      <w:r w:rsidRPr="00D754B9">
        <w:rPr>
          <w:rFonts w:ascii="Tahoma" w:hAnsi="Tahoma" w:cs="Tahoma"/>
          <w:b/>
          <w:bCs/>
          <w:sz w:val="22"/>
          <w:szCs w:val="22"/>
        </w:rPr>
        <w:t>(</w:t>
      </w:r>
      <w:proofErr w:type="spellStart"/>
      <w:r w:rsidRPr="00D754B9">
        <w:rPr>
          <w:rFonts w:ascii="Tahoma" w:hAnsi="Tahoma" w:cs="Tahoma"/>
          <w:b/>
          <w:bCs/>
          <w:sz w:val="22"/>
          <w:szCs w:val="22"/>
        </w:rPr>
        <w:t>ii</w:t>
      </w:r>
      <w:proofErr w:type="spellEnd"/>
      <w:r w:rsidRPr="00D754B9">
        <w:rPr>
          <w:rFonts w:ascii="Tahoma" w:hAnsi="Tahoma" w:cs="Tahoma"/>
          <w:b/>
          <w:bCs/>
          <w:sz w:val="22"/>
          <w:szCs w:val="22"/>
        </w:rPr>
        <w:t>)</w:t>
      </w:r>
      <w:r w:rsidRPr="00D754B9">
        <w:rPr>
          <w:rFonts w:ascii="Tahoma" w:hAnsi="Tahoma" w:cs="Tahoma"/>
          <w:bCs/>
          <w:sz w:val="22"/>
          <w:szCs w:val="22"/>
        </w:rPr>
        <w:t xml:space="preserve"> </w:t>
      </w:r>
      <w:r>
        <w:rPr>
          <w:rFonts w:ascii="Tahoma" w:hAnsi="Tahoma" w:cs="Tahoma"/>
          <w:bCs/>
          <w:sz w:val="22"/>
          <w:szCs w:val="22"/>
        </w:rPr>
        <w:t>“</w:t>
      </w:r>
      <w:r w:rsidRPr="00D754B9">
        <w:rPr>
          <w:rFonts w:ascii="Tahoma" w:hAnsi="Tahoma" w:cs="Tahoma"/>
          <w:bCs/>
          <w:sz w:val="22"/>
          <w:szCs w:val="22"/>
        </w:rPr>
        <w:t>Instrumento Particular de Compromisso de Investimento</w:t>
      </w:r>
      <w:r>
        <w:rPr>
          <w:rFonts w:ascii="Tahoma" w:hAnsi="Tahoma" w:cs="Tahoma"/>
          <w:bCs/>
          <w:sz w:val="22"/>
          <w:szCs w:val="22"/>
        </w:rPr>
        <w:t>”</w:t>
      </w:r>
      <w:r w:rsidRPr="00D754B9">
        <w:rPr>
          <w:rFonts w:ascii="Tahoma" w:hAnsi="Tahoma" w:cs="Tahoma"/>
          <w:bCs/>
          <w:sz w:val="22"/>
          <w:szCs w:val="22"/>
        </w:rPr>
        <w:t xml:space="preserve"> </w:t>
      </w:r>
      <w:r w:rsidR="00B308EB">
        <w:rPr>
          <w:rFonts w:ascii="Tahoma" w:hAnsi="Tahoma" w:cs="Tahoma"/>
          <w:bCs/>
          <w:sz w:val="22"/>
          <w:szCs w:val="22"/>
        </w:rPr>
        <w:t xml:space="preserve">a ser </w:t>
      </w:r>
      <w:proofErr w:type="spellStart"/>
      <w:r w:rsidRPr="00D754B9">
        <w:rPr>
          <w:rFonts w:ascii="Tahoma" w:hAnsi="Tahoma" w:cs="Tahoma"/>
          <w:bCs/>
          <w:sz w:val="22"/>
          <w:szCs w:val="22"/>
        </w:rPr>
        <w:t>celebradoentre</w:t>
      </w:r>
      <w:proofErr w:type="spellEnd"/>
      <w:r w:rsidRPr="00D754B9">
        <w:rPr>
          <w:rFonts w:ascii="Tahoma" w:hAnsi="Tahoma" w:cs="Tahoma"/>
          <w:bCs/>
          <w:sz w:val="22"/>
          <w:szCs w:val="22"/>
        </w:rPr>
        <w:t xml:space="preserve"> </w:t>
      </w:r>
      <w:r w:rsidR="00B308EB">
        <w:rPr>
          <w:rFonts w:ascii="Tahoma" w:hAnsi="Tahoma" w:cs="Tahoma"/>
          <w:bCs/>
          <w:sz w:val="22"/>
          <w:szCs w:val="22"/>
        </w:rPr>
        <w:t xml:space="preserve">o </w:t>
      </w:r>
      <w:r w:rsidRPr="00D754B9">
        <w:rPr>
          <w:rFonts w:ascii="Tahoma" w:hAnsi="Tahoma" w:cs="Tahoma"/>
          <w:bCs/>
          <w:sz w:val="22"/>
          <w:szCs w:val="22"/>
        </w:rPr>
        <w:t xml:space="preserve">FIP, </w:t>
      </w:r>
      <w:r w:rsidR="00B308EB">
        <w:rPr>
          <w:rFonts w:ascii="Tahoma" w:hAnsi="Tahoma" w:cs="Tahoma"/>
          <w:bCs/>
          <w:sz w:val="22"/>
          <w:szCs w:val="22"/>
        </w:rPr>
        <w:t xml:space="preserve">o </w:t>
      </w:r>
      <w:r>
        <w:rPr>
          <w:rFonts w:ascii="Tahoma" w:hAnsi="Tahoma" w:cs="Tahoma"/>
          <w:bCs/>
          <w:sz w:val="22"/>
          <w:szCs w:val="22"/>
        </w:rPr>
        <w:t>Fundo 831</w:t>
      </w:r>
      <w:r w:rsidRPr="00D754B9">
        <w:rPr>
          <w:rFonts w:ascii="Tahoma" w:hAnsi="Tahoma" w:cs="Tahoma"/>
          <w:bCs/>
          <w:sz w:val="22"/>
          <w:szCs w:val="22"/>
        </w:rPr>
        <w:t xml:space="preserve"> e o </w:t>
      </w:r>
      <w:r w:rsidR="009C38E7">
        <w:rPr>
          <w:rFonts w:ascii="Tahoma" w:hAnsi="Tahoma" w:cs="Tahoma"/>
          <w:bCs/>
          <w:sz w:val="22"/>
          <w:szCs w:val="22"/>
        </w:rPr>
        <w:t>Agente Fiduciário</w:t>
      </w:r>
      <w:r w:rsidRPr="00D754B9">
        <w:rPr>
          <w:rFonts w:ascii="Tahoma" w:hAnsi="Tahoma" w:cs="Tahoma"/>
          <w:bCs/>
          <w:sz w:val="22"/>
          <w:szCs w:val="22"/>
        </w:rPr>
        <w:t xml:space="preserve">; e </w:t>
      </w:r>
      <w:r w:rsidRPr="00D754B9">
        <w:rPr>
          <w:rFonts w:ascii="Tahoma" w:hAnsi="Tahoma" w:cs="Tahoma"/>
          <w:b/>
          <w:bCs/>
          <w:sz w:val="22"/>
          <w:szCs w:val="22"/>
        </w:rPr>
        <w:t>(</w:t>
      </w:r>
      <w:proofErr w:type="spellStart"/>
      <w:r w:rsidRPr="00D754B9">
        <w:rPr>
          <w:rFonts w:ascii="Tahoma" w:hAnsi="Tahoma" w:cs="Tahoma"/>
          <w:b/>
          <w:bCs/>
          <w:sz w:val="22"/>
          <w:szCs w:val="22"/>
        </w:rPr>
        <w:t>iii</w:t>
      </w:r>
      <w:proofErr w:type="spellEnd"/>
      <w:r w:rsidRPr="00D754B9">
        <w:rPr>
          <w:rFonts w:ascii="Tahoma" w:hAnsi="Tahoma" w:cs="Tahoma"/>
          <w:b/>
          <w:bCs/>
          <w:sz w:val="22"/>
          <w:szCs w:val="22"/>
        </w:rPr>
        <w:t>)</w:t>
      </w:r>
      <w:r>
        <w:rPr>
          <w:rFonts w:ascii="Tahoma" w:hAnsi="Tahoma" w:cs="Tahoma"/>
          <w:bCs/>
          <w:sz w:val="22"/>
          <w:szCs w:val="22"/>
        </w:rPr>
        <w:t> “</w:t>
      </w:r>
      <w:r w:rsidRPr="00D754B9">
        <w:rPr>
          <w:rFonts w:ascii="Tahoma" w:hAnsi="Tahoma" w:cs="Tahoma"/>
          <w:bCs/>
          <w:sz w:val="22"/>
          <w:szCs w:val="22"/>
        </w:rPr>
        <w:t>Instrumento Particular de Compromisso de Investimento</w:t>
      </w:r>
      <w:r>
        <w:rPr>
          <w:rFonts w:ascii="Tahoma" w:hAnsi="Tahoma" w:cs="Tahoma"/>
          <w:bCs/>
          <w:sz w:val="22"/>
          <w:szCs w:val="22"/>
        </w:rPr>
        <w:t>”,</w:t>
      </w:r>
      <w:r w:rsidR="00B308EB">
        <w:rPr>
          <w:rFonts w:ascii="Tahoma" w:hAnsi="Tahoma" w:cs="Tahoma"/>
          <w:bCs/>
          <w:sz w:val="22"/>
          <w:szCs w:val="22"/>
        </w:rPr>
        <w:t xml:space="preserve"> a ser</w:t>
      </w:r>
      <w:r w:rsidRPr="00D754B9">
        <w:rPr>
          <w:rFonts w:ascii="Tahoma" w:hAnsi="Tahoma" w:cs="Tahoma"/>
          <w:bCs/>
          <w:sz w:val="22"/>
          <w:szCs w:val="22"/>
        </w:rPr>
        <w:t xml:space="preserve"> celebrado</w:t>
      </w:r>
      <w:r>
        <w:rPr>
          <w:rFonts w:ascii="Tahoma" w:hAnsi="Tahoma" w:cs="Tahoma"/>
          <w:bCs/>
          <w:sz w:val="22"/>
          <w:szCs w:val="22"/>
        </w:rPr>
        <w:t xml:space="preserve"> </w:t>
      </w:r>
      <w:r w:rsidRPr="00D754B9">
        <w:rPr>
          <w:rFonts w:ascii="Tahoma" w:hAnsi="Tahoma" w:cs="Tahoma"/>
          <w:bCs/>
          <w:sz w:val="22"/>
          <w:szCs w:val="22"/>
        </w:rPr>
        <w:t xml:space="preserve">entre </w:t>
      </w:r>
      <w:r w:rsidR="00B308EB">
        <w:rPr>
          <w:rFonts w:ascii="Tahoma" w:hAnsi="Tahoma" w:cs="Tahoma"/>
          <w:bCs/>
          <w:sz w:val="22"/>
          <w:szCs w:val="22"/>
        </w:rPr>
        <w:t xml:space="preserve">o </w:t>
      </w:r>
      <w:r>
        <w:rPr>
          <w:rFonts w:ascii="Tahoma" w:hAnsi="Tahoma" w:cs="Tahoma"/>
          <w:bCs/>
          <w:sz w:val="22"/>
          <w:szCs w:val="22"/>
        </w:rPr>
        <w:t>Fundo 831</w:t>
      </w:r>
      <w:r w:rsidRPr="00D754B9">
        <w:rPr>
          <w:rFonts w:ascii="Tahoma" w:hAnsi="Tahoma" w:cs="Tahoma"/>
          <w:bCs/>
          <w:sz w:val="22"/>
          <w:szCs w:val="22"/>
        </w:rPr>
        <w:t xml:space="preserve">, </w:t>
      </w:r>
      <w:r w:rsidR="00B308EB">
        <w:rPr>
          <w:rFonts w:ascii="Tahoma" w:hAnsi="Tahoma" w:cs="Tahoma"/>
          <w:bCs/>
          <w:sz w:val="22"/>
          <w:szCs w:val="22"/>
        </w:rPr>
        <w:t xml:space="preserve">o </w:t>
      </w:r>
      <w:r>
        <w:rPr>
          <w:rFonts w:ascii="Tahoma" w:hAnsi="Tahoma" w:cs="Tahoma"/>
          <w:bCs/>
          <w:sz w:val="22"/>
          <w:szCs w:val="22"/>
        </w:rPr>
        <w:t xml:space="preserve">Sr. </w:t>
      </w:r>
      <w:r w:rsidRPr="00D754B9">
        <w:rPr>
          <w:rFonts w:ascii="Tahoma" w:hAnsi="Tahoma" w:cs="Tahoma"/>
          <w:bCs/>
          <w:sz w:val="22"/>
          <w:szCs w:val="22"/>
        </w:rPr>
        <w:t xml:space="preserve">José </w:t>
      </w:r>
      <w:r>
        <w:rPr>
          <w:rFonts w:ascii="Tahoma" w:hAnsi="Tahoma" w:cs="Tahoma"/>
          <w:bCs/>
          <w:sz w:val="22"/>
          <w:szCs w:val="22"/>
        </w:rPr>
        <w:t xml:space="preserve">e o </w:t>
      </w:r>
      <w:r w:rsidR="009C38E7">
        <w:rPr>
          <w:rFonts w:ascii="Tahoma" w:hAnsi="Tahoma" w:cs="Tahoma"/>
          <w:bCs/>
          <w:sz w:val="22"/>
          <w:szCs w:val="22"/>
        </w:rPr>
        <w:t>Agente Fiduciário</w:t>
      </w:r>
      <w:r>
        <w:rPr>
          <w:rFonts w:ascii="Tahoma" w:hAnsi="Tahoma" w:cs="Tahoma"/>
          <w:bCs/>
          <w:sz w:val="22"/>
          <w:szCs w:val="22"/>
        </w:rPr>
        <w:t>.</w:t>
      </w:r>
    </w:p>
    <w:p w14:paraId="070E511B" w14:textId="77777777" w:rsidR="00D754B9" w:rsidRDefault="00D754B9" w:rsidP="00B14690">
      <w:pPr>
        <w:keepNext/>
        <w:spacing w:after="0" w:line="320" w:lineRule="exact"/>
        <w:rPr>
          <w:rFonts w:ascii="Tahoma" w:hAnsi="Tahoma" w:cs="Tahoma"/>
          <w:sz w:val="22"/>
          <w:szCs w:val="22"/>
        </w:rPr>
      </w:pPr>
    </w:p>
    <w:p w14:paraId="4B4A3FFD" w14:textId="77777777" w:rsidR="006722F3" w:rsidRDefault="006722F3" w:rsidP="00B14690">
      <w:pPr>
        <w:keepNext/>
        <w:spacing w:after="0" w:line="320" w:lineRule="exact"/>
        <w:rPr>
          <w:rFonts w:ascii="Tahoma" w:hAnsi="Tahoma" w:cs="Tahoma"/>
          <w:sz w:val="22"/>
          <w:szCs w:val="22"/>
        </w:rPr>
      </w:pPr>
      <w:r>
        <w:rPr>
          <w:rFonts w:ascii="Tahoma" w:hAnsi="Tahoma" w:cs="Tahoma"/>
          <w:sz w:val="22"/>
          <w:szCs w:val="22"/>
        </w:rPr>
        <w:t>“</w:t>
      </w:r>
      <w:r w:rsidRPr="006722F3">
        <w:rPr>
          <w:rFonts w:ascii="Tahoma" w:hAnsi="Tahoma" w:cs="Tahoma"/>
          <w:sz w:val="22"/>
          <w:szCs w:val="22"/>
          <w:u w:val="single"/>
        </w:rPr>
        <w:t>Debêntures em Circulação</w:t>
      </w:r>
      <w:r>
        <w:rPr>
          <w:rFonts w:ascii="Tahoma" w:hAnsi="Tahoma" w:cs="Tahoma"/>
          <w:sz w:val="22"/>
          <w:szCs w:val="22"/>
        </w:rPr>
        <w:t>” significa</w:t>
      </w:r>
      <w:r w:rsidR="00DB7E30">
        <w:rPr>
          <w:rFonts w:ascii="Tahoma" w:hAnsi="Tahoma" w:cs="Tahoma"/>
          <w:sz w:val="22"/>
          <w:szCs w:val="22"/>
        </w:rPr>
        <w:t xml:space="preserve">, para fins de quórum, </w:t>
      </w:r>
      <w:r>
        <w:rPr>
          <w:rFonts w:ascii="Tahoma" w:hAnsi="Tahoma" w:cs="Tahoma"/>
          <w:sz w:val="22"/>
          <w:szCs w:val="22"/>
        </w:rPr>
        <w:t xml:space="preserve">todas as Debêntures subscritas e integralizadas e não resgatadas, excluídas as Debêntures </w:t>
      </w:r>
      <w:r w:rsidRPr="006722F3">
        <w:rPr>
          <w:rFonts w:ascii="Tahoma" w:hAnsi="Tahoma" w:cs="Tahoma"/>
          <w:sz w:val="22"/>
          <w:szCs w:val="22"/>
        </w:rPr>
        <w:t>(i) mantidas em tesouraria pela Emissora</w:t>
      </w:r>
      <w:r w:rsidR="009C38E7">
        <w:rPr>
          <w:rFonts w:ascii="Tahoma" w:hAnsi="Tahoma" w:cs="Tahoma"/>
          <w:sz w:val="22"/>
          <w:szCs w:val="22"/>
        </w:rPr>
        <w:t xml:space="preserve"> e/ou pelos Garantidores</w:t>
      </w:r>
      <w:r w:rsidRPr="006722F3">
        <w:rPr>
          <w:rFonts w:ascii="Tahoma" w:hAnsi="Tahoma" w:cs="Tahoma"/>
          <w:sz w:val="22"/>
          <w:szCs w:val="22"/>
        </w:rPr>
        <w:t>; ou (</w:t>
      </w:r>
      <w:proofErr w:type="spellStart"/>
      <w:r w:rsidRPr="006722F3">
        <w:rPr>
          <w:rFonts w:ascii="Tahoma" w:hAnsi="Tahoma" w:cs="Tahoma"/>
          <w:sz w:val="22"/>
          <w:szCs w:val="22"/>
        </w:rPr>
        <w:t>ii</w:t>
      </w:r>
      <w:proofErr w:type="spellEnd"/>
      <w:r w:rsidRPr="006722F3">
        <w:rPr>
          <w:rFonts w:ascii="Tahoma" w:hAnsi="Tahoma" w:cs="Tahoma"/>
          <w:sz w:val="22"/>
          <w:szCs w:val="22"/>
        </w:rPr>
        <w:t xml:space="preserve">) de titularidade de: (a) sociedades controladas ou </w:t>
      </w:r>
      <w:r w:rsidRPr="006722F3">
        <w:rPr>
          <w:rFonts w:ascii="Tahoma" w:hAnsi="Tahoma" w:cs="Tahoma"/>
          <w:sz w:val="22"/>
          <w:szCs w:val="22"/>
        </w:rPr>
        <w:lastRenderedPageBreak/>
        <w:t xml:space="preserve">coligadas pela Emissora </w:t>
      </w:r>
      <w:r w:rsidR="009C38E7">
        <w:rPr>
          <w:rFonts w:ascii="Tahoma" w:hAnsi="Tahoma" w:cs="Tahoma"/>
          <w:sz w:val="22"/>
          <w:szCs w:val="22"/>
        </w:rPr>
        <w:t xml:space="preserve">e/ou pelos Garantidores </w:t>
      </w:r>
      <w:r w:rsidRPr="006722F3">
        <w:rPr>
          <w:rFonts w:ascii="Tahoma" w:hAnsi="Tahoma" w:cs="Tahoma"/>
          <w:sz w:val="22"/>
          <w:szCs w:val="22"/>
        </w:rPr>
        <w:t>(diretas ou indiretas), (b) controladoras (diretas ou indiretas) da Emissora</w:t>
      </w:r>
      <w:r w:rsidR="009C38E7">
        <w:rPr>
          <w:rFonts w:ascii="Tahoma" w:hAnsi="Tahoma" w:cs="Tahoma"/>
          <w:sz w:val="22"/>
          <w:szCs w:val="22"/>
        </w:rPr>
        <w:t>, dos Garantidores</w:t>
      </w:r>
      <w:r w:rsidRPr="006722F3">
        <w:rPr>
          <w:rFonts w:ascii="Tahoma" w:hAnsi="Tahoma" w:cs="Tahoma"/>
          <w:sz w:val="22"/>
          <w:szCs w:val="22"/>
        </w:rPr>
        <w:t xml:space="preserve"> ou sociedades sob controle comum, e (c) administradores da Emissora</w:t>
      </w:r>
      <w:r w:rsidR="009C38E7">
        <w:rPr>
          <w:rFonts w:ascii="Tahoma" w:hAnsi="Tahoma" w:cs="Tahoma"/>
          <w:sz w:val="22"/>
          <w:szCs w:val="22"/>
        </w:rPr>
        <w:t xml:space="preserve"> e/ou dos Garantidores</w:t>
      </w:r>
      <w:r w:rsidRPr="006722F3">
        <w:rPr>
          <w:rFonts w:ascii="Tahoma" w:hAnsi="Tahoma" w:cs="Tahoma"/>
          <w:sz w:val="22"/>
          <w:szCs w:val="22"/>
        </w:rPr>
        <w:t>, incluindo, mas não se limitando a, pessoas direta ou indiretamente relacionadas a qualquer das pessoas anteriormente mencionadas, incluindo seus cônjuges, companheiros ou parentes até o 2º (segundo) grau</w:t>
      </w:r>
      <w:r>
        <w:rPr>
          <w:rFonts w:ascii="Tahoma" w:hAnsi="Tahoma" w:cs="Tahoma"/>
          <w:sz w:val="22"/>
          <w:szCs w:val="22"/>
        </w:rPr>
        <w:t>.</w:t>
      </w:r>
    </w:p>
    <w:p w14:paraId="7A85BC2D" w14:textId="77777777" w:rsidR="006722F3" w:rsidRDefault="006722F3" w:rsidP="00B14690">
      <w:pPr>
        <w:keepNext/>
        <w:spacing w:after="0" w:line="320" w:lineRule="exact"/>
        <w:rPr>
          <w:rFonts w:ascii="Tahoma" w:hAnsi="Tahoma" w:cs="Tahoma"/>
          <w:sz w:val="22"/>
          <w:szCs w:val="22"/>
        </w:rPr>
      </w:pPr>
    </w:p>
    <w:p w14:paraId="7791006E" w14:textId="77777777" w:rsidR="00F55A9C" w:rsidRDefault="00F55A9C" w:rsidP="00B14690">
      <w:pPr>
        <w:keepNext/>
        <w:spacing w:after="0" w:line="320" w:lineRule="exact"/>
        <w:rPr>
          <w:rFonts w:ascii="Tahoma" w:hAnsi="Tahoma" w:cs="Tahoma"/>
          <w:smallCaps/>
          <w:sz w:val="22"/>
          <w:szCs w:val="22"/>
        </w:rPr>
      </w:pPr>
      <w:r>
        <w:rPr>
          <w:rFonts w:ascii="Tahoma" w:hAnsi="Tahoma" w:cs="Tahoma"/>
          <w:sz w:val="22"/>
          <w:szCs w:val="22"/>
        </w:rPr>
        <w:t>“</w:t>
      </w:r>
      <w:r w:rsidRPr="00B14690">
        <w:rPr>
          <w:rFonts w:ascii="Tahoma" w:hAnsi="Tahoma" w:cs="Tahoma"/>
          <w:sz w:val="22"/>
          <w:szCs w:val="22"/>
          <w:u w:val="single"/>
        </w:rPr>
        <w:t>Holdings Imobiliárias</w:t>
      </w:r>
      <w:r>
        <w:rPr>
          <w:rFonts w:ascii="Tahoma" w:hAnsi="Tahoma" w:cs="Tahoma"/>
          <w:sz w:val="22"/>
          <w:szCs w:val="22"/>
        </w:rPr>
        <w:t xml:space="preserve">” significa, em conjunto, a </w:t>
      </w:r>
      <w:proofErr w:type="spellStart"/>
      <w:r w:rsidRPr="00157F57">
        <w:rPr>
          <w:rFonts w:ascii="Tahoma" w:hAnsi="Tahoma" w:cs="Tahoma"/>
          <w:sz w:val="22"/>
          <w:szCs w:val="22"/>
        </w:rPr>
        <w:t>Viksa</w:t>
      </w:r>
      <w:proofErr w:type="spellEnd"/>
      <w:r w:rsidRPr="00157F57">
        <w:rPr>
          <w:rFonts w:ascii="Tahoma" w:hAnsi="Tahoma" w:cs="Tahoma"/>
          <w:sz w:val="22"/>
          <w:szCs w:val="22"/>
        </w:rPr>
        <w:t xml:space="preserve"> SP Participações S.A., inscrita no CNPJ/MF sob nº 17.919.748/0001-95, </w:t>
      </w:r>
      <w:proofErr w:type="spellStart"/>
      <w:r w:rsidRPr="00157F57">
        <w:rPr>
          <w:rFonts w:ascii="Tahoma" w:hAnsi="Tahoma" w:cs="Tahoma"/>
          <w:sz w:val="22"/>
          <w:szCs w:val="22"/>
        </w:rPr>
        <w:t>Serimob</w:t>
      </w:r>
      <w:proofErr w:type="spellEnd"/>
      <w:r w:rsidRPr="00157F57">
        <w:rPr>
          <w:rFonts w:ascii="Tahoma" w:hAnsi="Tahoma" w:cs="Tahoma"/>
          <w:sz w:val="22"/>
          <w:szCs w:val="22"/>
        </w:rPr>
        <w:t xml:space="preserve"> - Empreendimentos Imobiliários S.A., inscrita no CNPJ/MF 10.452.930/0001-30 e </w:t>
      </w:r>
      <w:proofErr w:type="spellStart"/>
      <w:r w:rsidRPr="00157F57">
        <w:rPr>
          <w:rFonts w:ascii="Tahoma" w:hAnsi="Tahoma" w:cs="Tahoma"/>
          <w:sz w:val="22"/>
          <w:szCs w:val="22"/>
        </w:rPr>
        <w:t>Tervel</w:t>
      </w:r>
      <w:proofErr w:type="spellEnd"/>
      <w:r w:rsidRPr="00157F57">
        <w:rPr>
          <w:rFonts w:ascii="Tahoma" w:hAnsi="Tahoma" w:cs="Tahoma"/>
          <w:sz w:val="22"/>
          <w:szCs w:val="22"/>
        </w:rPr>
        <w:t xml:space="preserve"> SP Empreendimentos Imobiliários Ltda., inscrita no CNPJ/MF: 23.218.031/0001-19</w:t>
      </w:r>
      <w:r>
        <w:rPr>
          <w:rFonts w:ascii="Tahoma" w:hAnsi="Tahoma" w:cs="Tahoma"/>
          <w:sz w:val="22"/>
          <w:szCs w:val="22"/>
        </w:rPr>
        <w:t>.</w:t>
      </w:r>
    </w:p>
    <w:p w14:paraId="10CA865B" w14:textId="77777777" w:rsidR="00C707F4" w:rsidRPr="00533952" w:rsidRDefault="00C707F4" w:rsidP="00B14690">
      <w:pPr>
        <w:keepNext/>
        <w:spacing w:after="0" w:line="320" w:lineRule="exact"/>
        <w:rPr>
          <w:rFonts w:ascii="Tahoma" w:hAnsi="Tahoma" w:cs="Tahoma"/>
          <w:smallCaps/>
          <w:sz w:val="22"/>
          <w:szCs w:val="22"/>
          <w:u w:val="single"/>
        </w:rPr>
      </w:pPr>
    </w:p>
    <w:p w14:paraId="4491176B" w14:textId="77777777" w:rsidR="009C68BB" w:rsidRPr="00533952" w:rsidRDefault="00FE799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w:t>
      </w:r>
      <w:r w:rsidR="00C707F4">
        <w:rPr>
          <w:rFonts w:ascii="Tahoma" w:hAnsi="Tahoma" w:cs="Tahoma"/>
          <w:sz w:val="22"/>
          <w:szCs w:val="22"/>
        </w:rPr>
        <w:t>2</w:t>
      </w:r>
      <w:r w:rsidR="00B14690">
        <w:rPr>
          <w:rFonts w:ascii="Tahoma" w:hAnsi="Tahoma" w:cs="Tahoma"/>
          <w:sz w:val="22"/>
          <w:szCs w:val="22"/>
        </w:rPr>
        <w:t>.</w:t>
      </w:r>
      <w:r w:rsidR="00792075">
        <w:rPr>
          <w:rFonts w:ascii="Tahoma" w:hAnsi="Tahoma" w:cs="Tahoma"/>
          <w:sz w:val="22"/>
          <w:szCs w:val="22"/>
        </w:rPr>
        <w:tab/>
      </w:r>
      <w:r w:rsidR="009C68BB" w:rsidRPr="00533952">
        <w:rPr>
          <w:rFonts w:ascii="Tahoma" w:hAnsi="Tahoma" w:cs="Tahoma"/>
          <w:sz w:val="22"/>
          <w:szCs w:val="22"/>
        </w:rPr>
        <w:t xml:space="preserve">A </w:t>
      </w:r>
      <w:r w:rsidR="009C68BB" w:rsidRPr="000424C0">
        <w:rPr>
          <w:rFonts w:ascii="Tahoma" w:hAnsi="Tahoma" w:cs="Tahoma"/>
          <w:b/>
          <w:sz w:val="22"/>
          <w:szCs w:val="22"/>
        </w:rPr>
        <w:t>(i)</w:t>
      </w:r>
      <w:r w:rsidR="009C68BB" w:rsidRPr="00533952">
        <w:rPr>
          <w:rFonts w:ascii="Tahoma" w:hAnsi="Tahoma" w:cs="Tahoma"/>
          <w:sz w:val="22"/>
          <w:szCs w:val="22"/>
        </w:rPr>
        <w:t xml:space="preserve"> emissão </w:t>
      </w:r>
      <w:r w:rsidR="000A4ED4" w:rsidRPr="00533952">
        <w:rPr>
          <w:rFonts w:ascii="Tahoma" w:hAnsi="Tahoma" w:cs="Tahoma"/>
          <w:sz w:val="22"/>
          <w:szCs w:val="22"/>
        </w:rPr>
        <w:t xml:space="preserve">de debêntures simples, não conversíveis em ações, da espécie </w:t>
      </w:r>
      <w:r w:rsidR="003020A4" w:rsidRPr="00533952">
        <w:rPr>
          <w:rFonts w:ascii="Tahoma" w:hAnsi="Tahoma" w:cs="Tahoma"/>
          <w:sz w:val="22"/>
          <w:szCs w:val="22"/>
        </w:rPr>
        <w:t xml:space="preserve">com garantia real, </w:t>
      </w:r>
      <w:r w:rsidR="000424C0">
        <w:rPr>
          <w:rFonts w:ascii="Tahoma" w:hAnsi="Tahoma" w:cs="Tahoma"/>
          <w:sz w:val="22"/>
          <w:szCs w:val="22"/>
        </w:rPr>
        <w:t xml:space="preserve">com garantia fidejussória adicional, </w:t>
      </w:r>
      <w:r w:rsidR="00151ECE" w:rsidRPr="00533952">
        <w:rPr>
          <w:rFonts w:ascii="Tahoma" w:hAnsi="Tahoma" w:cs="Tahoma"/>
          <w:sz w:val="22"/>
          <w:szCs w:val="22"/>
        </w:rPr>
        <w:t xml:space="preserve">em </w:t>
      </w:r>
      <w:r w:rsidR="000424C0">
        <w:rPr>
          <w:rFonts w:ascii="Tahoma" w:hAnsi="Tahoma" w:cs="Tahoma"/>
          <w:sz w:val="22"/>
          <w:szCs w:val="22"/>
        </w:rPr>
        <w:t xml:space="preserve">duas </w:t>
      </w:r>
      <w:r w:rsidR="00151ECE" w:rsidRPr="00533952">
        <w:rPr>
          <w:rFonts w:ascii="Tahoma" w:hAnsi="Tahoma" w:cs="Tahoma"/>
          <w:sz w:val="22"/>
          <w:szCs w:val="22"/>
        </w:rPr>
        <w:t>série</w:t>
      </w:r>
      <w:r w:rsidR="000424C0">
        <w:rPr>
          <w:rFonts w:ascii="Tahoma" w:hAnsi="Tahoma" w:cs="Tahoma"/>
          <w:sz w:val="22"/>
          <w:szCs w:val="22"/>
        </w:rPr>
        <w:t>s</w:t>
      </w:r>
      <w:r w:rsidR="000A4ED4" w:rsidRPr="00533952">
        <w:rPr>
          <w:rFonts w:ascii="Tahoma" w:hAnsi="Tahoma" w:cs="Tahoma"/>
          <w:sz w:val="22"/>
          <w:szCs w:val="22"/>
        </w:rPr>
        <w:t>, da Emissora (“</w:t>
      </w:r>
      <w:r w:rsidR="000A4ED4" w:rsidRPr="00533952">
        <w:rPr>
          <w:rFonts w:ascii="Tahoma" w:hAnsi="Tahoma" w:cs="Tahoma"/>
          <w:sz w:val="22"/>
          <w:szCs w:val="22"/>
          <w:u w:val="single"/>
        </w:rPr>
        <w:t>Emissão</w:t>
      </w:r>
      <w:r w:rsidR="000A4ED4" w:rsidRPr="00533952">
        <w:rPr>
          <w:rFonts w:ascii="Tahoma" w:hAnsi="Tahoma" w:cs="Tahoma"/>
          <w:sz w:val="22"/>
          <w:szCs w:val="22"/>
        </w:rPr>
        <w:t>” e “</w:t>
      </w:r>
      <w:r w:rsidR="009C68BB" w:rsidRPr="00533952">
        <w:rPr>
          <w:rFonts w:ascii="Tahoma" w:hAnsi="Tahoma" w:cs="Tahoma"/>
          <w:sz w:val="22"/>
          <w:szCs w:val="22"/>
          <w:u w:val="single"/>
        </w:rPr>
        <w:t>Debêntures</w:t>
      </w:r>
      <w:r w:rsidR="000A4ED4" w:rsidRPr="00533952">
        <w:rPr>
          <w:rFonts w:ascii="Tahoma" w:hAnsi="Tahoma" w:cs="Tahoma"/>
          <w:sz w:val="22"/>
          <w:szCs w:val="22"/>
        </w:rPr>
        <w:t>”</w:t>
      </w:r>
      <w:r w:rsidR="000424C0">
        <w:rPr>
          <w:rFonts w:ascii="Tahoma" w:hAnsi="Tahoma" w:cs="Tahoma"/>
          <w:sz w:val="22"/>
          <w:szCs w:val="22"/>
        </w:rPr>
        <w:t>, respectivamente</w:t>
      </w:r>
      <w:r w:rsidR="000A4ED4" w:rsidRPr="00533952">
        <w:rPr>
          <w:rFonts w:ascii="Tahoma" w:hAnsi="Tahoma" w:cs="Tahoma"/>
          <w:sz w:val="22"/>
          <w:szCs w:val="22"/>
        </w:rPr>
        <w:t>)</w:t>
      </w:r>
      <w:r w:rsidR="009C68BB" w:rsidRPr="00533952">
        <w:rPr>
          <w:rFonts w:ascii="Tahoma" w:hAnsi="Tahoma" w:cs="Tahoma"/>
          <w:sz w:val="22"/>
          <w:szCs w:val="22"/>
        </w:rPr>
        <w:t xml:space="preserve">, nos termos </w:t>
      </w:r>
      <w:r w:rsidR="009E620C" w:rsidRPr="00533952">
        <w:rPr>
          <w:rFonts w:ascii="Tahoma" w:hAnsi="Tahoma" w:cs="Tahoma"/>
          <w:sz w:val="22"/>
          <w:szCs w:val="22"/>
        </w:rPr>
        <w:t xml:space="preserve">do artigo 59 </w:t>
      </w:r>
      <w:r w:rsidR="009C68BB" w:rsidRPr="00533952">
        <w:rPr>
          <w:rFonts w:ascii="Tahoma" w:hAnsi="Tahoma" w:cs="Tahoma"/>
          <w:sz w:val="22"/>
          <w:szCs w:val="22"/>
        </w:rPr>
        <w:t>da Lei n.º 6.404, de 15 de dezembro de 1976, conforme alterada (</w:t>
      </w:r>
      <w:r w:rsidR="000424C0">
        <w:rPr>
          <w:rFonts w:ascii="Tahoma" w:hAnsi="Tahoma" w:cs="Tahoma"/>
          <w:sz w:val="22"/>
          <w:szCs w:val="22"/>
        </w:rPr>
        <w:t>“</w:t>
      </w:r>
      <w:r w:rsidR="009C68BB" w:rsidRPr="00533952">
        <w:rPr>
          <w:rFonts w:ascii="Tahoma" w:hAnsi="Tahoma" w:cs="Tahoma"/>
          <w:sz w:val="22"/>
          <w:szCs w:val="22"/>
          <w:u w:val="single"/>
        </w:rPr>
        <w:t>Lei das Sociedades por Ações</w:t>
      </w:r>
      <w:r w:rsidR="000424C0">
        <w:rPr>
          <w:rFonts w:ascii="Tahoma" w:hAnsi="Tahoma" w:cs="Tahoma"/>
          <w:sz w:val="22"/>
          <w:szCs w:val="22"/>
        </w:rPr>
        <w:t>”</w:t>
      </w:r>
      <w:r w:rsidR="009C68BB" w:rsidRPr="00533952">
        <w:rPr>
          <w:rFonts w:ascii="Tahoma" w:hAnsi="Tahoma" w:cs="Tahoma"/>
          <w:sz w:val="22"/>
          <w:szCs w:val="22"/>
        </w:rPr>
        <w:t xml:space="preserve">); </w:t>
      </w:r>
      <w:r w:rsidR="009C68BB" w:rsidRPr="000424C0">
        <w:rPr>
          <w:rFonts w:ascii="Tahoma" w:hAnsi="Tahoma" w:cs="Tahoma"/>
          <w:b/>
          <w:sz w:val="22"/>
          <w:szCs w:val="22"/>
        </w:rPr>
        <w:t>(</w:t>
      </w:r>
      <w:proofErr w:type="spellStart"/>
      <w:r w:rsidR="009C68BB" w:rsidRPr="000424C0">
        <w:rPr>
          <w:rFonts w:ascii="Tahoma" w:hAnsi="Tahoma" w:cs="Tahoma"/>
          <w:b/>
          <w:sz w:val="22"/>
          <w:szCs w:val="22"/>
        </w:rPr>
        <w:t>ii</w:t>
      </w:r>
      <w:proofErr w:type="spellEnd"/>
      <w:r w:rsidR="009C68BB" w:rsidRPr="000424C0">
        <w:rPr>
          <w:rFonts w:ascii="Tahoma" w:hAnsi="Tahoma" w:cs="Tahoma"/>
          <w:b/>
          <w:sz w:val="22"/>
          <w:szCs w:val="22"/>
        </w:rPr>
        <w:t>)</w:t>
      </w:r>
      <w:r w:rsidR="009C68BB" w:rsidRPr="00533952">
        <w:rPr>
          <w:rFonts w:ascii="Tahoma" w:hAnsi="Tahoma" w:cs="Tahoma"/>
          <w:sz w:val="22"/>
          <w:szCs w:val="22"/>
        </w:rPr>
        <w:t xml:space="preserve"> oferta pública de distribuição </w:t>
      </w:r>
      <w:r w:rsidR="00CF2D84" w:rsidRPr="00533952">
        <w:rPr>
          <w:rFonts w:ascii="Tahoma" w:hAnsi="Tahoma" w:cs="Tahoma"/>
          <w:sz w:val="22"/>
          <w:szCs w:val="22"/>
        </w:rPr>
        <w:t>c</w:t>
      </w:r>
      <w:r w:rsidR="009C68BB" w:rsidRPr="00533952">
        <w:rPr>
          <w:rFonts w:ascii="Tahoma" w:hAnsi="Tahoma" w:cs="Tahoma"/>
          <w:sz w:val="22"/>
          <w:szCs w:val="22"/>
        </w:rPr>
        <w:t xml:space="preserve">om esforços restritos de </w:t>
      </w:r>
      <w:r w:rsidR="00857280" w:rsidRPr="00533952">
        <w:rPr>
          <w:rFonts w:ascii="Tahoma" w:hAnsi="Tahoma" w:cs="Tahoma"/>
          <w:sz w:val="22"/>
          <w:szCs w:val="22"/>
        </w:rPr>
        <w:t xml:space="preserve">distribuição </w:t>
      </w:r>
      <w:r w:rsidR="009C68BB" w:rsidRPr="00533952">
        <w:rPr>
          <w:rFonts w:ascii="Tahoma" w:hAnsi="Tahoma" w:cs="Tahoma"/>
          <w:sz w:val="22"/>
          <w:szCs w:val="22"/>
        </w:rPr>
        <w:t xml:space="preserve">de Debêntures, nos termos da Lei n.º 6.385, de </w:t>
      </w:r>
      <w:r w:rsidR="00715872" w:rsidRPr="00533952">
        <w:rPr>
          <w:rFonts w:ascii="Tahoma" w:hAnsi="Tahoma" w:cs="Tahoma"/>
          <w:sz w:val="22"/>
          <w:szCs w:val="22"/>
        </w:rPr>
        <w:t>0</w:t>
      </w:r>
      <w:r w:rsidR="009C68BB" w:rsidRPr="00533952">
        <w:rPr>
          <w:rFonts w:ascii="Tahoma" w:hAnsi="Tahoma" w:cs="Tahoma"/>
          <w:sz w:val="22"/>
          <w:szCs w:val="22"/>
        </w:rPr>
        <w:t>7 de dezembro de 1976, conforme alterada ("</w:t>
      </w:r>
      <w:r w:rsidR="009C68BB" w:rsidRPr="00533952">
        <w:rPr>
          <w:rFonts w:ascii="Tahoma" w:hAnsi="Tahoma" w:cs="Tahoma"/>
          <w:sz w:val="22"/>
          <w:szCs w:val="22"/>
          <w:u w:val="single"/>
        </w:rPr>
        <w:t>Lei do Mercado de Valores Mobiliários</w:t>
      </w:r>
      <w:r w:rsidR="009C68BB" w:rsidRPr="00533952">
        <w:rPr>
          <w:rFonts w:ascii="Tahoma" w:hAnsi="Tahoma" w:cs="Tahoma"/>
          <w:sz w:val="22"/>
          <w:szCs w:val="22"/>
        </w:rPr>
        <w:t>"), da Instrução</w:t>
      </w:r>
      <w:r w:rsidR="000424C0">
        <w:rPr>
          <w:rFonts w:ascii="Tahoma" w:hAnsi="Tahoma" w:cs="Tahoma"/>
          <w:sz w:val="22"/>
          <w:szCs w:val="22"/>
        </w:rPr>
        <w:t xml:space="preserve"> da</w:t>
      </w:r>
      <w:r w:rsidR="009C68BB" w:rsidRPr="00533952">
        <w:rPr>
          <w:rFonts w:ascii="Tahoma" w:hAnsi="Tahoma" w:cs="Tahoma"/>
          <w:sz w:val="22"/>
          <w:szCs w:val="22"/>
        </w:rPr>
        <w:t xml:space="preserve"> </w:t>
      </w:r>
      <w:r w:rsidR="00E17C48" w:rsidRPr="00533952">
        <w:rPr>
          <w:rFonts w:ascii="Tahoma" w:hAnsi="Tahoma" w:cs="Tahoma"/>
          <w:sz w:val="22"/>
          <w:szCs w:val="22"/>
        </w:rPr>
        <w:t>CVM</w:t>
      </w:r>
      <w:r w:rsidR="000A4ED4" w:rsidRPr="00533952">
        <w:rPr>
          <w:rFonts w:ascii="Tahoma" w:hAnsi="Tahoma" w:cs="Tahoma"/>
          <w:sz w:val="22"/>
          <w:szCs w:val="22"/>
        </w:rPr>
        <w:t xml:space="preserve"> </w:t>
      </w:r>
      <w:r w:rsidR="009C68BB" w:rsidRPr="00533952">
        <w:rPr>
          <w:rFonts w:ascii="Tahoma" w:hAnsi="Tahoma" w:cs="Tahoma"/>
          <w:sz w:val="22"/>
          <w:szCs w:val="22"/>
        </w:rPr>
        <w:t>n.º 476, de 16 de janeiro de 2009, conforme alterada (</w:t>
      </w:r>
      <w:r w:rsidR="000424C0">
        <w:rPr>
          <w:rFonts w:ascii="Tahoma" w:hAnsi="Tahoma" w:cs="Tahoma"/>
          <w:sz w:val="22"/>
          <w:szCs w:val="22"/>
        </w:rPr>
        <w:t>“</w:t>
      </w:r>
      <w:r w:rsidR="009C68BB" w:rsidRPr="00533952">
        <w:rPr>
          <w:rFonts w:ascii="Tahoma" w:hAnsi="Tahoma" w:cs="Tahoma"/>
          <w:sz w:val="22"/>
          <w:szCs w:val="22"/>
          <w:u w:val="single"/>
        </w:rPr>
        <w:t>Instrução CVM 476</w:t>
      </w:r>
      <w:r w:rsidR="000424C0">
        <w:rPr>
          <w:rFonts w:ascii="Tahoma" w:hAnsi="Tahoma" w:cs="Tahoma"/>
          <w:sz w:val="22"/>
          <w:szCs w:val="22"/>
        </w:rPr>
        <w:t>”</w:t>
      </w:r>
      <w:r w:rsidR="009C68BB" w:rsidRPr="00533952">
        <w:rPr>
          <w:rFonts w:ascii="Tahoma" w:hAnsi="Tahoma" w:cs="Tahoma"/>
          <w:sz w:val="22"/>
          <w:szCs w:val="22"/>
        </w:rPr>
        <w:t>)</w:t>
      </w:r>
      <w:r w:rsidR="00CF2D84" w:rsidRPr="00533952">
        <w:rPr>
          <w:rFonts w:ascii="Tahoma" w:hAnsi="Tahoma" w:cs="Tahoma"/>
          <w:sz w:val="22"/>
          <w:szCs w:val="22"/>
        </w:rPr>
        <w:t xml:space="preserve"> </w:t>
      </w:r>
      <w:r w:rsidR="009C68BB" w:rsidRPr="00533952">
        <w:rPr>
          <w:rFonts w:ascii="Tahoma" w:hAnsi="Tahoma" w:cs="Tahoma"/>
          <w:sz w:val="22"/>
          <w:szCs w:val="22"/>
        </w:rPr>
        <w:t>e das demais disposições legais e regulamentares aplicáveis (</w:t>
      </w:r>
      <w:r w:rsidR="000424C0">
        <w:rPr>
          <w:rFonts w:ascii="Tahoma" w:hAnsi="Tahoma" w:cs="Tahoma"/>
          <w:sz w:val="22"/>
          <w:szCs w:val="22"/>
        </w:rPr>
        <w:t>“</w:t>
      </w:r>
      <w:r w:rsidR="009C68BB" w:rsidRPr="00533952">
        <w:rPr>
          <w:rFonts w:ascii="Tahoma" w:hAnsi="Tahoma" w:cs="Tahoma"/>
          <w:sz w:val="22"/>
          <w:szCs w:val="22"/>
          <w:u w:val="single"/>
        </w:rPr>
        <w:t>Oferta</w:t>
      </w:r>
      <w:r w:rsidR="000424C0">
        <w:rPr>
          <w:rFonts w:ascii="Tahoma" w:hAnsi="Tahoma" w:cs="Tahoma"/>
          <w:sz w:val="22"/>
          <w:szCs w:val="22"/>
        </w:rPr>
        <w:t>”</w:t>
      </w:r>
      <w:r w:rsidR="009C68BB" w:rsidRPr="00533952">
        <w:rPr>
          <w:rFonts w:ascii="Tahoma" w:hAnsi="Tahoma" w:cs="Tahoma"/>
          <w:sz w:val="22"/>
          <w:szCs w:val="22"/>
        </w:rPr>
        <w:t xml:space="preserve">); e </w:t>
      </w:r>
      <w:r w:rsidR="009C68BB" w:rsidRPr="00841ACA">
        <w:rPr>
          <w:rFonts w:ascii="Tahoma" w:hAnsi="Tahoma" w:cs="Tahoma"/>
          <w:b/>
          <w:sz w:val="22"/>
          <w:szCs w:val="22"/>
        </w:rPr>
        <w:t>(</w:t>
      </w:r>
      <w:proofErr w:type="spellStart"/>
      <w:r w:rsidR="009C68BB" w:rsidRPr="00841ACA">
        <w:rPr>
          <w:rFonts w:ascii="Tahoma" w:hAnsi="Tahoma" w:cs="Tahoma"/>
          <w:b/>
          <w:sz w:val="22"/>
          <w:szCs w:val="22"/>
        </w:rPr>
        <w:t>iii</w:t>
      </w:r>
      <w:proofErr w:type="spellEnd"/>
      <w:r w:rsidR="009C68BB" w:rsidRPr="00841ACA">
        <w:rPr>
          <w:rFonts w:ascii="Tahoma" w:hAnsi="Tahoma" w:cs="Tahoma"/>
          <w:b/>
          <w:sz w:val="22"/>
          <w:szCs w:val="22"/>
        </w:rPr>
        <w:t>)</w:t>
      </w:r>
      <w:r w:rsidR="009C68BB" w:rsidRPr="00533952">
        <w:rPr>
          <w:rFonts w:ascii="Tahoma" w:hAnsi="Tahoma" w:cs="Tahoma"/>
          <w:sz w:val="22"/>
          <w:szCs w:val="22"/>
        </w:rPr>
        <w:t> outorga da</w:t>
      </w:r>
      <w:r w:rsidR="00616A22" w:rsidRPr="00533952">
        <w:rPr>
          <w:rFonts w:ascii="Tahoma" w:hAnsi="Tahoma" w:cs="Tahoma"/>
          <w:sz w:val="22"/>
          <w:szCs w:val="22"/>
        </w:rPr>
        <w:t>s</w:t>
      </w:r>
      <w:r w:rsidR="009C68BB" w:rsidRPr="00533952">
        <w:rPr>
          <w:rFonts w:ascii="Tahoma" w:hAnsi="Tahoma" w:cs="Tahoma"/>
          <w:sz w:val="22"/>
          <w:szCs w:val="22"/>
        </w:rPr>
        <w:t xml:space="preserve"> Fiança</w:t>
      </w:r>
      <w:r w:rsidR="00616A22" w:rsidRPr="00533952">
        <w:rPr>
          <w:rFonts w:ascii="Tahoma" w:hAnsi="Tahoma" w:cs="Tahoma"/>
          <w:sz w:val="22"/>
          <w:szCs w:val="22"/>
        </w:rPr>
        <w:t>s</w:t>
      </w:r>
      <w:r w:rsidR="009C68BB" w:rsidRPr="00533952">
        <w:rPr>
          <w:rFonts w:ascii="Tahoma" w:hAnsi="Tahoma" w:cs="Tahoma"/>
          <w:sz w:val="22"/>
          <w:szCs w:val="22"/>
        </w:rPr>
        <w:t xml:space="preserve"> </w:t>
      </w:r>
      <w:r w:rsidR="00616A22" w:rsidRPr="00533952">
        <w:rPr>
          <w:rFonts w:ascii="Tahoma" w:hAnsi="Tahoma" w:cs="Tahoma"/>
          <w:sz w:val="22"/>
          <w:szCs w:val="22"/>
        </w:rPr>
        <w:t xml:space="preserve">e </w:t>
      </w:r>
      <w:r w:rsidR="009C68BB" w:rsidRPr="00533952">
        <w:rPr>
          <w:rFonts w:ascii="Tahoma" w:hAnsi="Tahoma" w:cs="Tahoma"/>
          <w:sz w:val="22"/>
          <w:szCs w:val="22"/>
        </w:rPr>
        <w:t>da</w:t>
      </w:r>
      <w:r w:rsidR="0075453C" w:rsidRPr="00533952">
        <w:rPr>
          <w:rFonts w:ascii="Tahoma" w:hAnsi="Tahoma" w:cs="Tahoma"/>
          <w:sz w:val="22"/>
          <w:szCs w:val="22"/>
        </w:rPr>
        <w:t>s</w:t>
      </w:r>
      <w:r w:rsidR="009C68BB" w:rsidRPr="00533952">
        <w:rPr>
          <w:rFonts w:ascii="Tahoma" w:hAnsi="Tahoma" w:cs="Tahoma"/>
          <w:sz w:val="22"/>
          <w:szCs w:val="22"/>
        </w:rPr>
        <w:t xml:space="preserve"> Garantia</w:t>
      </w:r>
      <w:r w:rsidR="0075453C" w:rsidRPr="00533952">
        <w:rPr>
          <w:rFonts w:ascii="Tahoma" w:hAnsi="Tahoma" w:cs="Tahoma"/>
          <w:sz w:val="22"/>
          <w:szCs w:val="22"/>
        </w:rPr>
        <w:t>s</w:t>
      </w:r>
      <w:r w:rsidR="009E620C" w:rsidRPr="00533952">
        <w:rPr>
          <w:rFonts w:ascii="Tahoma" w:hAnsi="Tahoma" w:cs="Tahoma"/>
          <w:sz w:val="22"/>
          <w:szCs w:val="22"/>
        </w:rPr>
        <w:t xml:space="preserve"> (conforme abaixo definid</w:t>
      </w:r>
      <w:r w:rsidR="000424C0">
        <w:rPr>
          <w:rFonts w:ascii="Tahoma" w:hAnsi="Tahoma" w:cs="Tahoma"/>
          <w:sz w:val="22"/>
          <w:szCs w:val="22"/>
        </w:rPr>
        <w:t>as</w:t>
      </w:r>
      <w:r w:rsidR="009E620C" w:rsidRPr="00533952">
        <w:rPr>
          <w:rFonts w:ascii="Tahoma" w:hAnsi="Tahoma" w:cs="Tahoma"/>
          <w:sz w:val="22"/>
          <w:szCs w:val="22"/>
        </w:rPr>
        <w:t>)</w:t>
      </w:r>
      <w:r w:rsidR="009C68BB" w:rsidRPr="00533952">
        <w:rPr>
          <w:rFonts w:ascii="Tahoma" w:hAnsi="Tahoma" w:cs="Tahoma"/>
          <w:sz w:val="22"/>
          <w:szCs w:val="22"/>
        </w:rPr>
        <w:t>, serão</w:t>
      </w:r>
      <w:r w:rsidR="00E17C48" w:rsidRPr="00533952">
        <w:rPr>
          <w:rFonts w:ascii="Tahoma" w:hAnsi="Tahoma" w:cs="Tahoma"/>
          <w:sz w:val="22"/>
          <w:szCs w:val="22"/>
        </w:rPr>
        <w:t>, conforme o caso,</w:t>
      </w:r>
      <w:r w:rsidR="009C68BB" w:rsidRPr="00533952">
        <w:rPr>
          <w:rFonts w:ascii="Tahoma" w:hAnsi="Tahoma" w:cs="Tahoma"/>
          <w:sz w:val="22"/>
          <w:szCs w:val="22"/>
        </w:rPr>
        <w:t xml:space="preserve"> realizadas com base nas </w:t>
      </w:r>
      <w:r w:rsidR="009E620C" w:rsidRPr="00533952">
        <w:rPr>
          <w:rFonts w:ascii="Tahoma" w:hAnsi="Tahoma" w:cs="Tahoma"/>
          <w:sz w:val="22"/>
          <w:szCs w:val="22"/>
        </w:rPr>
        <w:t xml:space="preserve">seguintes </w:t>
      </w:r>
      <w:r w:rsidR="009C68BB" w:rsidRPr="00533952">
        <w:rPr>
          <w:rFonts w:ascii="Tahoma" w:hAnsi="Tahoma" w:cs="Tahoma"/>
          <w:sz w:val="22"/>
          <w:szCs w:val="22"/>
        </w:rPr>
        <w:t>deliberações:</w:t>
      </w:r>
    </w:p>
    <w:p w14:paraId="0D3C2CDB" w14:textId="77777777" w:rsidR="009E620C" w:rsidRPr="00533952" w:rsidRDefault="009E620C" w:rsidP="00B14690">
      <w:pPr>
        <w:spacing w:after="0" w:line="320" w:lineRule="exact"/>
        <w:ind w:left="1701"/>
        <w:rPr>
          <w:rFonts w:ascii="Tahoma" w:hAnsi="Tahoma" w:cs="Tahoma"/>
          <w:sz w:val="22"/>
          <w:szCs w:val="22"/>
        </w:rPr>
      </w:pPr>
    </w:p>
    <w:p w14:paraId="58917DE3" w14:textId="77777777" w:rsidR="009C68BB" w:rsidRPr="00792075" w:rsidRDefault="009C68BB" w:rsidP="00B14690">
      <w:pPr>
        <w:pStyle w:val="PargrafodaLista"/>
        <w:numPr>
          <w:ilvl w:val="7"/>
          <w:numId w:val="2"/>
        </w:numPr>
        <w:tabs>
          <w:tab w:val="clear" w:pos="2126"/>
          <w:tab w:val="num" w:pos="1418"/>
        </w:tabs>
        <w:spacing w:after="0" w:line="320" w:lineRule="exact"/>
        <w:ind w:left="1418" w:hanging="709"/>
        <w:rPr>
          <w:rFonts w:ascii="Tahoma" w:hAnsi="Tahoma" w:cs="Tahoma"/>
          <w:sz w:val="22"/>
          <w:szCs w:val="22"/>
        </w:rPr>
      </w:pPr>
      <w:r w:rsidRPr="00792075">
        <w:rPr>
          <w:rFonts w:ascii="Tahoma" w:hAnsi="Tahoma" w:cs="Tahoma"/>
          <w:sz w:val="22"/>
          <w:szCs w:val="22"/>
        </w:rPr>
        <w:t xml:space="preserve">da assembleia geral extraordinária de acionistas da Companhia realizada em </w:t>
      </w:r>
      <w:r w:rsidR="00656AEF">
        <w:rPr>
          <w:rFonts w:ascii="Tahoma" w:hAnsi="Tahoma" w:cs="Tahoma"/>
          <w:sz w:val="22"/>
          <w:szCs w:val="22"/>
        </w:rPr>
        <w:t xml:space="preserve">29 </w:t>
      </w:r>
      <w:r w:rsidR="00B308EB">
        <w:rPr>
          <w:rFonts w:ascii="Tahoma" w:hAnsi="Tahoma" w:cs="Tahoma"/>
          <w:sz w:val="22"/>
          <w:szCs w:val="22"/>
        </w:rPr>
        <w:t>de outubro</w:t>
      </w:r>
      <w:r w:rsidR="003A2C45" w:rsidRPr="00792075">
        <w:rPr>
          <w:rFonts w:ascii="Tahoma" w:hAnsi="Tahoma" w:cs="Tahoma"/>
          <w:sz w:val="22"/>
          <w:szCs w:val="22"/>
        </w:rPr>
        <w:t> </w:t>
      </w:r>
      <w:r w:rsidRPr="00792075">
        <w:rPr>
          <w:rFonts w:ascii="Tahoma" w:hAnsi="Tahoma" w:cs="Tahoma"/>
          <w:sz w:val="22"/>
          <w:szCs w:val="22"/>
        </w:rPr>
        <w:t>de 20</w:t>
      </w:r>
      <w:r w:rsidR="003A2C45" w:rsidRPr="00792075">
        <w:rPr>
          <w:rFonts w:ascii="Tahoma" w:hAnsi="Tahoma" w:cs="Tahoma"/>
          <w:sz w:val="22"/>
          <w:szCs w:val="22"/>
        </w:rPr>
        <w:t>18</w:t>
      </w:r>
      <w:r w:rsidRPr="00792075">
        <w:rPr>
          <w:rFonts w:ascii="Tahoma" w:hAnsi="Tahoma" w:cs="Tahoma"/>
          <w:sz w:val="22"/>
          <w:szCs w:val="22"/>
        </w:rPr>
        <w:t xml:space="preserve"> ("</w:t>
      </w:r>
      <w:r w:rsidRPr="00841ACA">
        <w:rPr>
          <w:rFonts w:ascii="Tahoma" w:hAnsi="Tahoma" w:cs="Tahoma"/>
          <w:sz w:val="22"/>
          <w:szCs w:val="22"/>
          <w:u w:val="single"/>
        </w:rPr>
        <w:t>AGE da Companhia</w:t>
      </w:r>
      <w:r w:rsidR="000424C0" w:rsidRPr="00792075">
        <w:rPr>
          <w:rFonts w:ascii="Tahoma" w:hAnsi="Tahoma" w:cs="Tahoma"/>
          <w:sz w:val="22"/>
          <w:szCs w:val="22"/>
        </w:rPr>
        <w:t>");</w:t>
      </w:r>
    </w:p>
    <w:p w14:paraId="60974D5F" w14:textId="77777777" w:rsidR="009E620C" w:rsidRPr="00533952" w:rsidRDefault="009E620C" w:rsidP="00B14690">
      <w:pPr>
        <w:spacing w:after="0" w:line="320" w:lineRule="exact"/>
        <w:ind w:left="1418"/>
        <w:rPr>
          <w:rFonts w:ascii="Tahoma" w:hAnsi="Tahoma" w:cs="Tahoma"/>
          <w:sz w:val="22"/>
          <w:szCs w:val="22"/>
        </w:rPr>
      </w:pPr>
    </w:p>
    <w:p w14:paraId="27802289" w14:textId="77777777" w:rsidR="009C68BB" w:rsidRDefault="009C68BB" w:rsidP="00B14690">
      <w:pPr>
        <w:pStyle w:val="PargrafodaLista"/>
        <w:numPr>
          <w:ilvl w:val="7"/>
          <w:numId w:val="2"/>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t>da reunião d</w:t>
      </w:r>
      <w:r w:rsidR="000424C0">
        <w:rPr>
          <w:rFonts w:ascii="Tahoma" w:hAnsi="Tahoma" w:cs="Tahoma"/>
          <w:sz w:val="22"/>
          <w:szCs w:val="22"/>
        </w:rPr>
        <w:t xml:space="preserve">e cotistas do </w:t>
      </w:r>
      <w:r w:rsidR="00506570">
        <w:rPr>
          <w:rFonts w:ascii="Tahoma" w:hAnsi="Tahoma" w:cs="Tahoma"/>
          <w:sz w:val="22"/>
          <w:szCs w:val="22"/>
        </w:rPr>
        <w:t>Fundo 831</w:t>
      </w:r>
      <w:r w:rsidR="000424C0">
        <w:rPr>
          <w:rFonts w:ascii="Tahoma" w:hAnsi="Tahoma" w:cs="Tahoma"/>
          <w:sz w:val="22"/>
          <w:szCs w:val="22"/>
        </w:rPr>
        <w:t xml:space="preserve"> </w:t>
      </w:r>
      <w:r w:rsidRPr="00533952">
        <w:rPr>
          <w:rFonts w:ascii="Tahoma" w:hAnsi="Tahoma" w:cs="Tahoma"/>
          <w:sz w:val="22"/>
          <w:szCs w:val="22"/>
        </w:rPr>
        <w:t xml:space="preserve">realizada em </w:t>
      </w:r>
      <w:r w:rsidR="00656AEF">
        <w:rPr>
          <w:rFonts w:ascii="Tahoma" w:hAnsi="Tahoma" w:cs="Tahoma"/>
          <w:sz w:val="22"/>
          <w:szCs w:val="22"/>
        </w:rPr>
        <w:t xml:space="preserve">29 </w:t>
      </w:r>
      <w:r w:rsidR="00B308EB">
        <w:rPr>
          <w:rFonts w:ascii="Tahoma" w:hAnsi="Tahoma" w:cs="Tahoma"/>
          <w:sz w:val="22"/>
          <w:szCs w:val="22"/>
        </w:rPr>
        <w:t>de outubro</w:t>
      </w:r>
      <w:r w:rsidR="000424C0">
        <w:rPr>
          <w:rFonts w:ascii="Tahoma" w:hAnsi="Tahoma" w:cs="Tahoma"/>
          <w:sz w:val="22"/>
          <w:szCs w:val="22"/>
        </w:rPr>
        <w:t xml:space="preserve"> </w:t>
      </w:r>
      <w:r w:rsidRPr="00533952">
        <w:rPr>
          <w:rFonts w:ascii="Tahoma" w:hAnsi="Tahoma" w:cs="Tahoma"/>
          <w:sz w:val="22"/>
          <w:szCs w:val="22"/>
        </w:rPr>
        <w:t>de 20</w:t>
      </w:r>
      <w:r w:rsidR="003A2C45" w:rsidRPr="00533952">
        <w:rPr>
          <w:rFonts w:ascii="Tahoma" w:hAnsi="Tahoma" w:cs="Tahoma"/>
          <w:sz w:val="22"/>
          <w:szCs w:val="22"/>
        </w:rPr>
        <w:t>18</w:t>
      </w:r>
      <w:r w:rsidR="00B55CD4" w:rsidRPr="00533952">
        <w:rPr>
          <w:rFonts w:ascii="Tahoma" w:hAnsi="Tahoma" w:cs="Tahoma"/>
          <w:sz w:val="22"/>
          <w:szCs w:val="22"/>
        </w:rPr>
        <w:t xml:space="preserve"> </w:t>
      </w:r>
      <w:r w:rsidRPr="00533952">
        <w:rPr>
          <w:rFonts w:ascii="Tahoma" w:hAnsi="Tahoma" w:cs="Tahoma"/>
          <w:sz w:val="22"/>
          <w:szCs w:val="22"/>
        </w:rPr>
        <w:t>(</w:t>
      </w:r>
      <w:r w:rsidR="000424C0">
        <w:rPr>
          <w:rFonts w:ascii="Tahoma" w:hAnsi="Tahoma" w:cs="Tahoma"/>
          <w:sz w:val="22"/>
          <w:szCs w:val="22"/>
        </w:rPr>
        <w:t>“</w:t>
      </w:r>
      <w:r w:rsidRPr="00841ACA">
        <w:rPr>
          <w:rFonts w:ascii="Tahoma" w:hAnsi="Tahoma" w:cs="Tahoma"/>
          <w:sz w:val="22"/>
          <w:szCs w:val="22"/>
          <w:u w:val="single"/>
        </w:rPr>
        <w:t>RC</w:t>
      </w:r>
      <w:r w:rsidR="000424C0" w:rsidRPr="00841ACA">
        <w:rPr>
          <w:rFonts w:ascii="Tahoma" w:hAnsi="Tahoma" w:cs="Tahoma"/>
          <w:sz w:val="22"/>
          <w:szCs w:val="22"/>
          <w:u w:val="single"/>
        </w:rPr>
        <w:t xml:space="preserve"> </w:t>
      </w:r>
      <w:r w:rsidR="00C707F4">
        <w:rPr>
          <w:rFonts w:ascii="Tahoma" w:hAnsi="Tahoma" w:cs="Tahoma"/>
          <w:sz w:val="22"/>
          <w:szCs w:val="22"/>
          <w:u w:val="single"/>
        </w:rPr>
        <w:t>Fundo 831</w:t>
      </w:r>
      <w:r w:rsidR="000424C0" w:rsidRPr="000424C0">
        <w:rPr>
          <w:rFonts w:ascii="Tahoma" w:hAnsi="Tahoma" w:cs="Tahoma"/>
          <w:sz w:val="22"/>
          <w:szCs w:val="22"/>
        </w:rPr>
        <w:t>”</w:t>
      </w:r>
      <w:r w:rsidRPr="00533952">
        <w:rPr>
          <w:rFonts w:ascii="Tahoma" w:hAnsi="Tahoma" w:cs="Tahoma"/>
          <w:sz w:val="22"/>
          <w:szCs w:val="22"/>
        </w:rPr>
        <w:t>)</w:t>
      </w:r>
      <w:r w:rsidR="000424C0">
        <w:rPr>
          <w:rFonts w:ascii="Tahoma" w:hAnsi="Tahoma" w:cs="Tahoma"/>
          <w:sz w:val="22"/>
          <w:szCs w:val="22"/>
        </w:rPr>
        <w:t>; e</w:t>
      </w:r>
      <w:r w:rsidR="00187EB9">
        <w:rPr>
          <w:rFonts w:ascii="Tahoma" w:hAnsi="Tahoma" w:cs="Tahoma"/>
          <w:sz w:val="22"/>
          <w:szCs w:val="22"/>
        </w:rPr>
        <w:t xml:space="preserve"> </w:t>
      </w:r>
    </w:p>
    <w:p w14:paraId="79B9A042" w14:textId="77777777" w:rsidR="000424C0" w:rsidRDefault="000424C0" w:rsidP="00B14690">
      <w:pPr>
        <w:spacing w:after="0" w:line="320" w:lineRule="exact"/>
        <w:ind w:left="1418"/>
        <w:rPr>
          <w:rFonts w:ascii="Tahoma" w:hAnsi="Tahoma" w:cs="Tahoma"/>
          <w:sz w:val="22"/>
          <w:szCs w:val="22"/>
        </w:rPr>
      </w:pPr>
    </w:p>
    <w:p w14:paraId="6145F08C" w14:textId="77777777" w:rsidR="000424C0" w:rsidRPr="00533952" w:rsidRDefault="000424C0" w:rsidP="00B14690">
      <w:pPr>
        <w:pStyle w:val="PargrafodaLista"/>
        <w:numPr>
          <w:ilvl w:val="7"/>
          <w:numId w:val="2"/>
        </w:numPr>
        <w:tabs>
          <w:tab w:val="clear" w:pos="2126"/>
          <w:tab w:val="num" w:pos="1418"/>
        </w:tabs>
        <w:spacing w:after="0" w:line="320" w:lineRule="exact"/>
        <w:ind w:left="1418" w:hanging="709"/>
        <w:rPr>
          <w:rFonts w:ascii="Tahoma" w:hAnsi="Tahoma" w:cs="Tahoma"/>
          <w:sz w:val="22"/>
          <w:szCs w:val="22"/>
        </w:rPr>
      </w:pPr>
      <w:r>
        <w:rPr>
          <w:rFonts w:ascii="Tahoma" w:hAnsi="Tahoma" w:cs="Tahoma"/>
          <w:sz w:val="22"/>
          <w:szCs w:val="22"/>
        </w:rPr>
        <w:t xml:space="preserve">da reunião de cotistas do FIP realizada em </w:t>
      </w:r>
      <w:r w:rsidR="00656AEF">
        <w:rPr>
          <w:rFonts w:ascii="Tahoma" w:hAnsi="Tahoma" w:cs="Tahoma"/>
          <w:sz w:val="22"/>
          <w:szCs w:val="22"/>
        </w:rPr>
        <w:t xml:space="preserve">29 </w:t>
      </w:r>
      <w:r w:rsidR="00B308EB">
        <w:rPr>
          <w:rFonts w:ascii="Tahoma" w:hAnsi="Tahoma" w:cs="Tahoma"/>
          <w:sz w:val="22"/>
          <w:szCs w:val="22"/>
        </w:rPr>
        <w:t>de outubro</w:t>
      </w:r>
      <w:r>
        <w:rPr>
          <w:rFonts w:ascii="Tahoma" w:hAnsi="Tahoma" w:cs="Tahoma"/>
          <w:sz w:val="22"/>
          <w:szCs w:val="22"/>
        </w:rPr>
        <w:t xml:space="preserve"> de 2018 (“</w:t>
      </w:r>
      <w:r w:rsidRPr="000424C0">
        <w:rPr>
          <w:rFonts w:ascii="Tahoma" w:hAnsi="Tahoma" w:cs="Tahoma"/>
          <w:sz w:val="22"/>
          <w:szCs w:val="22"/>
          <w:u w:val="single"/>
        </w:rPr>
        <w:t>RC FIP</w:t>
      </w:r>
      <w:r>
        <w:rPr>
          <w:rFonts w:ascii="Tahoma" w:hAnsi="Tahoma" w:cs="Tahoma"/>
          <w:sz w:val="22"/>
          <w:szCs w:val="22"/>
        </w:rPr>
        <w:t>”).</w:t>
      </w:r>
    </w:p>
    <w:p w14:paraId="532A0C57" w14:textId="77777777" w:rsidR="009E620C" w:rsidRPr="00533952" w:rsidRDefault="009E620C" w:rsidP="00B14690">
      <w:pPr>
        <w:spacing w:after="0" w:line="320" w:lineRule="exact"/>
        <w:ind w:left="1701"/>
        <w:rPr>
          <w:rFonts w:ascii="Tahoma" w:hAnsi="Tahoma" w:cs="Tahoma"/>
          <w:sz w:val="22"/>
          <w:szCs w:val="22"/>
        </w:rPr>
      </w:pPr>
    </w:p>
    <w:p w14:paraId="0F284B83" w14:textId="77777777" w:rsidR="009E620C" w:rsidRPr="00533952" w:rsidRDefault="009E620C" w:rsidP="00B14690">
      <w:pPr>
        <w:keepNext/>
        <w:spacing w:after="0" w:line="320" w:lineRule="exact"/>
        <w:ind w:left="709"/>
        <w:jc w:val="center"/>
        <w:rPr>
          <w:rFonts w:ascii="Tahoma" w:hAnsi="Tahoma" w:cs="Tahoma"/>
          <w:b/>
          <w:sz w:val="22"/>
          <w:szCs w:val="22"/>
        </w:rPr>
      </w:pPr>
      <w:r w:rsidRPr="00533952">
        <w:rPr>
          <w:rFonts w:ascii="Tahoma" w:hAnsi="Tahoma" w:cs="Tahoma"/>
          <w:b/>
          <w:sz w:val="22"/>
          <w:szCs w:val="22"/>
        </w:rPr>
        <w:t>CLÁUSULA II</w:t>
      </w:r>
    </w:p>
    <w:p w14:paraId="17E59544" w14:textId="77777777" w:rsidR="009E620C" w:rsidRPr="00533952" w:rsidRDefault="009E620C" w:rsidP="00B14690">
      <w:pPr>
        <w:keepNext/>
        <w:spacing w:after="0" w:line="320" w:lineRule="exact"/>
        <w:ind w:left="709"/>
        <w:jc w:val="center"/>
        <w:rPr>
          <w:rFonts w:ascii="Tahoma" w:hAnsi="Tahoma" w:cs="Tahoma"/>
          <w:b/>
          <w:sz w:val="22"/>
          <w:szCs w:val="22"/>
        </w:rPr>
      </w:pPr>
      <w:r w:rsidRPr="00533952">
        <w:rPr>
          <w:rFonts w:ascii="Tahoma" w:hAnsi="Tahoma" w:cs="Tahoma"/>
          <w:b/>
          <w:sz w:val="22"/>
          <w:szCs w:val="22"/>
        </w:rPr>
        <w:t>REQUISITOS</w:t>
      </w:r>
    </w:p>
    <w:p w14:paraId="5D9C1FC7" w14:textId="77777777" w:rsidR="009C68BB" w:rsidRPr="00533952" w:rsidRDefault="009C68BB" w:rsidP="00B14690">
      <w:pPr>
        <w:keepNext/>
        <w:spacing w:after="0" w:line="320" w:lineRule="exact"/>
        <w:ind w:left="709"/>
        <w:rPr>
          <w:rFonts w:ascii="Tahoma" w:hAnsi="Tahoma" w:cs="Tahoma"/>
          <w:smallCaps/>
          <w:sz w:val="22"/>
          <w:szCs w:val="22"/>
          <w:u w:val="single"/>
        </w:rPr>
      </w:pPr>
    </w:p>
    <w:p w14:paraId="497BF979" w14:textId="77777777" w:rsidR="009C68BB" w:rsidRPr="00533952" w:rsidRDefault="008B0E28" w:rsidP="009C74E8">
      <w:pPr>
        <w:spacing w:after="0" w:line="320" w:lineRule="exact"/>
        <w:rPr>
          <w:rFonts w:ascii="Tahoma" w:hAnsi="Tahoma" w:cs="Tahoma"/>
          <w:sz w:val="22"/>
          <w:szCs w:val="22"/>
        </w:rPr>
      </w:pPr>
      <w:r w:rsidRPr="00533952">
        <w:rPr>
          <w:rFonts w:ascii="Tahoma" w:hAnsi="Tahoma" w:cs="Tahoma"/>
          <w:sz w:val="22"/>
          <w:szCs w:val="22"/>
        </w:rPr>
        <w:t xml:space="preserve">A </w:t>
      </w:r>
      <w:r w:rsidR="009C68BB" w:rsidRPr="00533952">
        <w:rPr>
          <w:rFonts w:ascii="Tahoma" w:hAnsi="Tahoma" w:cs="Tahoma"/>
          <w:sz w:val="22"/>
          <w:szCs w:val="22"/>
        </w:rPr>
        <w:t>Emissão, a Oferta e a outorga da</w:t>
      </w:r>
      <w:r w:rsidR="00616A22" w:rsidRPr="00533952">
        <w:rPr>
          <w:rFonts w:ascii="Tahoma" w:hAnsi="Tahoma" w:cs="Tahoma"/>
          <w:sz w:val="22"/>
          <w:szCs w:val="22"/>
        </w:rPr>
        <w:t>s</w:t>
      </w:r>
      <w:r w:rsidR="009C68BB" w:rsidRPr="00533952">
        <w:rPr>
          <w:rFonts w:ascii="Tahoma" w:hAnsi="Tahoma" w:cs="Tahoma"/>
          <w:sz w:val="22"/>
          <w:szCs w:val="22"/>
        </w:rPr>
        <w:t xml:space="preserve"> Fianç</w:t>
      </w:r>
      <w:r w:rsidR="00616A22" w:rsidRPr="00533952">
        <w:rPr>
          <w:rFonts w:ascii="Tahoma" w:hAnsi="Tahoma" w:cs="Tahoma"/>
          <w:sz w:val="22"/>
          <w:szCs w:val="22"/>
        </w:rPr>
        <w:t>as e</w:t>
      </w:r>
      <w:r w:rsidR="009C68BB" w:rsidRPr="00533952">
        <w:rPr>
          <w:rFonts w:ascii="Tahoma" w:hAnsi="Tahoma" w:cs="Tahoma"/>
          <w:sz w:val="22"/>
          <w:szCs w:val="22"/>
        </w:rPr>
        <w:t xml:space="preserve"> da</w:t>
      </w:r>
      <w:r w:rsidR="00616A22" w:rsidRPr="00533952">
        <w:rPr>
          <w:rFonts w:ascii="Tahoma" w:hAnsi="Tahoma" w:cs="Tahoma"/>
          <w:sz w:val="22"/>
          <w:szCs w:val="22"/>
        </w:rPr>
        <w:t>s</w:t>
      </w:r>
      <w:r w:rsidR="009C68BB" w:rsidRPr="00533952">
        <w:rPr>
          <w:rFonts w:ascii="Tahoma" w:hAnsi="Tahoma" w:cs="Tahoma"/>
          <w:sz w:val="22"/>
          <w:szCs w:val="22"/>
        </w:rPr>
        <w:t xml:space="preserve"> Garantia</w:t>
      </w:r>
      <w:r w:rsidR="00616A22" w:rsidRPr="00533952">
        <w:rPr>
          <w:rFonts w:ascii="Tahoma" w:hAnsi="Tahoma" w:cs="Tahoma"/>
          <w:sz w:val="22"/>
          <w:szCs w:val="22"/>
        </w:rPr>
        <w:t>s</w:t>
      </w:r>
      <w:r w:rsidR="009C68BB" w:rsidRPr="00533952">
        <w:rPr>
          <w:rFonts w:ascii="Tahoma" w:hAnsi="Tahoma" w:cs="Tahoma"/>
          <w:sz w:val="22"/>
          <w:szCs w:val="22"/>
        </w:rPr>
        <w:t xml:space="preserve"> serão realizadas com observância aos seguintes requisitos</w:t>
      </w:r>
      <w:r w:rsidR="005F5BC2" w:rsidRPr="00533952">
        <w:rPr>
          <w:rFonts w:ascii="Tahoma" w:hAnsi="Tahoma" w:cs="Tahoma"/>
          <w:sz w:val="22"/>
          <w:szCs w:val="22"/>
        </w:rPr>
        <w:t xml:space="preserve"> abaixo.</w:t>
      </w:r>
    </w:p>
    <w:p w14:paraId="341E6B2D" w14:textId="77777777" w:rsidR="000A4ED4" w:rsidRPr="00533952" w:rsidRDefault="000A4ED4" w:rsidP="00B14690">
      <w:pPr>
        <w:keepNext/>
        <w:spacing w:after="0" w:line="320" w:lineRule="exact"/>
        <w:rPr>
          <w:rFonts w:ascii="Tahoma" w:hAnsi="Tahoma" w:cs="Tahoma"/>
          <w:sz w:val="22"/>
          <w:szCs w:val="22"/>
        </w:rPr>
      </w:pPr>
    </w:p>
    <w:p w14:paraId="0E027D7C" w14:textId="77777777" w:rsidR="005F5BC2" w:rsidRPr="00533952" w:rsidRDefault="00FE7996" w:rsidP="009C74E8">
      <w:pPr>
        <w:keepNext/>
        <w:tabs>
          <w:tab w:val="left" w:pos="851"/>
        </w:tabs>
        <w:spacing w:after="0" w:line="320" w:lineRule="exact"/>
        <w:rPr>
          <w:rFonts w:ascii="Tahoma" w:hAnsi="Tahoma" w:cs="Tahoma"/>
          <w:b/>
          <w:bCs/>
          <w:sz w:val="22"/>
          <w:szCs w:val="22"/>
        </w:rPr>
      </w:pPr>
      <w:r w:rsidRPr="00533952">
        <w:rPr>
          <w:rFonts w:ascii="Tahoma" w:hAnsi="Tahoma" w:cs="Tahoma"/>
          <w:b/>
          <w:bCs/>
          <w:sz w:val="22"/>
          <w:szCs w:val="22"/>
        </w:rPr>
        <w:t>2.1.</w:t>
      </w:r>
      <w:r w:rsidR="00A046B4" w:rsidRPr="00533952">
        <w:rPr>
          <w:rFonts w:ascii="Tahoma" w:hAnsi="Tahoma" w:cs="Tahoma"/>
          <w:b/>
          <w:bCs/>
          <w:sz w:val="22"/>
          <w:szCs w:val="22"/>
        </w:rPr>
        <w:t xml:space="preserve"> </w:t>
      </w:r>
      <w:r w:rsidR="00792075">
        <w:rPr>
          <w:rFonts w:ascii="Tahoma" w:hAnsi="Tahoma" w:cs="Tahoma"/>
          <w:b/>
          <w:bCs/>
          <w:sz w:val="22"/>
          <w:szCs w:val="22"/>
        </w:rPr>
        <w:tab/>
      </w:r>
      <w:r w:rsidR="000A4ED4" w:rsidRPr="00533952">
        <w:rPr>
          <w:rFonts w:ascii="Tahoma" w:hAnsi="Tahoma" w:cs="Tahoma"/>
          <w:b/>
          <w:bCs/>
          <w:sz w:val="22"/>
          <w:szCs w:val="22"/>
        </w:rPr>
        <w:t>Dispensa de Registro na CVM</w:t>
      </w:r>
    </w:p>
    <w:p w14:paraId="1094B340" w14:textId="77777777" w:rsidR="000A4ED4" w:rsidRPr="00533952" w:rsidRDefault="000A4ED4" w:rsidP="009C74E8">
      <w:pPr>
        <w:pStyle w:val="Default"/>
        <w:keepNext/>
        <w:spacing w:line="320" w:lineRule="exact"/>
        <w:jc w:val="both"/>
        <w:rPr>
          <w:rFonts w:ascii="Tahoma" w:hAnsi="Tahoma" w:cs="Tahoma"/>
          <w:sz w:val="22"/>
          <w:szCs w:val="22"/>
        </w:rPr>
      </w:pPr>
      <w:r w:rsidRPr="00533952">
        <w:rPr>
          <w:rFonts w:ascii="Tahoma" w:hAnsi="Tahoma" w:cs="Tahoma"/>
          <w:b/>
          <w:bCs/>
          <w:sz w:val="22"/>
          <w:szCs w:val="22"/>
        </w:rPr>
        <w:t xml:space="preserve"> </w:t>
      </w:r>
    </w:p>
    <w:p w14:paraId="33AD5061" w14:textId="77777777" w:rsidR="000A4ED4" w:rsidRPr="00533952" w:rsidRDefault="000A4ED4" w:rsidP="009C74E8">
      <w:pPr>
        <w:pStyle w:val="Default"/>
        <w:keepNext/>
        <w:tabs>
          <w:tab w:val="left" w:pos="851"/>
        </w:tabs>
        <w:spacing w:line="320" w:lineRule="exact"/>
        <w:jc w:val="both"/>
        <w:rPr>
          <w:rFonts w:ascii="Tahoma" w:hAnsi="Tahoma" w:cs="Tahoma"/>
          <w:color w:val="auto"/>
          <w:sz w:val="22"/>
          <w:szCs w:val="22"/>
        </w:rPr>
      </w:pPr>
      <w:r w:rsidRPr="00533952">
        <w:rPr>
          <w:rFonts w:ascii="Tahoma" w:hAnsi="Tahoma" w:cs="Tahoma"/>
          <w:sz w:val="22"/>
          <w:szCs w:val="22"/>
        </w:rPr>
        <w:t>2.1.1.</w:t>
      </w:r>
      <w:r w:rsidR="00A046B4" w:rsidRPr="00533952">
        <w:rPr>
          <w:rFonts w:ascii="Tahoma" w:hAnsi="Tahoma" w:cs="Tahoma"/>
          <w:sz w:val="22"/>
          <w:szCs w:val="22"/>
        </w:rPr>
        <w:t xml:space="preserve"> </w:t>
      </w:r>
      <w:r w:rsidR="00792075">
        <w:rPr>
          <w:rFonts w:ascii="Tahoma" w:hAnsi="Tahoma" w:cs="Tahoma"/>
          <w:sz w:val="22"/>
          <w:szCs w:val="22"/>
        </w:rPr>
        <w:tab/>
      </w:r>
      <w:r w:rsidRPr="00533952">
        <w:rPr>
          <w:rFonts w:ascii="Tahoma" w:hAnsi="Tahoma" w:cs="Tahoma"/>
          <w:sz w:val="22"/>
          <w:szCs w:val="22"/>
        </w:rPr>
        <w:t xml:space="preserve">Nos termos do artigo 6º da Instrução CVM 476 a Oferta está automaticamente dispensada </w:t>
      </w:r>
      <w:r w:rsidR="003769CD" w:rsidRPr="00533952">
        <w:rPr>
          <w:rFonts w:ascii="Tahoma" w:hAnsi="Tahoma" w:cs="Tahoma"/>
          <w:sz w:val="22"/>
          <w:szCs w:val="22"/>
        </w:rPr>
        <w:t xml:space="preserve">do </w:t>
      </w:r>
      <w:r w:rsidRPr="00533952">
        <w:rPr>
          <w:rFonts w:ascii="Tahoma" w:hAnsi="Tahoma" w:cs="Tahoma"/>
          <w:sz w:val="22"/>
          <w:szCs w:val="22"/>
        </w:rPr>
        <w:t xml:space="preserve">registro perante a CVM, </w:t>
      </w:r>
      <w:r w:rsidR="00E17C48" w:rsidRPr="00533952">
        <w:rPr>
          <w:rFonts w:ascii="Tahoma" w:hAnsi="Tahoma" w:cs="Tahoma"/>
          <w:sz w:val="22"/>
          <w:szCs w:val="22"/>
        </w:rPr>
        <w:t>de que trata o</w:t>
      </w:r>
      <w:r w:rsidRPr="00533952">
        <w:rPr>
          <w:rFonts w:ascii="Tahoma" w:hAnsi="Tahoma" w:cs="Tahoma"/>
          <w:sz w:val="22"/>
          <w:szCs w:val="22"/>
        </w:rPr>
        <w:t xml:space="preserve"> artigo 19 da Lei </w:t>
      </w:r>
      <w:r w:rsidR="00E17C48" w:rsidRPr="00533952">
        <w:rPr>
          <w:rFonts w:ascii="Tahoma" w:hAnsi="Tahoma" w:cs="Tahoma"/>
          <w:sz w:val="22"/>
          <w:szCs w:val="22"/>
        </w:rPr>
        <w:t>do Mercado de Valores Mobiliários</w:t>
      </w:r>
      <w:r w:rsidRPr="00533952">
        <w:rPr>
          <w:rFonts w:ascii="Tahoma" w:hAnsi="Tahoma" w:cs="Tahoma"/>
          <w:sz w:val="22"/>
          <w:szCs w:val="22"/>
        </w:rPr>
        <w:t>, por se tratar de oferta pública de valores mobiliários, com esforços restritos de distribuição, não sendo objeto de protocolo, registro e arquivamento perante a CVM, exceto pelo envio da comunicação sobre o início da Oferta e a comunicação de seu encerramento à CVM, nos termos dos artigos 7º-A e 8º</w:t>
      </w:r>
      <w:r w:rsidRPr="00533952">
        <w:rPr>
          <w:rFonts w:ascii="Tahoma" w:hAnsi="Tahoma" w:cs="Tahoma"/>
          <w:color w:val="auto"/>
          <w:sz w:val="22"/>
          <w:szCs w:val="22"/>
        </w:rPr>
        <w:t xml:space="preserve"> respectivamente, da Instrução CVM 476 (“</w:t>
      </w:r>
      <w:r w:rsidRPr="00533952">
        <w:rPr>
          <w:rFonts w:ascii="Tahoma" w:hAnsi="Tahoma" w:cs="Tahoma"/>
          <w:color w:val="auto"/>
          <w:sz w:val="22"/>
          <w:szCs w:val="22"/>
          <w:u w:val="single"/>
        </w:rPr>
        <w:t>Comunicação de Início</w:t>
      </w:r>
      <w:r w:rsidRPr="00533952">
        <w:rPr>
          <w:rFonts w:ascii="Tahoma" w:hAnsi="Tahoma" w:cs="Tahoma"/>
          <w:color w:val="auto"/>
          <w:sz w:val="22"/>
          <w:szCs w:val="22"/>
        </w:rPr>
        <w:t>” e “</w:t>
      </w:r>
      <w:r w:rsidRPr="00533952">
        <w:rPr>
          <w:rFonts w:ascii="Tahoma" w:hAnsi="Tahoma" w:cs="Tahoma"/>
          <w:color w:val="auto"/>
          <w:sz w:val="22"/>
          <w:szCs w:val="22"/>
          <w:u w:val="single"/>
        </w:rPr>
        <w:t>Comunicação de Encerramento</w:t>
      </w:r>
      <w:r w:rsidRPr="00533952">
        <w:rPr>
          <w:rFonts w:ascii="Tahoma" w:hAnsi="Tahoma" w:cs="Tahoma"/>
          <w:color w:val="auto"/>
          <w:sz w:val="22"/>
          <w:szCs w:val="22"/>
        </w:rPr>
        <w:t>”, respectivamente).</w:t>
      </w:r>
    </w:p>
    <w:p w14:paraId="1AF16093" w14:textId="77777777" w:rsidR="000A4ED4" w:rsidRPr="00533952" w:rsidRDefault="000A4ED4" w:rsidP="00B14690">
      <w:pPr>
        <w:pStyle w:val="Default"/>
        <w:spacing w:line="320" w:lineRule="exact"/>
        <w:jc w:val="both"/>
        <w:rPr>
          <w:rFonts w:ascii="Tahoma" w:hAnsi="Tahoma" w:cs="Tahoma"/>
          <w:color w:val="auto"/>
          <w:sz w:val="22"/>
          <w:szCs w:val="22"/>
        </w:rPr>
      </w:pPr>
    </w:p>
    <w:p w14:paraId="391297E2" w14:textId="77777777" w:rsidR="000A4ED4" w:rsidRPr="00533952" w:rsidRDefault="000A4ED4" w:rsidP="00B14690">
      <w:pPr>
        <w:tabs>
          <w:tab w:val="left" w:pos="851"/>
        </w:tabs>
        <w:spacing w:after="0" w:line="320" w:lineRule="exact"/>
        <w:rPr>
          <w:rFonts w:ascii="Tahoma" w:hAnsi="Tahoma" w:cs="Tahoma"/>
          <w:b/>
          <w:bCs/>
          <w:sz w:val="22"/>
          <w:szCs w:val="22"/>
        </w:rPr>
      </w:pPr>
      <w:r w:rsidRPr="00533952">
        <w:rPr>
          <w:rFonts w:ascii="Tahoma" w:hAnsi="Tahoma" w:cs="Tahoma"/>
          <w:b/>
          <w:bCs/>
          <w:sz w:val="22"/>
          <w:szCs w:val="22"/>
        </w:rPr>
        <w:t>2.2.</w:t>
      </w:r>
      <w:r w:rsidR="00A046B4" w:rsidRPr="00533952">
        <w:rPr>
          <w:rFonts w:ascii="Tahoma" w:hAnsi="Tahoma" w:cs="Tahoma"/>
          <w:b/>
          <w:bCs/>
          <w:sz w:val="22"/>
          <w:szCs w:val="22"/>
        </w:rPr>
        <w:t xml:space="preserve"> </w:t>
      </w:r>
      <w:r w:rsidR="00792075">
        <w:rPr>
          <w:rFonts w:ascii="Tahoma" w:hAnsi="Tahoma" w:cs="Tahoma"/>
          <w:b/>
          <w:bCs/>
          <w:sz w:val="22"/>
          <w:szCs w:val="22"/>
        </w:rPr>
        <w:tab/>
      </w:r>
      <w:r w:rsidRPr="00533952">
        <w:rPr>
          <w:rFonts w:ascii="Tahoma" w:hAnsi="Tahoma" w:cs="Tahoma"/>
          <w:b/>
          <w:bCs/>
          <w:sz w:val="22"/>
          <w:szCs w:val="22"/>
        </w:rPr>
        <w:t>Registro na Associação Brasileira das Entidades dos Mercados Financeiro</w:t>
      </w:r>
      <w:r w:rsidR="00B55CD4" w:rsidRPr="00533952">
        <w:rPr>
          <w:rFonts w:ascii="Tahoma" w:hAnsi="Tahoma" w:cs="Tahoma"/>
          <w:b/>
          <w:bCs/>
          <w:sz w:val="22"/>
          <w:szCs w:val="22"/>
        </w:rPr>
        <w:t>s</w:t>
      </w:r>
      <w:r w:rsidRPr="00533952">
        <w:rPr>
          <w:rFonts w:ascii="Tahoma" w:hAnsi="Tahoma" w:cs="Tahoma"/>
          <w:b/>
          <w:bCs/>
          <w:sz w:val="22"/>
          <w:szCs w:val="22"/>
        </w:rPr>
        <w:t xml:space="preserve"> e de Capitais (“</w:t>
      </w:r>
      <w:r w:rsidRPr="00533952">
        <w:rPr>
          <w:rFonts w:ascii="Tahoma" w:hAnsi="Tahoma" w:cs="Tahoma"/>
          <w:b/>
          <w:bCs/>
          <w:sz w:val="22"/>
          <w:szCs w:val="22"/>
          <w:u w:val="single"/>
        </w:rPr>
        <w:t>ANBIMA</w:t>
      </w:r>
      <w:r w:rsidR="00C707F4">
        <w:rPr>
          <w:rFonts w:ascii="Tahoma" w:hAnsi="Tahoma" w:cs="Tahoma"/>
          <w:b/>
          <w:bCs/>
          <w:sz w:val="22"/>
          <w:szCs w:val="22"/>
        </w:rPr>
        <w:t>”)</w:t>
      </w:r>
    </w:p>
    <w:p w14:paraId="19598096" w14:textId="77777777" w:rsidR="005F5BC2" w:rsidRPr="00533952" w:rsidRDefault="005F5BC2" w:rsidP="00B14690">
      <w:pPr>
        <w:pStyle w:val="Default"/>
        <w:spacing w:line="320" w:lineRule="exact"/>
        <w:jc w:val="both"/>
        <w:rPr>
          <w:rFonts w:ascii="Tahoma" w:hAnsi="Tahoma" w:cs="Tahoma"/>
          <w:color w:val="auto"/>
          <w:sz w:val="22"/>
          <w:szCs w:val="22"/>
        </w:rPr>
      </w:pPr>
    </w:p>
    <w:p w14:paraId="19A6B8E9" w14:textId="77777777" w:rsidR="00DC0741" w:rsidRPr="00533952" w:rsidRDefault="000A4ED4" w:rsidP="00B14690">
      <w:pPr>
        <w:pStyle w:val="Default"/>
        <w:tabs>
          <w:tab w:val="left" w:pos="851"/>
        </w:tabs>
        <w:spacing w:line="320" w:lineRule="exact"/>
        <w:jc w:val="both"/>
        <w:rPr>
          <w:rFonts w:ascii="Tahoma" w:hAnsi="Tahoma" w:cs="Tahoma"/>
          <w:color w:val="auto"/>
          <w:sz w:val="22"/>
          <w:szCs w:val="22"/>
        </w:rPr>
      </w:pPr>
      <w:r w:rsidRPr="00533952">
        <w:rPr>
          <w:rFonts w:ascii="Tahoma" w:hAnsi="Tahoma" w:cs="Tahoma"/>
          <w:sz w:val="22"/>
          <w:szCs w:val="22"/>
        </w:rPr>
        <w:t>2.2.1.</w:t>
      </w:r>
      <w:r w:rsidR="00A046B4" w:rsidRPr="00533952">
        <w:rPr>
          <w:rFonts w:ascii="Tahoma" w:hAnsi="Tahoma" w:cs="Tahoma"/>
          <w:sz w:val="22"/>
          <w:szCs w:val="22"/>
        </w:rPr>
        <w:t xml:space="preserve"> </w:t>
      </w:r>
      <w:r w:rsidR="00792075">
        <w:rPr>
          <w:rFonts w:ascii="Tahoma" w:hAnsi="Tahoma" w:cs="Tahoma"/>
          <w:sz w:val="22"/>
          <w:szCs w:val="22"/>
        </w:rPr>
        <w:tab/>
      </w:r>
      <w:r w:rsidRPr="00533952">
        <w:rPr>
          <w:rFonts w:ascii="Tahoma" w:hAnsi="Tahoma" w:cs="Tahoma"/>
          <w:sz w:val="22"/>
          <w:szCs w:val="22"/>
        </w:rPr>
        <w:t xml:space="preserve">Por se tratar de oferta pública com esforços restritos de distribuição, a Oferta </w:t>
      </w:r>
      <w:r w:rsidRPr="00533952">
        <w:rPr>
          <w:rFonts w:ascii="Tahoma" w:hAnsi="Tahoma" w:cs="Tahoma"/>
          <w:color w:val="auto"/>
          <w:sz w:val="22"/>
          <w:szCs w:val="22"/>
        </w:rPr>
        <w:t>poderá vir a ser</w:t>
      </w:r>
      <w:r w:rsidR="00E17C48" w:rsidRPr="00533952">
        <w:rPr>
          <w:rFonts w:ascii="Tahoma" w:hAnsi="Tahoma" w:cs="Tahoma"/>
          <w:sz w:val="22"/>
          <w:szCs w:val="22"/>
        </w:rPr>
        <w:t xml:space="preserve"> </w:t>
      </w:r>
      <w:r w:rsidRPr="00533952">
        <w:rPr>
          <w:rFonts w:ascii="Tahoma" w:hAnsi="Tahoma" w:cs="Tahoma"/>
          <w:sz w:val="22"/>
          <w:szCs w:val="22"/>
        </w:rPr>
        <w:t>registrada na ANBIMA, nos termos do parágrafo 2º do artigo 1° do “Código ANBIMA de Regulação e Melhores Práticas para as Ofertas Públicas de Distribuição e Aquisição de Valores Mobiliários”, atualmente em vigor (“</w:t>
      </w:r>
      <w:r w:rsidRPr="00533952">
        <w:rPr>
          <w:rFonts w:ascii="Tahoma" w:hAnsi="Tahoma" w:cs="Tahoma"/>
          <w:sz w:val="22"/>
          <w:szCs w:val="22"/>
          <w:u w:val="single"/>
        </w:rPr>
        <w:t>Código ANBIMA</w:t>
      </w:r>
      <w:r w:rsidRPr="00533952">
        <w:rPr>
          <w:rFonts w:ascii="Tahoma" w:hAnsi="Tahoma" w:cs="Tahoma"/>
          <w:sz w:val="22"/>
          <w:szCs w:val="22"/>
        </w:rPr>
        <w:t xml:space="preserve">”), exclusivamente para fins de envio de informações para a base de dados da ANBIMA, nos termos do artigo 8º do Código ANBIMA, desde que sejam expedidas diretrizes específicas nesse sentido pelo Conselho de Regulação e Melhores Práticas da ANBIMA, até o momento do protocolo de </w:t>
      </w:r>
      <w:r w:rsidR="00E17C48" w:rsidRPr="00533952">
        <w:rPr>
          <w:rFonts w:ascii="Tahoma" w:hAnsi="Tahoma" w:cs="Tahoma"/>
          <w:sz w:val="22"/>
          <w:szCs w:val="22"/>
        </w:rPr>
        <w:t>Comunicação de Encerramento</w:t>
      </w:r>
      <w:r w:rsidRPr="00533952">
        <w:rPr>
          <w:rFonts w:ascii="Tahoma" w:hAnsi="Tahoma" w:cs="Tahoma"/>
          <w:sz w:val="22"/>
          <w:szCs w:val="22"/>
        </w:rPr>
        <w:t xml:space="preserve"> na CVM.</w:t>
      </w:r>
    </w:p>
    <w:p w14:paraId="2C1081E3" w14:textId="77777777" w:rsidR="00B55CD4" w:rsidRPr="00533952" w:rsidRDefault="00B55CD4" w:rsidP="00B14690">
      <w:pPr>
        <w:pStyle w:val="Default"/>
        <w:spacing w:line="320" w:lineRule="exact"/>
        <w:jc w:val="both"/>
        <w:rPr>
          <w:rFonts w:ascii="Tahoma" w:hAnsi="Tahoma" w:cs="Tahoma"/>
          <w:sz w:val="22"/>
          <w:szCs w:val="22"/>
        </w:rPr>
      </w:pPr>
    </w:p>
    <w:p w14:paraId="1053A0A2" w14:textId="77777777" w:rsidR="00DB5732" w:rsidRPr="00533952" w:rsidRDefault="00FE7996" w:rsidP="00B14690">
      <w:pPr>
        <w:keepNext/>
        <w:tabs>
          <w:tab w:val="left" w:pos="851"/>
        </w:tabs>
        <w:spacing w:after="0" w:line="320" w:lineRule="exact"/>
        <w:rPr>
          <w:rFonts w:ascii="Tahoma" w:hAnsi="Tahoma" w:cs="Tahoma"/>
          <w:b/>
          <w:sz w:val="22"/>
          <w:szCs w:val="22"/>
        </w:rPr>
      </w:pPr>
      <w:r w:rsidRPr="00533952">
        <w:rPr>
          <w:rFonts w:ascii="Tahoma" w:hAnsi="Tahoma" w:cs="Tahoma"/>
          <w:b/>
          <w:sz w:val="22"/>
          <w:szCs w:val="22"/>
        </w:rPr>
        <w:t>2.3.</w:t>
      </w:r>
      <w:r w:rsidR="00A046B4" w:rsidRPr="00533952">
        <w:rPr>
          <w:rFonts w:ascii="Tahoma" w:hAnsi="Tahoma" w:cs="Tahoma"/>
          <w:b/>
          <w:sz w:val="22"/>
          <w:szCs w:val="22"/>
        </w:rPr>
        <w:t xml:space="preserve"> </w:t>
      </w:r>
      <w:r w:rsidR="00792075">
        <w:rPr>
          <w:rFonts w:ascii="Tahoma" w:hAnsi="Tahoma" w:cs="Tahoma"/>
          <w:b/>
          <w:sz w:val="22"/>
          <w:szCs w:val="22"/>
        </w:rPr>
        <w:tab/>
      </w:r>
      <w:r w:rsidR="00DB5732" w:rsidRPr="00533952">
        <w:rPr>
          <w:rFonts w:ascii="Tahoma" w:hAnsi="Tahoma" w:cs="Tahoma"/>
          <w:b/>
          <w:sz w:val="22"/>
          <w:szCs w:val="22"/>
        </w:rPr>
        <w:t>Arquivamento na Junta Comercial e Publicações dos Atos Societários</w:t>
      </w:r>
    </w:p>
    <w:p w14:paraId="73461F0C" w14:textId="77777777" w:rsidR="000A4ED4" w:rsidRPr="00533952" w:rsidRDefault="000A4ED4" w:rsidP="00B14690">
      <w:pPr>
        <w:keepNext/>
        <w:spacing w:after="0" w:line="320" w:lineRule="exact"/>
        <w:rPr>
          <w:rFonts w:ascii="Tahoma" w:hAnsi="Tahoma" w:cs="Tahoma"/>
          <w:sz w:val="22"/>
          <w:szCs w:val="22"/>
        </w:rPr>
      </w:pPr>
    </w:p>
    <w:p w14:paraId="6421F20A" w14:textId="77777777" w:rsidR="00690683" w:rsidRDefault="00A16D39" w:rsidP="00387888">
      <w:pPr>
        <w:tabs>
          <w:tab w:val="left" w:pos="851"/>
        </w:tabs>
        <w:spacing w:after="0" w:line="320" w:lineRule="exact"/>
        <w:rPr>
          <w:rFonts w:ascii="Tahoma" w:hAnsi="Tahoma" w:cs="Tahoma"/>
          <w:sz w:val="22"/>
          <w:szCs w:val="22"/>
        </w:rPr>
      </w:pPr>
      <w:r w:rsidRPr="00533952">
        <w:rPr>
          <w:rFonts w:ascii="Tahoma" w:hAnsi="Tahoma" w:cs="Tahoma"/>
          <w:iCs/>
          <w:sz w:val="22"/>
          <w:szCs w:val="22"/>
        </w:rPr>
        <w:t>2.3.1.</w:t>
      </w:r>
      <w:r w:rsidR="00A046B4" w:rsidRPr="00533952">
        <w:rPr>
          <w:rFonts w:ascii="Tahoma" w:hAnsi="Tahoma" w:cs="Tahoma"/>
          <w:iCs/>
          <w:sz w:val="22"/>
          <w:szCs w:val="22"/>
        </w:rPr>
        <w:t xml:space="preserve"> </w:t>
      </w:r>
      <w:r w:rsidR="00792075">
        <w:rPr>
          <w:rFonts w:ascii="Tahoma" w:hAnsi="Tahoma" w:cs="Tahoma"/>
          <w:iCs/>
          <w:sz w:val="22"/>
          <w:szCs w:val="22"/>
        </w:rPr>
        <w:tab/>
      </w:r>
      <w:r w:rsidR="00690683" w:rsidRPr="00533952">
        <w:rPr>
          <w:rFonts w:ascii="Tahoma" w:hAnsi="Tahoma" w:cs="Tahoma"/>
          <w:sz w:val="22"/>
          <w:szCs w:val="22"/>
        </w:rPr>
        <w:t>Nos termos do artigo 62, inciso I, da Lei das Sociedades por Ações</w:t>
      </w:r>
      <w:r w:rsidR="00690683">
        <w:rPr>
          <w:rFonts w:ascii="Tahoma" w:hAnsi="Tahoma" w:cs="Tahoma"/>
          <w:sz w:val="22"/>
          <w:szCs w:val="22"/>
        </w:rPr>
        <w:t xml:space="preserve">, </w:t>
      </w:r>
      <w:r w:rsidR="00690683" w:rsidRPr="00533952">
        <w:rPr>
          <w:rFonts w:ascii="Tahoma" w:hAnsi="Tahoma" w:cs="Tahoma"/>
          <w:sz w:val="22"/>
          <w:szCs w:val="22"/>
        </w:rPr>
        <w:t xml:space="preserve">a ata da AGE da Companhia será arquivada na Junta Comercial do Estado de </w:t>
      </w:r>
      <w:r w:rsidR="00690683">
        <w:rPr>
          <w:rFonts w:ascii="Tahoma" w:hAnsi="Tahoma" w:cs="Tahoma"/>
          <w:sz w:val="22"/>
          <w:szCs w:val="22"/>
        </w:rPr>
        <w:t xml:space="preserve">São Paulo </w:t>
      </w:r>
      <w:r w:rsidR="00690683" w:rsidRPr="00533952">
        <w:rPr>
          <w:rFonts w:ascii="Tahoma" w:hAnsi="Tahoma" w:cs="Tahoma"/>
          <w:sz w:val="22"/>
          <w:szCs w:val="22"/>
        </w:rPr>
        <w:t>(“</w:t>
      </w:r>
      <w:r w:rsidR="00690683" w:rsidRPr="00533952">
        <w:rPr>
          <w:rFonts w:ascii="Tahoma" w:hAnsi="Tahoma" w:cs="Tahoma"/>
          <w:sz w:val="22"/>
          <w:szCs w:val="22"/>
          <w:u w:val="single"/>
        </w:rPr>
        <w:t>JUCE</w:t>
      </w:r>
      <w:r w:rsidR="00690683">
        <w:rPr>
          <w:rFonts w:ascii="Tahoma" w:hAnsi="Tahoma" w:cs="Tahoma"/>
          <w:sz w:val="22"/>
          <w:szCs w:val="22"/>
          <w:u w:val="single"/>
        </w:rPr>
        <w:t>SP</w:t>
      </w:r>
      <w:r w:rsidR="00690683" w:rsidRPr="00533952">
        <w:rPr>
          <w:rFonts w:ascii="Tahoma" w:hAnsi="Tahoma" w:cs="Tahoma"/>
          <w:sz w:val="22"/>
          <w:szCs w:val="22"/>
        </w:rPr>
        <w:t xml:space="preserve">”) e publicada no Diário Oficial do Estado de </w:t>
      </w:r>
      <w:r w:rsidR="00690683">
        <w:rPr>
          <w:rFonts w:ascii="Tahoma" w:hAnsi="Tahoma" w:cs="Tahoma"/>
          <w:sz w:val="22"/>
          <w:szCs w:val="22"/>
        </w:rPr>
        <w:t xml:space="preserve">São Paulo </w:t>
      </w:r>
      <w:r w:rsidR="00690683" w:rsidRPr="00533952">
        <w:rPr>
          <w:rFonts w:ascii="Tahoma" w:hAnsi="Tahoma" w:cs="Tahoma"/>
          <w:sz w:val="22"/>
          <w:szCs w:val="22"/>
        </w:rPr>
        <w:t>("</w:t>
      </w:r>
      <w:r w:rsidR="00690683" w:rsidRPr="00533952">
        <w:rPr>
          <w:rFonts w:ascii="Tahoma" w:hAnsi="Tahoma" w:cs="Tahoma"/>
          <w:sz w:val="22"/>
          <w:szCs w:val="22"/>
          <w:u w:val="single"/>
        </w:rPr>
        <w:t>DOE</w:t>
      </w:r>
      <w:r w:rsidR="00690683">
        <w:rPr>
          <w:rFonts w:ascii="Tahoma" w:hAnsi="Tahoma" w:cs="Tahoma"/>
          <w:sz w:val="22"/>
          <w:szCs w:val="22"/>
          <w:u w:val="single"/>
        </w:rPr>
        <w:t>SP</w:t>
      </w:r>
      <w:r w:rsidR="00690683" w:rsidRPr="00533952">
        <w:rPr>
          <w:rFonts w:ascii="Tahoma" w:hAnsi="Tahoma" w:cs="Tahoma"/>
          <w:sz w:val="22"/>
          <w:szCs w:val="22"/>
        </w:rPr>
        <w:t xml:space="preserve">") e no jornal </w:t>
      </w:r>
      <w:r w:rsidR="00690683">
        <w:rPr>
          <w:rFonts w:ascii="Tahoma" w:hAnsi="Tahoma" w:cs="Tahoma"/>
          <w:sz w:val="22"/>
          <w:szCs w:val="22"/>
        </w:rPr>
        <w:t>“Diário Comercial”.</w:t>
      </w:r>
    </w:p>
    <w:p w14:paraId="054F4C04" w14:textId="77777777" w:rsidR="00690683" w:rsidRDefault="00690683" w:rsidP="00387888">
      <w:pPr>
        <w:tabs>
          <w:tab w:val="left" w:pos="851"/>
        </w:tabs>
        <w:spacing w:after="0" w:line="320" w:lineRule="exact"/>
        <w:rPr>
          <w:rFonts w:ascii="Tahoma" w:hAnsi="Tahoma" w:cs="Tahoma"/>
          <w:sz w:val="22"/>
          <w:szCs w:val="22"/>
        </w:rPr>
      </w:pPr>
    </w:p>
    <w:p w14:paraId="4E23FBE3" w14:textId="77777777" w:rsidR="009C68BB" w:rsidRPr="00533952" w:rsidRDefault="00690683" w:rsidP="00387888">
      <w:pPr>
        <w:tabs>
          <w:tab w:val="left" w:pos="851"/>
        </w:tabs>
        <w:spacing w:after="0" w:line="320" w:lineRule="exact"/>
        <w:rPr>
          <w:rFonts w:ascii="Tahoma" w:hAnsi="Tahoma" w:cs="Tahoma"/>
          <w:sz w:val="22"/>
          <w:szCs w:val="22"/>
        </w:rPr>
      </w:pPr>
      <w:r>
        <w:rPr>
          <w:rFonts w:ascii="Tahoma" w:hAnsi="Tahoma" w:cs="Tahoma"/>
          <w:sz w:val="22"/>
          <w:szCs w:val="22"/>
        </w:rPr>
        <w:t>2.3.2.</w:t>
      </w:r>
      <w:r>
        <w:rPr>
          <w:rFonts w:ascii="Tahoma" w:hAnsi="Tahoma" w:cs="Tahoma"/>
          <w:sz w:val="22"/>
          <w:szCs w:val="22"/>
        </w:rPr>
        <w:tab/>
        <w:t xml:space="preserve"> A</w:t>
      </w:r>
      <w:r w:rsidRPr="00951E99">
        <w:rPr>
          <w:rFonts w:ascii="Tahoma" w:hAnsi="Tahoma" w:cs="Tahoma"/>
          <w:sz w:val="22"/>
          <w:szCs w:val="22"/>
        </w:rPr>
        <w:t xml:space="preserve"> ata da RC Fundo 831 e a ata da RC FIP serão arquivadas na CVM</w:t>
      </w:r>
      <w:r w:rsidR="00D218CD" w:rsidRPr="00533952">
        <w:rPr>
          <w:rFonts w:ascii="Tahoma" w:hAnsi="Tahoma" w:cs="Tahoma"/>
          <w:sz w:val="22"/>
          <w:szCs w:val="22"/>
        </w:rPr>
        <w:t>.</w:t>
      </w:r>
    </w:p>
    <w:p w14:paraId="5583036A" w14:textId="77777777" w:rsidR="00A16D39" w:rsidRPr="00533952" w:rsidRDefault="00A16D39" w:rsidP="00B14690">
      <w:pPr>
        <w:spacing w:after="0" w:line="320" w:lineRule="exact"/>
        <w:rPr>
          <w:rFonts w:ascii="Tahoma" w:hAnsi="Tahoma" w:cs="Tahoma"/>
          <w:sz w:val="22"/>
          <w:szCs w:val="22"/>
        </w:rPr>
      </w:pPr>
    </w:p>
    <w:p w14:paraId="1E26CC15" w14:textId="77777777" w:rsidR="00A16D39" w:rsidRPr="00533952" w:rsidRDefault="00A16D39" w:rsidP="00B14690">
      <w:pPr>
        <w:tabs>
          <w:tab w:val="left" w:pos="851"/>
        </w:tabs>
        <w:spacing w:after="0" w:line="320" w:lineRule="exact"/>
        <w:rPr>
          <w:rFonts w:ascii="Tahoma" w:hAnsi="Tahoma" w:cs="Tahoma"/>
          <w:sz w:val="22"/>
          <w:szCs w:val="22"/>
        </w:rPr>
      </w:pPr>
      <w:r w:rsidRPr="00533952">
        <w:rPr>
          <w:rFonts w:ascii="Tahoma" w:hAnsi="Tahoma" w:cs="Tahoma"/>
          <w:b/>
          <w:sz w:val="22"/>
          <w:szCs w:val="22"/>
        </w:rPr>
        <w:t>2.4.</w:t>
      </w:r>
      <w:r w:rsidR="00A046B4" w:rsidRPr="00533952">
        <w:rPr>
          <w:rFonts w:ascii="Tahoma" w:hAnsi="Tahoma" w:cs="Tahoma"/>
          <w:b/>
          <w:sz w:val="22"/>
          <w:szCs w:val="22"/>
        </w:rPr>
        <w:t xml:space="preserve"> </w:t>
      </w:r>
      <w:r w:rsidR="00792075">
        <w:rPr>
          <w:rFonts w:ascii="Tahoma" w:hAnsi="Tahoma" w:cs="Tahoma"/>
          <w:b/>
          <w:sz w:val="22"/>
          <w:szCs w:val="22"/>
        </w:rPr>
        <w:tab/>
      </w:r>
      <w:r w:rsidRPr="00533952">
        <w:rPr>
          <w:rFonts w:ascii="Tahoma" w:hAnsi="Tahoma" w:cs="Tahoma"/>
          <w:b/>
          <w:sz w:val="22"/>
          <w:szCs w:val="22"/>
        </w:rPr>
        <w:t>Arquivamento da Escritura</w:t>
      </w:r>
      <w:r w:rsidR="002C18D9" w:rsidRPr="00533952">
        <w:rPr>
          <w:rFonts w:ascii="Tahoma" w:hAnsi="Tahoma" w:cs="Tahoma"/>
          <w:b/>
          <w:sz w:val="22"/>
          <w:szCs w:val="22"/>
        </w:rPr>
        <w:t xml:space="preserve"> na Junta Comercial</w:t>
      </w:r>
      <w:r w:rsidR="00C707F4">
        <w:rPr>
          <w:rFonts w:ascii="Tahoma" w:hAnsi="Tahoma" w:cs="Tahoma"/>
          <w:b/>
          <w:sz w:val="22"/>
          <w:szCs w:val="22"/>
        </w:rPr>
        <w:t xml:space="preserve"> e Registro</w:t>
      </w:r>
    </w:p>
    <w:p w14:paraId="516FFB8C" w14:textId="77777777" w:rsidR="00A16D39" w:rsidRPr="00533952" w:rsidRDefault="00A16D39" w:rsidP="00B14690">
      <w:pPr>
        <w:spacing w:after="0" w:line="320" w:lineRule="exact"/>
        <w:rPr>
          <w:rFonts w:ascii="Tahoma" w:hAnsi="Tahoma" w:cs="Tahoma"/>
          <w:sz w:val="22"/>
          <w:szCs w:val="22"/>
        </w:rPr>
      </w:pPr>
    </w:p>
    <w:p w14:paraId="5012135C" w14:textId="77777777" w:rsidR="009C68BB" w:rsidRPr="00533952" w:rsidRDefault="00A16D39" w:rsidP="00B14690">
      <w:pPr>
        <w:tabs>
          <w:tab w:val="left" w:pos="851"/>
        </w:tabs>
        <w:spacing w:after="0" w:line="320" w:lineRule="exact"/>
        <w:rPr>
          <w:rFonts w:ascii="Tahoma" w:hAnsi="Tahoma" w:cs="Tahoma"/>
          <w:sz w:val="22"/>
          <w:szCs w:val="22"/>
        </w:rPr>
      </w:pPr>
      <w:r w:rsidRPr="00533952">
        <w:rPr>
          <w:rFonts w:ascii="Tahoma" w:hAnsi="Tahoma" w:cs="Tahoma"/>
          <w:sz w:val="22"/>
          <w:szCs w:val="22"/>
        </w:rPr>
        <w:t>2.4.1.</w:t>
      </w:r>
      <w:r w:rsidR="00A046B4" w:rsidRPr="00533952">
        <w:rPr>
          <w:rFonts w:ascii="Tahoma" w:hAnsi="Tahoma" w:cs="Tahoma"/>
          <w:sz w:val="22"/>
          <w:szCs w:val="22"/>
        </w:rPr>
        <w:t xml:space="preserve"> </w:t>
      </w:r>
      <w:r w:rsidR="00792075">
        <w:rPr>
          <w:rFonts w:ascii="Tahoma" w:hAnsi="Tahoma" w:cs="Tahoma"/>
          <w:sz w:val="22"/>
          <w:szCs w:val="22"/>
        </w:rPr>
        <w:tab/>
      </w:r>
      <w:r w:rsidR="009C68BB" w:rsidRPr="00533952">
        <w:rPr>
          <w:rFonts w:ascii="Tahoma" w:hAnsi="Tahoma" w:cs="Tahoma"/>
          <w:sz w:val="22"/>
          <w:szCs w:val="22"/>
        </w:rPr>
        <w:t>Nos termos do artigo 62, inciso II e parágrafo 3º, da Lei das Sociedades por Ações, esta Escritura e seus aditamentos serão</w:t>
      </w:r>
      <w:r w:rsidR="008536DC" w:rsidRPr="00533952">
        <w:rPr>
          <w:rFonts w:ascii="Tahoma" w:hAnsi="Tahoma" w:cs="Tahoma"/>
          <w:sz w:val="22"/>
          <w:szCs w:val="22"/>
        </w:rPr>
        <w:t>:</w:t>
      </w:r>
    </w:p>
    <w:p w14:paraId="607D80AB" w14:textId="77777777" w:rsidR="005631EF" w:rsidRPr="00533952" w:rsidRDefault="005631EF" w:rsidP="00B14690">
      <w:pPr>
        <w:spacing w:after="0" w:line="320" w:lineRule="exact"/>
        <w:rPr>
          <w:rFonts w:ascii="Tahoma" w:hAnsi="Tahoma" w:cs="Tahoma"/>
          <w:sz w:val="22"/>
          <w:szCs w:val="22"/>
        </w:rPr>
      </w:pPr>
    </w:p>
    <w:p w14:paraId="49BE0E91" w14:textId="77777777" w:rsidR="009C68BB" w:rsidRPr="00533952" w:rsidRDefault="009C68BB" w:rsidP="00B14690">
      <w:pPr>
        <w:numPr>
          <w:ilvl w:val="3"/>
          <w:numId w:val="5"/>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t>inscritos na JUCE</w:t>
      </w:r>
      <w:r w:rsidR="000424C0">
        <w:rPr>
          <w:rFonts w:ascii="Tahoma" w:hAnsi="Tahoma" w:cs="Tahoma"/>
          <w:sz w:val="22"/>
          <w:szCs w:val="22"/>
        </w:rPr>
        <w:t>SP</w:t>
      </w:r>
      <w:r w:rsidR="008536DC" w:rsidRPr="00533952">
        <w:rPr>
          <w:rFonts w:ascii="Tahoma" w:hAnsi="Tahoma" w:cs="Tahoma"/>
          <w:sz w:val="22"/>
          <w:szCs w:val="22"/>
        </w:rPr>
        <w:t xml:space="preserve">; </w:t>
      </w:r>
      <w:r w:rsidRPr="00533952">
        <w:rPr>
          <w:rFonts w:ascii="Tahoma" w:hAnsi="Tahoma" w:cs="Tahoma"/>
          <w:sz w:val="22"/>
          <w:szCs w:val="22"/>
        </w:rPr>
        <w:t>e</w:t>
      </w:r>
    </w:p>
    <w:p w14:paraId="1B41A07A" w14:textId="77777777" w:rsidR="005631EF" w:rsidRPr="00533952" w:rsidRDefault="005631EF" w:rsidP="00B14690">
      <w:pPr>
        <w:tabs>
          <w:tab w:val="num" w:pos="1418"/>
        </w:tabs>
        <w:spacing w:after="0" w:line="320" w:lineRule="exact"/>
        <w:ind w:left="1418" w:hanging="709"/>
        <w:rPr>
          <w:rFonts w:ascii="Tahoma" w:hAnsi="Tahoma" w:cs="Tahoma"/>
          <w:sz w:val="22"/>
          <w:szCs w:val="22"/>
        </w:rPr>
      </w:pPr>
    </w:p>
    <w:p w14:paraId="3FB62CF4" w14:textId="77777777" w:rsidR="009C68BB" w:rsidRPr="00533952" w:rsidRDefault="008E452F" w:rsidP="00B14690">
      <w:pPr>
        <w:numPr>
          <w:ilvl w:val="3"/>
          <w:numId w:val="5"/>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lastRenderedPageBreak/>
        <w:t xml:space="preserve">em virtude </w:t>
      </w:r>
      <w:r w:rsidR="004176B6" w:rsidRPr="00533952">
        <w:rPr>
          <w:rFonts w:ascii="Tahoma" w:hAnsi="Tahoma" w:cs="Tahoma"/>
          <w:sz w:val="22"/>
          <w:szCs w:val="22"/>
        </w:rPr>
        <w:t>da</w:t>
      </w:r>
      <w:r w:rsidR="008536DC" w:rsidRPr="00533952">
        <w:rPr>
          <w:rFonts w:ascii="Tahoma" w:hAnsi="Tahoma" w:cs="Tahoma"/>
          <w:sz w:val="22"/>
          <w:szCs w:val="22"/>
        </w:rPr>
        <w:t>s</w:t>
      </w:r>
      <w:r w:rsidR="004176B6" w:rsidRPr="00533952">
        <w:rPr>
          <w:rFonts w:ascii="Tahoma" w:hAnsi="Tahoma" w:cs="Tahoma"/>
          <w:sz w:val="22"/>
          <w:szCs w:val="22"/>
        </w:rPr>
        <w:t xml:space="preserve"> Fiança</w:t>
      </w:r>
      <w:r w:rsidR="008536DC" w:rsidRPr="00533952">
        <w:rPr>
          <w:rFonts w:ascii="Tahoma" w:hAnsi="Tahoma" w:cs="Tahoma"/>
          <w:sz w:val="22"/>
          <w:szCs w:val="22"/>
        </w:rPr>
        <w:t>s</w:t>
      </w:r>
      <w:r w:rsidRPr="00533952">
        <w:rPr>
          <w:rFonts w:ascii="Tahoma" w:hAnsi="Tahoma" w:cs="Tahoma"/>
          <w:sz w:val="22"/>
          <w:szCs w:val="22"/>
        </w:rPr>
        <w:t xml:space="preserve"> prestada</w:t>
      </w:r>
      <w:r w:rsidR="00E17C48" w:rsidRPr="00533952">
        <w:rPr>
          <w:rFonts w:ascii="Tahoma" w:hAnsi="Tahoma" w:cs="Tahoma"/>
          <w:sz w:val="22"/>
          <w:szCs w:val="22"/>
        </w:rPr>
        <w:t>s</w:t>
      </w:r>
      <w:r w:rsidRPr="00533952">
        <w:rPr>
          <w:rFonts w:ascii="Tahoma" w:hAnsi="Tahoma" w:cs="Tahoma"/>
          <w:sz w:val="22"/>
          <w:szCs w:val="22"/>
        </w:rPr>
        <w:t xml:space="preserve"> pel</w:t>
      </w:r>
      <w:r w:rsidR="004A7725" w:rsidRPr="00533952">
        <w:rPr>
          <w:rFonts w:ascii="Tahoma" w:hAnsi="Tahoma" w:cs="Tahoma"/>
          <w:sz w:val="22"/>
          <w:szCs w:val="22"/>
        </w:rPr>
        <w:t>os Garantidores</w:t>
      </w:r>
      <w:r w:rsidRPr="00533952">
        <w:rPr>
          <w:rFonts w:ascii="Tahoma" w:hAnsi="Tahoma" w:cs="Tahoma"/>
          <w:sz w:val="22"/>
          <w:szCs w:val="22"/>
        </w:rPr>
        <w:t xml:space="preserve"> em benefício dos Debenturistas nos termos aqui previstos, </w:t>
      </w:r>
      <w:r w:rsidR="009C68BB" w:rsidRPr="00533952">
        <w:rPr>
          <w:rFonts w:ascii="Tahoma" w:hAnsi="Tahoma" w:cs="Tahoma"/>
          <w:sz w:val="22"/>
          <w:szCs w:val="22"/>
        </w:rPr>
        <w:t>registrados no</w:t>
      </w:r>
      <w:r w:rsidR="006C6AB5" w:rsidRPr="00533952">
        <w:rPr>
          <w:rFonts w:ascii="Tahoma" w:hAnsi="Tahoma" w:cs="Tahoma"/>
          <w:sz w:val="22"/>
          <w:szCs w:val="22"/>
        </w:rPr>
        <w:t xml:space="preserve"> </w:t>
      </w:r>
      <w:r w:rsidR="006C6AB5" w:rsidRPr="00533952">
        <w:rPr>
          <w:rFonts w:ascii="Tahoma" w:hAnsi="Tahoma" w:cs="Tahoma"/>
          <w:color w:val="000000"/>
          <w:sz w:val="22"/>
          <w:szCs w:val="22"/>
        </w:rPr>
        <w:t>Cartório de Registro de Títulos e Documentos</w:t>
      </w:r>
      <w:r w:rsidR="009C68BB" w:rsidRPr="00533952">
        <w:rPr>
          <w:rFonts w:ascii="Tahoma" w:hAnsi="Tahoma" w:cs="Tahoma"/>
          <w:sz w:val="22"/>
          <w:szCs w:val="22"/>
        </w:rPr>
        <w:t xml:space="preserve"> da Comarca da </w:t>
      </w:r>
      <w:r w:rsidR="00690683">
        <w:rPr>
          <w:rFonts w:ascii="Tahoma" w:hAnsi="Tahoma" w:cs="Tahoma"/>
          <w:sz w:val="22"/>
          <w:szCs w:val="22"/>
        </w:rPr>
        <w:t>c</w:t>
      </w:r>
      <w:r w:rsidR="009C68BB" w:rsidRPr="00533952">
        <w:rPr>
          <w:rFonts w:ascii="Tahoma" w:hAnsi="Tahoma" w:cs="Tahoma"/>
          <w:sz w:val="22"/>
          <w:szCs w:val="22"/>
        </w:rPr>
        <w:t xml:space="preserve">idade de </w:t>
      </w:r>
      <w:r w:rsidR="00B55CD4" w:rsidRPr="00533952">
        <w:rPr>
          <w:rFonts w:ascii="Tahoma" w:hAnsi="Tahoma" w:cs="Tahoma"/>
          <w:sz w:val="22"/>
          <w:szCs w:val="22"/>
        </w:rPr>
        <w:t>São Paulo</w:t>
      </w:r>
      <w:r w:rsidR="00D85101" w:rsidRPr="00533952">
        <w:rPr>
          <w:rFonts w:ascii="Tahoma" w:hAnsi="Tahoma" w:cs="Tahoma"/>
          <w:sz w:val="22"/>
          <w:szCs w:val="22"/>
        </w:rPr>
        <w:t>, Estado de São Paulo</w:t>
      </w:r>
      <w:r w:rsidR="00CD00B2">
        <w:rPr>
          <w:rFonts w:ascii="Tahoma" w:hAnsi="Tahoma" w:cs="Tahoma"/>
          <w:sz w:val="22"/>
          <w:szCs w:val="22"/>
        </w:rPr>
        <w:t xml:space="preserve"> e da </w:t>
      </w:r>
      <w:r w:rsidR="00CD00B2" w:rsidRPr="00533952">
        <w:rPr>
          <w:rFonts w:ascii="Tahoma" w:hAnsi="Tahoma" w:cs="Tahoma"/>
          <w:sz w:val="22"/>
          <w:szCs w:val="22"/>
        </w:rPr>
        <w:t xml:space="preserve">Comarca da </w:t>
      </w:r>
      <w:r w:rsidR="00CD00B2">
        <w:rPr>
          <w:rFonts w:ascii="Tahoma" w:hAnsi="Tahoma" w:cs="Tahoma"/>
          <w:sz w:val="22"/>
          <w:szCs w:val="22"/>
        </w:rPr>
        <w:t>c</w:t>
      </w:r>
      <w:r w:rsidR="00CD00B2" w:rsidRPr="00533952">
        <w:rPr>
          <w:rFonts w:ascii="Tahoma" w:hAnsi="Tahoma" w:cs="Tahoma"/>
          <w:sz w:val="22"/>
          <w:szCs w:val="22"/>
        </w:rPr>
        <w:t>idade</w:t>
      </w:r>
      <w:r w:rsidR="00CD00B2">
        <w:rPr>
          <w:rFonts w:ascii="Tahoma" w:hAnsi="Tahoma" w:cs="Tahoma"/>
          <w:sz w:val="22"/>
          <w:szCs w:val="22"/>
        </w:rPr>
        <w:t xml:space="preserve"> do Rio de Janeiro, Estado do Rio de Janeiro</w:t>
      </w:r>
      <w:r w:rsidR="00D218CD" w:rsidRPr="00533952">
        <w:rPr>
          <w:rFonts w:ascii="Tahoma" w:hAnsi="Tahoma" w:cs="Tahoma"/>
          <w:sz w:val="22"/>
          <w:szCs w:val="22"/>
        </w:rPr>
        <w:t>.</w:t>
      </w:r>
    </w:p>
    <w:p w14:paraId="4AE7752A" w14:textId="77777777" w:rsidR="005631EF" w:rsidRPr="00533952" w:rsidRDefault="005631EF" w:rsidP="00B14690">
      <w:pPr>
        <w:spacing w:after="0" w:line="320" w:lineRule="exact"/>
        <w:rPr>
          <w:rFonts w:ascii="Tahoma" w:hAnsi="Tahoma" w:cs="Tahoma"/>
          <w:sz w:val="22"/>
          <w:szCs w:val="22"/>
        </w:rPr>
      </w:pPr>
    </w:p>
    <w:p w14:paraId="2C86B502" w14:textId="77777777" w:rsidR="001C72F3" w:rsidRPr="00533952" w:rsidRDefault="001C72F3" w:rsidP="00B14690">
      <w:pPr>
        <w:tabs>
          <w:tab w:val="left" w:pos="851"/>
        </w:tabs>
        <w:spacing w:after="0" w:line="320" w:lineRule="exact"/>
        <w:rPr>
          <w:rFonts w:ascii="Tahoma" w:hAnsi="Tahoma" w:cs="Tahoma"/>
          <w:sz w:val="22"/>
          <w:szCs w:val="22"/>
        </w:rPr>
      </w:pPr>
      <w:r w:rsidRPr="00533952">
        <w:rPr>
          <w:rFonts w:ascii="Tahoma" w:hAnsi="Tahoma" w:cs="Tahoma"/>
          <w:sz w:val="22"/>
          <w:szCs w:val="22"/>
        </w:rPr>
        <w:t>2.4.2.</w:t>
      </w:r>
      <w:r w:rsidR="00A046B4" w:rsidRPr="00533952">
        <w:rPr>
          <w:rFonts w:ascii="Tahoma" w:hAnsi="Tahoma" w:cs="Tahoma"/>
          <w:sz w:val="22"/>
          <w:szCs w:val="22"/>
        </w:rPr>
        <w:t xml:space="preserve"> </w:t>
      </w:r>
      <w:r w:rsidR="00792075">
        <w:rPr>
          <w:rFonts w:ascii="Tahoma" w:hAnsi="Tahoma" w:cs="Tahoma"/>
          <w:sz w:val="22"/>
          <w:szCs w:val="22"/>
        </w:rPr>
        <w:tab/>
      </w:r>
      <w:r w:rsidRPr="00533952">
        <w:rPr>
          <w:rFonts w:ascii="Tahoma" w:hAnsi="Tahoma" w:cs="Tahoma"/>
          <w:sz w:val="22"/>
          <w:szCs w:val="22"/>
        </w:rPr>
        <w:t>Uma via original desta Escritura e de seus eventuais aditamentos devidamente arquivados na JUCE</w:t>
      </w:r>
      <w:r w:rsidR="000424C0">
        <w:rPr>
          <w:rFonts w:ascii="Tahoma" w:hAnsi="Tahoma" w:cs="Tahoma"/>
          <w:sz w:val="22"/>
          <w:szCs w:val="22"/>
        </w:rPr>
        <w:t>SP</w:t>
      </w:r>
      <w:r w:rsidR="008536DC" w:rsidRPr="00533952">
        <w:rPr>
          <w:rFonts w:ascii="Tahoma" w:hAnsi="Tahoma" w:cs="Tahoma"/>
          <w:sz w:val="22"/>
          <w:szCs w:val="22"/>
        </w:rPr>
        <w:t xml:space="preserve"> </w:t>
      </w:r>
      <w:r w:rsidR="00D85101" w:rsidRPr="00533952">
        <w:rPr>
          <w:rFonts w:ascii="Tahoma" w:hAnsi="Tahoma" w:cs="Tahoma"/>
          <w:sz w:val="22"/>
          <w:szCs w:val="22"/>
        </w:rPr>
        <w:t>e registrados no</w:t>
      </w:r>
      <w:r w:rsidRPr="00533952">
        <w:rPr>
          <w:rFonts w:ascii="Tahoma" w:hAnsi="Tahoma" w:cs="Tahoma"/>
          <w:sz w:val="22"/>
          <w:szCs w:val="22"/>
        </w:rPr>
        <w:t>s Cartórios de Registro de Tí</w:t>
      </w:r>
      <w:r w:rsidR="00D85101" w:rsidRPr="00533952">
        <w:rPr>
          <w:rFonts w:ascii="Tahoma" w:hAnsi="Tahoma" w:cs="Tahoma"/>
          <w:sz w:val="22"/>
          <w:szCs w:val="22"/>
        </w:rPr>
        <w:t>tulos e Documentos competente</w:t>
      </w:r>
      <w:r w:rsidRPr="00533952">
        <w:rPr>
          <w:rFonts w:ascii="Tahoma" w:hAnsi="Tahoma" w:cs="Tahoma"/>
          <w:sz w:val="22"/>
          <w:szCs w:val="22"/>
        </w:rPr>
        <w:t xml:space="preserve">s deverão ser enviadas ao Agente Fiduciário em até </w:t>
      </w:r>
      <w:r w:rsidR="000424C0">
        <w:rPr>
          <w:rFonts w:ascii="Tahoma" w:hAnsi="Tahoma" w:cs="Tahoma"/>
          <w:sz w:val="22"/>
          <w:szCs w:val="22"/>
        </w:rPr>
        <w:t>3</w:t>
      </w:r>
      <w:r w:rsidR="00D85101" w:rsidRPr="00533952">
        <w:rPr>
          <w:rFonts w:ascii="Tahoma" w:hAnsi="Tahoma" w:cs="Tahoma"/>
          <w:sz w:val="22"/>
          <w:szCs w:val="22"/>
        </w:rPr>
        <w:t xml:space="preserve"> (</w:t>
      </w:r>
      <w:r w:rsidR="000424C0">
        <w:rPr>
          <w:rFonts w:ascii="Tahoma" w:hAnsi="Tahoma" w:cs="Tahoma"/>
          <w:sz w:val="22"/>
          <w:szCs w:val="22"/>
        </w:rPr>
        <w:t>três</w:t>
      </w:r>
      <w:r w:rsidR="00D85101" w:rsidRPr="00533952">
        <w:rPr>
          <w:rFonts w:ascii="Tahoma" w:hAnsi="Tahoma" w:cs="Tahoma"/>
          <w:sz w:val="22"/>
          <w:szCs w:val="22"/>
        </w:rPr>
        <w:t xml:space="preserve">) Dias Úteis </w:t>
      </w:r>
      <w:r w:rsidRPr="00533952">
        <w:rPr>
          <w:rFonts w:ascii="Tahoma" w:hAnsi="Tahoma" w:cs="Tahoma"/>
          <w:sz w:val="22"/>
          <w:szCs w:val="22"/>
        </w:rPr>
        <w:t>contados da d</w:t>
      </w:r>
      <w:r w:rsidR="00D85101" w:rsidRPr="00533952">
        <w:rPr>
          <w:rFonts w:ascii="Tahoma" w:hAnsi="Tahoma" w:cs="Tahoma"/>
          <w:sz w:val="22"/>
          <w:szCs w:val="22"/>
        </w:rPr>
        <w:t xml:space="preserve">ata do respectivo arquivamento </w:t>
      </w:r>
      <w:r w:rsidRPr="00533952">
        <w:rPr>
          <w:rFonts w:ascii="Tahoma" w:hAnsi="Tahoma" w:cs="Tahoma"/>
          <w:sz w:val="22"/>
          <w:szCs w:val="22"/>
        </w:rPr>
        <w:t>e registro.</w:t>
      </w:r>
    </w:p>
    <w:p w14:paraId="46DAE505" w14:textId="77777777" w:rsidR="001C72F3" w:rsidRPr="00533952" w:rsidRDefault="001C72F3" w:rsidP="00B14690">
      <w:pPr>
        <w:spacing w:after="0" w:line="320" w:lineRule="exact"/>
        <w:rPr>
          <w:rFonts w:ascii="Tahoma" w:hAnsi="Tahoma" w:cs="Tahoma"/>
          <w:sz w:val="22"/>
          <w:szCs w:val="22"/>
        </w:rPr>
      </w:pPr>
    </w:p>
    <w:p w14:paraId="5690BBBE" w14:textId="77777777" w:rsidR="008E452F" w:rsidRPr="00533952" w:rsidRDefault="001C72F3" w:rsidP="00B14690">
      <w:pPr>
        <w:keepNext/>
        <w:tabs>
          <w:tab w:val="left" w:pos="851"/>
        </w:tabs>
        <w:spacing w:after="0" w:line="320" w:lineRule="exact"/>
        <w:rPr>
          <w:rFonts w:ascii="Tahoma" w:hAnsi="Tahoma" w:cs="Tahoma"/>
          <w:b/>
          <w:sz w:val="22"/>
          <w:szCs w:val="22"/>
        </w:rPr>
      </w:pPr>
      <w:r w:rsidRPr="00533952">
        <w:rPr>
          <w:rFonts w:ascii="Tahoma" w:hAnsi="Tahoma" w:cs="Tahoma"/>
          <w:b/>
          <w:sz w:val="22"/>
          <w:szCs w:val="22"/>
        </w:rPr>
        <w:t>2.5.</w:t>
      </w:r>
      <w:r w:rsidR="00A046B4" w:rsidRPr="00533952">
        <w:rPr>
          <w:rFonts w:ascii="Tahoma" w:hAnsi="Tahoma" w:cs="Tahoma"/>
          <w:b/>
          <w:sz w:val="22"/>
          <w:szCs w:val="22"/>
        </w:rPr>
        <w:t xml:space="preserve"> </w:t>
      </w:r>
      <w:r w:rsidR="00792075">
        <w:rPr>
          <w:rFonts w:ascii="Tahoma" w:hAnsi="Tahoma" w:cs="Tahoma"/>
          <w:b/>
          <w:sz w:val="22"/>
          <w:szCs w:val="22"/>
        </w:rPr>
        <w:tab/>
      </w:r>
      <w:r w:rsidR="002C18D9" w:rsidRPr="00533952">
        <w:rPr>
          <w:rFonts w:ascii="Tahoma" w:hAnsi="Tahoma" w:cs="Tahoma"/>
          <w:b/>
          <w:sz w:val="22"/>
          <w:szCs w:val="22"/>
        </w:rPr>
        <w:t>Registro</w:t>
      </w:r>
      <w:r w:rsidR="009C68BB" w:rsidRPr="00533952">
        <w:rPr>
          <w:rFonts w:ascii="Tahoma" w:hAnsi="Tahoma" w:cs="Tahoma"/>
          <w:b/>
          <w:sz w:val="22"/>
          <w:szCs w:val="22"/>
        </w:rPr>
        <w:t xml:space="preserve"> da</w:t>
      </w:r>
      <w:r w:rsidR="008818E0" w:rsidRPr="00533952">
        <w:rPr>
          <w:rFonts w:ascii="Tahoma" w:hAnsi="Tahoma" w:cs="Tahoma"/>
          <w:b/>
          <w:sz w:val="22"/>
          <w:szCs w:val="22"/>
        </w:rPr>
        <w:t>s</w:t>
      </w:r>
      <w:r w:rsidR="009C68BB" w:rsidRPr="00533952">
        <w:rPr>
          <w:rFonts w:ascii="Tahoma" w:hAnsi="Tahoma" w:cs="Tahoma"/>
          <w:b/>
          <w:sz w:val="22"/>
          <w:szCs w:val="22"/>
        </w:rPr>
        <w:t xml:space="preserve"> Garantia</w:t>
      </w:r>
      <w:r w:rsidR="008818E0" w:rsidRPr="00533952">
        <w:rPr>
          <w:rFonts w:ascii="Tahoma" w:hAnsi="Tahoma" w:cs="Tahoma"/>
          <w:b/>
          <w:sz w:val="22"/>
          <w:szCs w:val="22"/>
        </w:rPr>
        <w:t>s</w:t>
      </w:r>
      <w:r w:rsidR="00D85101" w:rsidRPr="00533952">
        <w:rPr>
          <w:rFonts w:ascii="Tahoma" w:hAnsi="Tahoma" w:cs="Tahoma"/>
          <w:b/>
          <w:sz w:val="22"/>
          <w:szCs w:val="22"/>
        </w:rPr>
        <w:t xml:space="preserve"> Reais</w:t>
      </w:r>
    </w:p>
    <w:p w14:paraId="097F5A71" w14:textId="77777777" w:rsidR="008E452F" w:rsidRPr="00533952" w:rsidRDefault="008E452F" w:rsidP="00B14690">
      <w:pPr>
        <w:spacing w:after="0" w:line="320" w:lineRule="exact"/>
        <w:rPr>
          <w:rFonts w:ascii="Tahoma" w:hAnsi="Tahoma" w:cs="Tahoma"/>
          <w:sz w:val="22"/>
          <w:szCs w:val="22"/>
        </w:rPr>
      </w:pPr>
    </w:p>
    <w:p w14:paraId="75BD6289" w14:textId="77777777" w:rsidR="009C68BB" w:rsidRPr="00533952" w:rsidRDefault="008E452F" w:rsidP="00B14690">
      <w:pPr>
        <w:tabs>
          <w:tab w:val="left" w:pos="851"/>
        </w:tabs>
        <w:spacing w:after="0" w:line="320" w:lineRule="exact"/>
        <w:rPr>
          <w:rFonts w:ascii="Tahoma" w:hAnsi="Tahoma" w:cs="Tahoma"/>
          <w:sz w:val="22"/>
          <w:szCs w:val="22"/>
        </w:rPr>
      </w:pPr>
      <w:r w:rsidRPr="00340E1F">
        <w:rPr>
          <w:rFonts w:ascii="Tahoma" w:hAnsi="Tahoma" w:cs="Tahoma"/>
          <w:sz w:val="22"/>
          <w:szCs w:val="22"/>
        </w:rPr>
        <w:t>2.5.1</w:t>
      </w:r>
      <w:r w:rsidR="00792075" w:rsidRPr="00340E1F">
        <w:rPr>
          <w:rFonts w:ascii="Tahoma" w:hAnsi="Tahoma" w:cs="Tahoma"/>
          <w:sz w:val="22"/>
          <w:szCs w:val="22"/>
        </w:rPr>
        <w:t>.</w:t>
      </w:r>
      <w:r w:rsidRPr="00340E1F">
        <w:rPr>
          <w:rFonts w:ascii="Tahoma" w:hAnsi="Tahoma" w:cs="Tahoma"/>
          <w:sz w:val="22"/>
          <w:szCs w:val="22"/>
        </w:rPr>
        <w:t xml:space="preserve"> </w:t>
      </w:r>
      <w:r w:rsidR="00792075" w:rsidRPr="00340E1F">
        <w:rPr>
          <w:rFonts w:ascii="Tahoma" w:hAnsi="Tahoma" w:cs="Tahoma"/>
          <w:sz w:val="22"/>
          <w:szCs w:val="22"/>
        </w:rPr>
        <w:tab/>
      </w:r>
      <w:r w:rsidR="009C68BB" w:rsidRPr="00340E1F">
        <w:rPr>
          <w:rFonts w:ascii="Tahoma" w:hAnsi="Tahoma" w:cs="Tahoma"/>
          <w:sz w:val="22"/>
          <w:szCs w:val="22"/>
        </w:rPr>
        <w:t xml:space="preserve">Nos termos do artigo 62, inciso III, da Lei das Sociedades por Ações, observado o disposto na </w:t>
      </w:r>
      <w:r w:rsidR="004176B6" w:rsidRPr="00340E1F">
        <w:rPr>
          <w:rFonts w:ascii="Tahoma" w:hAnsi="Tahoma" w:cs="Tahoma"/>
          <w:sz w:val="22"/>
          <w:szCs w:val="22"/>
        </w:rPr>
        <w:t>3.5.1 abaixo</w:t>
      </w:r>
      <w:r w:rsidR="009C68BB" w:rsidRPr="00340E1F">
        <w:rPr>
          <w:rFonts w:ascii="Tahoma" w:hAnsi="Tahoma" w:cs="Tahoma"/>
          <w:sz w:val="22"/>
          <w:szCs w:val="22"/>
        </w:rPr>
        <w:t xml:space="preserve">, a </w:t>
      </w:r>
      <w:r w:rsidR="00266AEA" w:rsidRPr="00340E1F">
        <w:rPr>
          <w:rFonts w:ascii="Tahoma" w:hAnsi="Tahoma" w:cs="Tahoma"/>
          <w:b/>
          <w:sz w:val="22"/>
          <w:szCs w:val="22"/>
        </w:rPr>
        <w:t>(i)</w:t>
      </w:r>
      <w:r w:rsidR="00266AEA" w:rsidRPr="00340E1F">
        <w:rPr>
          <w:rFonts w:ascii="Tahoma" w:hAnsi="Tahoma" w:cs="Tahoma"/>
          <w:sz w:val="22"/>
          <w:szCs w:val="22"/>
        </w:rPr>
        <w:t xml:space="preserve"> </w:t>
      </w:r>
      <w:r w:rsidR="00340E1F" w:rsidRPr="00B14690">
        <w:rPr>
          <w:rFonts w:ascii="Tahoma" w:hAnsi="Tahoma" w:cs="Tahoma"/>
          <w:sz w:val="22"/>
          <w:szCs w:val="22"/>
        </w:rPr>
        <w:t>alienação fiduciária de ações detidas pela Emissora</w:t>
      </w:r>
      <w:r w:rsidR="002F2703" w:rsidRPr="00340E1F">
        <w:rPr>
          <w:rFonts w:ascii="Tahoma" w:hAnsi="Tahoma" w:cs="Tahoma"/>
          <w:sz w:val="22"/>
          <w:szCs w:val="22"/>
        </w:rPr>
        <w:t xml:space="preserve"> </w:t>
      </w:r>
      <w:r w:rsidR="00340E1F" w:rsidRPr="00B14690">
        <w:rPr>
          <w:rFonts w:ascii="Tahoma" w:hAnsi="Tahoma" w:cs="Tahoma"/>
          <w:sz w:val="22"/>
          <w:szCs w:val="22"/>
        </w:rPr>
        <w:t xml:space="preserve">e </w:t>
      </w:r>
      <w:r w:rsidR="00884919">
        <w:rPr>
          <w:rFonts w:ascii="Tahoma" w:hAnsi="Tahoma" w:cs="Tahoma"/>
          <w:sz w:val="22"/>
          <w:szCs w:val="22"/>
        </w:rPr>
        <w:t xml:space="preserve">relativa </w:t>
      </w:r>
      <w:r w:rsidR="00340E1F" w:rsidRPr="00B14690">
        <w:rPr>
          <w:rFonts w:ascii="Tahoma" w:hAnsi="Tahoma" w:cs="Tahoma"/>
          <w:sz w:val="22"/>
          <w:szCs w:val="22"/>
        </w:rPr>
        <w:t xml:space="preserve">cessão fiduciária de conta </w:t>
      </w:r>
      <w:r w:rsidR="003769CD" w:rsidRPr="00340E1F">
        <w:rPr>
          <w:rFonts w:ascii="Tahoma" w:hAnsi="Tahoma" w:cs="Tahoma"/>
          <w:sz w:val="22"/>
          <w:szCs w:val="22"/>
        </w:rPr>
        <w:t>ser</w:t>
      </w:r>
      <w:r w:rsidR="002F2703" w:rsidRPr="00340E1F">
        <w:rPr>
          <w:rFonts w:ascii="Tahoma" w:hAnsi="Tahoma" w:cs="Tahoma"/>
          <w:sz w:val="22"/>
          <w:szCs w:val="22"/>
        </w:rPr>
        <w:t>ão</w:t>
      </w:r>
      <w:r w:rsidR="003769CD" w:rsidRPr="00340E1F">
        <w:rPr>
          <w:rFonts w:ascii="Tahoma" w:hAnsi="Tahoma" w:cs="Tahoma"/>
          <w:sz w:val="22"/>
          <w:szCs w:val="22"/>
        </w:rPr>
        <w:t xml:space="preserve"> </w:t>
      </w:r>
      <w:r w:rsidR="009C68BB" w:rsidRPr="00340E1F">
        <w:rPr>
          <w:rFonts w:ascii="Tahoma" w:hAnsi="Tahoma" w:cs="Tahoma"/>
          <w:sz w:val="22"/>
          <w:szCs w:val="22"/>
        </w:rPr>
        <w:t>formalizada</w:t>
      </w:r>
      <w:r w:rsidR="002F2703" w:rsidRPr="00340E1F">
        <w:rPr>
          <w:rFonts w:ascii="Tahoma" w:hAnsi="Tahoma" w:cs="Tahoma"/>
          <w:sz w:val="22"/>
          <w:szCs w:val="22"/>
        </w:rPr>
        <w:t>s</w:t>
      </w:r>
      <w:r w:rsidR="009C68BB" w:rsidRPr="00340E1F">
        <w:rPr>
          <w:rFonts w:ascii="Tahoma" w:hAnsi="Tahoma" w:cs="Tahoma"/>
          <w:sz w:val="22"/>
          <w:szCs w:val="22"/>
        </w:rPr>
        <w:t xml:space="preserve"> por meio do </w:t>
      </w:r>
      <w:r w:rsidRPr="00340E1F">
        <w:rPr>
          <w:rFonts w:ascii="Tahoma" w:hAnsi="Tahoma" w:cs="Tahoma"/>
          <w:sz w:val="22"/>
          <w:szCs w:val="22"/>
        </w:rPr>
        <w:t>“</w:t>
      </w:r>
      <w:r w:rsidR="000424C0" w:rsidRPr="00340E1F">
        <w:rPr>
          <w:rFonts w:ascii="Tahoma" w:hAnsi="Tahoma" w:cs="Tahoma"/>
          <w:i/>
          <w:sz w:val="22"/>
          <w:szCs w:val="22"/>
        </w:rPr>
        <w:t>Contrato</w:t>
      </w:r>
      <w:r w:rsidR="008536DC" w:rsidRPr="00340E1F">
        <w:rPr>
          <w:rFonts w:ascii="Tahoma" w:hAnsi="Tahoma" w:cs="Tahoma"/>
          <w:b/>
          <w:smallCaps/>
          <w:sz w:val="22"/>
          <w:szCs w:val="22"/>
        </w:rPr>
        <w:t xml:space="preserve"> </w:t>
      </w:r>
      <w:r w:rsidR="00326059" w:rsidRPr="00340E1F">
        <w:rPr>
          <w:rFonts w:ascii="Tahoma" w:hAnsi="Tahoma" w:cs="Tahoma"/>
          <w:i/>
          <w:sz w:val="22"/>
          <w:szCs w:val="22"/>
        </w:rPr>
        <w:t>de Alienação Fiduciária</w:t>
      </w:r>
      <w:r w:rsidRPr="00340E1F">
        <w:rPr>
          <w:rFonts w:ascii="Tahoma" w:hAnsi="Tahoma" w:cs="Tahoma"/>
          <w:i/>
          <w:sz w:val="22"/>
          <w:szCs w:val="22"/>
        </w:rPr>
        <w:t xml:space="preserve"> de </w:t>
      </w:r>
      <w:r w:rsidR="000424C0" w:rsidRPr="00340E1F">
        <w:rPr>
          <w:rFonts w:ascii="Tahoma" w:hAnsi="Tahoma" w:cs="Tahoma"/>
          <w:i/>
          <w:sz w:val="22"/>
          <w:szCs w:val="22"/>
        </w:rPr>
        <w:t>Ações</w:t>
      </w:r>
      <w:r w:rsidR="00340E1F" w:rsidRPr="00B14690">
        <w:rPr>
          <w:rFonts w:ascii="Tahoma" w:hAnsi="Tahoma" w:cs="Tahoma"/>
          <w:i/>
          <w:sz w:val="22"/>
          <w:szCs w:val="22"/>
        </w:rPr>
        <w:t>, Cessão Fiduciária de Conta</w:t>
      </w:r>
      <w:r w:rsidR="000424C0" w:rsidRPr="00340E1F">
        <w:rPr>
          <w:rFonts w:ascii="Tahoma" w:hAnsi="Tahoma" w:cs="Tahoma"/>
          <w:i/>
          <w:sz w:val="22"/>
          <w:szCs w:val="22"/>
        </w:rPr>
        <w:t xml:space="preserve"> </w:t>
      </w:r>
      <w:r w:rsidRPr="00340E1F">
        <w:rPr>
          <w:rFonts w:ascii="Tahoma" w:hAnsi="Tahoma" w:cs="Tahoma"/>
          <w:i/>
          <w:sz w:val="22"/>
          <w:szCs w:val="22"/>
        </w:rPr>
        <w:t>e Outras Avenças</w:t>
      </w:r>
      <w:r w:rsidR="000424C0" w:rsidRPr="00340E1F">
        <w:rPr>
          <w:rFonts w:ascii="Tahoma" w:hAnsi="Tahoma" w:cs="Tahoma"/>
          <w:i/>
          <w:sz w:val="22"/>
          <w:szCs w:val="22"/>
        </w:rPr>
        <w:t xml:space="preserve"> Sob Condição Suspensiva</w:t>
      </w:r>
      <w:r w:rsidRPr="00340E1F">
        <w:rPr>
          <w:rFonts w:ascii="Tahoma" w:hAnsi="Tahoma" w:cs="Tahoma"/>
          <w:sz w:val="22"/>
          <w:szCs w:val="22"/>
        </w:rPr>
        <w:t>”</w:t>
      </w:r>
      <w:r w:rsidR="003769CD" w:rsidRPr="00340E1F">
        <w:rPr>
          <w:rFonts w:ascii="Tahoma" w:hAnsi="Tahoma" w:cs="Tahoma"/>
          <w:sz w:val="22"/>
          <w:szCs w:val="22"/>
        </w:rPr>
        <w:t xml:space="preserve"> a ser celebrado</w:t>
      </w:r>
      <w:r w:rsidR="00340E1F" w:rsidRPr="00B14690">
        <w:rPr>
          <w:rFonts w:ascii="Tahoma" w:hAnsi="Tahoma" w:cs="Tahoma"/>
          <w:sz w:val="22"/>
          <w:szCs w:val="22"/>
        </w:rPr>
        <w:t>, entre outros,</w:t>
      </w:r>
      <w:r w:rsidR="003769CD" w:rsidRPr="00340E1F">
        <w:rPr>
          <w:rFonts w:ascii="Tahoma" w:hAnsi="Tahoma" w:cs="Tahoma"/>
          <w:sz w:val="22"/>
          <w:szCs w:val="22"/>
        </w:rPr>
        <w:t xml:space="preserve"> </w:t>
      </w:r>
      <w:r w:rsidR="009C68BB" w:rsidRPr="00340E1F">
        <w:rPr>
          <w:rFonts w:ascii="Tahoma" w:hAnsi="Tahoma" w:cs="Tahoma"/>
          <w:sz w:val="22"/>
          <w:szCs w:val="22"/>
        </w:rPr>
        <w:t xml:space="preserve">entre </w:t>
      </w:r>
      <w:r w:rsidRPr="00340E1F">
        <w:rPr>
          <w:rFonts w:ascii="Tahoma" w:hAnsi="Tahoma" w:cs="Tahoma"/>
          <w:sz w:val="22"/>
          <w:szCs w:val="22"/>
        </w:rPr>
        <w:t>a Emissora e</w:t>
      </w:r>
      <w:r w:rsidR="009C68BB" w:rsidRPr="00340E1F">
        <w:rPr>
          <w:rFonts w:ascii="Tahoma" w:hAnsi="Tahoma" w:cs="Tahoma"/>
          <w:sz w:val="22"/>
          <w:szCs w:val="22"/>
        </w:rPr>
        <w:t xml:space="preserve"> o Agente Fiduciário</w:t>
      </w:r>
      <w:r w:rsidRPr="00340E1F">
        <w:rPr>
          <w:rFonts w:ascii="Tahoma" w:hAnsi="Tahoma" w:cs="Tahoma"/>
          <w:sz w:val="22"/>
          <w:szCs w:val="22"/>
        </w:rPr>
        <w:t xml:space="preserve"> </w:t>
      </w:r>
      <w:r w:rsidR="00A677AC" w:rsidRPr="00340E1F">
        <w:rPr>
          <w:rFonts w:ascii="Tahoma" w:hAnsi="Tahoma" w:cs="Tahoma"/>
          <w:sz w:val="22"/>
          <w:szCs w:val="22"/>
        </w:rPr>
        <w:t>(“</w:t>
      </w:r>
      <w:r w:rsidR="00A677AC" w:rsidRPr="00340E1F">
        <w:rPr>
          <w:rFonts w:ascii="Tahoma" w:hAnsi="Tahoma" w:cs="Tahoma"/>
          <w:sz w:val="22"/>
          <w:szCs w:val="22"/>
          <w:u w:val="single"/>
        </w:rPr>
        <w:t>Contrato de Alienação Fiduciária</w:t>
      </w:r>
      <w:r w:rsidR="00FB36AC" w:rsidRPr="00340E1F">
        <w:rPr>
          <w:rFonts w:ascii="Tahoma" w:hAnsi="Tahoma" w:cs="Tahoma"/>
          <w:sz w:val="22"/>
          <w:szCs w:val="22"/>
          <w:u w:val="single"/>
        </w:rPr>
        <w:t xml:space="preserve"> de Ações</w:t>
      </w:r>
      <w:r w:rsidR="00340E1F" w:rsidRPr="00B14690">
        <w:rPr>
          <w:rFonts w:ascii="Tahoma" w:hAnsi="Tahoma" w:cs="Tahoma"/>
          <w:sz w:val="22"/>
          <w:szCs w:val="22"/>
          <w:u w:val="single"/>
        </w:rPr>
        <w:t xml:space="preserve"> 831</w:t>
      </w:r>
      <w:r w:rsidR="00A677AC" w:rsidRPr="00340E1F">
        <w:rPr>
          <w:rFonts w:ascii="Tahoma" w:hAnsi="Tahoma" w:cs="Tahoma"/>
          <w:sz w:val="22"/>
          <w:szCs w:val="22"/>
        </w:rPr>
        <w:t>”)</w:t>
      </w:r>
      <w:r w:rsidR="00266AEA" w:rsidRPr="00340E1F">
        <w:rPr>
          <w:rFonts w:ascii="Tahoma" w:hAnsi="Tahoma" w:cs="Tahoma"/>
          <w:sz w:val="22"/>
          <w:szCs w:val="22"/>
        </w:rPr>
        <w:t>;</w:t>
      </w:r>
      <w:r w:rsidR="00841ACA" w:rsidRPr="00340E1F">
        <w:rPr>
          <w:rFonts w:ascii="Tahoma" w:hAnsi="Tahoma" w:cs="Tahoma"/>
          <w:sz w:val="22"/>
          <w:szCs w:val="22"/>
        </w:rPr>
        <w:t xml:space="preserve"> </w:t>
      </w:r>
      <w:r w:rsidR="00340E1F" w:rsidRPr="00B14690">
        <w:rPr>
          <w:rFonts w:ascii="Tahoma" w:hAnsi="Tahoma" w:cs="Tahoma"/>
          <w:b/>
          <w:sz w:val="22"/>
          <w:szCs w:val="22"/>
        </w:rPr>
        <w:t>(</w:t>
      </w:r>
      <w:proofErr w:type="spellStart"/>
      <w:r w:rsidR="00340E1F" w:rsidRPr="00B14690">
        <w:rPr>
          <w:rFonts w:ascii="Tahoma" w:hAnsi="Tahoma" w:cs="Tahoma"/>
          <w:b/>
          <w:sz w:val="22"/>
          <w:szCs w:val="22"/>
        </w:rPr>
        <w:t>ii</w:t>
      </w:r>
      <w:proofErr w:type="spellEnd"/>
      <w:r w:rsidR="00340E1F" w:rsidRPr="00B14690">
        <w:rPr>
          <w:rFonts w:ascii="Tahoma" w:hAnsi="Tahoma" w:cs="Tahoma"/>
          <w:b/>
          <w:sz w:val="22"/>
          <w:szCs w:val="22"/>
        </w:rPr>
        <w:t>)</w:t>
      </w:r>
      <w:r w:rsidR="00340E1F" w:rsidRPr="00B14690">
        <w:rPr>
          <w:rFonts w:ascii="Tahoma" w:hAnsi="Tahoma" w:cs="Tahoma"/>
          <w:sz w:val="22"/>
          <w:szCs w:val="22"/>
        </w:rPr>
        <w:t xml:space="preserve"> alienação fiduciária de ações detidas pelo FIP e </w:t>
      </w:r>
      <w:r w:rsidR="00884919">
        <w:rPr>
          <w:rFonts w:ascii="Tahoma" w:hAnsi="Tahoma" w:cs="Tahoma"/>
          <w:sz w:val="22"/>
          <w:szCs w:val="22"/>
        </w:rPr>
        <w:t xml:space="preserve">relativa </w:t>
      </w:r>
      <w:r w:rsidR="00340E1F" w:rsidRPr="00B14690">
        <w:rPr>
          <w:rFonts w:ascii="Tahoma" w:hAnsi="Tahoma" w:cs="Tahoma"/>
          <w:sz w:val="22"/>
          <w:szCs w:val="22"/>
        </w:rPr>
        <w:t>cessão fiduciária de conta serão formalizadas por meio do “</w:t>
      </w:r>
      <w:r w:rsidR="00340E1F" w:rsidRPr="00B14690">
        <w:rPr>
          <w:rFonts w:ascii="Tahoma" w:hAnsi="Tahoma" w:cs="Tahoma"/>
          <w:i/>
          <w:sz w:val="22"/>
          <w:szCs w:val="22"/>
        </w:rPr>
        <w:t>Contrato</w:t>
      </w:r>
      <w:r w:rsidR="00340E1F" w:rsidRPr="00B14690">
        <w:rPr>
          <w:rFonts w:ascii="Tahoma" w:hAnsi="Tahoma" w:cs="Tahoma"/>
          <w:b/>
          <w:smallCaps/>
          <w:sz w:val="22"/>
          <w:szCs w:val="22"/>
        </w:rPr>
        <w:t xml:space="preserve"> </w:t>
      </w:r>
      <w:r w:rsidR="00340E1F" w:rsidRPr="00B14690">
        <w:rPr>
          <w:rFonts w:ascii="Tahoma" w:hAnsi="Tahoma" w:cs="Tahoma"/>
          <w:i/>
          <w:sz w:val="22"/>
          <w:szCs w:val="22"/>
        </w:rPr>
        <w:t>de Alienação Fiduciária de Ações, Cessão Fiduciária de Conta e Outras Avenças Sob Condição Suspensiva</w:t>
      </w:r>
      <w:r w:rsidR="00884919">
        <w:rPr>
          <w:rFonts w:ascii="Tahoma" w:hAnsi="Tahoma" w:cs="Tahoma"/>
          <w:sz w:val="22"/>
          <w:szCs w:val="22"/>
        </w:rPr>
        <w:t xml:space="preserve">” a ser celebrado, </w:t>
      </w:r>
      <w:r w:rsidR="00340E1F" w:rsidRPr="00B14690">
        <w:rPr>
          <w:rFonts w:ascii="Tahoma" w:hAnsi="Tahoma" w:cs="Tahoma"/>
          <w:sz w:val="22"/>
          <w:szCs w:val="22"/>
        </w:rPr>
        <w:t>entre outros, entre o FIP e o Agente Fiduciário (“</w:t>
      </w:r>
      <w:r w:rsidR="00340E1F" w:rsidRPr="00B14690">
        <w:rPr>
          <w:rFonts w:ascii="Tahoma" w:hAnsi="Tahoma" w:cs="Tahoma"/>
          <w:sz w:val="22"/>
          <w:szCs w:val="22"/>
          <w:u w:val="single"/>
        </w:rPr>
        <w:t>Contrato de Alienação Fiduciária de Ações FIP</w:t>
      </w:r>
      <w:r w:rsidR="00340E1F" w:rsidRPr="00B14690">
        <w:rPr>
          <w:rFonts w:ascii="Tahoma" w:hAnsi="Tahoma" w:cs="Tahoma"/>
          <w:sz w:val="22"/>
          <w:szCs w:val="22"/>
        </w:rPr>
        <w:t>”);</w:t>
      </w:r>
      <w:r w:rsidR="00AF5DD1">
        <w:rPr>
          <w:rFonts w:ascii="Tahoma" w:hAnsi="Tahoma" w:cs="Tahoma"/>
          <w:sz w:val="22"/>
          <w:szCs w:val="22"/>
        </w:rPr>
        <w:t xml:space="preserve"> e</w:t>
      </w:r>
      <w:r w:rsidR="00266AEA" w:rsidRPr="00340E1F">
        <w:rPr>
          <w:rFonts w:ascii="Tahoma" w:hAnsi="Tahoma" w:cs="Tahoma"/>
          <w:sz w:val="22"/>
          <w:szCs w:val="22"/>
        </w:rPr>
        <w:t xml:space="preserve"> </w:t>
      </w:r>
      <w:r w:rsidR="00266AEA" w:rsidRPr="00340E1F">
        <w:rPr>
          <w:rFonts w:ascii="Tahoma" w:hAnsi="Tahoma" w:cs="Tahoma"/>
          <w:b/>
          <w:sz w:val="22"/>
          <w:szCs w:val="22"/>
        </w:rPr>
        <w:t>(</w:t>
      </w:r>
      <w:proofErr w:type="spellStart"/>
      <w:r w:rsidR="00266AEA" w:rsidRPr="00340E1F">
        <w:rPr>
          <w:rFonts w:ascii="Tahoma" w:hAnsi="Tahoma" w:cs="Tahoma"/>
          <w:b/>
          <w:sz w:val="22"/>
          <w:szCs w:val="22"/>
        </w:rPr>
        <w:t>ii</w:t>
      </w:r>
      <w:r w:rsidR="00340E1F" w:rsidRPr="00B14690">
        <w:rPr>
          <w:rFonts w:ascii="Tahoma" w:hAnsi="Tahoma" w:cs="Tahoma"/>
          <w:b/>
          <w:sz w:val="22"/>
          <w:szCs w:val="22"/>
        </w:rPr>
        <w:t>i</w:t>
      </w:r>
      <w:proofErr w:type="spellEnd"/>
      <w:r w:rsidR="00266AEA" w:rsidRPr="00340E1F">
        <w:rPr>
          <w:rFonts w:ascii="Tahoma" w:hAnsi="Tahoma" w:cs="Tahoma"/>
          <w:b/>
          <w:sz w:val="22"/>
          <w:szCs w:val="22"/>
        </w:rPr>
        <w:t>)</w:t>
      </w:r>
      <w:r w:rsidR="00266AEA" w:rsidRPr="00340E1F">
        <w:rPr>
          <w:rFonts w:ascii="Tahoma" w:hAnsi="Tahoma" w:cs="Tahoma"/>
          <w:sz w:val="22"/>
          <w:szCs w:val="22"/>
        </w:rPr>
        <w:t xml:space="preserve"> </w:t>
      </w:r>
      <w:r w:rsidR="00340E1F" w:rsidRPr="00B14690">
        <w:rPr>
          <w:rFonts w:ascii="Tahoma" w:hAnsi="Tahoma" w:cs="Tahoma"/>
          <w:sz w:val="22"/>
          <w:szCs w:val="22"/>
        </w:rPr>
        <w:t xml:space="preserve">alienação fiduciária de cotas </w:t>
      </w:r>
      <w:r w:rsidR="00884919">
        <w:rPr>
          <w:rFonts w:ascii="Tahoma" w:hAnsi="Tahoma" w:cs="Tahoma"/>
          <w:sz w:val="22"/>
          <w:szCs w:val="22"/>
        </w:rPr>
        <w:t xml:space="preserve">do Fundo 831 </w:t>
      </w:r>
      <w:r w:rsidR="00340E1F" w:rsidRPr="00B14690">
        <w:rPr>
          <w:rFonts w:ascii="Tahoma" w:hAnsi="Tahoma" w:cs="Tahoma"/>
          <w:sz w:val="22"/>
          <w:szCs w:val="22"/>
        </w:rPr>
        <w:t xml:space="preserve">e </w:t>
      </w:r>
      <w:r w:rsidR="00884919">
        <w:rPr>
          <w:rFonts w:ascii="Tahoma" w:hAnsi="Tahoma" w:cs="Tahoma"/>
          <w:sz w:val="22"/>
          <w:szCs w:val="22"/>
        </w:rPr>
        <w:t>relativa</w:t>
      </w:r>
      <w:r w:rsidR="00340E1F" w:rsidRPr="00B14690">
        <w:rPr>
          <w:rFonts w:ascii="Tahoma" w:hAnsi="Tahoma" w:cs="Tahoma"/>
          <w:sz w:val="22"/>
          <w:szCs w:val="22"/>
        </w:rPr>
        <w:t xml:space="preserve"> cessão fiduciária de conta</w:t>
      </w:r>
      <w:r w:rsidR="0090444B" w:rsidRPr="00340E1F">
        <w:rPr>
          <w:rFonts w:ascii="Tahoma" w:hAnsi="Tahoma" w:cs="Tahoma"/>
          <w:sz w:val="22"/>
          <w:szCs w:val="22"/>
        </w:rPr>
        <w:t xml:space="preserve"> </w:t>
      </w:r>
      <w:r w:rsidR="003769CD" w:rsidRPr="00340E1F">
        <w:rPr>
          <w:rFonts w:ascii="Tahoma" w:hAnsi="Tahoma" w:cs="Tahoma"/>
          <w:sz w:val="22"/>
          <w:szCs w:val="22"/>
        </w:rPr>
        <w:t>ser</w:t>
      </w:r>
      <w:r w:rsidR="0090444B" w:rsidRPr="00340E1F">
        <w:rPr>
          <w:rFonts w:ascii="Tahoma" w:hAnsi="Tahoma" w:cs="Tahoma"/>
          <w:sz w:val="22"/>
          <w:szCs w:val="22"/>
        </w:rPr>
        <w:t>ão</w:t>
      </w:r>
      <w:r w:rsidR="003769CD" w:rsidRPr="00340E1F">
        <w:rPr>
          <w:rFonts w:ascii="Tahoma" w:hAnsi="Tahoma" w:cs="Tahoma"/>
          <w:sz w:val="22"/>
          <w:szCs w:val="22"/>
        </w:rPr>
        <w:t xml:space="preserve"> </w:t>
      </w:r>
      <w:r w:rsidR="00266AEA" w:rsidRPr="00340E1F">
        <w:rPr>
          <w:rFonts w:ascii="Tahoma" w:hAnsi="Tahoma" w:cs="Tahoma"/>
          <w:sz w:val="22"/>
          <w:szCs w:val="22"/>
        </w:rPr>
        <w:t>formalizada</w:t>
      </w:r>
      <w:r w:rsidR="0090444B" w:rsidRPr="00340E1F">
        <w:rPr>
          <w:rFonts w:ascii="Tahoma" w:hAnsi="Tahoma" w:cs="Tahoma"/>
          <w:sz w:val="22"/>
          <w:szCs w:val="22"/>
        </w:rPr>
        <w:t>s</w:t>
      </w:r>
      <w:r w:rsidR="00266AEA" w:rsidRPr="00340E1F">
        <w:rPr>
          <w:rFonts w:ascii="Tahoma" w:hAnsi="Tahoma" w:cs="Tahoma"/>
          <w:sz w:val="22"/>
          <w:szCs w:val="22"/>
        </w:rPr>
        <w:t xml:space="preserve"> por meio do </w:t>
      </w:r>
      <w:r w:rsidRPr="00340E1F">
        <w:rPr>
          <w:rFonts w:ascii="Tahoma" w:hAnsi="Tahoma" w:cs="Tahoma"/>
          <w:sz w:val="22"/>
          <w:szCs w:val="22"/>
        </w:rPr>
        <w:t>”</w:t>
      </w:r>
      <w:r w:rsidR="000424C0" w:rsidRPr="00340E1F">
        <w:rPr>
          <w:rFonts w:ascii="Tahoma" w:hAnsi="Tahoma" w:cs="Tahoma"/>
          <w:i/>
          <w:sz w:val="22"/>
          <w:szCs w:val="22"/>
        </w:rPr>
        <w:t>Contrato</w:t>
      </w:r>
      <w:r w:rsidR="00DC0741" w:rsidRPr="00340E1F">
        <w:rPr>
          <w:rFonts w:ascii="Tahoma" w:hAnsi="Tahoma" w:cs="Tahoma"/>
          <w:i/>
          <w:sz w:val="22"/>
          <w:szCs w:val="22"/>
        </w:rPr>
        <w:t xml:space="preserve"> de </w:t>
      </w:r>
      <w:r w:rsidR="00FB36AC" w:rsidRPr="00340E1F">
        <w:rPr>
          <w:rFonts w:ascii="Tahoma" w:hAnsi="Tahoma" w:cs="Tahoma"/>
          <w:i/>
          <w:sz w:val="22"/>
          <w:szCs w:val="22"/>
        </w:rPr>
        <w:t>Alienação Fiduciária de Cotas de Fundo de Investimento</w:t>
      </w:r>
      <w:r w:rsidR="00340E1F" w:rsidRPr="00B14690">
        <w:rPr>
          <w:rFonts w:ascii="Tahoma" w:hAnsi="Tahoma" w:cs="Tahoma"/>
          <w:i/>
          <w:sz w:val="22"/>
          <w:szCs w:val="22"/>
        </w:rPr>
        <w:t>, Cessão Fiduciária de Conta</w:t>
      </w:r>
      <w:r w:rsidR="00FB36AC" w:rsidRPr="00340E1F">
        <w:rPr>
          <w:rFonts w:ascii="Tahoma" w:hAnsi="Tahoma" w:cs="Tahoma"/>
          <w:i/>
          <w:sz w:val="22"/>
          <w:szCs w:val="22"/>
        </w:rPr>
        <w:t xml:space="preserve"> </w:t>
      </w:r>
      <w:r w:rsidRPr="00340E1F">
        <w:rPr>
          <w:rFonts w:ascii="Tahoma" w:hAnsi="Tahoma" w:cs="Tahoma"/>
          <w:i/>
          <w:sz w:val="22"/>
          <w:szCs w:val="22"/>
        </w:rPr>
        <w:t>e Outras Avenças</w:t>
      </w:r>
      <w:r w:rsidR="00FB36AC" w:rsidRPr="00340E1F">
        <w:rPr>
          <w:rFonts w:ascii="Tahoma" w:hAnsi="Tahoma" w:cs="Tahoma"/>
          <w:i/>
          <w:sz w:val="22"/>
          <w:szCs w:val="22"/>
        </w:rPr>
        <w:t xml:space="preserve"> Sob Condição Suspensiva</w:t>
      </w:r>
      <w:r w:rsidRPr="00340E1F">
        <w:rPr>
          <w:rFonts w:ascii="Tahoma" w:hAnsi="Tahoma" w:cs="Tahoma"/>
          <w:i/>
          <w:sz w:val="22"/>
          <w:szCs w:val="22"/>
        </w:rPr>
        <w:t>”</w:t>
      </w:r>
      <w:r w:rsidR="003769CD" w:rsidRPr="00340E1F">
        <w:rPr>
          <w:rFonts w:ascii="Tahoma" w:hAnsi="Tahoma" w:cs="Tahoma"/>
          <w:sz w:val="22"/>
          <w:szCs w:val="22"/>
        </w:rPr>
        <w:t xml:space="preserve"> a ser celebrado </w:t>
      </w:r>
      <w:r w:rsidR="00266AEA" w:rsidRPr="00340E1F">
        <w:rPr>
          <w:rFonts w:ascii="Tahoma" w:hAnsi="Tahoma" w:cs="Tahoma"/>
          <w:sz w:val="22"/>
          <w:szCs w:val="22"/>
        </w:rPr>
        <w:t xml:space="preserve">entre </w:t>
      </w:r>
      <w:r w:rsidR="00FB36AC" w:rsidRPr="00340E1F">
        <w:rPr>
          <w:rFonts w:ascii="Tahoma" w:hAnsi="Tahoma" w:cs="Tahoma"/>
          <w:sz w:val="22"/>
          <w:szCs w:val="22"/>
        </w:rPr>
        <w:t xml:space="preserve">o Sr. José, </w:t>
      </w:r>
      <w:r w:rsidR="00266AEA" w:rsidRPr="00340E1F">
        <w:rPr>
          <w:rFonts w:ascii="Tahoma" w:hAnsi="Tahoma" w:cs="Tahoma"/>
          <w:sz w:val="22"/>
          <w:szCs w:val="22"/>
        </w:rPr>
        <w:t>o Agente Fiduciário</w:t>
      </w:r>
      <w:r w:rsidR="00FB36AC" w:rsidRPr="00340E1F">
        <w:rPr>
          <w:rFonts w:ascii="Tahoma" w:hAnsi="Tahoma" w:cs="Tahoma"/>
          <w:sz w:val="22"/>
          <w:szCs w:val="22"/>
        </w:rPr>
        <w:t xml:space="preserve">, o </w:t>
      </w:r>
      <w:r w:rsidR="00340E1F" w:rsidRPr="00B14690">
        <w:rPr>
          <w:rFonts w:ascii="Tahoma" w:hAnsi="Tahoma" w:cs="Tahoma"/>
          <w:sz w:val="22"/>
          <w:szCs w:val="22"/>
        </w:rPr>
        <w:t>Fundo 831</w:t>
      </w:r>
      <w:r w:rsidR="00FB36AC" w:rsidRPr="00340E1F">
        <w:rPr>
          <w:rFonts w:ascii="Tahoma" w:hAnsi="Tahoma" w:cs="Tahoma"/>
          <w:sz w:val="22"/>
          <w:szCs w:val="22"/>
        </w:rPr>
        <w:t>, o FIP e a Emissora</w:t>
      </w:r>
      <w:r w:rsidR="003769CD" w:rsidRPr="00340E1F">
        <w:rPr>
          <w:rFonts w:ascii="Tahoma" w:hAnsi="Tahoma" w:cs="Tahoma"/>
          <w:sz w:val="22"/>
          <w:szCs w:val="22"/>
        </w:rPr>
        <w:t xml:space="preserve"> </w:t>
      </w:r>
      <w:r w:rsidR="00A677AC" w:rsidRPr="00340E1F">
        <w:rPr>
          <w:rFonts w:ascii="Tahoma" w:hAnsi="Tahoma" w:cs="Tahoma"/>
          <w:sz w:val="22"/>
          <w:szCs w:val="22"/>
        </w:rPr>
        <w:t>(“</w:t>
      </w:r>
      <w:r w:rsidR="00A677AC" w:rsidRPr="00340E1F">
        <w:rPr>
          <w:rFonts w:ascii="Tahoma" w:hAnsi="Tahoma" w:cs="Tahoma"/>
          <w:sz w:val="22"/>
          <w:szCs w:val="22"/>
          <w:u w:val="single"/>
        </w:rPr>
        <w:t xml:space="preserve">Contrato de </w:t>
      </w:r>
      <w:r w:rsidR="00FB36AC" w:rsidRPr="00340E1F">
        <w:rPr>
          <w:rFonts w:ascii="Tahoma" w:hAnsi="Tahoma" w:cs="Tahoma"/>
          <w:sz w:val="22"/>
          <w:szCs w:val="22"/>
          <w:u w:val="single"/>
        </w:rPr>
        <w:t>Alienação</w:t>
      </w:r>
      <w:r w:rsidR="00A677AC" w:rsidRPr="00340E1F">
        <w:rPr>
          <w:rFonts w:ascii="Tahoma" w:hAnsi="Tahoma" w:cs="Tahoma"/>
          <w:sz w:val="22"/>
          <w:szCs w:val="22"/>
          <w:u w:val="single"/>
        </w:rPr>
        <w:t xml:space="preserve"> Fiduciária</w:t>
      </w:r>
      <w:r w:rsidR="00FB36AC" w:rsidRPr="00340E1F">
        <w:rPr>
          <w:rFonts w:ascii="Tahoma" w:hAnsi="Tahoma" w:cs="Tahoma"/>
          <w:sz w:val="22"/>
          <w:szCs w:val="22"/>
          <w:u w:val="single"/>
        </w:rPr>
        <w:t xml:space="preserve"> de Cotas</w:t>
      </w:r>
      <w:r w:rsidR="00A677AC" w:rsidRPr="00340E1F">
        <w:rPr>
          <w:rFonts w:ascii="Tahoma" w:hAnsi="Tahoma" w:cs="Tahoma"/>
          <w:sz w:val="22"/>
          <w:szCs w:val="22"/>
        </w:rPr>
        <w:t>”</w:t>
      </w:r>
      <w:r w:rsidR="00340E1F" w:rsidRPr="00B14690">
        <w:rPr>
          <w:rFonts w:ascii="Tahoma" w:hAnsi="Tahoma" w:cs="Tahoma"/>
          <w:sz w:val="22"/>
          <w:szCs w:val="22"/>
        </w:rPr>
        <w:t xml:space="preserve"> </w:t>
      </w:r>
      <w:r w:rsidR="00A677AC" w:rsidRPr="00340E1F">
        <w:rPr>
          <w:rFonts w:ascii="Tahoma" w:hAnsi="Tahoma" w:cs="Tahoma"/>
          <w:sz w:val="22"/>
          <w:szCs w:val="22"/>
        </w:rPr>
        <w:t xml:space="preserve">e, em conjunto </w:t>
      </w:r>
      <w:r w:rsidR="003769CD" w:rsidRPr="00340E1F">
        <w:rPr>
          <w:rFonts w:ascii="Tahoma" w:hAnsi="Tahoma" w:cs="Tahoma"/>
          <w:sz w:val="22"/>
          <w:szCs w:val="22"/>
        </w:rPr>
        <w:t xml:space="preserve">com o </w:t>
      </w:r>
      <w:r w:rsidR="00A677AC" w:rsidRPr="00340E1F">
        <w:rPr>
          <w:rFonts w:ascii="Tahoma" w:hAnsi="Tahoma" w:cs="Tahoma"/>
          <w:sz w:val="22"/>
          <w:szCs w:val="22"/>
        </w:rPr>
        <w:t>Contrato de Alienação Fiduciária</w:t>
      </w:r>
      <w:r w:rsidR="00FB36AC" w:rsidRPr="00340E1F">
        <w:rPr>
          <w:rFonts w:ascii="Tahoma" w:hAnsi="Tahoma" w:cs="Tahoma"/>
          <w:sz w:val="22"/>
          <w:szCs w:val="22"/>
        </w:rPr>
        <w:t xml:space="preserve"> de Ações</w:t>
      </w:r>
      <w:r w:rsidR="00736002">
        <w:rPr>
          <w:rFonts w:ascii="Tahoma" w:hAnsi="Tahoma" w:cs="Tahoma"/>
          <w:sz w:val="22"/>
          <w:szCs w:val="22"/>
        </w:rPr>
        <w:t xml:space="preserve"> 831</w:t>
      </w:r>
      <w:r w:rsidR="00656AEF">
        <w:rPr>
          <w:rFonts w:ascii="Tahoma" w:hAnsi="Tahoma" w:cs="Tahoma"/>
          <w:sz w:val="22"/>
          <w:szCs w:val="22"/>
        </w:rPr>
        <w:t xml:space="preserve"> e</w:t>
      </w:r>
      <w:r w:rsidR="00736002">
        <w:rPr>
          <w:rFonts w:ascii="Tahoma" w:hAnsi="Tahoma" w:cs="Tahoma"/>
          <w:sz w:val="22"/>
          <w:szCs w:val="22"/>
        </w:rPr>
        <w:t xml:space="preserve"> o Contrato de Alienação Fiduciária de Ações FIP</w:t>
      </w:r>
      <w:r w:rsidR="00A677AC" w:rsidRPr="00340E1F">
        <w:rPr>
          <w:rFonts w:ascii="Tahoma" w:hAnsi="Tahoma" w:cs="Tahoma"/>
          <w:sz w:val="22"/>
          <w:szCs w:val="22"/>
        </w:rPr>
        <w:t>,</w:t>
      </w:r>
      <w:r w:rsidR="00736002">
        <w:rPr>
          <w:rFonts w:ascii="Tahoma" w:hAnsi="Tahoma" w:cs="Tahoma"/>
          <w:sz w:val="22"/>
          <w:szCs w:val="22"/>
        </w:rPr>
        <w:t xml:space="preserve"> os</w:t>
      </w:r>
      <w:r w:rsidR="00A677AC" w:rsidRPr="00340E1F">
        <w:rPr>
          <w:rFonts w:ascii="Tahoma" w:hAnsi="Tahoma" w:cs="Tahoma"/>
          <w:sz w:val="22"/>
          <w:szCs w:val="22"/>
        </w:rPr>
        <w:t xml:space="preserve"> “</w:t>
      </w:r>
      <w:r w:rsidR="00A677AC" w:rsidRPr="00340E1F">
        <w:rPr>
          <w:rFonts w:ascii="Tahoma" w:hAnsi="Tahoma" w:cs="Tahoma"/>
          <w:sz w:val="22"/>
          <w:szCs w:val="22"/>
          <w:u w:val="single"/>
        </w:rPr>
        <w:t>Contratos de Garantia</w:t>
      </w:r>
      <w:r w:rsidR="00A677AC" w:rsidRPr="00340E1F">
        <w:rPr>
          <w:rFonts w:ascii="Tahoma" w:hAnsi="Tahoma" w:cs="Tahoma"/>
          <w:sz w:val="22"/>
          <w:szCs w:val="22"/>
        </w:rPr>
        <w:t>”)</w:t>
      </w:r>
      <w:r w:rsidRPr="00340E1F">
        <w:rPr>
          <w:rFonts w:ascii="Tahoma" w:hAnsi="Tahoma" w:cs="Tahoma"/>
          <w:sz w:val="22"/>
          <w:szCs w:val="22"/>
        </w:rPr>
        <w:t>.</w:t>
      </w:r>
    </w:p>
    <w:p w14:paraId="7D7A1887" w14:textId="77777777" w:rsidR="00555443" w:rsidRPr="00533952" w:rsidRDefault="00555443" w:rsidP="00B14690">
      <w:pPr>
        <w:spacing w:after="0" w:line="320" w:lineRule="exact"/>
        <w:rPr>
          <w:rFonts w:ascii="Tahoma" w:hAnsi="Tahoma" w:cs="Tahoma"/>
          <w:sz w:val="22"/>
          <w:szCs w:val="22"/>
          <w:highlight w:val="yellow"/>
        </w:rPr>
      </w:pPr>
    </w:p>
    <w:p w14:paraId="500BEF80" w14:textId="77777777" w:rsidR="00555443" w:rsidRPr="00533952" w:rsidRDefault="00555443" w:rsidP="00B14690">
      <w:pPr>
        <w:tabs>
          <w:tab w:val="left" w:pos="851"/>
        </w:tabs>
        <w:spacing w:after="0" w:line="320" w:lineRule="exact"/>
        <w:rPr>
          <w:rFonts w:ascii="Tahoma" w:hAnsi="Tahoma" w:cs="Tahoma"/>
          <w:sz w:val="22"/>
          <w:szCs w:val="22"/>
        </w:rPr>
      </w:pPr>
      <w:r w:rsidRPr="00533952">
        <w:rPr>
          <w:rFonts w:ascii="Tahoma" w:hAnsi="Tahoma" w:cs="Tahoma"/>
          <w:sz w:val="22"/>
          <w:szCs w:val="22"/>
        </w:rPr>
        <w:t>2.5.2.</w:t>
      </w:r>
      <w:r w:rsidR="00A046B4" w:rsidRPr="00533952">
        <w:rPr>
          <w:rFonts w:ascii="Tahoma" w:hAnsi="Tahoma" w:cs="Tahoma"/>
          <w:sz w:val="22"/>
          <w:szCs w:val="22"/>
        </w:rPr>
        <w:t xml:space="preserve"> </w:t>
      </w:r>
      <w:r w:rsidR="00792075">
        <w:rPr>
          <w:rFonts w:ascii="Tahoma" w:hAnsi="Tahoma" w:cs="Tahoma"/>
          <w:sz w:val="22"/>
          <w:szCs w:val="22"/>
        </w:rPr>
        <w:tab/>
      </w:r>
      <w:r w:rsidRPr="00533952">
        <w:rPr>
          <w:rFonts w:ascii="Tahoma" w:hAnsi="Tahoma" w:cs="Tahoma"/>
          <w:sz w:val="22"/>
          <w:szCs w:val="22"/>
        </w:rPr>
        <w:t>Uma via original d</w:t>
      </w:r>
      <w:r w:rsidR="00792075">
        <w:rPr>
          <w:rFonts w:ascii="Tahoma" w:hAnsi="Tahoma" w:cs="Tahoma"/>
          <w:sz w:val="22"/>
          <w:szCs w:val="22"/>
        </w:rPr>
        <w:t>e cada um d</w:t>
      </w:r>
      <w:r w:rsidRPr="00533952">
        <w:rPr>
          <w:rFonts w:ascii="Tahoma" w:hAnsi="Tahoma" w:cs="Tahoma"/>
          <w:sz w:val="22"/>
          <w:szCs w:val="22"/>
        </w:rPr>
        <w:t>o</w:t>
      </w:r>
      <w:r w:rsidR="00792075">
        <w:rPr>
          <w:rFonts w:ascii="Tahoma" w:hAnsi="Tahoma" w:cs="Tahoma"/>
          <w:sz w:val="22"/>
          <w:szCs w:val="22"/>
        </w:rPr>
        <w:t>s</w:t>
      </w:r>
      <w:r w:rsidRPr="00533952">
        <w:rPr>
          <w:rFonts w:ascii="Tahoma" w:hAnsi="Tahoma" w:cs="Tahoma"/>
          <w:sz w:val="22"/>
          <w:szCs w:val="22"/>
        </w:rPr>
        <w:t xml:space="preserve"> </w:t>
      </w:r>
      <w:r w:rsidR="00CF1F32" w:rsidRPr="00533952">
        <w:rPr>
          <w:rFonts w:ascii="Tahoma" w:hAnsi="Tahoma" w:cs="Tahoma"/>
          <w:sz w:val="22"/>
          <w:szCs w:val="22"/>
        </w:rPr>
        <w:t>Contrato</w:t>
      </w:r>
      <w:r w:rsidR="00792075">
        <w:rPr>
          <w:rFonts w:ascii="Tahoma" w:hAnsi="Tahoma" w:cs="Tahoma"/>
          <w:sz w:val="22"/>
          <w:szCs w:val="22"/>
        </w:rPr>
        <w:t>s</w:t>
      </w:r>
      <w:r w:rsidR="00CF1F32" w:rsidRPr="00533952">
        <w:rPr>
          <w:rFonts w:ascii="Tahoma" w:hAnsi="Tahoma" w:cs="Tahoma"/>
          <w:sz w:val="22"/>
          <w:szCs w:val="22"/>
        </w:rPr>
        <w:t xml:space="preserve"> de </w:t>
      </w:r>
      <w:r w:rsidR="00792075">
        <w:rPr>
          <w:rFonts w:ascii="Tahoma" w:hAnsi="Tahoma" w:cs="Tahoma"/>
          <w:sz w:val="22"/>
          <w:szCs w:val="22"/>
        </w:rPr>
        <w:t>Garantia</w:t>
      </w:r>
      <w:r w:rsidRPr="00533952">
        <w:rPr>
          <w:rFonts w:ascii="Tahoma" w:hAnsi="Tahoma" w:cs="Tahoma"/>
          <w:sz w:val="22"/>
          <w:szCs w:val="22"/>
        </w:rPr>
        <w:t xml:space="preserve">, bem como de seus eventuais aditamentos deverão ser levadas a registro nos Cartórios de Registro de Títulos e Documentos dos domicílios das </w:t>
      </w:r>
      <w:r w:rsidR="00792075">
        <w:rPr>
          <w:rFonts w:ascii="Tahoma" w:hAnsi="Tahoma" w:cs="Tahoma"/>
          <w:sz w:val="22"/>
          <w:szCs w:val="22"/>
        </w:rPr>
        <w:t>respectivas p</w:t>
      </w:r>
      <w:r w:rsidRPr="00533952">
        <w:rPr>
          <w:rFonts w:ascii="Tahoma" w:hAnsi="Tahoma" w:cs="Tahoma"/>
          <w:sz w:val="22"/>
          <w:szCs w:val="22"/>
        </w:rPr>
        <w:t>artes</w:t>
      </w:r>
      <w:r w:rsidR="006C6039" w:rsidRPr="00533952">
        <w:rPr>
          <w:rFonts w:ascii="Tahoma" w:hAnsi="Tahoma" w:cs="Tahoma"/>
          <w:sz w:val="22"/>
          <w:szCs w:val="22"/>
        </w:rPr>
        <w:t>,</w:t>
      </w:r>
      <w:r w:rsidRPr="00533952">
        <w:rPr>
          <w:rFonts w:ascii="Tahoma" w:hAnsi="Tahoma" w:cs="Tahoma"/>
          <w:sz w:val="22"/>
          <w:szCs w:val="22"/>
        </w:rPr>
        <w:t xml:space="preserve"> </w:t>
      </w:r>
      <w:r w:rsidR="006C6039" w:rsidRPr="00533952">
        <w:rPr>
          <w:rFonts w:ascii="Tahoma" w:hAnsi="Tahoma" w:cs="Tahoma"/>
          <w:sz w:val="22"/>
          <w:szCs w:val="22"/>
        </w:rPr>
        <w:t xml:space="preserve">devendo </w:t>
      </w:r>
      <w:r w:rsidRPr="00533952">
        <w:rPr>
          <w:rFonts w:ascii="Tahoma" w:hAnsi="Tahoma" w:cs="Tahoma"/>
          <w:sz w:val="22"/>
          <w:szCs w:val="22"/>
        </w:rPr>
        <w:t xml:space="preserve">ser enviadas ao Agente Fiduciário em até </w:t>
      </w:r>
      <w:r w:rsidR="00841ACA">
        <w:rPr>
          <w:rFonts w:ascii="Tahoma" w:hAnsi="Tahoma" w:cs="Tahoma"/>
          <w:sz w:val="22"/>
          <w:szCs w:val="22"/>
        </w:rPr>
        <w:t>3</w:t>
      </w:r>
      <w:r w:rsidRPr="00533952">
        <w:rPr>
          <w:rFonts w:ascii="Tahoma" w:hAnsi="Tahoma" w:cs="Tahoma"/>
          <w:sz w:val="22"/>
          <w:szCs w:val="22"/>
        </w:rPr>
        <w:t xml:space="preserve"> </w:t>
      </w:r>
      <w:r w:rsidR="00FD7AAA" w:rsidRPr="00533952">
        <w:rPr>
          <w:rFonts w:ascii="Tahoma" w:hAnsi="Tahoma" w:cs="Tahoma"/>
          <w:sz w:val="22"/>
          <w:szCs w:val="22"/>
        </w:rPr>
        <w:t>(</w:t>
      </w:r>
      <w:r w:rsidR="00841ACA">
        <w:rPr>
          <w:rFonts w:ascii="Tahoma" w:hAnsi="Tahoma" w:cs="Tahoma"/>
          <w:sz w:val="22"/>
          <w:szCs w:val="22"/>
        </w:rPr>
        <w:t>três</w:t>
      </w:r>
      <w:r w:rsidR="00FD7AAA" w:rsidRPr="00533952">
        <w:rPr>
          <w:rFonts w:ascii="Tahoma" w:hAnsi="Tahoma" w:cs="Tahoma"/>
          <w:sz w:val="22"/>
          <w:szCs w:val="22"/>
        </w:rPr>
        <w:t xml:space="preserve">) </w:t>
      </w:r>
      <w:r w:rsidRPr="00533952">
        <w:rPr>
          <w:rFonts w:ascii="Tahoma" w:hAnsi="Tahoma" w:cs="Tahoma"/>
          <w:sz w:val="22"/>
          <w:szCs w:val="22"/>
        </w:rPr>
        <w:t>Dias Úteis, contados da data do respectivo registro.</w:t>
      </w:r>
      <w:r w:rsidR="00D03B8A" w:rsidRPr="00533952">
        <w:rPr>
          <w:rFonts w:ascii="Tahoma" w:hAnsi="Tahoma" w:cs="Tahoma"/>
          <w:sz w:val="22"/>
          <w:szCs w:val="22"/>
        </w:rPr>
        <w:t xml:space="preserve"> </w:t>
      </w:r>
    </w:p>
    <w:p w14:paraId="74EFD019" w14:textId="77777777" w:rsidR="00555443" w:rsidRPr="00533952" w:rsidRDefault="00555443" w:rsidP="00B14690">
      <w:pPr>
        <w:spacing w:after="0" w:line="320" w:lineRule="exact"/>
        <w:rPr>
          <w:rFonts w:ascii="Tahoma" w:hAnsi="Tahoma" w:cs="Tahoma"/>
          <w:sz w:val="22"/>
          <w:szCs w:val="22"/>
        </w:rPr>
      </w:pPr>
    </w:p>
    <w:p w14:paraId="2F0F3DAD" w14:textId="77777777" w:rsidR="00555443" w:rsidRPr="00533952" w:rsidRDefault="00555443" w:rsidP="009C74E8">
      <w:pPr>
        <w:keepNext/>
        <w:tabs>
          <w:tab w:val="left" w:pos="851"/>
        </w:tabs>
        <w:spacing w:after="0" w:line="320" w:lineRule="exact"/>
        <w:rPr>
          <w:rFonts w:ascii="Tahoma" w:hAnsi="Tahoma" w:cs="Tahoma"/>
          <w:b/>
          <w:sz w:val="22"/>
          <w:szCs w:val="22"/>
        </w:rPr>
      </w:pPr>
      <w:r w:rsidRPr="00533952">
        <w:rPr>
          <w:rFonts w:ascii="Tahoma" w:hAnsi="Tahoma" w:cs="Tahoma"/>
          <w:b/>
          <w:sz w:val="22"/>
          <w:szCs w:val="22"/>
        </w:rPr>
        <w:t>2.6.</w:t>
      </w:r>
      <w:r w:rsidR="00A046B4" w:rsidRPr="00533952">
        <w:rPr>
          <w:rFonts w:ascii="Tahoma" w:hAnsi="Tahoma" w:cs="Tahoma"/>
          <w:b/>
          <w:sz w:val="22"/>
          <w:szCs w:val="22"/>
        </w:rPr>
        <w:t xml:space="preserve"> </w:t>
      </w:r>
      <w:r w:rsidR="00B735CC">
        <w:rPr>
          <w:rFonts w:ascii="Tahoma" w:hAnsi="Tahoma" w:cs="Tahoma"/>
          <w:b/>
          <w:sz w:val="22"/>
          <w:szCs w:val="22"/>
        </w:rPr>
        <w:tab/>
      </w:r>
      <w:r w:rsidR="00857280" w:rsidRPr="00533952">
        <w:rPr>
          <w:rFonts w:ascii="Tahoma" w:hAnsi="Tahoma" w:cs="Tahoma"/>
          <w:b/>
          <w:sz w:val="22"/>
          <w:szCs w:val="22"/>
        </w:rPr>
        <w:t xml:space="preserve">Depósito </w:t>
      </w:r>
      <w:r w:rsidRPr="00533952">
        <w:rPr>
          <w:rFonts w:ascii="Tahoma" w:hAnsi="Tahoma" w:cs="Tahoma"/>
          <w:b/>
          <w:sz w:val="22"/>
          <w:szCs w:val="22"/>
        </w:rPr>
        <w:t>para Distribuição, Negociação e Custódia Eletrônica</w:t>
      </w:r>
    </w:p>
    <w:p w14:paraId="76BDF394" w14:textId="77777777" w:rsidR="00555443" w:rsidRPr="00533952" w:rsidRDefault="00555443" w:rsidP="009C74E8">
      <w:pPr>
        <w:keepNext/>
        <w:spacing w:after="0" w:line="320" w:lineRule="exact"/>
        <w:rPr>
          <w:rFonts w:ascii="Tahoma" w:hAnsi="Tahoma" w:cs="Tahoma"/>
          <w:b/>
          <w:sz w:val="22"/>
          <w:szCs w:val="22"/>
        </w:rPr>
      </w:pPr>
    </w:p>
    <w:p w14:paraId="70367DE2" w14:textId="77777777" w:rsidR="00555443" w:rsidRPr="00533952" w:rsidRDefault="00555443" w:rsidP="009C74E8">
      <w:pPr>
        <w:keepNext/>
        <w:tabs>
          <w:tab w:val="left" w:pos="851"/>
        </w:tabs>
        <w:spacing w:after="0" w:line="320" w:lineRule="exact"/>
        <w:rPr>
          <w:rFonts w:ascii="Tahoma" w:hAnsi="Tahoma" w:cs="Tahoma"/>
          <w:sz w:val="22"/>
          <w:szCs w:val="22"/>
        </w:rPr>
      </w:pPr>
      <w:r w:rsidRPr="00533952">
        <w:rPr>
          <w:rFonts w:ascii="Tahoma" w:hAnsi="Tahoma" w:cs="Tahoma"/>
          <w:sz w:val="22"/>
          <w:szCs w:val="22"/>
        </w:rPr>
        <w:t xml:space="preserve">2.6.1. </w:t>
      </w:r>
      <w:r w:rsidR="00792075">
        <w:rPr>
          <w:rFonts w:ascii="Tahoma" w:hAnsi="Tahoma" w:cs="Tahoma"/>
          <w:sz w:val="22"/>
          <w:szCs w:val="22"/>
        </w:rPr>
        <w:tab/>
      </w:r>
      <w:r w:rsidRPr="00533952">
        <w:rPr>
          <w:rFonts w:ascii="Tahoma" w:hAnsi="Tahoma" w:cs="Tahoma"/>
          <w:sz w:val="22"/>
          <w:szCs w:val="22"/>
        </w:rPr>
        <w:t>As Debêntures serão depositadas para:</w:t>
      </w:r>
    </w:p>
    <w:p w14:paraId="75883086" w14:textId="77777777" w:rsidR="00555443" w:rsidRPr="00533952" w:rsidRDefault="00555443" w:rsidP="00B14690">
      <w:pPr>
        <w:spacing w:after="0" w:line="320" w:lineRule="exact"/>
        <w:rPr>
          <w:rFonts w:ascii="Tahoma" w:hAnsi="Tahoma" w:cs="Tahoma"/>
          <w:b/>
          <w:sz w:val="22"/>
          <w:szCs w:val="22"/>
        </w:rPr>
      </w:pPr>
    </w:p>
    <w:p w14:paraId="04BA7467" w14:textId="77777777" w:rsidR="00555443" w:rsidRPr="00533952" w:rsidRDefault="00555443" w:rsidP="00B14690">
      <w:pPr>
        <w:numPr>
          <w:ilvl w:val="3"/>
          <w:numId w:val="6"/>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lastRenderedPageBreak/>
        <w:t>distribuição no mercado primário por meio do MDA – Módulo de Distribuição de Ativos (“</w:t>
      </w:r>
      <w:r w:rsidRPr="00533952">
        <w:rPr>
          <w:rFonts w:ascii="Tahoma" w:hAnsi="Tahoma" w:cs="Tahoma"/>
          <w:sz w:val="22"/>
          <w:szCs w:val="22"/>
          <w:u w:val="single"/>
        </w:rPr>
        <w:t>MDA</w:t>
      </w:r>
      <w:r w:rsidRPr="00533952">
        <w:rPr>
          <w:rFonts w:ascii="Tahoma" w:hAnsi="Tahoma" w:cs="Tahoma"/>
          <w:sz w:val="22"/>
          <w:szCs w:val="22"/>
        </w:rPr>
        <w:t xml:space="preserve">”), administrado e operacionalizado pela </w:t>
      </w:r>
      <w:r w:rsidR="00266AEA" w:rsidRPr="00533952">
        <w:rPr>
          <w:rFonts w:ascii="Tahoma" w:hAnsi="Tahoma" w:cs="Tahoma"/>
          <w:sz w:val="22"/>
          <w:szCs w:val="22"/>
        </w:rPr>
        <w:t>B3 S.A. – Brasil, Bolsa, Balcão – Segmento CETIP UTVM</w:t>
      </w:r>
      <w:r w:rsidRPr="00533952">
        <w:rPr>
          <w:rFonts w:ascii="Tahoma" w:hAnsi="Tahoma" w:cs="Tahoma"/>
          <w:sz w:val="22"/>
          <w:szCs w:val="22"/>
        </w:rPr>
        <w:t xml:space="preserve"> (“</w:t>
      </w:r>
      <w:r w:rsidR="00266AEA" w:rsidRPr="00533952">
        <w:rPr>
          <w:rFonts w:ascii="Tahoma" w:hAnsi="Tahoma" w:cs="Tahoma"/>
          <w:sz w:val="22"/>
          <w:szCs w:val="22"/>
          <w:u w:val="single"/>
        </w:rPr>
        <w:t>B3</w:t>
      </w:r>
      <w:r w:rsidRPr="00533952">
        <w:rPr>
          <w:rFonts w:ascii="Tahoma" w:hAnsi="Tahoma" w:cs="Tahoma"/>
          <w:sz w:val="22"/>
          <w:szCs w:val="22"/>
        </w:rPr>
        <w:t xml:space="preserve">”), sendo a distribuição liquidada financeiramente por meio da </w:t>
      </w:r>
      <w:r w:rsidR="00266AEA" w:rsidRPr="00533952">
        <w:rPr>
          <w:rFonts w:ascii="Tahoma" w:hAnsi="Tahoma" w:cs="Tahoma"/>
          <w:sz w:val="22"/>
          <w:szCs w:val="22"/>
        </w:rPr>
        <w:t>B3</w:t>
      </w:r>
      <w:r w:rsidR="0019420B" w:rsidRPr="00533952">
        <w:rPr>
          <w:rFonts w:ascii="Tahoma" w:hAnsi="Tahoma" w:cs="Tahoma"/>
          <w:sz w:val="22"/>
          <w:szCs w:val="22"/>
        </w:rPr>
        <w:t>;</w:t>
      </w:r>
    </w:p>
    <w:p w14:paraId="0010404E" w14:textId="77777777" w:rsidR="00A33108" w:rsidRPr="00533952" w:rsidRDefault="00A33108" w:rsidP="00B14690">
      <w:pPr>
        <w:spacing w:after="0" w:line="320" w:lineRule="exact"/>
        <w:ind w:left="1418"/>
        <w:rPr>
          <w:rFonts w:ascii="Tahoma" w:hAnsi="Tahoma" w:cs="Tahoma"/>
          <w:sz w:val="22"/>
          <w:szCs w:val="22"/>
        </w:rPr>
      </w:pPr>
    </w:p>
    <w:p w14:paraId="0A7F9C3F" w14:textId="77777777" w:rsidR="00555443" w:rsidRPr="00533952" w:rsidRDefault="00555443" w:rsidP="00B14690">
      <w:pPr>
        <w:numPr>
          <w:ilvl w:val="3"/>
          <w:numId w:val="6"/>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t>negociação no mercado secundário por meio do CETIP21 – Títulos e Valores Mobiliários (“</w:t>
      </w:r>
      <w:r w:rsidRPr="00533952">
        <w:rPr>
          <w:rFonts w:ascii="Tahoma" w:hAnsi="Tahoma" w:cs="Tahoma"/>
          <w:sz w:val="22"/>
          <w:szCs w:val="22"/>
          <w:u w:val="single"/>
        </w:rPr>
        <w:t>CETIP21</w:t>
      </w:r>
      <w:r w:rsidRPr="00533952">
        <w:rPr>
          <w:rFonts w:ascii="Tahoma" w:hAnsi="Tahoma" w:cs="Tahoma"/>
          <w:sz w:val="22"/>
          <w:szCs w:val="22"/>
        </w:rPr>
        <w:t xml:space="preserve">”), administrado e operacionalizado pela </w:t>
      </w:r>
      <w:r w:rsidR="00266AEA" w:rsidRPr="00533952">
        <w:rPr>
          <w:rFonts w:ascii="Tahoma" w:hAnsi="Tahoma" w:cs="Tahoma"/>
          <w:sz w:val="22"/>
          <w:szCs w:val="22"/>
        </w:rPr>
        <w:t>B3</w:t>
      </w:r>
      <w:r w:rsidRPr="00533952">
        <w:rPr>
          <w:rFonts w:ascii="Tahoma" w:hAnsi="Tahoma" w:cs="Tahoma"/>
          <w:sz w:val="22"/>
          <w:szCs w:val="22"/>
        </w:rPr>
        <w:t xml:space="preserve">, sendo as negociações liquidadas financeiramente por meio da </w:t>
      </w:r>
      <w:r w:rsidR="00266AEA" w:rsidRPr="00533952">
        <w:rPr>
          <w:rFonts w:ascii="Tahoma" w:hAnsi="Tahoma" w:cs="Tahoma"/>
          <w:sz w:val="22"/>
          <w:szCs w:val="22"/>
        </w:rPr>
        <w:t>B3</w:t>
      </w:r>
      <w:r w:rsidRPr="00533952">
        <w:rPr>
          <w:rFonts w:ascii="Tahoma" w:hAnsi="Tahoma" w:cs="Tahoma"/>
          <w:sz w:val="22"/>
          <w:szCs w:val="22"/>
        </w:rPr>
        <w:t>; e</w:t>
      </w:r>
    </w:p>
    <w:p w14:paraId="5C99E14C" w14:textId="77777777" w:rsidR="00555443" w:rsidRPr="00533952" w:rsidRDefault="00555443" w:rsidP="00B14690">
      <w:pPr>
        <w:spacing w:after="0" w:line="320" w:lineRule="exact"/>
        <w:ind w:left="2126"/>
        <w:rPr>
          <w:rFonts w:ascii="Tahoma" w:hAnsi="Tahoma" w:cs="Tahoma"/>
          <w:b/>
          <w:sz w:val="22"/>
          <w:szCs w:val="22"/>
        </w:rPr>
      </w:pPr>
    </w:p>
    <w:p w14:paraId="166501E3" w14:textId="77777777" w:rsidR="00555443" w:rsidRPr="00533952" w:rsidRDefault="00555443" w:rsidP="00B14690">
      <w:pPr>
        <w:numPr>
          <w:ilvl w:val="3"/>
          <w:numId w:val="6"/>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t xml:space="preserve">custódia eletrônica na </w:t>
      </w:r>
      <w:r w:rsidR="00266AEA" w:rsidRPr="00533952">
        <w:rPr>
          <w:rFonts w:ascii="Tahoma" w:hAnsi="Tahoma" w:cs="Tahoma"/>
          <w:sz w:val="22"/>
          <w:szCs w:val="22"/>
        </w:rPr>
        <w:t>B3</w:t>
      </w:r>
      <w:r w:rsidRPr="00533952">
        <w:rPr>
          <w:rFonts w:ascii="Tahoma" w:hAnsi="Tahoma" w:cs="Tahoma"/>
          <w:sz w:val="22"/>
          <w:szCs w:val="22"/>
        </w:rPr>
        <w:t>, conforme o caso.</w:t>
      </w:r>
    </w:p>
    <w:p w14:paraId="3C062A98" w14:textId="77777777" w:rsidR="008E452F" w:rsidRPr="00533952" w:rsidRDefault="008E452F" w:rsidP="00B14690">
      <w:pPr>
        <w:spacing w:after="0" w:line="320" w:lineRule="exact"/>
        <w:rPr>
          <w:rFonts w:ascii="Tahoma" w:hAnsi="Tahoma" w:cs="Tahoma"/>
          <w:sz w:val="22"/>
          <w:szCs w:val="22"/>
        </w:rPr>
      </w:pPr>
    </w:p>
    <w:p w14:paraId="539CEDD9" w14:textId="77777777" w:rsidR="00A33108" w:rsidRPr="00533952" w:rsidRDefault="00A33108" w:rsidP="00B14690">
      <w:pPr>
        <w:tabs>
          <w:tab w:val="left" w:pos="851"/>
        </w:tabs>
        <w:spacing w:after="0" w:line="320" w:lineRule="exact"/>
        <w:rPr>
          <w:rFonts w:ascii="Tahoma" w:hAnsi="Tahoma" w:cs="Tahoma"/>
          <w:sz w:val="22"/>
          <w:szCs w:val="22"/>
        </w:rPr>
      </w:pPr>
      <w:r w:rsidRPr="00533952">
        <w:rPr>
          <w:rFonts w:ascii="Tahoma" w:hAnsi="Tahoma" w:cs="Tahoma"/>
          <w:sz w:val="22"/>
          <w:szCs w:val="22"/>
        </w:rPr>
        <w:t>2.6.2.</w:t>
      </w:r>
      <w:r w:rsidR="00A046B4" w:rsidRPr="00533952">
        <w:rPr>
          <w:rFonts w:ascii="Tahoma" w:hAnsi="Tahoma" w:cs="Tahoma"/>
          <w:sz w:val="22"/>
          <w:szCs w:val="22"/>
        </w:rPr>
        <w:t xml:space="preserve"> </w:t>
      </w:r>
      <w:r w:rsidR="00792075">
        <w:rPr>
          <w:rFonts w:ascii="Tahoma" w:hAnsi="Tahoma" w:cs="Tahoma"/>
          <w:sz w:val="22"/>
          <w:szCs w:val="22"/>
        </w:rPr>
        <w:tab/>
      </w:r>
      <w:r w:rsidR="00BE6E36" w:rsidRPr="00533952">
        <w:rPr>
          <w:rFonts w:ascii="Tahoma" w:hAnsi="Tahoma" w:cs="Tahoma"/>
          <w:sz w:val="22"/>
          <w:szCs w:val="22"/>
        </w:rPr>
        <w:t xml:space="preserve">Não obstante o descrito na Cláusula 2.6.1 acima, as </w:t>
      </w:r>
      <w:r w:rsidRPr="00533952">
        <w:rPr>
          <w:rFonts w:ascii="Tahoma" w:hAnsi="Tahoma" w:cs="Tahoma"/>
          <w:sz w:val="22"/>
          <w:szCs w:val="22"/>
        </w:rPr>
        <w:t xml:space="preserve">Debêntures somente poderão ser negociadas entre </w:t>
      </w:r>
      <w:r w:rsidR="0019420B" w:rsidRPr="00533952">
        <w:rPr>
          <w:rFonts w:ascii="Tahoma" w:hAnsi="Tahoma" w:cs="Tahoma"/>
          <w:sz w:val="22"/>
          <w:szCs w:val="22"/>
        </w:rPr>
        <w:t>i</w:t>
      </w:r>
      <w:r w:rsidRPr="00533952">
        <w:rPr>
          <w:rFonts w:ascii="Tahoma" w:hAnsi="Tahoma" w:cs="Tahoma"/>
          <w:sz w:val="22"/>
          <w:szCs w:val="22"/>
        </w:rPr>
        <w:t xml:space="preserve">nvestidores </w:t>
      </w:r>
      <w:r w:rsidR="0019420B" w:rsidRPr="00533952">
        <w:rPr>
          <w:rFonts w:ascii="Tahoma" w:hAnsi="Tahoma" w:cs="Tahoma"/>
          <w:sz w:val="22"/>
          <w:szCs w:val="22"/>
        </w:rPr>
        <w:t>q</w:t>
      </w:r>
      <w:r w:rsidRPr="00533952">
        <w:rPr>
          <w:rFonts w:ascii="Tahoma" w:hAnsi="Tahoma" w:cs="Tahoma"/>
          <w:sz w:val="22"/>
          <w:szCs w:val="22"/>
        </w:rPr>
        <w:t>ualificados</w:t>
      </w:r>
      <w:r w:rsidR="00BE6E36" w:rsidRPr="00533952">
        <w:rPr>
          <w:rFonts w:ascii="Tahoma" w:hAnsi="Tahoma" w:cs="Tahoma"/>
          <w:sz w:val="22"/>
          <w:szCs w:val="22"/>
        </w:rPr>
        <w:t>, conforme definido no artigo 9º-B da Instrução da CVM nº 539, de 13 de novembro de 2013, conforme alterada (</w:t>
      </w:r>
      <w:r w:rsidR="00792075" w:rsidRPr="00533952">
        <w:rPr>
          <w:rFonts w:ascii="Tahoma" w:hAnsi="Tahoma" w:cs="Tahoma"/>
          <w:sz w:val="22"/>
          <w:szCs w:val="22"/>
        </w:rPr>
        <w:t>“</w:t>
      </w:r>
      <w:r w:rsidR="00792075" w:rsidRPr="00533952">
        <w:rPr>
          <w:rFonts w:ascii="Tahoma" w:hAnsi="Tahoma" w:cs="Tahoma"/>
          <w:sz w:val="22"/>
          <w:szCs w:val="22"/>
          <w:u w:val="single"/>
        </w:rPr>
        <w:t>Investidores Qualificados</w:t>
      </w:r>
      <w:r w:rsidR="00792075" w:rsidRPr="00533952">
        <w:rPr>
          <w:rFonts w:ascii="Tahoma" w:hAnsi="Tahoma" w:cs="Tahoma"/>
          <w:sz w:val="22"/>
          <w:szCs w:val="22"/>
        </w:rPr>
        <w:t xml:space="preserve">” </w:t>
      </w:r>
      <w:r w:rsidR="00792075">
        <w:rPr>
          <w:rFonts w:ascii="Tahoma" w:hAnsi="Tahoma" w:cs="Tahoma"/>
          <w:sz w:val="22"/>
          <w:szCs w:val="22"/>
        </w:rPr>
        <w:t xml:space="preserve">e </w:t>
      </w:r>
      <w:r w:rsidR="00BE6E36" w:rsidRPr="00533952">
        <w:rPr>
          <w:rFonts w:ascii="Tahoma" w:hAnsi="Tahoma" w:cs="Tahoma"/>
          <w:sz w:val="22"/>
          <w:szCs w:val="22"/>
        </w:rPr>
        <w:t>“</w:t>
      </w:r>
      <w:r w:rsidR="00BE6E36" w:rsidRPr="00533952">
        <w:rPr>
          <w:rFonts w:ascii="Tahoma" w:hAnsi="Tahoma" w:cs="Tahoma"/>
          <w:sz w:val="22"/>
          <w:szCs w:val="22"/>
          <w:u w:val="single"/>
        </w:rPr>
        <w:t>Instrução CVM 539</w:t>
      </w:r>
      <w:r w:rsidR="00BE6E36" w:rsidRPr="00533952">
        <w:rPr>
          <w:rFonts w:ascii="Tahoma" w:hAnsi="Tahoma" w:cs="Tahoma"/>
          <w:sz w:val="22"/>
          <w:szCs w:val="22"/>
        </w:rPr>
        <w:t>”</w:t>
      </w:r>
      <w:r w:rsidR="00792075">
        <w:rPr>
          <w:rFonts w:ascii="Tahoma" w:hAnsi="Tahoma" w:cs="Tahoma"/>
          <w:sz w:val="22"/>
          <w:szCs w:val="22"/>
        </w:rPr>
        <w:t>, respectivamente</w:t>
      </w:r>
      <w:r w:rsidR="00BE6E36" w:rsidRPr="00533952">
        <w:rPr>
          <w:rFonts w:ascii="Tahoma" w:hAnsi="Tahoma" w:cs="Tahoma"/>
          <w:sz w:val="22"/>
          <w:szCs w:val="22"/>
        </w:rPr>
        <w:t>)</w:t>
      </w:r>
      <w:r w:rsidRPr="00533952">
        <w:rPr>
          <w:rFonts w:ascii="Tahoma" w:hAnsi="Tahoma" w:cs="Tahoma"/>
          <w:sz w:val="22"/>
          <w:szCs w:val="22"/>
        </w:rPr>
        <w:t xml:space="preserve"> e depois de decorridos 90 (noventa) dias contados da data </w:t>
      </w:r>
      <w:r w:rsidR="00BE6E36" w:rsidRPr="00533952">
        <w:rPr>
          <w:rFonts w:ascii="Tahoma" w:hAnsi="Tahoma" w:cs="Tahoma"/>
          <w:sz w:val="22"/>
          <w:szCs w:val="22"/>
        </w:rPr>
        <w:t>de cada</w:t>
      </w:r>
      <w:r w:rsidRPr="00533952">
        <w:rPr>
          <w:rFonts w:ascii="Tahoma" w:hAnsi="Tahoma" w:cs="Tahoma"/>
          <w:sz w:val="22"/>
          <w:szCs w:val="22"/>
        </w:rPr>
        <w:t xml:space="preserve"> subscrição ou aquisição</w:t>
      </w:r>
      <w:r w:rsidR="00BE6E36" w:rsidRPr="00533952">
        <w:rPr>
          <w:rFonts w:ascii="Tahoma" w:hAnsi="Tahoma" w:cs="Tahoma"/>
          <w:sz w:val="22"/>
          <w:szCs w:val="22"/>
        </w:rPr>
        <w:t xml:space="preserve"> por Investidores Profissionais (conforme abaixo definido)</w:t>
      </w:r>
      <w:r w:rsidRPr="00533952">
        <w:rPr>
          <w:rFonts w:ascii="Tahoma" w:hAnsi="Tahoma" w:cs="Tahoma"/>
          <w:sz w:val="22"/>
          <w:szCs w:val="22"/>
        </w:rPr>
        <w:t xml:space="preserve">, nos termos dos artigos 13 e 15 da Instrução CVM 476, </w:t>
      </w:r>
      <w:r w:rsidR="00792075" w:rsidRPr="00792075">
        <w:rPr>
          <w:rFonts w:ascii="Tahoma" w:hAnsi="Tahoma" w:cs="Tahoma"/>
          <w:sz w:val="22"/>
          <w:szCs w:val="22"/>
        </w:rPr>
        <w:t>salvo na hipótese de exercício da garantia firme pela(s) instituições intermediária(s) da Oferta no momento da subscrição, nos termos do artigo 13 da Instrução CVM 476,</w:t>
      </w:r>
      <w:r w:rsidR="00792075">
        <w:rPr>
          <w:rFonts w:ascii="Tahoma" w:hAnsi="Tahoma" w:cs="Tahoma"/>
          <w:sz w:val="22"/>
          <w:szCs w:val="22"/>
        </w:rPr>
        <w:t xml:space="preserve"> </w:t>
      </w:r>
      <w:r w:rsidR="00792075" w:rsidRPr="00792075">
        <w:rPr>
          <w:rFonts w:ascii="Tahoma" w:hAnsi="Tahoma" w:cs="Tahoma"/>
          <w:sz w:val="22"/>
          <w:szCs w:val="22"/>
        </w:rPr>
        <w:t>observado</w:t>
      </w:r>
      <w:r w:rsidR="00792075">
        <w:rPr>
          <w:rFonts w:ascii="Tahoma" w:hAnsi="Tahoma" w:cs="Tahoma"/>
          <w:sz w:val="22"/>
          <w:szCs w:val="22"/>
        </w:rPr>
        <w:t xml:space="preserve"> ainda</w:t>
      </w:r>
      <w:r w:rsidR="00792075" w:rsidRPr="00792075">
        <w:rPr>
          <w:rFonts w:ascii="Tahoma" w:hAnsi="Tahoma" w:cs="Tahoma"/>
          <w:sz w:val="22"/>
          <w:szCs w:val="22"/>
        </w:rPr>
        <w:t xml:space="preserve"> o cumprimento, pela Emissora, das obrigações previstas no artigo 17 da Instrução CVM 476, sendo que a negociação das </w:t>
      </w:r>
      <w:r w:rsidR="00792075">
        <w:rPr>
          <w:rFonts w:ascii="Tahoma" w:hAnsi="Tahoma" w:cs="Tahoma"/>
          <w:sz w:val="22"/>
          <w:szCs w:val="22"/>
        </w:rPr>
        <w:t xml:space="preserve">Debêntures </w:t>
      </w:r>
      <w:r w:rsidR="00792075" w:rsidRPr="00792075">
        <w:rPr>
          <w:rFonts w:ascii="Tahoma" w:hAnsi="Tahoma" w:cs="Tahoma"/>
          <w:sz w:val="22"/>
          <w:szCs w:val="22"/>
        </w:rPr>
        <w:t>deverá sempre respeitar as disposições legais e regulamentares aplicáveis</w:t>
      </w:r>
      <w:r w:rsidRPr="00533952">
        <w:rPr>
          <w:rFonts w:ascii="Tahoma" w:hAnsi="Tahoma" w:cs="Tahoma"/>
          <w:sz w:val="22"/>
          <w:szCs w:val="22"/>
        </w:rPr>
        <w:t>.</w:t>
      </w:r>
    </w:p>
    <w:p w14:paraId="465D7580" w14:textId="77777777" w:rsidR="00A33108" w:rsidRPr="00533952" w:rsidRDefault="00A33108" w:rsidP="00B14690">
      <w:pPr>
        <w:spacing w:after="0" w:line="320" w:lineRule="exact"/>
        <w:rPr>
          <w:rFonts w:ascii="Tahoma" w:hAnsi="Tahoma" w:cs="Tahoma"/>
          <w:sz w:val="22"/>
          <w:szCs w:val="22"/>
        </w:rPr>
      </w:pPr>
    </w:p>
    <w:p w14:paraId="0A7176E9" w14:textId="77777777" w:rsidR="00002ABF" w:rsidRPr="00533952" w:rsidRDefault="00002ABF" w:rsidP="00B14690">
      <w:pPr>
        <w:keepNext/>
        <w:spacing w:after="0" w:line="320" w:lineRule="exact"/>
        <w:ind w:left="709"/>
        <w:jc w:val="center"/>
        <w:rPr>
          <w:rFonts w:ascii="Tahoma" w:hAnsi="Tahoma" w:cs="Tahoma"/>
          <w:b/>
          <w:sz w:val="22"/>
          <w:szCs w:val="22"/>
        </w:rPr>
      </w:pPr>
      <w:r w:rsidRPr="00533952">
        <w:rPr>
          <w:rFonts w:ascii="Tahoma" w:hAnsi="Tahoma" w:cs="Tahoma"/>
          <w:b/>
          <w:sz w:val="22"/>
          <w:szCs w:val="22"/>
        </w:rPr>
        <w:t>CLÁUSULA III</w:t>
      </w:r>
    </w:p>
    <w:p w14:paraId="3DEB8018" w14:textId="77777777" w:rsidR="00002ABF" w:rsidRPr="00533952" w:rsidRDefault="00002ABF" w:rsidP="00B14690">
      <w:pPr>
        <w:keepNext/>
        <w:spacing w:after="0" w:line="320" w:lineRule="exact"/>
        <w:ind w:left="709"/>
        <w:jc w:val="center"/>
        <w:rPr>
          <w:rFonts w:ascii="Tahoma" w:hAnsi="Tahoma" w:cs="Tahoma"/>
          <w:b/>
          <w:sz w:val="22"/>
          <w:szCs w:val="22"/>
        </w:rPr>
      </w:pPr>
      <w:r w:rsidRPr="00533952">
        <w:rPr>
          <w:rFonts w:ascii="Tahoma" w:hAnsi="Tahoma" w:cs="Tahoma"/>
          <w:b/>
          <w:sz w:val="22"/>
          <w:szCs w:val="22"/>
        </w:rPr>
        <w:t>CARACTERÍST</w:t>
      </w:r>
      <w:r w:rsidR="002C18D9" w:rsidRPr="00533952">
        <w:rPr>
          <w:rFonts w:ascii="Tahoma" w:hAnsi="Tahoma" w:cs="Tahoma"/>
          <w:b/>
          <w:sz w:val="22"/>
          <w:szCs w:val="22"/>
        </w:rPr>
        <w:t>I</w:t>
      </w:r>
      <w:r w:rsidRPr="00533952">
        <w:rPr>
          <w:rFonts w:ascii="Tahoma" w:hAnsi="Tahoma" w:cs="Tahoma"/>
          <w:b/>
          <w:sz w:val="22"/>
          <w:szCs w:val="22"/>
        </w:rPr>
        <w:t>CAS DA EMISSÃO</w:t>
      </w:r>
    </w:p>
    <w:p w14:paraId="0E9DDC15" w14:textId="77777777" w:rsidR="009C68BB" w:rsidRPr="00533952" w:rsidRDefault="009C68BB" w:rsidP="00B14690">
      <w:pPr>
        <w:spacing w:after="0" w:line="320" w:lineRule="exact"/>
        <w:rPr>
          <w:rFonts w:ascii="Tahoma" w:hAnsi="Tahoma" w:cs="Tahoma"/>
          <w:sz w:val="22"/>
          <w:szCs w:val="22"/>
        </w:rPr>
      </w:pPr>
    </w:p>
    <w:p w14:paraId="5910D06B" w14:textId="77777777" w:rsidR="009C68BB" w:rsidRPr="00533952" w:rsidRDefault="009C68BB" w:rsidP="00B14690">
      <w:pPr>
        <w:keepNext/>
        <w:numPr>
          <w:ilvl w:val="1"/>
          <w:numId w:val="7"/>
        </w:numPr>
        <w:tabs>
          <w:tab w:val="left" w:pos="851"/>
        </w:tabs>
        <w:spacing w:after="0" w:line="320" w:lineRule="exact"/>
        <w:ind w:left="0" w:firstLine="0"/>
        <w:rPr>
          <w:rFonts w:ascii="Tahoma" w:hAnsi="Tahoma" w:cs="Tahoma"/>
          <w:b/>
          <w:sz w:val="22"/>
          <w:szCs w:val="22"/>
        </w:rPr>
      </w:pPr>
      <w:r w:rsidRPr="00533952">
        <w:rPr>
          <w:rFonts w:ascii="Tahoma" w:hAnsi="Tahoma" w:cs="Tahoma"/>
          <w:b/>
          <w:sz w:val="22"/>
          <w:szCs w:val="22"/>
        </w:rPr>
        <w:t>Objeto Social da Companhia</w:t>
      </w:r>
    </w:p>
    <w:p w14:paraId="75187AF3" w14:textId="77777777" w:rsidR="00E62EDF" w:rsidRPr="00533952" w:rsidRDefault="00E62EDF" w:rsidP="00B14690">
      <w:pPr>
        <w:keepNext/>
        <w:spacing w:after="0" w:line="320" w:lineRule="exact"/>
        <w:ind w:left="720"/>
        <w:rPr>
          <w:rFonts w:ascii="Tahoma" w:hAnsi="Tahoma" w:cs="Tahoma"/>
          <w:b/>
          <w:smallCaps/>
          <w:sz w:val="22"/>
          <w:szCs w:val="22"/>
        </w:rPr>
      </w:pPr>
    </w:p>
    <w:p w14:paraId="4731B390" w14:textId="77777777" w:rsidR="009C68BB" w:rsidRPr="00533952" w:rsidRDefault="00E62EDF" w:rsidP="00B14690">
      <w:pPr>
        <w:numPr>
          <w:ilvl w:val="2"/>
          <w:numId w:val="7"/>
        </w:numPr>
        <w:tabs>
          <w:tab w:val="left" w:pos="851"/>
        </w:tabs>
        <w:spacing w:after="0" w:line="320" w:lineRule="exact"/>
        <w:ind w:left="0" w:firstLine="0"/>
        <w:rPr>
          <w:rFonts w:ascii="Tahoma" w:hAnsi="Tahoma" w:cs="Tahoma"/>
          <w:smallCaps/>
          <w:sz w:val="22"/>
          <w:szCs w:val="22"/>
          <w:u w:val="single"/>
        </w:rPr>
      </w:pPr>
      <w:r w:rsidRPr="00533952">
        <w:rPr>
          <w:rFonts w:ascii="Tahoma" w:hAnsi="Tahoma" w:cs="Tahoma"/>
          <w:sz w:val="22"/>
          <w:szCs w:val="22"/>
        </w:rPr>
        <w:t>De acordo com seu Estatuto Social, a</w:t>
      </w:r>
      <w:r w:rsidR="009C68BB" w:rsidRPr="00533952">
        <w:rPr>
          <w:rFonts w:ascii="Tahoma" w:hAnsi="Tahoma" w:cs="Tahoma"/>
          <w:sz w:val="22"/>
          <w:szCs w:val="22"/>
        </w:rPr>
        <w:t xml:space="preserve"> Companhia tem por objeto social </w:t>
      </w:r>
      <w:r w:rsidR="006C6039" w:rsidRPr="00533952">
        <w:rPr>
          <w:rFonts w:ascii="Tahoma" w:hAnsi="Tahoma" w:cs="Tahoma"/>
          <w:sz w:val="22"/>
          <w:szCs w:val="22"/>
        </w:rPr>
        <w:t>a</w:t>
      </w:r>
      <w:r w:rsidR="00792075">
        <w:rPr>
          <w:rFonts w:ascii="Tahoma" w:hAnsi="Tahoma" w:cs="Tahoma"/>
          <w:sz w:val="22"/>
          <w:szCs w:val="22"/>
        </w:rPr>
        <w:t xml:space="preserve"> </w:t>
      </w:r>
      <w:r w:rsidR="00884919">
        <w:rPr>
          <w:rFonts w:ascii="Tahoma" w:hAnsi="Tahoma" w:cs="Tahoma"/>
          <w:sz w:val="22"/>
          <w:szCs w:val="22"/>
        </w:rPr>
        <w:t>participação no capital de outras sociedades empresárias e não empresárias, como sócia, acionista ou quotista, bem como a participação em empreendimentos comerciais e industriais, seja no Brasil e/ou no exterior.</w:t>
      </w:r>
    </w:p>
    <w:p w14:paraId="58C27BBE" w14:textId="77777777" w:rsidR="009C68BB" w:rsidRPr="00533952" w:rsidRDefault="009C68BB" w:rsidP="00B14690">
      <w:pPr>
        <w:autoSpaceDE w:val="0"/>
        <w:autoSpaceDN w:val="0"/>
        <w:adjustRightInd w:val="0"/>
        <w:spacing w:after="0" w:line="320" w:lineRule="exact"/>
        <w:rPr>
          <w:rFonts w:ascii="Tahoma" w:hAnsi="Tahoma" w:cs="Tahoma"/>
          <w:smallCaps/>
          <w:sz w:val="22"/>
          <w:szCs w:val="22"/>
          <w:u w:val="single"/>
        </w:rPr>
      </w:pPr>
    </w:p>
    <w:p w14:paraId="38121F76" w14:textId="77777777" w:rsidR="00E62EDF" w:rsidRPr="00533952" w:rsidRDefault="00E62EDF" w:rsidP="009C74E8">
      <w:pPr>
        <w:keepNext/>
        <w:tabs>
          <w:tab w:val="left" w:pos="851"/>
        </w:tabs>
        <w:autoSpaceDE w:val="0"/>
        <w:autoSpaceDN w:val="0"/>
        <w:adjustRightInd w:val="0"/>
        <w:spacing w:after="0" w:line="320" w:lineRule="exact"/>
        <w:rPr>
          <w:rFonts w:ascii="Tahoma" w:hAnsi="Tahoma" w:cs="Tahoma"/>
          <w:b/>
          <w:smallCaps/>
          <w:sz w:val="22"/>
          <w:szCs w:val="22"/>
        </w:rPr>
      </w:pPr>
      <w:r w:rsidRPr="00533952">
        <w:rPr>
          <w:rFonts w:ascii="Tahoma" w:hAnsi="Tahoma" w:cs="Tahoma"/>
          <w:b/>
          <w:smallCaps/>
          <w:sz w:val="22"/>
          <w:szCs w:val="22"/>
        </w:rPr>
        <w:t>3.2.</w:t>
      </w:r>
      <w:r w:rsidR="00A046B4" w:rsidRPr="00533952">
        <w:rPr>
          <w:rFonts w:ascii="Tahoma" w:hAnsi="Tahoma" w:cs="Tahoma"/>
          <w:b/>
          <w:smallCaps/>
          <w:sz w:val="22"/>
          <w:szCs w:val="22"/>
        </w:rPr>
        <w:t xml:space="preserve"> </w:t>
      </w:r>
      <w:r w:rsidR="00B735CC">
        <w:rPr>
          <w:rFonts w:ascii="Tahoma" w:hAnsi="Tahoma" w:cs="Tahoma"/>
          <w:b/>
          <w:smallCaps/>
          <w:sz w:val="22"/>
          <w:szCs w:val="22"/>
        </w:rPr>
        <w:tab/>
      </w:r>
      <w:r w:rsidRPr="00533952">
        <w:rPr>
          <w:rFonts w:ascii="Tahoma" w:hAnsi="Tahoma" w:cs="Tahoma"/>
          <w:b/>
          <w:sz w:val="22"/>
          <w:szCs w:val="22"/>
        </w:rPr>
        <w:t>Número da Emissão</w:t>
      </w:r>
    </w:p>
    <w:p w14:paraId="2A4DB9E0" w14:textId="77777777" w:rsidR="00E62EDF" w:rsidRPr="00533952" w:rsidRDefault="00E62EDF" w:rsidP="009C74E8">
      <w:pPr>
        <w:keepNext/>
        <w:autoSpaceDE w:val="0"/>
        <w:autoSpaceDN w:val="0"/>
        <w:adjustRightInd w:val="0"/>
        <w:spacing w:after="0" w:line="320" w:lineRule="exact"/>
        <w:rPr>
          <w:rFonts w:ascii="Tahoma" w:hAnsi="Tahoma" w:cs="Tahoma"/>
          <w:b/>
          <w:smallCaps/>
          <w:sz w:val="22"/>
          <w:szCs w:val="22"/>
        </w:rPr>
      </w:pPr>
    </w:p>
    <w:p w14:paraId="02E08F36" w14:textId="77777777" w:rsidR="00E62EDF" w:rsidRPr="00533952" w:rsidRDefault="00E62EDF" w:rsidP="009C74E8">
      <w:pPr>
        <w:keepNext/>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3.2.1</w:t>
      </w:r>
      <w:r w:rsidR="00A046B4" w:rsidRPr="00533952">
        <w:rPr>
          <w:rFonts w:ascii="Tahoma" w:hAnsi="Tahoma" w:cs="Tahoma"/>
          <w:sz w:val="22"/>
          <w:szCs w:val="22"/>
        </w:rPr>
        <w:t xml:space="preserve"> </w:t>
      </w:r>
      <w:r w:rsidR="00792075">
        <w:rPr>
          <w:rFonts w:ascii="Tahoma" w:hAnsi="Tahoma" w:cs="Tahoma"/>
          <w:sz w:val="22"/>
          <w:szCs w:val="22"/>
        </w:rPr>
        <w:tab/>
      </w:r>
      <w:r w:rsidRPr="00533952">
        <w:rPr>
          <w:rFonts w:ascii="Tahoma" w:hAnsi="Tahoma" w:cs="Tahoma"/>
          <w:sz w:val="22"/>
          <w:szCs w:val="22"/>
        </w:rPr>
        <w:t xml:space="preserve">As Debêntures representam a </w:t>
      </w:r>
      <w:r w:rsidR="00792075">
        <w:rPr>
          <w:rFonts w:ascii="Tahoma" w:hAnsi="Tahoma" w:cs="Tahoma"/>
          <w:sz w:val="22"/>
          <w:szCs w:val="22"/>
        </w:rPr>
        <w:t>1</w:t>
      </w:r>
      <w:r w:rsidR="00266AEA" w:rsidRPr="00533952">
        <w:rPr>
          <w:rFonts w:ascii="Tahoma" w:hAnsi="Tahoma" w:cs="Tahoma"/>
          <w:sz w:val="22"/>
          <w:szCs w:val="22"/>
        </w:rPr>
        <w:t>ª (</w:t>
      </w:r>
      <w:r w:rsidR="00792075">
        <w:rPr>
          <w:rFonts w:ascii="Tahoma" w:hAnsi="Tahoma" w:cs="Tahoma"/>
          <w:sz w:val="22"/>
          <w:szCs w:val="22"/>
        </w:rPr>
        <w:t>primeira</w:t>
      </w:r>
      <w:r w:rsidR="00266AEA" w:rsidRPr="00533952">
        <w:rPr>
          <w:rFonts w:ascii="Tahoma" w:hAnsi="Tahoma" w:cs="Tahoma"/>
          <w:sz w:val="22"/>
          <w:szCs w:val="22"/>
        </w:rPr>
        <w:t>)</w:t>
      </w:r>
      <w:r w:rsidRPr="00533952">
        <w:rPr>
          <w:rFonts w:ascii="Tahoma" w:hAnsi="Tahoma" w:cs="Tahoma"/>
          <w:sz w:val="22"/>
          <w:szCs w:val="22"/>
        </w:rPr>
        <w:t xml:space="preserve"> emissão de debêntures da Companhia.</w:t>
      </w:r>
      <w:r w:rsidR="006C6039" w:rsidRPr="00533952">
        <w:rPr>
          <w:rFonts w:ascii="Tahoma" w:hAnsi="Tahoma" w:cs="Tahoma"/>
          <w:sz w:val="22"/>
          <w:szCs w:val="22"/>
        </w:rPr>
        <w:t xml:space="preserve"> </w:t>
      </w:r>
    </w:p>
    <w:p w14:paraId="7BE2AD02" w14:textId="77777777" w:rsidR="00E62EDF" w:rsidRPr="00533952" w:rsidRDefault="00E62EDF" w:rsidP="00B14690">
      <w:pPr>
        <w:autoSpaceDE w:val="0"/>
        <w:autoSpaceDN w:val="0"/>
        <w:adjustRightInd w:val="0"/>
        <w:spacing w:after="0" w:line="320" w:lineRule="exact"/>
        <w:rPr>
          <w:rFonts w:ascii="Tahoma" w:hAnsi="Tahoma" w:cs="Tahoma"/>
          <w:sz w:val="22"/>
          <w:szCs w:val="22"/>
        </w:rPr>
      </w:pPr>
    </w:p>
    <w:p w14:paraId="42140DE1" w14:textId="77777777" w:rsidR="00E62EDF" w:rsidRPr="00533952" w:rsidRDefault="00E62EDF" w:rsidP="00B14690">
      <w:pPr>
        <w:tabs>
          <w:tab w:val="left" w:pos="851"/>
        </w:tabs>
        <w:autoSpaceDE w:val="0"/>
        <w:autoSpaceDN w:val="0"/>
        <w:adjustRightInd w:val="0"/>
        <w:spacing w:after="0" w:line="320" w:lineRule="exact"/>
        <w:rPr>
          <w:rFonts w:ascii="Tahoma" w:hAnsi="Tahoma" w:cs="Tahoma"/>
          <w:b/>
          <w:sz w:val="22"/>
          <w:szCs w:val="22"/>
        </w:rPr>
      </w:pPr>
      <w:r w:rsidRPr="00533952">
        <w:rPr>
          <w:rFonts w:ascii="Tahoma" w:hAnsi="Tahoma" w:cs="Tahoma"/>
          <w:b/>
          <w:sz w:val="22"/>
          <w:szCs w:val="22"/>
        </w:rPr>
        <w:t>3.3.</w:t>
      </w:r>
      <w:r w:rsidR="00A046B4" w:rsidRPr="00533952">
        <w:rPr>
          <w:rFonts w:ascii="Tahoma" w:hAnsi="Tahoma" w:cs="Tahoma"/>
          <w:b/>
          <w:sz w:val="22"/>
          <w:szCs w:val="22"/>
        </w:rPr>
        <w:t xml:space="preserve"> </w:t>
      </w:r>
      <w:r w:rsidR="00B735CC">
        <w:rPr>
          <w:rFonts w:ascii="Tahoma" w:hAnsi="Tahoma" w:cs="Tahoma"/>
          <w:b/>
          <w:sz w:val="22"/>
          <w:szCs w:val="22"/>
        </w:rPr>
        <w:tab/>
      </w:r>
      <w:r w:rsidRPr="00533952">
        <w:rPr>
          <w:rFonts w:ascii="Tahoma" w:hAnsi="Tahoma" w:cs="Tahoma"/>
          <w:b/>
          <w:sz w:val="22"/>
          <w:szCs w:val="22"/>
        </w:rPr>
        <w:t>Valor Total da Emissão</w:t>
      </w:r>
    </w:p>
    <w:p w14:paraId="16654DBA" w14:textId="77777777" w:rsidR="00E62EDF" w:rsidRPr="00533952" w:rsidRDefault="00E62EDF" w:rsidP="00B14690">
      <w:pPr>
        <w:autoSpaceDE w:val="0"/>
        <w:autoSpaceDN w:val="0"/>
        <w:adjustRightInd w:val="0"/>
        <w:spacing w:after="0" w:line="320" w:lineRule="exact"/>
        <w:rPr>
          <w:rFonts w:ascii="Tahoma" w:hAnsi="Tahoma" w:cs="Tahoma"/>
          <w:sz w:val="22"/>
          <w:szCs w:val="22"/>
        </w:rPr>
      </w:pPr>
    </w:p>
    <w:p w14:paraId="47639C01" w14:textId="77777777" w:rsidR="00792075" w:rsidRDefault="00E62EDF"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lastRenderedPageBreak/>
        <w:t>3.3.1.</w:t>
      </w:r>
      <w:r w:rsidR="00A046B4" w:rsidRPr="00533952">
        <w:rPr>
          <w:rFonts w:ascii="Tahoma" w:hAnsi="Tahoma" w:cs="Tahoma"/>
          <w:sz w:val="22"/>
          <w:szCs w:val="22"/>
        </w:rPr>
        <w:t xml:space="preserve"> </w:t>
      </w:r>
      <w:r w:rsidR="00B735CC">
        <w:rPr>
          <w:rFonts w:ascii="Tahoma" w:hAnsi="Tahoma" w:cs="Tahoma"/>
          <w:sz w:val="22"/>
          <w:szCs w:val="22"/>
        </w:rPr>
        <w:tab/>
      </w:r>
      <w:r w:rsidR="00792075" w:rsidRPr="00792075">
        <w:rPr>
          <w:rFonts w:ascii="Tahoma" w:hAnsi="Tahoma" w:cs="Tahoma"/>
          <w:sz w:val="22"/>
          <w:szCs w:val="22"/>
        </w:rPr>
        <w:t>O valor total da Emissão será de</w:t>
      </w:r>
      <w:r w:rsidR="00B735CC">
        <w:rPr>
          <w:rFonts w:ascii="Tahoma" w:hAnsi="Tahoma" w:cs="Tahoma"/>
          <w:sz w:val="22"/>
          <w:szCs w:val="22"/>
        </w:rPr>
        <w:t xml:space="preserve"> até</w:t>
      </w:r>
      <w:r w:rsidR="00792075" w:rsidRPr="00792075">
        <w:rPr>
          <w:rFonts w:ascii="Tahoma" w:hAnsi="Tahoma" w:cs="Tahoma"/>
          <w:sz w:val="22"/>
          <w:szCs w:val="22"/>
        </w:rPr>
        <w:t xml:space="preserve"> R$</w:t>
      </w:r>
      <w:r w:rsidR="00792075">
        <w:rPr>
          <w:rFonts w:ascii="Tahoma" w:hAnsi="Tahoma" w:cs="Tahoma"/>
          <w:sz w:val="22"/>
          <w:szCs w:val="22"/>
        </w:rPr>
        <w:t>930.000.000,00</w:t>
      </w:r>
      <w:r w:rsidR="00792075" w:rsidRPr="00792075">
        <w:rPr>
          <w:rFonts w:ascii="Tahoma" w:hAnsi="Tahoma" w:cs="Tahoma"/>
          <w:sz w:val="22"/>
          <w:szCs w:val="22"/>
        </w:rPr>
        <w:t xml:space="preserve"> (</w:t>
      </w:r>
      <w:r w:rsidR="00792075">
        <w:rPr>
          <w:rFonts w:ascii="Tahoma" w:hAnsi="Tahoma" w:cs="Tahoma"/>
          <w:sz w:val="22"/>
          <w:szCs w:val="22"/>
        </w:rPr>
        <w:t xml:space="preserve">novecentos e trinta milhões de </w:t>
      </w:r>
      <w:r w:rsidR="00792075" w:rsidRPr="00792075">
        <w:rPr>
          <w:rFonts w:ascii="Tahoma" w:hAnsi="Tahoma" w:cs="Tahoma"/>
          <w:sz w:val="22"/>
          <w:szCs w:val="22"/>
        </w:rPr>
        <w:t>reais) na Data de Emissão (conforme abaixo definido) (“</w:t>
      </w:r>
      <w:r w:rsidR="00792075" w:rsidRPr="00792075">
        <w:rPr>
          <w:rFonts w:ascii="Tahoma" w:hAnsi="Tahoma" w:cs="Tahoma"/>
          <w:sz w:val="22"/>
          <w:szCs w:val="22"/>
          <w:u w:val="single"/>
        </w:rPr>
        <w:t>Valor Total da Emissão</w:t>
      </w:r>
      <w:r w:rsidR="00792075" w:rsidRPr="00792075">
        <w:rPr>
          <w:rFonts w:ascii="Tahoma" w:hAnsi="Tahoma" w:cs="Tahoma"/>
          <w:sz w:val="22"/>
          <w:szCs w:val="22"/>
        </w:rPr>
        <w:t xml:space="preserve">”), sendo </w:t>
      </w:r>
      <w:r w:rsidR="00792075" w:rsidRPr="00792075">
        <w:rPr>
          <w:rFonts w:ascii="Tahoma" w:hAnsi="Tahoma" w:cs="Tahoma"/>
          <w:b/>
          <w:sz w:val="22"/>
          <w:szCs w:val="22"/>
        </w:rPr>
        <w:t>(i)</w:t>
      </w:r>
      <w:r w:rsidR="00792075" w:rsidRPr="00792075">
        <w:rPr>
          <w:rFonts w:ascii="Tahoma" w:hAnsi="Tahoma" w:cs="Tahoma"/>
          <w:sz w:val="22"/>
          <w:szCs w:val="22"/>
        </w:rPr>
        <w:t xml:space="preserve"> R$</w:t>
      </w:r>
      <w:r w:rsidR="00792075">
        <w:rPr>
          <w:rFonts w:ascii="Tahoma" w:hAnsi="Tahoma" w:cs="Tahoma"/>
          <w:sz w:val="22"/>
          <w:szCs w:val="22"/>
        </w:rPr>
        <w:t>430.000.000,00</w:t>
      </w:r>
      <w:r w:rsidR="00792075" w:rsidRPr="00792075">
        <w:rPr>
          <w:rFonts w:ascii="Tahoma" w:hAnsi="Tahoma" w:cs="Tahoma"/>
          <w:sz w:val="22"/>
          <w:szCs w:val="22"/>
        </w:rPr>
        <w:t xml:space="preserve"> (</w:t>
      </w:r>
      <w:r w:rsidR="00792075">
        <w:rPr>
          <w:rFonts w:ascii="Tahoma" w:hAnsi="Tahoma" w:cs="Tahoma"/>
          <w:sz w:val="22"/>
          <w:szCs w:val="22"/>
        </w:rPr>
        <w:t xml:space="preserve">quatrocentos e trinta milhões de </w:t>
      </w:r>
      <w:r w:rsidR="00792075" w:rsidRPr="00792075">
        <w:rPr>
          <w:rFonts w:ascii="Tahoma" w:hAnsi="Tahoma" w:cs="Tahoma"/>
          <w:sz w:val="22"/>
          <w:szCs w:val="22"/>
        </w:rPr>
        <w:t>reais)</w:t>
      </w:r>
      <w:r w:rsidR="00792075">
        <w:rPr>
          <w:rFonts w:ascii="Tahoma" w:hAnsi="Tahoma" w:cs="Tahoma"/>
          <w:sz w:val="22"/>
          <w:szCs w:val="22"/>
        </w:rPr>
        <w:t xml:space="preserve"> </w:t>
      </w:r>
      <w:r w:rsidR="00792075" w:rsidRPr="00792075">
        <w:rPr>
          <w:rFonts w:ascii="Tahoma" w:hAnsi="Tahoma" w:cs="Tahoma"/>
          <w:sz w:val="22"/>
          <w:szCs w:val="22"/>
        </w:rPr>
        <w:t>correspondentes à primeira série de Debêntures (“</w:t>
      </w:r>
      <w:r w:rsidR="00792075" w:rsidRPr="00792075">
        <w:rPr>
          <w:rFonts w:ascii="Tahoma" w:hAnsi="Tahoma" w:cs="Tahoma"/>
          <w:sz w:val="22"/>
          <w:szCs w:val="22"/>
          <w:u w:val="single"/>
        </w:rPr>
        <w:t>Primeira Série</w:t>
      </w:r>
      <w:r w:rsidR="00792075" w:rsidRPr="00792075">
        <w:rPr>
          <w:rFonts w:ascii="Tahoma" w:hAnsi="Tahoma" w:cs="Tahoma"/>
          <w:sz w:val="22"/>
          <w:szCs w:val="22"/>
        </w:rPr>
        <w:t xml:space="preserve">”); e </w:t>
      </w:r>
      <w:r w:rsidR="00792075" w:rsidRPr="00792075">
        <w:rPr>
          <w:rFonts w:ascii="Tahoma" w:hAnsi="Tahoma" w:cs="Tahoma"/>
          <w:b/>
          <w:sz w:val="22"/>
          <w:szCs w:val="22"/>
        </w:rPr>
        <w:t>(</w:t>
      </w:r>
      <w:proofErr w:type="spellStart"/>
      <w:r w:rsidR="00792075" w:rsidRPr="00792075">
        <w:rPr>
          <w:rFonts w:ascii="Tahoma" w:hAnsi="Tahoma" w:cs="Tahoma"/>
          <w:b/>
          <w:sz w:val="22"/>
          <w:szCs w:val="22"/>
        </w:rPr>
        <w:t>ii</w:t>
      </w:r>
      <w:proofErr w:type="spellEnd"/>
      <w:r w:rsidR="00792075" w:rsidRPr="00792075">
        <w:rPr>
          <w:rFonts w:ascii="Tahoma" w:hAnsi="Tahoma" w:cs="Tahoma"/>
          <w:b/>
          <w:sz w:val="22"/>
          <w:szCs w:val="22"/>
        </w:rPr>
        <w:t>)</w:t>
      </w:r>
      <w:r w:rsidR="00792075" w:rsidRPr="00792075">
        <w:rPr>
          <w:rFonts w:ascii="Tahoma" w:hAnsi="Tahoma" w:cs="Tahoma"/>
          <w:sz w:val="22"/>
          <w:szCs w:val="22"/>
        </w:rPr>
        <w:t xml:space="preserve"> R$</w:t>
      </w:r>
      <w:r w:rsidR="00792075">
        <w:rPr>
          <w:rFonts w:ascii="Tahoma" w:hAnsi="Tahoma" w:cs="Tahoma"/>
          <w:sz w:val="22"/>
          <w:szCs w:val="22"/>
        </w:rPr>
        <w:t>500.000.000,00</w:t>
      </w:r>
      <w:r w:rsidR="00792075" w:rsidRPr="00792075">
        <w:rPr>
          <w:rFonts w:ascii="Tahoma" w:hAnsi="Tahoma" w:cs="Tahoma"/>
          <w:sz w:val="22"/>
          <w:szCs w:val="22"/>
        </w:rPr>
        <w:t xml:space="preserve"> (</w:t>
      </w:r>
      <w:r w:rsidR="00792075">
        <w:rPr>
          <w:rFonts w:ascii="Tahoma" w:hAnsi="Tahoma" w:cs="Tahoma"/>
          <w:sz w:val="22"/>
          <w:szCs w:val="22"/>
        </w:rPr>
        <w:t xml:space="preserve">quinhentos milhões de </w:t>
      </w:r>
      <w:r w:rsidR="00792075" w:rsidRPr="00792075">
        <w:rPr>
          <w:rFonts w:ascii="Tahoma" w:hAnsi="Tahoma" w:cs="Tahoma"/>
          <w:sz w:val="22"/>
          <w:szCs w:val="22"/>
        </w:rPr>
        <w:t>reais) correspondentes à segunda série de Debêntures (“</w:t>
      </w:r>
      <w:r w:rsidR="00792075" w:rsidRPr="00792075">
        <w:rPr>
          <w:rFonts w:ascii="Tahoma" w:hAnsi="Tahoma" w:cs="Tahoma"/>
          <w:sz w:val="22"/>
          <w:szCs w:val="22"/>
          <w:u w:val="single"/>
        </w:rPr>
        <w:t>Segunda Série</w:t>
      </w:r>
      <w:r w:rsidR="00792075" w:rsidRPr="00792075">
        <w:rPr>
          <w:rFonts w:ascii="Tahoma" w:hAnsi="Tahoma" w:cs="Tahoma"/>
          <w:sz w:val="22"/>
          <w:szCs w:val="22"/>
        </w:rPr>
        <w:t>”, sendo a Primeira Série e a Segunda Série denominadas individual e indistintamente como “</w:t>
      </w:r>
      <w:r w:rsidR="00792075" w:rsidRPr="00792075">
        <w:rPr>
          <w:rFonts w:ascii="Tahoma" w:hAnsi="Tahoma" w:cs="Tahoma"/>
          <w:sz w:val="22"/>
          <w:szCs w:val="22"/>
          <w:u w:val="single"/>
        </w:rPr>
        <w:t>Série</w:t>
      </w:r>
      <w:r w:rsidR="00792075" w:rsidRPr="00792075">
        <w:rPr>
          <w:rFonts w:ascii="Tahoma" w:hAnsi="Tahoma" w:cs="Tahoma"/>
          <w:sz w:val="22"/>
          <w:szCs w:val="22"/>
        </w:rPr>
        <w:t>” e, em conjunto</w:t>
      </w:r>
      <w:r w:rsidR="00792075">
        <w:rPr>
          <w:rFonts w:ascii="Tahoma" w:hAnsi="Tahoma" w:cs="Tahoma"/>
          <w:sz w:val="22"/>
          <w:szCs w:val="22"/>
        </w:rPr>
        <w:t>,</w:t>
      </w:r>
      <w:r w:rsidR="00792075" w:rsidRPr="00792075">
        <w:rPr>
          <w:rFonts w:ascii="Tahoma" w:hAnsi="Tahoma" w:cs="Tahoma"/>
          <w:sz w:val="22"/>
          <w:szCs w:val="22"/>
        </w:rPr>
        <w:t xml:space="preserve"> como “</w:t>
      </w:r>
      <w:r w:rsidR="00792075" w:rsidRPr="00792075">
        <w:rPr>
          <w:rFonts w:ascii="Tahoma" w:hAnsi="Tahoma" w:cs="Tahoma"/>
          <w:sz w:val="22"/>
          <w:szCs w:val="22"/>
          <w:u w:val="single"/>
        </w:rPr>
        <w:t>Séries</w:t>
      </w:r>
      <w:r w:rsidR="00792075" w:rsidRPr="00792075">
        <w:rPr>
          <w:rFonts w:ascii="Tahoma" w:hAnsi="Tahoma" w:cs="Tahoma"/>
          <w:sz w:val="22"/>
          <w:szCs w:val="22"/>
        </w:rPr>
        <w:t xml:space="preserve">”), observada a possibilidade de distribuição parcial, conforme prevista no </w:t>
      </w:r>
      <w:r w:rsidR="00B735CC">
        <w:rPr>
          <w:rFonts w:ascii="Tahoma" w:hAnsi="Tahoma" w:cs="Tahoma"/>
          <w:sz w:val="22"/>
          <w:szCs w:val="22"/>
        </w:rPr>
        <w:t>Cláusula</w:t>
      </w:r>
      <w:r w:rsidR="00792075" w:rsidRPr="00792075">
        <w:rPr>
          <w:rFonts w:ascii="Tahoma" w:hAnsi="Tahoma" w:cs="Tahoma"/>
          <w:sz w:val="22"/>
          <w:szCs w:val="22"/>
        </w:rPr>
        <w:t xml:space="preserve"> </w:t>
      </w:r>
      <w:r w:rsidR="00841ACA">
        <w:rPr>
          <w:rFonts w:ascii="Tahoma" w:hAnsi="Tahoma" w:cs="Tahoma"/>
          <w:sz w:val="22"/>
          <w:szCs w:val="22"/>
        </w:rPr>
        <w:t>3.6.7</w:t>
      </w:r>
      <w:r w:rsidR="00B735CC">
        <w:rPr>
          <w:rFonts w:ascii="Tahoma" w:hAnsi="Tahoma" w:cs="Tahoma"/>
          <w:sz w:val="22"/>
          <w:szCs w:val="22"/>
        </w:rPr>
        <w:t xml:space="preserve"> abaixo</w:t>
      </w:r>
      <w:r w:rsidR="00266AEA" w:rsidRPr="00533952">
        <w:rPr>
          <w:rFonts w:ascii="Tahoma" w:hAnsi="Tahoma" w:cs="Tahoma"/>
          <w:sz w:val="22"/>
          <w:szCs w:val="22"/>
        </w:rPr>
        <w:t>.</w:t>
      </w:r>
    </w:p>
    <w:p w14:paraId="5364BE7C" w14:textId="77777777" w:rsidR="0044362F" w:rsidRDefault="0044362F" w:rsidP="00B14690">
      <w:pPr>
        <w:autoSpaceDE w:val="0"/>
        <w:autoSpaceDN w:val="0"/>
        <w:adjustRightInd w:val="0"/>
        <w:spacing w:after="0" w:line="320" w:lineRule="exact"/>
        <w:rPr>
          <w:rFonts w:ascii="Tahoma" w:hAnsi="Tahoma" w:cs="Tahoma"/>
          <w:sz w:val="22"/>
          <w:szCs w:val="22"/>
        </w:rPr>
      </w:pPr>
    </w:p>
    <w:p w14:paraId="5AEC7901" w14:textId="77777777" w:rsidR="00E62EDF" w:rsidRPr="00533952" w:rsidRDefault="00792075" w:rsidP="00B14690">
      <w:pPr>
        <w:tabs>
          <w:tab w:val="left" w:pos="709"/>
        </w:tabs>
        <w:autoSpaceDE w:val="0"/>
        <w:autoSpaceDN w:val="0"/>
        <w:adjustRightInd w:val="0"/>
        <w:spacing w:after="0" w:line="320" w:lineRule="exact"/>
        <w:rPr>
          <w:rFonts w:ascii="Tahoma" w:hAnsi="Tahoma" w:cs="Tahoma"/>
          <w:sz w:val="22"/>
          <w:szCs w:val="22"/>
        </w:rPr>
      </w:pPr>
      <w:r>
        <w:rPr>
          <w:rFonts w:ascii="Tahoma" w:hAnsi="Tahoma" w:cs="Tahoma"/>
          <w:sz w:val="22"/>
          <w:szCs w:val="22"/>
        </w:rPr>
        <w:t>3.3.2.</w:t>
      </w:r>
      <w:r>
        <w:rPr>
          <w:rFonts w:ascii="Tahoma" w:hAnsi="Tahoma" w:cs="Tahoma"/>
          <w:sz w:val="22"/>
          <w:szCs w:val="22"/>
        </w:rPr>
        <w:tab/>
      </w:r>
      <w:r w:rsidR="006607A6" w:rsidRPr="00533952">
        <w:rPr>
          <w:rFonts w:ascii="Tahoma" w:hAnsi="Tahoma" w:cs="Tahoma"/>
          <w:sz w:val="22"/>
          <w:szCs w:val="22"/>
        </w:rPr>
        <w:t xml:space="preserve"> </w:t>
      </w:r>
      <w:r w:rsidR="00B735CC" w:rsidRPr="00B735CC">
        <w:rPr>
          <w:rFonts w:ascii="Tahoma" w:hAnsi="Tahoma" w:cs="Tahoma"/>
          <w:sz w:val="22"/>
          <w:szCs w:val="22"/>
        </w:rPr>
        <w:t xml:space="preserve">Nos termos da Cláusula </w:t>
      </w:r>
      <w:r w:rsidR="00841ACA">
        <w:rPr>
          <w:rFonts w:ascii="Tahoma" w:hAnsi="Tahoma" w:cs="Tahoma"/>
          <w:sz w:val="22"/>
          <w:szCs w:val="22"/>
        </w:rPr>
        <w:t>3.6.7</w:t>
      </w:r>
      <w:r w:rsidR="00B735CC" w:rsidRPr="00B735CC">
        <w:rPr>
          <w:rFonts w:ascii="Tahoma" w:hAnsi="Tahoma" w:cs="Tahoma"/>
          <w:sz w:val="22"/>
          <w:szCs w:val="22"/>
        </w:rPr>
        <w:t xml:space="preserve"> abaixo e do Contrato de Distribuição</w:t>
      </w:r>
      <w:r w:rsidR="00B735CC">
        <w:rPr>
          <w:rFonts w:ascii="Tahoma" w:hAnsi="Tahoma" w:cs="Tahoma"/>
          <w:sz w:val="22"/>
          <w:szCs w:val="22"/>
        </w:rPr>
        <w:t xml:space="preserve"> (conforme abaixo definido)</w:t>
      </w:r>
      <w:r w:rsidR="00B735CC" w:rsidRPr="00B735CC">
        <w:rPr>
          <w:rFonts w:ascii="Tahoma" w:hAnsi="Tahoma" w:cs="Tahoma"/>
          <w:sz w:val="22"/>
          <w:szCs w:val="22"/>
        </w:rPr>
        <w:t xml:space="preserve">, será admitida </w:t>
      </w:r>
      <w:r w:rsidR="00841ACA">
        <w:rPr>
          <w:rFonts w:ascii="Tahoma" w:hAnsi="Tahoma" w:cs="Tahoma"/>
          <w:sz w:val="22"/>
          <w:szCs w:val="22"/>
        </w:rPr>
        <w:t xml:space="preserve">a </w:t>
      </w:r>
      <w:r w:rsidR="00B735CC" w:rsidRPr="00B735CC">
        <w:rPr>
          <w:rFonts w:ascii="Tahoma" w:hAnsi="Tahoma" w:cs="Tahoma"/>
          <w:sz w:val="22"/>
          <w:szCs w:val="22"/>
        </w:rPr>
        <w:t>distribuição parcial no âmbito da Oferta, sendo que eventual saldo de Debêntures não colocado no âmbito da Oferta será cancelado pela Emissora, por meio de aditamento a esta Escritura de Emissão, sem a necessidade de realização de deliberação societária da Emissora ou de realização de assembleia geral de Debenturistas</w:t>
      </w:r>
      <w:r w:rsidR="00B735CC">
        <w:rPr>
          <w:rFonts w:ascii="Tahoma" w:hAnsi="Tahoma" w:cs="Tahoma"/>
          <w:sz w:val="22"/>
          <w:szCs w:val="22"/>
        </w:rPr>
        <w:t>.</w:t>
      </w:r>
    </w:p>
    <w:p w14:paraId="3CEB1306" w14:textId="77777777" w:rsidR="00E62EDF" w:rsidRPr="00533952" w:rsidRDefault="00E62EDF" w:rsidP="00B14690">
      <w:pPr>
        <w:autoSpaceDE w:val="0"/>
        <w:autoSpaceDN w:val="0"/>
        <w:adjustRightInd w:val="0"/>
        <w:spacing w:after="0" w:line="320" w:lineRule="exact"/>
        <w:rPr>
          <w:rFonts w:ascii="Tahoma" w:hAnsi="Tahoma" w:cs="Tahoma"/>
          <w:sz w:val="22"/>
          <w:szCs w:val="22"/>
        </w:rPr>
      </w:pPr>
    </w:p>
    <w:p w14:paraId="2145AA18" w14:textId="77777777" w:rsidR="00E62EDF" w:rsidRPr="00533952" w:rsidRDefault="00E62EDF" w:rsidP="00B14690">
      <w:pPr>
        <w:tabs>
          <w:tab w:val="left" w:pos="851"/>
        </w:tabs>
        <w:autoSpaceDE w:val="0"/>
        <w:autoSpaceDN w:val="0"/>
        <w:adjustRightInd w:val="0"/>
        <w:spacing w:after="0" w:line="320" w:lineRule="exact"/>
        <w:rPr>
          <w:rFonts w:ascii="Tahoma" w:hAnsi="Tahoma" w:cs="Tahoma"/>
          <w:b/>
          <w:sz w:val="22"/>
          <w:szCs w:val="22"/>
        </w:rPr>
      </w:pPr>
      <w:r w:rsidRPr="00533952">
        <w:rPr>
          <w:rFonts w:ascii="Tahoma" w:hAnsi="Tahoma" w:cs="Tahoma"/>
          <w:b/>
          <w:sz w:val="22"/>
          <w:szCs w:val="22"/>
        </w:rPr>
        <w:t>3.4.</w:t>
      </w:r>
      <w:r w:rsidR="00A046B4" w:rsidRPr="00533952">
        <w:rPr>
          <w:rFonts w:ascii="Tahoma" w:hAnsi="Tahoma" w:cs="Tahoma"/>
          <w:b/>
          <w:sz w:val="22"/>
          <w:szCs w:val="22"/>
        </w:rPr>
        <w:t xml:space="preserve"> </w:t>
      </w:r>
      <w:r w:rsidR="00B735CC">
        <w:rPr>
          <w:rFonts w:ascii="Tahoma" w:hAnsi="Tahoma" w:cs="Tahoma"/>
          <w:b/>
          <w:sz w:val="22"/>
          <w:szCs w:val="22"/>
        </w:rPr>
        <w:tab/>
      </w:r>
      <w:r w:rsidRPr="00533952">
        <w:rPr>
          <w:rFonts w:ascii="Tahoma" w:hAnsi="Tahoma" w:cs="Tahoma"/>
          <w:b/>
          <w:sz w:val="22"/>
          <w:szCs w:val="22"/>
        </w:rPr>
        <w:t>Número de Séries</w:t>
      </w:r>
    </w:p>
    <w:p w14:paraId="089B1731" w14:textId="77777777" w:rsidR="00E62EDF" w:rsidRPr="00533952" w:rsidRDefault="00E62EDF" w:rsidP="00B14690">
      <w:pPr>
        <w:autoSpaceDE w:val="0"/>
        <w:autoSpaceDN w:val="0"/>
        <w:adjustRightInd w:val="0"/>
        <w:spacing w:after="0" w:line="320" w:lineRule="exact"/>
        <w:rPr>
          <w:rFonts w:ascii="Tahoma" w:hAnsi="Tahoma" w:cs="Tahoma"/>
          <w:sz w:val="22"/>
          <w:szCs w:val="22"/>
        </w:rPr>
      </w:pPr>
    </w:p>
    <w:p w14:paraId="40D55651" w14:textId="77777777" w:rsidR="00E62EDF" w:rsidRPr="00533952" w:rsidRDefault="00BC6FD5"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3.4.1.</w:t>
      </w:r>
      <w:r w:rsidR="00A046B4" w:rsidRPr="00533952">
        <w:rPr>
          <w:rFonts w:ascii="Tahoma" w:hAnsi="Tahoma" w:cs="Tahoma"/>
          <w:sz w:val="22"/>
          <w:szCs w:val="22"/>
        </w:rPr>
        <w:t xml:space="preserve"> </w:t>
      </w:r>
      <w:r w:rsidR="00B735CC">
        <w:rPr>
          <w:rFonts w:ascii="Tahoma" w:hAnsi="Tahoma" w:cs="Tahoma"/>
          <w:sz w:val="22"/>
          <w:szCs w:val="22"/>
        </w:rPr>
        <w:tab/>
      </w:r>
      <w:r w:rsidR="00792075" w:rsidRPr="00792075">
        <w:rPr>
          <w:rFonts w:ascii="Tahoma" w:hAnsi="Tahoma" w:cs="Tahoma"/>
          <w:sz w:val="22"/>
          <w:szCs w:val="22"/>
        </w:rPr>
        <w:t>A Emissão será realizada em 2 (duas) séries</w:t>
      </w:r>
      <w:r w:rsidRPr="00533952">
        <w:rPr>
          <w:rFonts w:ascii="Tahoma" w:hAnsi="Tahoma" w:cs="Tahoma"/>
          <w:sz w:val="22"/>
          <w:szCs w:val="22"/>
        </w:rPr>
        <w:t xml:space="preserve">. </w:t>
      </w:r>
    </w:p>
    <w:p w14:paraId="535D3F03" w14:textId="77777777" w:rsidR="00BC6FD5" w:rsidRPr="00533952" w:rsidRDefault="00BC6FD5" w:rsidP="00B14690">
      <w:pPr>
        <w:autoSpaceDE w:val="0"/>
        <w:autoSpaceDN w:val="0"/>
        <w:adjustRightInd w:val="0"/>
        <w:spacing w:after="0" w:line="320" w:lineRule="exact"/>
        <w:rPr>
          <w:rFonts w:ascii="Tahoma" w:hAnsi="Tahoma" w:cs="Tahoma"/>
          <w:sz w:val="22"/>
          <w:szCs w:val="22"/>
        </w:rPr>
      </w:pPr>
    </w:p>
    <w:p w14:paraId="3B472AE9" w14:textId="77777777" w:rsidR="00BC6FD5" w:rsidRPr="00533952" w:rsidRDefault="00252B8B" w:rsidP="00B14690">
      <w:pPr>
        <w:keepNext/>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b/>
          <w:sz w:val="22"/>
          <w:szCs w:val="22"/>
        </w:rPr>
        <w:t xml:space="preserve">3.5. </w:t>
      </w:r>
      <w:r w:rsidR="00B735CC">
        <w:rPr>
          <w:rFonts w:ascii="Tahoma" w:hAnsi="Tahoma" w:cs="Tahoma"/>
          <w:b/>
          <w:sz w:val="22"/>
          <w:szCs w:val="22"/>
        </w:rPr>
        <w:tab/>
      </w:r>
      <w:r w:rsidRPr="00533952">
        <w:rPr>
          <w:rFonts w:ascii="Tahoma" w:hAnsi="Tahoma" w:cs="Tahoma"/>
          <w:b/>
          <w:sz w:val="22"/>
          <w:szCs w:val="22"/>
        </w:rPr>
        <w:t>Garantias</w:t>
      </w:r>
      <w:r w:rsidR="002C18D9" w:rsidRPr="00533952">
        <w:rPr>
          <w:rFonts w:ascii="Tahoma" w:hAnsi="Tahoma" w:cs="Tahoma"/>
          <w:b/>
          <w:sz w:val="22"/>
          <w:szCs w:val="22"/>
        </w:rPr>
        <w:t xml:space="preserve"> </w:t>
      </w:r>
      <w:r w:rsidR="007560EC" w:rsidRPr="00533952">
        <w:rPr>
          <w:rFonts w:ascii="Tahoma" w:hAnsi="Tahoma" w:cs="Tahoma"/>
          <w:b/>
          <w:sz w:val="22"/>
          <w:szCs w:val="22"/>
        </w:rPr>
        <w:t>Reais</w:t>
      </w:r>
    </w:p>
    <w:p w14:paraId="3445F7CC" w14:textId="77777777" w:rsidR="00252B8B" w:rsidRPr="00533952" w:rsidRDefault="00252B8B" w:rsidP="00B14690">
      <w:pPr>
        <w:keepNext/>
        <w:autoSpaceDE w:val="0"/>
        <w:autoSpaceDN w:val="0"/>
        <w:adjustRightInd w:val="0"/>
        <w:spacing w:after="0" w:line="320" w:lineRule="exact"/>
        <w:rPr>
          <w:rFonts w:ascii="Tahoma" w:hAnsi="Tahoma" w:cs="Tahoma"/>
          <w:sz w:val="22"/>
          <w:szCs w:val="22"/>
        </w:rPr>
      </w:pPr>
    </w:p>
    <w:p w14:paraId="7B402E10" w14:textId="77777777" w:rsidR="00985276" w:rsidRDefault="00252B8B" w:rsidP="00B14690">
      <w:pPr>
        <w:keepNext/>
        <w:tabs>
          <w:tab w:val="left" w:pos="851"/>
        </w:tabs>
        <w:autoSpaceDE w:val="0"/>
        <w:autoSpaceDN w:val="0"/>
        <w:adjustRightInd w:val="0"/>
        <w:spacing w:after="0" w:line="320" w:lineRule="exact"/>
        <w:rPr>
          <w:rFonts w:ascii="Tahoma" w:hAnsi="Tahoma" w:cs="Tahoma"/>
          <w:sz w:val="22"/>
          <w:szCs w:val="22"/>
        </w:rPr>
      </w:pPr>
      <w:bookmarkStart w:id="0" w:name="_Ref278300730"/>
      <w:r w:rsidRPr="00533952">
        <w:rPr>
          <w:rFonts w:ascii="Tahoma" w:hAnsi="Tahoma" w:cs="Tahoma"/>
          <w:sz w:val="22"/>
          <w:szCs w:val="22"/>
        </w:rPr>
        <w:t>3.5.1.</w:t>
      </w:r>
      <w:r w:rsidR="00A046B4" w:rsidRPr="00533952">
        <w:rPr>
          <w:rFonts w:ascii="Tahoma" w:hAnsi="Tahoma" w:cs="Tahoma"/>
          <w:sz w:val="22"/>
          <w:szCs w:val="22"/>
        </w:rPr>
        <w:t xml:space="preserve"> </w:t>
      </w:r>
      <w:r w:rsidR="00B735CC">
        <w:rPr>
          <w:rFonts w:ascii="Tahoma" w:hAnsi="Tahoma" w:cs="Tahoma"/>
          <w:sz w:val="22"/>
          <w:szCs w:val="22"/>
        </w:rPr>
        <w:tab/>
        <w:t xml:space="preserve">Em </w:t>
      </w:r>
      <w:r w:rsidR="00B735CC" w:rsidRPr="00B735CC">
        <w:rPr>
          <w:rFonts w:ascii="Tahoma" w:hAnsi="Tahoma" w:cs="Tahoma"/>
          <w:sz w:val="22"/>
          <w:szCs w:val="22"/>
        </w:rPr>
        <w:t xml:space="preserve">garantia </w:t>
      </w:r>
      <w:r w:rsidR="00B735CC">
        <w:rPr>
          <w:rFonts w:ascii="Tahoma" w:hAnsi="Tahoma" w:cs="Tahoma"/>
          <w:sz w:val="22"/>
          <w:szCs w:val="22"/>
        </w:rPr>
        <w:t>d</w:t>
      </w:r>
      <w:r w:rsidR="00B735CC" w:rsidRPr="00B735CC">
        <w:rPr>
          <w:rFonts w:ascii="Tahoma" w:hAnsi="Tahoma" w:cs="Tahoma"/>
          <w:sz w:val="22"/>
          <w:szCs w:val="22"/>
        </w:rPr>
        <w:t>o fiel, pontual e integral pagamento e cumprimento de todas as obrigações da Emissora, principais e acessórias, presentes ou futuras, assumidas ou que venham a sê-lo, perante o</w:t>
      </w:r>
      <w:r w:rsidR="00B735CC">
        <w:rPr>
          <w:rFonts w:ascii="Tahoma" w:hAnsi="Tahoma" w:cs="Tahoma"/>
          <w:sz w:val="22"/>
          <w:szCs w:val="22"/>
        </w:rPr>
        <w:t>s Debenturistas, representados pelo Agente Fiduciário,</w:t>
      </w:r>
      <w:r w:rsidR="00B735CC" w:rsidRPr="00B735CC">
        <w:rPr>
          <w:rFonts w:ascii="Tahoma" w:hAnsi="Tahoma" w:cs="Tahoma"/>
          <w:sz w:val="22"/>
          <w:szCs w:val="22"/>
        </w:rPr>
        <w:t xml:space="preserve"> </w:t>
      </w:r>
      <w:r w:rsidR="00B735CC" w:rsidRPr="00B735CC">
        <w:rPr>
          <w:rFonts w:ascii="Tahoma" w:hAnsi="Tahoma" w:cs="Tahoma"/>
          <w:bCs/>
          <w:sz w:val="22"/>
          <w:szCs w:val="22"/>
        </w:rPr>
        <w:t>no âmbito d</w:t>
      </w:r>
      <w:r w:rsidR="00B735CC">
        <w:rPr>
          <w:rFonts w:ascii="Tahoma" w:hAnsi="Tahoma" w:cs="Tahoma"/>
          <w:bCs/>
          <w:sz w:val="22"/>
          <w:szCs w:val="22"/>
        </w:rPr>
        <w:t>est</w:t>
      </w:r>
      <w:r w:rsidR="00B735CC" w:rsidRPr="00B735CC">
        <w:rPr>
          <w:rFonts w:ascii="Tahoma" w:hAnsi="Tahoma" w:cs="Tahoma"/>
          <w:bCs/>
          <w:sz w:val="22"/>
          <w:szCs w:val="22"/>
        </w:rPr>
        <w:t xml:space="preserve">a </w:t>
      </w:r>
      <w:r w:rsidR="00B735CC">
        <w:rPr>
          <w:rFonts w:ascii="Tahoma" w:hAnsi="Tahoma" w:cs="Tahoma"/>
          <w:bCs/>
          <w:sz w:val="22"/>
          <w:szCs w:val="22"/>
        </w:rPr>
        <w:t>Emissão</w:t>
      </w:r>
      <w:r w:rsidR="00B735CC" w:rsidRPr="00B735CC">
        <w:rPr>
          <w:rFonts w:ascii="Tahoma" w:hAnsi="Tahoma" w:cs="Tahoma"/>
          <w:sz w:val="22"/>
          <w:szCs w:val="22"/>
        </w:rPr>
        <w:t>, o que inclui, principalmente, mas não se limita, ao pagamento da</w:t>
      </w:r>
      <w:r w:rsidR="00B735CC">
        <w:rPr>
          <w:rFonts w:ascii="Tahoma" w:hAnsi="Tahoma" w:cs="Tahoma"/>
          <w:sz w:val="22"/>
          <w:szCs w:val="22"/>
        </w:rPr>
        <w:t>s Debêntures</w:t>
      </w:r>
      <w:r w:rsidR="00B735CC" w:rsidRPr="00B735CC">
        <w:rPr>
          <w:rFonts w:ascii="Tahoma" w:hAnsi="Tahoma" w:cs="Tahoma"/>
          <w:sz w:val="22"/>
          <w:szCs w:val="22"/>
        </w:rPr>
        <w:t xml:space="preserve">, abrangendo o seu Valor Nominal </w:t>
      </w:r>
      <w:r w:rsidR="00B735CC">
        <w:rPr>
          <w:rFonts w:ascii="Tahoma" w:hAnsi="Tahoma" w:cs="Tahoma"/>
          <w:sz w:val="22"/>
          <w:szCs w:val="22"/>
        </w:rPr>
        <w:t xml:space="preserve">Unitário </w:t>
      </w:r>
      <w:r w:rsidR="00B735CC" w:rsidRPr="00B735CC">
        <w:rPr>
          <w:rFonts w:ascii="Tahoma" w:hAnsi="Tahoma" w:cs="Tahoma"/>
          <w:sz w:val="22"/>
          <w:szCs w:val="22"/>
        </w:rPr>
        <w:t xml:space="preserve">e </w:t>
      </w:r>
      <w:r w:rsidR="00B735CC">
        <w:rPr>
          <w:rFonts w:ascii="Tahoma" w:hAnsi="Tahoma" w:cs="Tahoma"/>
          <w:sz w:val="22"/>
          <w:szCs w:val="22"/>
        </w:rPr>
        <w:t>R</w:t>
      </w:r>
      <w:r w:rsidR="00B735CC" w:rsidRPr="00B735CC">
        <w:rPr>
          <w:rFonts w:ascii="Tahoma" w:hAnsi="Tahoma" w:cs="Tahoma"/>
          <w:sz w:val="22"/>
          <w:szCs w:val="22"/>
        </w:rPr>
        <w:t>emuneração</w:t>
      </w:r>
      <w:r w:rsidR="00610344">
        <w:rPr>
          <w:rFonts w:ascii="Tahoma" w:hAnsi="Tahoma" w:cs="Tahoma"/>
          <w:sz w:val="22"/>
          <w:szCs w:val="22"/>
        </w:rPr>
        <w:t xml:space="preserve"> (conforme abaixo definidos)</w:t>
      </w:r>
      <w:r w:rsidR="00B735CC" w:rsidRPr="00B735CC">
        <w:rPr>
          <w:rFonts w:ascii="Tahoma" w:hAnsi="Tahoma" w:cs="Tahoma"/>
          <w:sz w:val="22"/>
          <w:szCs w:val="22"/>
        </w:rPr>
        <w:t xml:space="preserve">, bem como todos e quaisquer outros pagamentos devidos pela Emissora </w:t>
      </w:r>
      <w:r w:rsidR="00B735CC">
        <w:rPr>
          <w:rFonts w:ascii="Tahoma" w:hAnsi="Tahoma" w:cs="Tahoma"/>
          <w:bCs/>
          <w:sz w:val="22"/>
          <w:szCs w:val="22"/>
        </w:rPr>
        <w:t>no âmbito desta Escritura</w:t>
      </w:r>
      <w:r w:rsidR="00B735CC" w:rsidRPr="00B735CC">
        <w:rPr>
          <w:rFonts w:ascii="Tahoma" w:hAnsi="Tahoma" w:cs="Tahoma"/>
          <w:sz w:val="22"/>
          <w:szCs w:val="22"/>
        </w:rPr>
        <w:t>, incluindo o pagamento dos custos, comissões, encargos e despesas da</w:t>
      </w:r>
      <w:r w:rsidR="00B735CC">
        <w:rPr>
          <w:rFonts w:ascii="Tahoma" w:hAnsi="Tahoma" w:cs="Tahoma"/>
          <w:sz w:val="22"/>
          <w:szCs w:val="22"/>
        </w:rPr>
        <w:t xml:space="preserve"> Emissão</w:t>
      </w:r>
      <w:r w:rsidR="00B735CC" w:rsidRPr="00B735CC">
        <w:rPr>
          <w:rFonts w:ascii="Tahoma" w:hAnsi="Tahoma" w:cs="Tahoma"/>
          <w:sz w:val="22"/>
          <w:szCs w:val="22"/>
        </w:rPr>
        <w:t xml:space="preserve"> e a totalidade das obrigações acessórias, tais como, mas não se limitando, encargos moratórios, multas, penalidades, despesas, custas, honorários arbitrados em juízo, indenizações, comissões e demais encargos contratuais e legais previstos, bem como</w:t>
      </w:r>
      <w:r w:rsidR="00CD00B2" w:rsidRPr="00CD00B2">
        <w:rPr>
          <w:rFonts w:ascii="Tahoma" w:hAnsi="Tahoma" w:cs="Tahoma"/>
          <w:sz w:val="22"/>
          <w:szCs w:val="22"/>
        </w:rPr>
        <w:t xml:space="preserve"> </w:t>
      </w:r>
      <w:r w:rsidR="00CD00B2">
        <w:rPr>
          <w:rFonts w:ascii="Tahoma" w:hAnsi="Tahoma" w:cs="Tahoma"/>
          <w:sz w:val="22"/>
          <w:szCs w:val="22"/>
        </w:rPr>
        <w:t>a remuneração e</w:t>
      </w:r>
      <w:r w:rsidR="00B735CC" w:rsidRPr="00B735CC">
        <w:rPr>
          <w:rFonts w:ascii="Tahoma" w:hAnsi="Tahoma" w:cs="Tahoma"/>
          <w:sz w:val="22"/>
          <w:szCs w:val="22"/>
        </w:rPr>
        <w:t xml:space="preserve"> todo e qualquer custo ou despesa comprovadamente incorrido pelo </w:t>
      </w:r>
      <w:r w:rsidR="00B735CC">
        <w:rPr>
          <w:rFonts w:ascii="Tahoma" w:hAnsi="Tahoma" w:cs="Tahoma"/>
          <w:sz w:val="22"/>
          <w:szCs w:val="22"/>
        </w:rPr>
        <w:t xml:space="preserve">Agente Fiduciário, na qualidade de representante dos Debenturistas, </w:t>
      </w:r>
      <w:r w:rsidR="00B735CC" w:rsidRPr="00B735CC">
        <w:rPr>
          <w:rFonts w:ascii="Tahoma" w:hAnsi="Tahoma" w:cs="Tahoma"/>
          <w:sz w:val="22"/>
          <w:szCs w:val="22"/>
        </w:rPr>
        <w:t>em decorrência de processos, procedimentos e/ou outras medidas judiciais ou extrajudiciais necessários à salvaguarda dos direitos e prerrogativas decorrentes da</w:t>
      </w:r>
      <w:r w:rsidR="00B735CC">
        <w:rPr>
          <w:rFonts w:ascii="Tahoma" w:hAnsi="Tahoma" w:cs="Tahoma"/>
          <w:sz w:val="22"/>
          <w:szCs w:val="22"/>
        </w:rPr>
        <w:t>s</w:t>
      </w:r>
      <w:r w:rsidR="00B735CC" w:rsidRPr="00B735CC">
        <w:rPr>
          <w:rFonts w:ascii="Tahoma" w:hAnsi="Tahoma" w:cs="Tahoma"/>
          <w:sz w:val="22"/>
          <w:szCs w:val="22"/>
        </w:rPr>
        <w:t xml:space="preserve"> </w:t>
      </w:r>
      <w:r w:rsidR="00B735CC">
        <w:rPr>
          <w:rFonts w:ascii="Tahoma" w:hAnsi="Tahoma" w:cs="Tahoma"/>
          <w:sz w:val="22"/>
          <w:szCs w:val="22"/>
        </w:rPr>
        <w:t>Debêntures</w:t>
      </w:r>
      <w:r w:rsidR="00B735CC" w:rsidRPr="00B735CC">
        <w:rPr>
          <w:rFonts w:ascii="Tahoma" w:hAnsi="Tahoma" w:cs="Tahoma"/>
          <w:sz w:val="22"/>
          <w:szCs w:val="22"/>
        </w:rPr>
        <w:t xml:space="preserve"> </w:t>
      </w:r>
      <w:r w:rsidRPr="00533952">
        <w:rPr>
          <w:rFonts w:ascii="Tahoma" w:hAnsi="Tahoma" w:cs="Tahoma"/>
          <w:sz w:val="22"/>
          <w:szCs w:val="22"/>
        </w:rPr>
        <w:t>(“</w:t>
      </w:r>
      <w:r w:rsidRPr="00533952">
        <w:rPr>
          <w:rFonts w:ascii="Tahoma" w:hAnsi="Tahoma" w:cs="Tahoma"/>
          <w:sz w:val="22"/>
          <w:szCs w:val="22"/>
          <w:u w:val="single"/>
        </w:rPr>
        <w:t>Obrigações Garantidas</w:t>
      </w:r>
      <w:r w:rsidRPr="00533952">
        <w:rPr>
          <w:rFonts w:ascii="Tahoma" w:hAnsi="Tahoma" w:cs="Tahoma"/>
          <w:sz w:val="22"/>
          <w:szCs w:val="22"/>
        </w:rPr>
        <w:t xml:space="preserve">”), </w:t>
      </w:r>
      <w:r w:rsidR="00B735CC">
        <w:rPr>
          <w:rFonts w:ascii="Tahoma" w:hAnsi="Tahoma" w:cs="Tahoma"/>
          <w:sz w:val="22"/>
          <w:szCs w:val="22"/>
        </w:rPr>
        <w:t xml:space="preserve">serão constituídas, </w:t>
      </w:r>
      <w:r w:rsidR="00C25672" w:rsidRPr="00533952">
        <w:rPr>
          <w:rFonts w:ascii="Tahoma" w:hAnsi="Tahoma" w:cs="Tahoma"/>
          <w:sz w:val="22"/>
          <w:szCs w:val="22"/>
        </w:rPr>
        <w:t>no prazo d</w:t>
      </w:r>
      <w:r w:rsidR="00F1537C" w:rsidRPr="00533952">
        <w:rPr>
          <w:rFonts w:ascii="Tahoma" w:hAnsi="Tahoma" w:cs="Tahoma"/>
          <w:sz w:val="22"/>
          <w:szCs w:val="22"/>
        </w:rPr>
        <w:t>escrito na cláusula 3.5.1.</w:t>
      </w:r>
      <w:r w:rsidR="00841ACA">
        <w:rPr>
          <w:rFonts w:ascii="Tahoma" w:hAnsi="Tahoma" w:cs="Tahoma"/>
          <w:sz w:val="22"/>
          <w:szCs w:val="22"/>
        </w:rPr>
        <w:t>1</w:t>
      </w:r>
      <w:r w:rsidR="00F1537C" w:rsidRPr="00533952">
        <w:rPr>
          <w:rFonts w:ascii="Tahoma" w:hAnsi="Tahoma" w:cs="Tahoma"/>
          <w:sz w:val="22"/>
          <w:szCs w:val="22"/>
        </w:rPr>
        <w:t xml:space="preserve"> abaixo</w:t>
      </w:r>
      <w:r w:rsidRPr="00533952">
        <w:rPr>
          <w:rFonts w:ascii="Tahoma" w:hAnsi="Tahoma" w:cs="Tahoma"/>
          <w:sz w:val="22"/>
          <w:szCs w:val="22"/>
        </w:rPr>
        <w:t xml:space="preserve">, em favor dos Debenturistas, representados pelo Agente Fiduciário, </w:t>
      </w:r>
      <w:r w:rsidR="00B735CC" w:rsidRPr="00B735CC">
        <w:rPr>
          <w:rFonts w:ascii="Tahoma" w:hAnsi="Tahoma" w:cs="Tahoma"/>
          <w:b/>
          <w:sz w:val="22"/>
          <w:szCs w:val="22"/>
        </w:rPr>
        <w:t>(i)</w:t>
      </w:r>
      <w:r w:rsidR="00B735CC">
        <w:rPr>
          <w:rFonts w:ascii="Tahoma" w:hAnsi="Tahoma" w:cs="Tahoma"/>
          <w:sz w:val="22"/>
          <w:szCs w:val="22"/>
        </w:rPr>
        <w:t xml:space="preserve"> </w:t>
      </w:r>
      <w:r w:rsidR="00BB08EC" w:rsidRPr="00533952">
        <w:rPr>
          <w:rFonts w:ascii="Tahoma" w:hAnsi="Tahoma" w:cs="Tahoma"/>
          <w:sz w:val="22"/>
          <w:szCs w:val="22"/>
        </w:rPr>
        <w:t>a</w:t>
      </w:r>
      <w:r w:rsidR="007560EC" w:rsidRPr="00533952">
        <w:rPr>
          <w:rFonts w:ascii="Tahoma" w:hAnsi="Tahoma" w:cs="Tahoma"/>
          <w:sz w:val="22"/>
          <w:szCs w:val="22"/>
        </w:rPr>
        <w:t xml:space="preserve"> </w:t>
      </w:r>
      <w:r w:rsidR="00AF40C1" w:rsidRPr="00B14690">
        <w:rPr>
          <w:rFonts w:ascii="Tahoma" w:hAnsi="Tahoma" w:cs="Tahoma"/>
          <w:b/>
          <w:sz w:val="22"/>
          <w:szCs w:val="22"/>
        </w:rPr>
        <w:t>(a)</w:t>
      </w:r>
      <w:r w:rsidR="00AF40C1">
        <w:rPr>
          <w:rFonts w:ascii="Tahoma" w:hAnsi="Tahoma" w:cs="Tahoma"/>
          <w:sz w:val="22"/>
          <w:szCs w:val="22"/>
        </w:rPr>
        <w:t xml:space="preserve"> </w:t>
      </w:r>
      <w:r w:rsidR="007560EC" w:rsidRPr="00533952">
        <w:rPr>
          <w:rFonts w:ascii="Tahoma" w:hAnsi="Tahoma" w:cs="Tahoma"/>
          <w:sz w:val="22"/>
          <w:szCs w:val="22"/>
        </w:rPr>
        <w:t xml:space="preserve">alienação fiduciária </w:t>
      </w:r>
      <w:r w:rsidR="00B735CC">
        <w:rPr>
          <w:rFonts w:ascii="Tahoma" w:hAnsi="Tahoma" w:cs="Tahoma"/>
          <w:sz w:val="22"/>
          <w:szCs w:val="22"/>
        </w:rPr>
        <w:t xml:space="preserve">da totalidade das ações de emissão da </w:t>
      </w:r>
      <w:proofErr w:type="spellStart"/>
      <w:r w:rsidR="00B735CC" w:rsidRPr="007834F5">
        <w:rPr>
          <w:rFonts w:ascii="Tahoma" w:hAnsi="Tahoma" w:cs="Tahoma"/>
          <w:bCs/>
          <w:sz w:val="22"/>
          <w:szCs w:val="22"/>
        </w:rPr>
        <w:t>Qualicorp</w:t>
      </w:r>
      <w:proofErr w:type="spellEnd"/>
      <w:r w:rsidR="00B735CC" w:rsidRPr="007834F5">
        <w:rPr>
          <w:rFonts w:ascii="Tahoma" w:hAnsi="Tahoma" w:cs="Tahoma"/>
          <w:bCs/>
          <w:sz w:val="22"/>
          <w:szCs w:val="22"/>
        </w:rPr>
        <w:t xml:space="preserve"> Consultoria e Corretora de Seguros S.A., sociedade por ações com registro de emissor de valores mobiliários junto à CVM, inscrita no CNPJ/MF sob nº </w:t>
      </w:r>
      <w:r w:rsidR="00B735CC" w:rsidRPr="007834F5">
        <w:rPr>
          <w:rFonts w:ascii="Tahoma" w:hAnsi="Tahoma" w:cs="Tahoma"/>
          <w:bCs/>
          <w:sz w:val="22"/>
          <w:szCs w:val="22"/>
        </w:rPr>
        <w:lastRenderedPageBreak/>
        <w:t>11.992.680/0001-93 (“</w:t>
      </w:r>
      <w:proofErr w:type="spellStart"/>
      <w:r w:rsidR="00B735CC" w:rsidRPr="007834F5">
        <w:rPr>
          <w:rFonts w:ascii="Tahoma" w:hAnsi="Tahoma" w:cs="Tahoma"/>
          <w:bCs/>
          <w:sz w:val="22"/>
          <w:szCs w:val="22"/>
          <w:u w:val="single"/>
        </w:rPr>
        <w:t>Qualicorp</w:t>
      </w:r>
      <w:proofErr w:type="spellEnd"/>
      <w:r w:rsidR="00B735CC" w:rsidRPr="007834F5">
        <w:rPr>
          <w:rFonts w:ascii="Tahoma" w:hAnsi="Tahoma" w:cs="Tahoma"/>
          <w:bCs/>
          <w:sz w:val="22"/>
          <w:szCs w:val="22"/>
        </w:rPr>
        <w:t>”)</w:t>
      </w:r>
      <w:r w:rsidR="00B735CC">
        <w:rPr>
          <w:rFonts w:ascii="Tahoma" w:hAnsi="Tahoma" w:cs="Tahoma"/>
          <w:bCs/>
          <w:sz w:val="22"/>
          <w:szCs w:val="22"/>
        </w:rPr>
        <w:t>, de titularidade da Companhia (“</w:t>
      </w:r>
      <w:r w:rsidR="00B735CC" w:rsidRPr="00B735CC">
        <w:rPr>
          <w:rFonts w:ascii="Tahoma" w:hAnsi="Tahoma" w:cs="Tahoma"/>
          <w:bCs/>
          <w:sz w:val="22"/>
          <w:szCs w:val="22"/>
          <w:u w:val="single"/>
        </w:rPr>
        <w:t>Alienação Fiduciária de Ações</w:t>
      </w:r>
      <w:r w:rsidR="00736002">
        <w:rPr>
          <w:rFonts w:ascii="Tahoma" w:hAnsi="Tahoma" w:cs="Tahoma"/>
          <w:bCs/>
          <w:sz w:val="22"/>
          <w:szCs w:val="22"/>
          <w:u w:val="single"/>
        </w:rPr>
        <w:t xml:space="preserve"> 831</w:t>
      </w:r>
      <w:r w:rsidR="00B735CC">
        <w:rPr>
          <w:rFonts w:ascii="Tahoma" w:hAnsi="Tahoma" w:cs="Tahoma"/>
          <w:bCs/>
          <w:sz w:val="22"/>
          <w:szCs w:val="22"/>
        </w:rPr>
        <w:t>”)</w:t>
      </w:r>
      <w:r w:rsidR="00736002">
        <w:rPr>
          <w:rFonts w:ascii="Tahoma" w:hAnsi="Tahoma" w:cs="Tahoma"/>
          <w:bCs/>
          <w:sz w:val="22"/>
          <w:szCs w:val="22"/>
        </w:rPr>
        <w:t>, em conjunto com a</w:t>
      </w:r>
      <w:r w:rsidR="00AF40C1">
        <w:rPr>
          <w:rFonts w:ascii="Tahoma" w:hAnsi="Tahoma" w:cs="Tahoma"/>
          <w:bCs/>
          <w:sz w:val="22"/>
          <w:szCs w:val="22"/>
        </w:rPr>
        <w:t xml:space="preserve"> </w:t>
      </w:r>
      <w:r w:rsidR="00AF40C1" w:rsidRPr="00B14690">
        <w:rPr>
          <w:rFonts w:ascii="Tahoma" w:hAnsi="Tahoma" w:cs="Tahoma"/>
          <w:b/>
          <w:bCs/>
          <w:sz w:val="22"/>
          <w:szCs w:val="22"/>
        </w:rPr>
        <w:t>(b)</w:t>
      </w:r>
      <w:r w:rsidR="00736002">
        <w:rPr>
          <w:rFonts w:ascii="Tahoma" w:hAnsi="Tahoma" w:cs="Tahoma"/>
          <w:bCs/>
          <w:sz w:val="22"/>
          <w:szCs w:val="22"/>
        </w:rPr>
        <w:t xml:space="preserve"> cessão fiduciária de todos </w:t>
      </w:r>
      <w:r w:rsidR="00736002" w:rsidRPr="0090444B">
        <w:rPr>
          <w:rFonts w:ascii="Tahoma" w:hAnsi="Tahoma" w:cs="Tahoma"/>
          <w:bCs/>
          <w:sz w:val="22"/>
          <w:szCs w:val="22"/>
        </w:rPr>
        <w:t xml:space="preserve">os direitos creditórios decorrentes ou relacionados à conta vinculada de titularidade da Emissora, na qual serão depositados os recursos a serem distribuídos como rendimentos das </w:t>
      </w:r>
      <w:r w:rsidR="00736002">
        <w:rPr>
          <w:rFonts w:ascii="Tahoma" w:hAnsi="Tahoma" w:cs="Tahoma"/>
          <w:bCs/>
          <w:sz w:val="22"/>
          <w:szCs w:val="22"/>
        </w:rPr>
        <w:t>a</w:t>
      </w:r>
      <w:r w:rsidR="00736002" w:rsidRPr="0090444B">
        <w:rPr>
          <w:rFonts w:ascii="Tahoma" w:hAnsi="Tahoma" w:cs="Tahoma"/>
          <w:bCs/>
          <w:sz w:val="22"/>
          <w:szCs w:val="22"/>
        </w:rPr>
        <w:t>ções </w:t>
      </w:r>
      <w:r w:rsidR="00736002">
        <w:rPr>
          <w:rFonts w:ascii="Tahoma" w:hAnsi="Tahoma" w:cs="Tahoma"/>
          <w:bCs/>
          <w:sz w:val="22"/>
          <w:szCs w:val="22"/>
        </w:rPr>
        <w:t xml:space="preserve">objeto da Alienação Fiduciária de Ações </w:t>
      </w:r>
      <w:r w:rsidR="00307AF5">
        <w:rPr>
          <w:rFonts w:ascii="Tahoma" w:hAnsi="Tahoma" w:cs="Tahoma"/>
          <w:bCs/>
          <w:sz w:val="22"/>
          <w:szCs w:val="22"/>
        </w:rPr>
        <w:t xml:space="preserve">831 </w:t>
      </w:r>
      <w:r w:rsidR="00736002">
        <w:rPr>
          <w:rFonts w:ascii="Tahoma" w:hAnsi="Tahoma" w:cs="Tahoma"/>
          <w:bCs/>
          <w:sz w:val="22"/>
          <w:szCs w:val="22"/>
        </w:rPr>
        <w:t>(“</w:t>
      </w:r>
      <w:r w:rsidR="00736002" w:rsidRPr="00B14690">
        <w:rPr>
          <w:rFonts w:ascii="Tahoma" w:hAnsi="Tahoma" w:cs="Tahoma"/>
          <w:bCs/>
          <w:sz w:val="22"/>
          <w:szCs w:val="22"/>
          <w:u w:val="single"/>
        </w:rPr>
        <w:t>Cessão Fiduciária de Conta da Emissora</w:t>
      </w:r>
      <w:r w:rsidR="00736002">
        <w:rPr>
          <w:rFonts w:ascii="Tahoma" w:hAnsi="Tahoma" w:cs="Tahoma"/>
          <w:bCs/>
          <w:sz w:val="22"/>
          <w:szCs w:val="22"/>
        </w:rPr>
        <w:t xml:space="preserve">”); </w:t>
      </w:r>
      <w:r w:rsidR="00736002" w:rsidRPr="00B14690">
        <w:rPr>
          <w:rFonts w:ascii="Tahoma" w:hAnsi="Tahoma" w:cs="Tahoma"/>
          <w:b/>
          <w:bCs/>
          <w:sz w:val="22"/>
          <w:szCs w:val="22"/>
        </w:rPr>
        <w:t>(</w:t>
      </w:r>
      <w:proofErr w:type="spellStart"/>
      <w:r w:rsidR="00736002" w:rsidRPr="00B14690">
        <w:rPr>
          <w:rFonts w:ascii="Tahoma" w:hAnsi="Tahoma" w:cs="Tahoma"/>
          <w:b/>
          <w:bCs/>
          <w:sz w:val="22"/>
          <w:szCs w:val="22"/>
        </w:rPr>
        <w:t>ii</w:t>
      </w:r>
      <w:proofErr w:type="spellEnd"/>
      <w:r w:rsidR="00736002" w:rsidRPr="00B14690">
        <w:rPr>
          <w:rFonts w:ascii="Tahoma" w:hAnsi="Tahoma" w:cs="Tahoma"/>
          <w:b/>
          <w:bCs/>
          <w:sz w:val="22"/>
          <w:szCs w:val="22"/>
        </w:rPr>
        <w:t>)</w:t>
      </w:r>
      <w:r w:rsidR="00736002">
        <w:rPr>
          <w:rFonts w:ascii="Tahoma" w:hAnsi="Tahoma" w:cs="Tahoma"/>
          <w:bCs/>
          <w:sz w:val="22"/>
          <w:szCs w:val="22"/>
        </w:rPr>
        <w:t xml:space="preserve"> a </w:t>
      </w:r>
      <w:r w:rsidR="00AF40C1" w:rsidRPr="00B14690">
        <w:rPr>
          <w:rFonts w:ascii="Tahoma" w:hAnsi="Tahoma" w:cs="Tahoma"/>
          <w:b/>
          <w:bCs/>
          <w:sz w:val="22"/>
          <w:szCs w:val="22"/>
        </w:rPr>
        <w:t>(a)</w:t>
      </w:r>
      <w:r w:rsidR="00AF40C1">
        <w:rPr>
          <w:rFonts w:ascii="Tahoma" w:hAnsi="Tahoma" w:cs="Tahoma"/>
          <w:bCs/>
          <w:sz w:val="22"/>
          <w:szCs w:val="22"/>
        </w:rPr>
        <w:t xml:space="preserve"> </w:t>
      </w:r>
      <w:r w:rsidR="00736002">
        <w:rPr>
          <w:rFonts w:ascii="Tahoma" w:hAnsi="Tahoma" w:cs="Tahoma"/>
          <w:bCs/>
          <w:sz w:val="22"/>
          <w:szCs w:val="22"/>
        </w:rPr>
        <w:t xml:space="preserve">alienação fiduciária da totalidade das ações de emissão da </w:t>
      </w:r>
      <w:proofErr w:type="spellStart"/>
      <w:r w:rsidR="00736002">
        <w:rPr>
          <w:rFonts w:ascii="Tahoma" w:hAnsi="Tahoma" w:cs="Tahoma"/>
          <w:bCs/>
          <w:sz w:val="22"/>
          <w:szCs w:val="22"/>
        </w:rPr>
        <w:t>Qualicorp</w:t>
      </w:r>
      <w:proofErr w:type="spellEnd"/>
      <w:r w:rsidR="00736002">
        <w:rPr>
          <w:rFonts w:ascii="Tahoma" w:hAnsi="Tahoma" w:cs="Tahoma"/>
          <w:bCs/>
          <w:sz w:val="22"/>
          <w:szCs w:val="22"/>
        </w:rPr>
        <w:t>, de titularidade do FIP (“</w:t>
      </w:r>
      <w:r w:rsidR="00736002" w:rsidRPr="00B14690">
        <w:rPr>
          <w:rFonts w:ascii="Tahoma" w:hAnsi="Tahoma" w:cs="Tahoma"/>
          <w:bCs/>
          <w:sz w:val="22"/>
          <w:szCs w:val="22"/>
          <w:u w:val="single"/>
        </w:rPr>
        <w:t>Alienação Fiduciária de Ações FIP</w:t>
      </w:r>
      <w:r w:rsidR="00736002">
        <w:rPr>
          <w:rFonts w:ascii="Tahoma" w:hAnsi="Tahoma" w:cs="Tahoma"/>
          <w:bCs/>
          <w:sz w:val="22"/>
          <w:szCs w:val="22"/>
        </w:rPr>
        <w:t xml:space="preserve">”), em conjunto com a </w:t>
      </w:r>
      <w:r w:rsidR="00AF40C1" w:rsidRPr="00B14690">
        <w:rPr>
          <w:rFonts w:ascii="Tahoma" w:hAnsi="Tahoma" w:cs="Tahoma"/>
          <w:b/>
          <w:bCs/>
          <w:sz w:val="22"/>
          <w:szCs w:val="22"/>
        </w:rPr>
        <w:t>(b)</w:t>
      </w:r>
      <w:r w:rsidR="00AF40C1">
        <w:rPr>
          <w:rFonts w:ascii="Tahoma" w:hAnsi="Tahoma" w:cs="Tahoma"/>
          <w:bCs/>
          <w:sz w:val="22"/>
          <w:szCs w:val="22"/>
        </w:rPr>
        <w:t xml:space="preserve"> </w:t>
      </w:r>
      <w:r w:rsidR="00736002">
        <w:rPr>
          <w:rFonts w:ascii="Tahoma" w:hAnsi="Tahoma" w:cs="Tahoma"/>
          <w:bCs/>
          <w:sz w:val="22"/>
          <w:szCs w:val="22"/>
        </w:rPr>
        <w:t xml:space="preserve">cessão fiduciária de todos os direitos creditórios decorrentes ou relacionados à conta vinculada de titularidade do FIP, na qual </w:t>
      </w:r>
      <w:r w:rsidR="00307AF5" w:rsidRPr="0090444B">
        <w:rPr>
          <w:rFonts w:ascii="Tahoma" w:hAnsi="Tahoma" w:cs="Tahoma"/>
          <w:bCs/>
          <w:sz w:val="22"/>
          <w:szCs w:val="22"/>
        </w:rPr>
        <w:t xml:space="preserve">serão depositados os recursos a serem distribuídos como rendimentos das </w:t>
      </w:r>
      <w:r w:rsidR="00307AF5">
        <w:rPr>
          <w:rFonts w:ascii="Tahoma" w:hAnsi="Tahoma" w:cs="Tahoma"/>
          <w:bCs/>
          <w:sz w:val="22"/>
          <w:szCs w:val="22"/>
        </w:rPr>
        <w:t>a</w:t>
      </w:r>
      <w:r w:rsidR="00307AF5" w:rsidRPr="0090444B">
        <w:rPr>
          <w:rFonts w:ascii="Tahoma" w:hAnsi="Tahoma" w:cs="Tahoma"/>
          <w:bCs/>
          <w:sz w:val="22"/>
          <w:szCs w:val="22"/>
        </w:rPr>
        <w:t>ções </w:t>
      </w:r>
      <w:r w:rsidR="00307AF5">
        <w:rPr>
          <w:rFonts w:ascii="Tahoma" w:hAnsi="Tahoma" w:cs="Tahoma"/>
          <w:bCs/>
          <w:sz w:val="22"/>
          <w:szCs w:val="22"/>
        </w:rPr>
        <w:t>objeto da Alienação Fiduciária de Ações FIP (“</w:t>
      </w:r>
      <w:r w:rsidR="00307AF5" w:rsidRPr="00D67705">
        <w:rPr>
          <w:rFonts w:ascii="Tahoma" w:hAnsi="Tahoma" w:cs="Tahoma"/>
          <w:bCs/>
          <w:sz w:val="22"/>
          <w:szCs w:val="22"/>
          <w:u w:val="single"/>
        </w:rPr>
        <w:t xml:space="preserve">Cessão Fiduciária de Conta </w:t>
      </w:r>
      <w:r w:rsidR="00307AF5">
        <w:rPr>
          <w:rFonts w:ascii="Tahoma" w:hAnsi="Tahoma" w:cs="Tahoma"/>
          <w:bCs/>
          <w:sz w:val="22"/>
          <w:szCs w:val="22"/>
          <w:u w:val="single"/>
        </w:rPr>
        <w:t>FIP</w:t>
      </w:r>
      <w:r w:rsidR="00307AF5">
        <w:rPr>
          <w:rFonts w:ascii="Tahoma" w:hAnsi="Tahoma" w:cs="Tahoma"/>
          <w:bCs/>
          <w:sz w:val="22"/>
          <w:szCs w:val="22"/>
        </w:rPr>
        <w:t>”)</w:t>
      </w:r>
      <w:r w:rsidR="00AF40C1">
        <w:rPr>
          <w:rFonts w:ascii="Tahoma" w:hAnsi="Tahoma" w:cs="Tahoma"/>
          <w:bCs/>
          <w:sz w:val="22"/>
          <w:szCs w:val="22"/>
        </w:rPr>
        <w:t>;</w:t>
      </w:r>
      <w:r w:rsidR="00AF5DD1">
        <w:rPr>
          <w:rFonts w:ascii="Tahoma" w:hAnsi="Tahoma" w:cs="Tahoma"/>
          <w:bCs/>
          <w:sz w:val="22"/>
          <w:szCs w:val="22"/>
        </w:rPr>
        <w:t xml:space="preserve"> e</w:t>
      </w:r>
      <w:r w:rsidR="00AF40C1">
        <w:rPr>
          <w:rFonts w:ascii="Tahoma" w:hAnsi="Tahoma" w:cs="Tahoma"/>
          <w:bCs/>
          <w:sz w:val="22"/>
          <w:szCs w:val="22"/>
        </w:rPr>
        <w:t xml:space="preserve"> </w:t>
      </w:r>
      <w:r w:rsidR="00AF40C1" w:rsidRPr="00B14690">
        <w:rPr>
          <w:rFonts w:ascii="Tahoma" w:hAnsi="Tahoma" w:cs="Tahoma"/>
          <w:b/>
          <w:bCs/>
          <w:sz w:val="22"/>
          <w:szCs w:val="22"/>
        </w:rPr>
        <w:t>(</w:t>
      </w:r>
      <w:proofErr w:type="spellStart"/>
      <w:r w:rsidR="00AF40C1" w:rsidRPr="00B14690">
        <w:rPr>
          <w:rFonts w:ascii="Tahoma" w:hAnsi="Tahoma" w:cs="Tahoma"/>
          <w:b/>
          <w:bCs/>
          <w:sz w:val="22"/>
          <w:szCs w:val="22"/>
        </w:rPr>
        <w:t>iii</w:t>
      </w:r>
      <w:proofErr w:type="spellEnd"/>
      <w:r w:rsidR="00AF40C1" w:rsidRPr="00B14690">
        <w:rPr>
          <w:rFonts w:ascii="Tahoma" w:hAnsi="Tahoma" w:cs="Tahoma"/>
          <w:b/>
          <w:bCs/>
          <w:sz w:val="22"/>
          <w:szCs w:val="22"/>
        </w:rPr>
        <w:t>)</w:t>
      </w:r>
      <w:r w:rsidR="00AF40C1">
        <w:rPr>
          <w:rFonts w:ascii="Tahoma" w:hAnsi="Tahoma" w:cs="Tahoma"/>
          <w:bCs/>
          <w:sz w:val="22"/>
          <w:szCs w:val="22"/>
        </w:rPr>
        <w:t xml:space="preserve"> a </w:t>
      </w:r>
      <w:r w:rsidR="00985276" w:rsidRPr="00B14690">
        <w:rPr>
          <w:rFonts w:ascii="Tahoma" w:hAnsi="Tahoma" w:cs="Tahoma"/>
          <w:b/>
          <w:bCs/>
          <w:sz w:val="22"/>
          <w:szCs w:val="22"/>
        </w:rPr>
        <w:t>(a)</w:t>
      </w:r>
      <w:r w:rsidR="00985276">
        <w:rPr>
          <w:rFonts w:ascii="Tahoma" w:hAnsi="Tahoma" w:cs="Tahoma"/>
          <w:bCs/>
          <w:sz w:val="22"/>
          <w:szCs w:val="22"/>
        </w:rPr>
        <w:t xml:space="preserve"> </w:t>
      </w:r>
      <w:r w:rsidR="00985276">
        <w:rPr>
          <w:rFonts w:ascii="Tahoma" w:hAnsi="Tahoma" w:cs="Tahoma"/>
          <w:sz w:val="22"/>
          <w:szCs w:val="22"/>
        </w:rPr>
        <w:t>alienação fiduciária da totalidade das cotas de emissão do Fundo 831, de titularidade do Sr. José (“</w:t>
      </w:r>
      <w:r w:rsidR="00985276" w:rsidRPr="00B14690">
        <w:rPr>
          <w:rFonts w:ascii="Tahoma" w:hAnsi="Tahoma" w:cs="Tahoma"/>
          <w:sz w:val="22"/>
          <w:szCs w:val="22"/>
          <w:u w:val="single"/>
        </w:rPr>
        <w:t>Alienação Fiduciária de Cotas</w:t>
      </w:r>
      <w:r w:rsidR="00985276">
        <w:rPr>
          <w:rFonts w:ascii="Tahoma" w:hAnsi="Tahoma" w:cs="Tahoma"/>
          <w:sz w:val="22"/>
          <w:szCs w:val="22"/>
        </w:rPr>
        <w:t xml:space="preserve">”), em conjunto com a </w:t>
      </w:r>
      <w:r w:rsidR="00985276" w:rsidRPr="00B14690">
        <w:rPr>
          <w:rFonts w:ascii="Tahoma" w:hAnsi="Tahoma" w:cs="Tahoma"/>
          <w:b/>
          <w:sz w:val="22"/>
          <w:szCs w:val="22"/>
        </w:rPr>
        <w:t>(b)</w:t>
      </w:r>
      <w:r w:rsidR="00985276">
        <w:rPr>
          <w:rFonts w:ascii="Tahoma" w:hAnsi="Tahoma" w:cs="Tahoma"/>
          <w:sz w:val="22"/>
          <w:szCs w:val="22"/>
        </w:rPr>
        <w:t xml:space="preserve"> </w:t>
      </w:r>
      <w:r w:rsidR="00985276">
        <w:rPr>
          <w:rFonts w:ascii="Tahoma" w:hAnsi="Tahoma" w:cs="Tahoma"/>
          <w:bCs/>
          <w:sz w:val="22"/>
          <w:szCs w:val="22"/>
        </w:rPr>
        <w:t xml:space="preserve">cessão fiduciária de todos os direitos creditórios decorrentes ou relacionados à conta vinculada de titularidade do Sr. José, na qual </w:t>
      </w:r>
      <w:r w:rsidR="00985276" w:rsidRPr="0090444B">
        <w:rPr>
          <w:rFonts w:ascii="Tahoma" w:hAnsi="Tahoma" w:cs="Tahoma"/>
          <w:bCs/>
          <w:sz w:val="22"/>
          <w:szCs w:val="22"/>
        </w:rPr>
        <w:t xml:space="preserve">serão depositados os recursos a serem distribuídos como rendimentos das </w:t>
      </w:r>
      <w:r w:rsidR="00B10A5B">
        <w:rPr>
          <w:rFonts w:ascii="Tahoma" w:hAnsi="Tahoma" w:cs="Tahoma"/>
          <w:bCs/>
          <w:sz w:val="22"/>
          <w:szCs w:val="22"/>
        </w:rPr>
        <w:t>cotas</w:t>
      </w:r>
      <w:r w:rsidR="00985276" w:rsidRPr="0090444B">
        <w:rPr>
          <w:rFonts w:ascii="Tahoma" w:hAnsi="Tahoma" w:cs="Tahoma"/>
          <w:bCs/>
          <w:sz w:val="22"/>
          <w:szCs w:val="22"/>
        </w:rPr>
        <w:t> </w:t>
      </w:r>
      <w:r w:rsidR="00985276">
        <w:rPr>
          <w:rFonts w:ascii="Tahoma" w:hAnsi="Tahoma" w:cs="Tahoma"/>
          <w:bCs/>
          <w:sz w:val="22"/>
          <w:szCs w:val="22"/>
        </w:rPr>
        <w:t>objeto da Alienação Fiduciária de Cotas (“</w:t>
      </w:r>
      <w:r w:rsidR="00985276" w:rsidRPr="00B14690">
        <w:rPr>
          <w:rFonts w:ascii="Tahoma" w:hAnsi="Tahoma" w:cs="Tahoma"/>
          <w:bCs/>
          <w:sz w:val="22"/>
          <w:szCs w:val="22"/>
          <w:u w:val="single"/>
        </w:rPr>
        <w:t xml:space="preserve">Cessão Fiduciária de Conta </w:t>
      </w:r>
      <w:r w:rsidR="00985276">
        <w:rPr>
          <w:rFonts w:ascii="Tahoma" w:hAnsi="Tahoma" w:cs="Tahoma"/>
          <w:bCs/>
          <w:sz w:val="22"/>
          <w:szCs w:val="22"/>
          <w:u w:val="single"/>
        </w:rPr>
        <w:t xml:space="preserve">do Sr. </w:t>
      </w:r>
      <w:r w:rsidR="00985276" w:rsidRPr="00B14690">
        <w:rPr>
          <w:rFonts w:ascii="Tahoma" w:hAnsi="Tahoma" w:cs="Tahoma"/>
          <w:bCs/>
          <w:sz w:val="22"/>
          <w:szCs w:val="22"/>
          <w:u w:val="single"/>
        </w:rPr>
        <w:t>José</w:t>
      </w:r>
      <w:r w:rsidR="00985276">
        <w:rPr>
          <w:rFonts w:ascii="Tahoma" w:hAnsi="Tahoma" w:cs="Tahoma"/>
          <w:bCs/>
          <w:sz w:val="22"/>
          <w:szCs w:val="22"/>
        </w:rPr>
        <w:t>”</w:t>
      </w:r>
      <w:r w:rsidR="00656AEF">
        <w:rPr>
          <w:rFonts w:ascii="Tahoma" w:hAnsi="Tahoma" w:cs="Tahoma"/>
          <w:bCs/>
          <w:sz w:val="22"/>
          <w:szCs w:val="22"/>
        </w:rPr>
        <w:t xml:space="preserve"> </w:t>
      </w:r>
      <w:r w:rsidR="00A75115">
        <w:rPr>
          <w:rFonts w:ascii="Tahoma" w:hAnsi="Tahoma" w:cs="Tahoma"/>
          <w:bCs/>
          <w:sz w:val="22"/>
          <w:szCs w:val="22"/>
        </w:rPr>
        <w:t>e</w:t>
      </w:r>
      <w:r w:rsidR="00656AEF">
        <w:rPr>
          <w:rFonts w:ascii="Tahoma" w:hAnsi="Tahoma" w:cs="Tahoma"/>
          <w:bCs/>
          <w:sz w:val="22"/>
          <w:szCs w:val="22"/>
        </w:rPr>
        <w:t xml:space="preserve">, </w:t>
      </w:r>
      <w:r w:rsidR="00A75115">
        <w:rPr>
          <w:rFonts w:ascii="Tahoma" w:hAnsi="Tahoma" w:cs="Tahoma"/>
          <w:bCs/>
          <w:sz w:val="22"/>
          <w:szCs w:val="22"/>
        </w:rPr>
        <w:t>em conjunto com a Alienação Fiduciária de Ações 831, a Cessão Fiduciária de Conta da Emissora, a Alienação Fiduciária de Ações FIP, a Cessão Fiduciária de Conta FIP, a Alienação Fiduciária de Cotas e a Cessão Fiduciária de Conta do Sr. José, as “</w:t>
      </w:r>
      <w:r w:rsidR="00A75115" w:rsidRPr="00B14690">
        <w:rPr>
          <w:rFonts w:ascii="Tahoma" w:hAnsi="Tahoma" w:cs="Tahoma"/>
          <w:bCs/>
          <w:sz w:val="22"/>
          <w:szCs w:val="22"/>
          <w:u w:val="single"/>
        </w:rPr>
        <w:t>Garantias</w:t>
      </w:r>
      <w:r w:rsidR="00A75115">
        <w:rPr>
          <w:rFonts w:ascii="Tahoma" w:hAnsi="Tahoma" w:cs="Tahoma"/>
          <w:bCs/>
          <w:sz w:val="22"/>
          <w:szCs w:val="22"/>
        </w:rPr>
        <w:t xml:space="preserve">”). </w:t>
      </w:r>
    </w:p>
    <w:p w14:paraId="68341DA9" w14:textId="77777777" w:rsidR="00D03B8A" w:rsidRPr="00533952" w:rsidRDefault="00D03B8A" w:rsidP="00B14690">
      <w:pPr>
        <w:autoSpaceDE w:val="0"/>
        <w:autoSpaceDN w:val="0"/>
        <w:adjustRightInd w:val="0"/>
        <w:spacing w:after="0" w:line="320" w:lineRule="exact"/>
        <w:rPr>
          <w:rFonts w:ascii="Tahoma" w:hAnsi="Tahoma" w:cs="Tahoma"/>
          <w:sz w:val="22"/>
          <w:szCs w:val="22"/>
        </w:rPr>
      </w:pPr>
    </w:p>
    <w:p w14:paraId="3262D45B" w14:textId="77777777" w:rsidR="00D03B8A" w:rsidRDefault="00D03B8A"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3.5.1.</w:t>
      </w:r>
      <w:r w:rsidR="005332B8" w:rsidRPr="00533952">
        <w:rPr>
          <w:rFonts w:ascii="Tahoma" w:hAnsi="Tahoma" w:cs="Tahoma"/>
          <w:sz w:val="22"/>
          <w:szCs w:val="22"/>
        </w:rPr>
        <w:t>1</w:t>
      </w:r>
      <w:r w:rsidRPr="00533952">
        <w:rPr>
          <w:rFonts w:ascii="Tahoma" w:hAnsi="Tahoma" w:cs="Tahoma"/>
          <w:sz w:val="22"/>
          <w:szCs w:val="22"/>
        </w:rPr>
        <w:t xml:space="preserve">. </w:t>
      </w:r>
      <w:r w:rsidR="00B735CC">
        <w:rPr>
          <w:rFonts w:ascii="Tahoma" w:hAnsi="Tahoma" w:cs="Tahoma"/>
          <w:sz w:val="22"/>
          <w:szCs w:val="22"/>
        </w:rPr>
        <w:tab/>
      </w:r>
      <w:r w:rsidRPr="00533952">
        <w:rPr>
          <w:rFonts w:ascii="Tahoma" w:hAnsi="Tahoma" w:cs="Tahoma"/>
          <w:sz w:val="22"/>
          <w:szCs w:val="22"/>
        </w:rPr>
        <w:t xml:space="preserve">A </w:t>
      </w:r>
      <w:r w:rsidR="00BF7603" w:rsidRPr="00533952">
        <w:rPr>
          <w:rFonts w:ascii="Tahoma" w:hAnsi="Tahoma" w:cs="Tahoma"/>
          <w:sz w:val="22"/>
          <w:szCs w:val="22"/>
        </w:rPr>
        <w:t>Emissora deverá efetuar o registro da</w:t>
      </w:r>
      <w:r w:rsidR="00B735CC">
        <w:rPr>
          <w:rFonts w:ascii="Tahoma" w:hAnsi="Tahoma" w:cs="Tahoma"/>
          <w:sz w:val="22"/>
          <w:szCs w:val="22"/>
        </w:rPr>
        <w:t>s</w:t>
      </w:r>
      <w:r w:rsidR="00BF7603" w:rsidRPr="00533952">
        <w:rPr>
          <w:rFonts w:ascii="Tahoma" w:hAnsi="Tahoma" w:cs="Tahoma"/>
          <w:sz w:val="22"/>
          <w:szCs w:val="22"/>
        </w:rPr>
        <w:t xml:space="preserve"> </w:t>
      </w:r>
      <w:r w:rsidR="00B735CC">
        <w:rPr>
          <w:rFonts w:ascii="Tahoma" w:hAnsi="Tahoma" w:cs="Tahoma"/>
          <w:sz w:val="22"/>
          <w:szCs w:val="22"/>
        </w:rPr>
        <w:t xml:space="preserve">Garantias </w:t>
      </w:r>
      <w:r w:rsidRPr="00533952">
        <w:rPr>
          <w:rFonts w:ascii="Tahoma" w:hAnsi="Tahoma" w:cs="Tahoma"/>
          <w:sz w:val="22"/>
          <w:szCs w:val="22"/>
        </w:rPr>
        <w:t xml:space="preserve">até </w:t>
      </w:r>
      <w:r w:rsidR="00B735CC">
        <w:rPr>
          <w:rFonts w:ascii="Tahoma" w:hAnsi="Tahoma" w:cs="Tahoma"/>
          <w:sz w:val="22"/>
          <w:szCs w:val="22"/>
        </w:rPr>
        <w:t>a primeira data de integralização das Debêntures</w:t>
      </w:r>
      <w:r w:rsidRPr="00533952">
        <w:rPr>
          <w:rFonts w:ascii="Tahoma" w:hAnsi="Tahoma" w:cs="Tahoma"/>
          <w:sz w:val="22"/>
          <w:szCs w:val="22"/>
        </w:rPr>
        <w:t>, sob pena</w:t>
      </w:r>
      <w:r w:rsidR="00BF7603" w:rsidRPr="00533952">
        <w:rPr>
          <w:rFonts w:ascii="Tahoma" w:hAnsi="Tahoma" w:cs="Tahoma"/>
          <w:sz w:val="22"/>
          <w:szCs w:val="22"/>
        </w:rPr>
        <w:t xml:space="preserve"> de incorrer em um Evento de </w:t>
      </w:r>
      <w:r w:rsidR="00051CC2">
        <w:rPr>
          <w:rFonts w:ascii="Tahoma" w:hAnsi="Tahoma" w:cs="Tahoma"/>
          <w:sz w:val="22"/>
          <w:szCs w:val="22"/>
        </w:rPr>
        <w:t>Inadimplemento</w:t>
      </w:r>
      <w:r w:rsidR="00986CB8" w:rsidRPr="00533952">
        <w:rPr>
          <w:rFonts w:ascii="Tahoma" w:hAnsi="Tahoma" w:cs="Tahoma"/>
          <w:sz w:val="22"/>
          <w:szCs w:val="22"/>
        </w:rPr>
        <w:t xml:space="preserve"> </w:t>
      </w:r>
      <w:r w:rsidR="00B735CC">
        <w:rPr>
          <w:rFonts w:ascii="Tahoma" w:hAnsi="Tahoma" w:cs="Tahoma"/>
          <w:sz w:val="22"/>
          <w:szCs w:val="22"/>
        </w:rPr>
        <w:t>(conforme abaixo definido)</w:t>
      </w:r>
      <w:r w:rsidR="003A2C45" w:rsidRPr="00533952">
        <w:rPr>
          <w:rFonts w:ascii="Tahoma" w:hAnsi="Tahoma" w:cs="Tahoma"/>
          <w:sz w:val="22"/>
          <w:szCs w:val="22"/>
        </w:rPr>
        <w:t>.</w:t>
      </w:r>
    </w:p>
    <w:p w14:paraId="1479797C" w14:textId="77777777" w:rsidR="00B735CC" w:rsidRDefault="00B735CC" w:rsidP="00B14690">
      <w:pPr>
        <w:autoSpaceDE w:val="0"/>
        <w:autoSpaceDN w:val="0"/>
        <w:adjustRightInd w:val="0"/>
        <w:spacing w:after="0" w:line="320" w:lineRule="exact"/>
        <w:rPr>
          <w:rFonts w:ascii="Tahoma" w:hAnsi="Tahoma" w:cs="Tahoma"/>
          <w:sz w:val="22"/>
          <w:szCs w:val="22"/>
        </w:rPr>
      </w:pPr>
    </w:p>
    <w:p w14:paraId="13363608" w14:textId="77777777" w:rsidR="00B735CC" w:rsidRDefault="00B735CC" w:rsidP="00B14690">
      <w:pPr>
        <w:tabs>
          <w:tab w:val="left" w:pos="851"/>
        </w:tabs>
        <w:autoSpaceDE w:val="0"/>
        <w:autoSpaceDN w:val="0"/>
        <w:adjustRightInd w:val="0"/>
        <w:spacing w:after="0" w:line="320" w:lineRule="exact"/>
        <w:rPr>
          <w:rFonts w:ascii="Tahoma" w:hAnsi="Tahoma" w:cs="Tahoma"/>
          <w:sz w:val="22"/>
          <w:szCs w:val="22"/>
          <w:lang w:val="pt-PT"/>
        </w:rPr>
      </w:pPr>
      <w:r>
        <w:rPr>
          <w:rFonts w:ascii="Tahoma" w:hAnsi="Tahoma" w:cs="Tahoma"/>
          <w:sz w:val="22"/>
          <w:szCs w:val="22"/>
        </w:rPr>
        <w:t>3.5.1.2.</w:t>
      </w:r>
      <w:r>
        <w:rPr>
          <w:rFonts w:ascii="Tahoma" w:hAnsi="Tahoma" w:cs="Tahoma"/>
          <w:sz w:val="22"/>
          <w:szCs w:val="22"/>
        </w:rPr>
        <w:tab/>
      </w:r>
      <w:r w:rsidR="008473A8" w:rsidRPr="008473A8">
        <w:rPr>
          <w:rFonts w:ascii="Tahoma" w:hAnsi="Tahoma" w:cs="Tahoma"/>
          <w:sz w:val="22"/>
          <w:szCs w:val="22"/>
          <w:lang w:val="pt-PT"/>
        </w:rPr>
        <w:t>A</w:t>
      </w:r>
      <w:r w:rsidR="00A75115">
        <w:rPr>
          <w:rFonts w:ascii="Tahoma" w:hAnsi="Tahoma" w:cs="Tahoma"/>
          <w:sz w:val="22"/>
          <w:szCs w:val="22"/>
          <w:lang w:val="pt-PT"/>
        </w:rPr>
        <w:t>s Garantias, conforme aplicável</w:t>
      </w:r>
      <w:r w:rsidR="0090444B">
        <w:rPr>
          <w:rFonts w:ascii="Tahoma" w:hAnsi="Tahoma" w:cs="Tahoma"/>
          <w:sz w:val="22"/>
          <w:szCs w:val="22"/>
          <w:lang w:val="pt-PT"/>
        </w:rPr>
        <w:t xml:space="preserve">, </w:t>
      </w:r>
      <w:r w:rsidR="008473A8">
        <w:rPr>
          <w:rFonts w:ascii="Tahoma" w:hAnsi="Tahoma" w:cs="Tahoma"/>
          <w:sz w:val="22"/>
          <w:szCs w:val="22"/>
          <w:lang w:val="pt-PT"/>
        </w:rPr>
        <w:t>a serem</w:t>
      </w:r>
      <w:r w:rsidR="008473A8" w:rsidRPr="008473A8">
        <w:rPr>
          <w:rFonts w:ascii="Tahoma" w:hAnsi="Tahoma" w:cs="Tahoma"/>
          <w:sz w:val="22"/>
          <w:szCs w:val="22"/>
          <w:lang w:val="pt-PT"/>
        </w:rPr>
        <w:t xml:space="preserve"> constituída</w:t>
      </w:r>
      <w:r w:rsidR="008473A8">
        <w:rPr>
          <w:rFonts w:ascii="Tahoma" w:hAnsi="Tahoma" w:cs="Tahoma"/>
          <w:sz w:val="22"/>
          <w:szCs w:val="22"/>
          <w:lang w:val="pt-PT"/>
        </w:rPr>
        <w:t>s</w:t>
      </w:r>
      <w:r w:rsidR="008473A8" w:rsidRPr="008473A8">
        <w:rPr>
          <w:rFonts w:ascii="Tahoma" w:hAnsi="Tahoma" w:cs="Tahoma"/>
          <w:sz w:val="22"/>
          <w:szCs w:val="22"/>
          <w:lang w:val="pt-PT"/>
        </w:rPr>
        <w:t xml:space="preserve"> nos termos d</w:t>
      </w:r>
      <w:r w:rsidR="008473A8">
        <w:rPr>
          <w:rFonts w:ascii="Tahoma" w:hAnsi="Tahoma" w:cs="Tahoma"/>
          <w:sz w:val="22"/>
          <w:szCs w:val="22"/>
          <w:lang w:val="pt-PT"/>
        </w:rPr>
        <w:t>os Contratos de Garantia</w:t>
      </w:r>
      <w:r w:rsidR="00A75115">
        <w:rPr>
          <w:rFonts w:ascii="Tahoma" w:hAnsi="Tahoma" w:cs="Tahoma"/>
          <w:sz w:val="22"/>
          <w:szCs w:val="22"/>
          <w:lang w:val="pt-PT"/>
        </w:rPr>
        <w:t>,</w:t>
      </w:r>
      <w:r w:rsidR="008473A8">
        <w:rPr>
          <w:rFonts w:ascii="Tahoma" w:hAnsi="Tahoma" w:cs="Tahoma"/>
          <w:sz w:val="22"/>
          <w:szCs w:val="22"/>
          <w:lang w:val="pt-PT"/>
        </w:rPr>
        <w:t xml:space="preserve"> </w:t>
      </w:r>
      <w:r w:rsidR="008473A8" w:rsidRPr="008473A8">
        <w:rPr>
          <w:rFonts w:ascii="Tahoma" w:hAnsi="Tahoma" w:cs="Tahoma"/>
          <w:sz w:val="22"/>
          <w:szCs w:val="22"/>
          <w:lang w:val="pt-PT"/>
        </w:rPr>
        <w:t>te</w:t>
      </w:r>
      <w:r w:rsidR="008473A8">
        <w:rPr>
          <w:rFonts w:ascii="Tahoma" w:hAnsi="Tahoma" w:cs="Tahoma"/>
          <w:sz w:val="22"/>
          <w:szCs w:val="22"/>
          <w:lang w:val="pt-PT"/>
        </w:rPr>
        <w:t>rão</w:t>
      </w:r>
      <w:r w:rsidR="008473A8" w:rsidRPr="008473A8">
        <w:rPr>
          <w:rFonts w:ascii="Tahoma" w:hAnsi="Tahoma" w:cs="Tahoma"/>
          <w:sz w:val="22"/>
          <w:szCs w:val="22"/>
          <w:lang w:val="pt-PT"/>
        </w:rPr>
        <w:t xml:space="preserve"> eficácia sujeita à condição suspensiva, nos termos do artigo 125 do Código Civil</w:t>
      </w:r>
      <w:r w:rsidR="008473A8">
        <w:rPr>
          <w:rFonts w:ascii="Tahoma" w:hAnsi="Tahoma" w:cs="Tahoma"/>
          <w:sz w:val="22"/>
          <w:szCs w:val="22"/>
          <w:lang w:val="pt-PT"/>
        </w:rPr>
        <w:t xml:space="preserve"> </w:t>
      </w:r>
      <w:r w:rsidR="008473A8" w:rsidRPr="008473A8">
        <w:rPr>
          <w:rFonts w:ascii="Tahoma" w:hAnsi="Tahoma" w:cs="Tahoma"/>
          <w:sz w:val="22"/>
          <w:szCs w:val="22"/>
          <w:lang w:val="pt-PT"/>
        </w:rPr>
        <w:t>e demais normas aplicáveis, tornando-se plenamente eficaz</w:t>
      </w:r>
      <w:r w:rsidR="00000AE3">
        <w:rPr>
          <w:rFonts w:ascii="Tahoma" w:hAnsi="Tahoma" w:cs="Tahoma"/>
          <w:sz w:val="22"/>
          <w:szCs w:val="22"/>
          <w:lang w:val="pt-PT"/>
        </w:rPr>
        <w:t>es</w:t>
      </w:r>
      <w:r w:rsidR="008473A8" w:rsidRPr="008473A8">
        <w:rPr>
          <w:rFonts w:ascii="Tahoma" w:hAnsi="Tahoma" w:cs="Tahoma"/>
          <w:sz w:val="22"/>
          <w:szCs w:val="22"/>
          <w:lang w:val="pt-PT"/>
        </w:rPr>
        <w:t xml:space="preserve"> somente após o resgate antecipado obrigatório da </w:t>
      </w:r>
      <w:r w:rsidR="008473A8">
        <w:rPr>
          <w:rFonts w:ascii="Tahoma" w:hAnsi="Tahoma" w:cs="Tahoma"/>
          <w:sz w:val="22"/>
          <w:szCs w:val="22"/>
          <w:lang w:val="pt-PT"/>
        </w:rPr>
        <w:t xml:space="preserve">Cédula de Crédito Bancário nº </w:t>
      </w:r>
      <w:r w:rsidR="00000AE3">
        <w:rPr>
          <w:rFonts w:ascii="Tahoma" w:hAnsi="Tahoma" w:cs="Tahoma"/>
          <w:sz w:val="22"/>
          <w:szCs w:val="22"/>
        </w:rPr>
        <w:t>237/2372/1110</w:t>
      </w:r>
      <w:r w:rsidR="008473A8">
        <w:rPr>
          <w:rFonts w:ascii="Tahoma" w:hAnsi="Tahoma" w:cs="Tahoma"/>
          <w:sz w:val="22"/>
          <w:szCs w:val="22"/>
        </w:rPr>
        <w:t xml:space="preserve">, emitida pela Companhia em favor do Banco Bradesco S.A. em </w:t>
      </w:r>
      <w:r w:rsidR="00B14690">
        <w:rPr>
          <w:rFonts w:ascii="Tahoma" w:hAnsi="Tahoma" w:cs="Tahoma"/>
          <w:sz w:val="22"/>
          <w:szCs w:val="22"/>
        </w:rPr>
        <w:t>10 de outubro</w:t>
      </w:r>
      <w:r w:rsidR="008473A8">
        <w:rPr>
          <w:rFonts w:ascii="Tahoma" w:hAnsi="Tahoma" w:cs="Tahoma"/>
          <w:sz w:val="22"/>
          <w:szCs w:val="22"/>
        </w:rPr>
        <w:t xml:space="preserve"> de 2018 (“</w:t>
      </w:r>
      <w:r w:rsidR="008473A8" w:rsidRPr="008473A8">
        <w:rPr>
          <w:rFonts w:ascii="Tahoma" w:hAnsi="Tahoma" w:cs="Tahoma"/>
          <w:sz w:val="22"/>
          <w:szCs w:val="22"/>
          <w:u w:val="single"/>
        </w:rPr>
        <w:t>CCB</w:t>
      </w:r>
      <w:r w:rsidR="008473A8">
        <w:rPr>
          <w:rFonts w:ascii="Tahoma" w:hAnsi="Tahoma" w:cs="Tahoma"/>
          <w:sz w:val="22"/>
          <w:szCs w:val="22"/>
        </w:rPr>
        <w:t>”)</w:t>
      </w:r>
      <w:r w:rsidR="008473A8">
        <w:rPr>
          <w:rFonts w:ascii="Tahoma" w:hAnsi="Tahoma" w:cs="Tahoma"/>
          <w:sz w:val="22"/>
          <w:szCs w:val="22"/>
          <w:lang w:val="pt-PT"/>
        </w:rPr>
        <w:t>,</w:t>
      </w:r>
      <w:r w:rsidR="008473A8" w:rsidRPr="008473A8">
        <w:rPr>
          <w:rFonts w:ascii="Tahoma" w:hAnsi="Tahoma" w:cs="Tahoma"/>
          <w:sz w:val="22"/>
          <w:szCs w:val="22"/>
          <w:lang w:val="pt-PT"/>
        </w:rPr>
        <w:t xml:space="preserve"> com a consequente liberação da</w:t>
      </w:r>
      <w:r w:rsidR="008473A8">
        <w:rPr>
          <w:rFonts w:ascii="Tahoma" w:hAnsi="Tahoma" w:cs="Tahoma"/>
          <w:sz w:val="22"/>
          <w:szCs w:val="22"/>
          <w:lang w:val="pt-PT"/>
        </w:rPr>
        <w:t>s garantias</w:t>
      </w:r>
      <w:r w:rsidR="008473A8" w:rsidRPr="008473A8">
        <w:rPr>
          <w:rFonts w:ascii="Tahoma" w:hAnsi="Tahoma" w:cs="Tahoma"/>
          <w:sz w:val="22"/>
          <w:szCs w:val="22"/>
          <w:lang w:val="pt-PT"/>
        </w:rPr>
        <w:t xml:space="preserve"> constituída</w:t>
      </w:r>
      <w:r w:rsidR="008473A8">
        <w:rPr>
          <w:rFonts w:ascii="Tahoma" w:hAnsi="Tahoma" w:cs="Tahoma"/>
          <w:sz w:val="22"/>
          <w:szCs w:val="22"/>
          <w:lang w:val="pt-PT"/>
        </w:rPr>
        <w:t>s</w:t>
      </w:r>
      <w:r w:rsidR="008473A8" w:rsidRPr="008473A8">
        <w:rPr>
          <w:rFonts w:ascii="Tahoma" w:hAnsi="Tahoma" w:cs="Tahoma"/>
          <w:sz w:val="22"/>
          <w:szCs w:val="22"/>
          <w:lang w:val="pt-PT"/>
        </w:rPr>
        <w:t xml:space="preserve"> nos termos d</w:t>
      </w:r>
      <w:r w:rsidR="008473A8">
        <w:rPr>
          <w:rFonts w:ascii="Tahoma" w:hAnsi="Tahoma" w:cs="Tahoma"/>
          <w:sz w:val="22"/>
          <w:szCs w:val="22"/>
          <w:lang w:val="pt-PT"/>
        </w:rPr>
        <w:t>a CCB</w:t>
      </w:r>
      <w:r w:rsidR="008473A8" w:rsidRPr="008473A8">
        <w:rPr>
          <w:rFonts w:ascii="Tahoma" w:hAnsi="Tahoma" w:cs="Tahoma"/>
          <w:sz w:val="22"/>
          <w:szCs w:val="22"/>
          <w:lang w:val="pt-PT"/>
        </w:rPr>
        <w:t xml:space="preserve"> (“</w:t>
      </w:r>
      <w:r w:rsidR="008473A8" w:rsidRPr="008473A8">
        <w:rPr>
          <w:rFonts w:ascii="Tahoma" w:hAnsi="Tahoma" w:cs="Tahoma"/>
          <w:sz w:val="22"/>
          <w:szCs w:val="22"/>
          <w:u w:val="single"/>
          <w:lang w:val="pt-PT"/>
        </w:rPr>
        <w:t>Condição Suspensiva</w:t>
      </w:r>
      <w:r w:rsidR="008473A8" w:rsidRPr="008473A8">
        <w:rPr>
          <w:rFonts w:ascii="Tahoma" w:hAnsi="Tahoma" w:cs="Tahoma"/>
          <w:sz w:val="22"/>
          <w:szCs w:val="22"/>
          <w:lang w:val="pt-PT"/>
        </w:rPr>
        <w:t xml:space="preserve">”). A Emissora, desde já, se compromete a enviar ao Agente Fiduciário, no prazo de 3 (três) </w:t>
      </w:r>
      <w:r w:rsidR="00841ACA" w:rsidRPr="008473A8">
        <w:rPr>
          <w:rFonts w:ascii="Tahoma" w:hAnsi="Tahoma" w:cs="Tahoma"/>
          <w:sz w:val="22"/>
          <w:szCs w:val="22"/>
          <w:lang w:val="pt-PT"/>
        </w:rPr>
        <w:t xml:space="preserve">Dias Úteis </w:t>
      </w:r>
      <w:r w:rsidR="008473A8" w:rsidRPr="008473A8">
        <w:rPr>
          <w:rFonts w:ascii="Tahoma" w:hAnsi="Tahoma" w:cs="Tahoma"/>
          <w:sz w:val="22"/>
          <w:szCs w:val="22"/>
          <w:lang w:val="pt-PT"/>
        </w:rPr>
        <w:t xml:space="preserve">contados da efetivação da Condição Suspensiva, a documentação necessária a fim de comprovar o pagamento integral do valor devido </w:t>
      </w:r>
      <w:r w:rsidR="008473A8">
        <w:rPr>
          <w:rFonts w:ascii="Tahoma" w:hAnsi="Tahoma" w:cs="Tahoma"/>
          <w:sz w:val="22"/>
          <w:szCs w:val="22"/>
          <w:lang w:val="pt-PT"/>
        </w:rPr>
        <w:t xml:space="preserve">ao credor da CCB </w:t>
      </w:r>
      <w:r w:rsidR="008473A8" w:rsidRPr="008473A8">
        <w:rPr>
          <w:rFonts w:ascii="Tahoma" w:hAnsi="Tahoma" w:cs="Tahoma"/>
          <w:sz w:val="22"/>
          <w:szCs w:val="22"/>
          <w:lang w:val="pt-PT"/>
        </w:rPr>
        <w:t xml:space="preserve">em razão do resgate antecipado obrigatório da </w:t>
      </w:r>
      <w:r w:rsidR="008473A8">
        <w:rPr>
          <w:rFonts w:ascii="Tahoma" w:hAnsi="Tahoma" w:cs="Tahoma"/>
          <w:sz w:val="22"/>
          <w:szCs w:val="22"/>
          <w:lang w:val="pt-PT"/>
        </w:rPr>
        <w:t xml:space="preserve">CCB, bem como </w:t>
      </w:r>
      <w:r w:rsidR="008473A8" w:rsidRPr="008473A8">
        <w:rPr>
          <w:rFonts w:ascii="Tahoma" w:hAnsi="Tahoma" w:cs="Tahoma"/>
          <w:sz w:val="22"/>
          <w:szCs w:val="22"/>
          <w:lang w:val="pt-PT"/>
        </w:rPr>
        <w:t>a liberação da</w:t>
      </w:r>
      <w:r w:rsidR="008473A8">
        <w:rPr>
          <w:rFonts w:ascii="Tahoma" w:hAnsi="Tahoma" w:cs="Tahoma"/>
          <w:sz w:val="22"/>
          <w:szCs w:val="22"/>
          <w:lang w:val="pt-PT"/>
        </w:rPr>
        <w:t>s</w:t>
      </w:r>
      <w:r w:rsidR="008473A8" w:rsidRPr="008473A8">
        <w:rPr>
          <w:rFonts w:ascii="Tahoma" w:hAnsi="Tahoma" w:cs="Tahoma"/>
          <w:sz w:val="22"/>
          <w:szCs w:val="22"/>
          <w:lang w:val="pt-PT"/>
        </w:rPr>
        <w:t xml:space="preserve"> garantia</w:t>
      </w:r>
      <w:r w:rsidR="008473A8">
        <w:rPr>
          <w:rFonts w:ascii="Tahoma" w:hAnsi="Tahoma" w:cs="Tahoma"/>
          <w:sz w:val="22"/>
          <w:szCs w:val="22"/>
          <w:lang w:val="pt-PT"/>
        </w:rPr>
        <w:t>s</w:t>
      </w:r>
      <w:r w:rsidR="008473A8" w:rsidRPr="008473A8">
        <w:rPr>
          <w:rFonts w:ascii="Tahoma" w:hAnsi="Tahoma" w:cs="Tahoma"/>
          <w:sz w:val="22"/>
          <w:szCs w:val="22"/>
          <w:lang w:val="pt-PT"/>
        </w:rPr>
        <w:t xml:space="preserve"> constituída</w:t>
      </w:r>
      <w:r w:rsidR="008473A8">
        <w:rPr>
          <w:rFonts w:ascii="Tahoma" w:hAnsi="Tahoma" w:cs="Tahoma"/>
          <w:sz w:val="22"/>
          <w:szCs w:val="22"/>
          <w:lang w:val="pt-PT"/>
        </w:rPr>
        <w:t>s</w:t>
      </w:r>
      <w:r w:rsidR="008473A8" w:rsidRPr="008473A8">
        <w:rPr>
          <w:rFonts w:ascii="Tahoma" w:hAnsi="Tahoma" w:cs="Tahoma"/>
          <w:sz w:val="22"/>
          <w:szCs w:val="22"/>
          <w:lang w:val="pt-PT"/>
        </w:rPr>
        <w:t xml:space="preserve"> nos termos d</w:t>
      </w:r>
      <w:r w:rsidR="008473A8">
        <w:rPr>
          <w:rFonts w:ascii="Tahoma" w:hAnsi="Tahoma" w:cs="Tahoma"/>
          <w:sz w:val="22"/>
          <w:szCs w:val="22"/>
          <w:lang w:val="pt-PT"/>
        </w:rPr>
        <w:t>a CCB.</w:t>
      </w:r>
    </w:p>
    <w:p w14:paraId="21C39C49" w14:textId="77777777" w:rsidR="00A2534E" w:rsidRDefault="00A2534E" w:rsidP="00B14690">
      <w:pPr>
        <w:tabs>
          <w:tab w:val="left" w:pos="851"/>
        </w:tabs>
        <w:autoSpaceDE w:val="0"/>
        <w:autoSpaceDN w:val="0"/>
        <w:adjustRightInd w:val="0"/>
        <w:spacing w:after="0" w:line="320" w:lineRule="exact"/>
        <w:rPr>
          <w:rFonts w:ascii="Tahoma" w:hAnsi="Tahoma" w:cs="Tahoma"/>
          <w:sz w:val="22"/>
          <w:szCs w:val="22"/>
          <w:lang w:val="pt-PT"/>
        </w:rPr>
      </w:pPr>
    </w:p>
    <w:p w14:paraId="684F6C04" w14:textId="77777777" w:rsidR="00EF34DA" w:rsidRDefault="00A2534E" w:rsidP="00B14690">
      <w:pPr>
        <w:tabs>
          <w:tab w:val="left" w:pos="851"/>
        </w:tabs>
        <w:autoSpaceDE w:val="0"/>
        <w:autoSpaceDN w:val="0"/>
        <w:adjustRightInd w:val="0"/>
        <w:spacing w:after="0" w:line="320" w:lineRule="exact"/>
        <w:rPr>
          <w:rFonts w:ascii="Tahoma" w:eastAsia="Arial Unicode MS" w:hAnsi="Tahoma" w:cs="Tahoma"/>
          <w:color w:val="000000"/>
          <w:sz w:val="22"/>
          <w:szCs w:val="22"/>
        </w:rPr>
      </w:pPr>
      <w:r>
        <w:rPr>
          <w:rFonts w:ascii="Tahoma" w:hAnsi="Tahoma" w:cs="Tahoma"/>
          <w:sz w:val="22"/>
          <w:szCs w:val="22"/>
          <w:lang w:val="pt-PT"/>
        </w:rPr>
        <w:t>3.5.1.3.</w:t>
      </w:r>
      <w:r>
        <w:rPr>
          <w:rFonts w:ascii="Tahoma" w:hAnsi="Tahoma" w:cs="Tahoma"/>
          <w:sz w:val="22"/>
          <w:szCs w:val="22"/>
          <w:lang w:val="pt-PT"/>
        </w:rPr>
        <w:tab/>
      </w:r>
      <w:r w:rsidR="00EF34DA" w:rsidRPr="00667711">
        <w:rPr>
          <w:rFonts w:ascii="Tahoma" w:eastAsia="Arial Unicode MS" w:hAnsi="Tahoma" w:cs="Tahoma"/>
          <w:color w:val="000000"/>
          <w:sz w:val="22"/>
          <w:szCs w:val="22"/>
        </w:rPr>
        <w:t>A totalidade dos bens e direitos objeto da Alienação Fiduciária de Ações</w:t>
      </w:r>
      <w:r w:rsidR="00EF34DA">
        <w:rPr>
          <w:rFonts w:ascii="Tahoma" w:eastAsia="Arial Unicode MS" w:hAnsi="Tahoma" w:cs="Tahoma"/>
          <w:color w:val="000000"/>
          <w:sz w:val="22"/>
          <w:szCs w:val="22"/>
        </w:rPr>
        <w:t xml:space="preserve"> 831, em conjunto com </w:t>
      </w:r>
      <w:r w:rsidR="00EF34DA" w:rsidRPr="00B812C0">
        <w:rPr>
          <w:rFonts w:ascii="Tahoma" w:eastAsia="Arial Unicode MS" w:hAnsi="Tahoma" w:cs="Tahoma"/>
          <w:b/>
          <w:color w:val="000000"/>
          <w:sz w:val="22"/>
          <w:szCs w:val="22"/>
        </w:rPr>
        <w:t>(i)</w:t>
      </w:r>
      <w:r w:rsidR="00EF34DA">
        <w:rPr>
          <w:rFonts w:ascii="Tahoma" w:eastAsia="Arial Unicode MS" w:hAnsi="Tahoma" w:cs="Tahoma"/>
          <w:color w:val="000000"/>
          <w:sz w:val="22"/>
          <w:szCs w:val="22"/>
        </w:rPr>
        <w:t xml:space="preserve"> (a) as ações de emissão da </w:t>
      </w:r>
      <w:proofErr w:type="spellStart"/>
      <w:r w:rsidR="00EF34DA">
        <w:rPr>
          <w:rFonts w:ascii="Tahoma" w:eastAsia="Arial Unicode MS" w:hAnsi="Tahoma" w:cs="Tahoma"/>
          <w:color w:val="000000"/>
          <w:sz w:val="22"/>
          <w:szCs w:val="22"/>
        </w:rPr>
        <w:t>Qualicorp</w:t>
      </w:r>
      <w:proofErr w:type="spellEnd"/>
      <w:r w:rsidR="00EF34DA">
        <w:rPr>
          <w:rFonts w:ascii="Tahoma" w:eastAsia="Arial Unicode MS" w:hAnsi="Tahoma" w:cs="Tahoma"/>
          <w:color w:val="000000"/>
          <w:sz w:val="22"/>
          <w:szCs w:val="22"/>
        </w:rPr>
        <w:t xml:space="preserve"> de titularidade do Fundo 831,</w:t>
      </w:r>
      <w:r w:rsidR="00EF34DA" w:rsidRPr="007834F5">
        <w:rPr>
          <w:rFonts w:ascii="Tahoma" w:eastAsia="Arial Unicode MS" w:hAnsi="Tahoma" w:cs="Tahoma"/>
          <w:color w:val="000000"/>
          <w:sz w:val="22"/>
          <w:szCs w:val="22"/>
        </w:rPr>
        <w:t xml:space="preserve"> </w:t>
      </w:r>
      <w:r w:rsidR="00EF34DA">
        <w:rPr>
          <w:rFonts w:ascii="Tahoma" w:eastAsia="Arial Unicode MS" w:hAnsi="Tahoma" w:cs="Tahoma"/>
          <w:color w:val="000000"/>
          <w:sz w:val="22"/>
          <w:szCs w:val="22"/>
        </w:rPr>
        <w:t xml:space="preserve">direta ou indiretamente, neste caso, por meio do FIP, que estejam livres e desembaraçadas de qualquer ônus ou gravame </w:t>
      </w:r>
      <w:bookmarkStart w:id="1" w:name="_Hlk525618512"/>
      <w:r w:rsidR="00EF34DA">
        <w:rPr>
          <w:rFonts w:ascii="Tahoma" w:eastAsia="Arial Unicode MS" w:hAnsi="Tahoma" w:cs="Tahoma"/>
          <w:color w:val="000000"/>
          <w:sz w:val="22"/>
          <w:szCs w:val="22"/>
        </w:rPr>
        <w:t xml:space="preserve">(com exceção de ônus e gravames constituídos nos termos </w:t>
      </w:r>
      <w:r w:rsidR="00B963ED">
        <w:rPr>
          <w:rFonts w:ascii="Tahoma" w:eastAsia="Arial Unicode MS" w:hAnsi="Tahoma" w:cs="Tahoma"/>
          <w:color w:val="000000"/>
          <w:sz w:val="22"/>
          <w:szCs w:val="22"/>
        </w:rPr>
        <w:t xml:space="preserve">dos </w:t>
      </w:r>
      <w:r w:rsidR="00B963ED">
        <w:rPr>
          <w:rFonts w:ascii="Tahoma" w:eastAsia="Arial Unicode MS" w:hAnsi="Tahoma" w:cs="Tahoma"/>
          <w:color w:val="000000"/>
          <w:sz w:val="22"/>
          <w:szCs w:val="22"/>
        </w:rPr>
        <w:lastRenderedPageBreak/>
        <w:t>Contratos de Garantia</w:t>
      </w:r>
      <w:r w:rsidR="00EF34DA">
        <w:rPr>
          <w:rFonts w:ascii="Tahoma" w:eastAsia="Arial Unicode MS" w:hAnsi="Tahoma" w:cs="Tahoma"/>
          <w:color w:val="000000"/>
          <w:sz w:val="22"/>
          <w:szCs w:val="22"/>
        </w:rPr>
        <w:t>)</w:t>
      </w:r>
      <w:bookmarkEnd w:id="1"/>
      <w:r w:rsidR="00EF34DA">
        <w:rPr>
          <w:rFonts w:ascii="Tahoma" w:eastAsia="Arial Unicode MS" w:hAnsi="Tahoma" w:cs="Tahoma"/>
          <w:color w:val="000000"/>
          <w:sz w:val="22"/>
          <w:szCs w:val="22"/>
        </w:rPr>
        <w:t xml:space="preserve"> na respetiva data de apuração do Nível de Garantia, ou (b) o valor da totalidade das cotas de emissão do Fundo 831, calculado com base no seu patrimônio líquido, conforme verificado no Dia Útil imediatamente anterior à respectiva data de apuração, </w:t>
      </w:r>
      <w:r w:rsidR="00EF34DA" w:rsidRPr="00FD6608">
        <w:rPr>
          <w:rFonts w:ascii="Tahoma" w:eastAsia="Arial Unicode MS" w:hAnsi="Tahoma" w:cs="Tahoma"/>
          <w:color w:val="000000"/>
          <w:sz w:val="22"/>
          <w:szCs w:val="22"/>
          <w:u w:val="single"/>
        </w:rPr>
        <w:t>o que for menor</w:t>
      </w:r>
      <w:r w:rsidR="00EF34DA">
        <w:rPr>
          <w:rFonts w:ascii="Tahoma" w:eastAsia="Arial Unicode MS" w:hAnsi="Tahoma" w:cs="Tahoma"/>
          <w:color w:val="000000"/>
          <w:sz w:val="22"/>
          <w:szCs w:val="22"/>
        </w:rPr>
        <w:t>;</w:t>
      </w:r>
      <w:r w:rsidR="00B308EB">
        <w:rPr>
          <w:rFonts w:ascii="Tahoma" w:eastAsia="Arial Unicode MS" w:hAnsi="Tahoma" w:cs="Tahoma"/>
          <w:color w:val="000000"/>
          <w:sz w:val="22"/>
          <w:szCs w:val="22"/>
        </w:rPr>
        <w:t xml:space="preserve"> </w:t>
      </w:r>
      <w:r w:rsidR="00EF34DA">
        <w:rPr>
          <w:rFonts w:ascii="Tahoma" w:eastAsia="Arial Unicode MS" w:hAnsi="Tahoma" w:cs="Tahoma"/>
          <w:color w:val="000000"/>
          <w:sz w:val="22"/>
          <w:szCs w:val="22"/>
        </w:rPr>
        <w:t xml:space="preserve">e </w:t>
      </w:r>
      <w:r w:rsidR="00EF34DA" w:rsidRPr="00B14690">
        <w:rPr>
          <w:rFonts w:ascii="Tahoma" w:eastAsia="Arial Unicode MS" w:hAnsi="Tahoma" w:cs="Tahoma"/>
          <w:b/>
          <w:color w:val="000000"/>
          <w:sz w:val="22"/>
          <w:szCs w:val="22"/>
        </w:rPr>
        <w:t>(</w:t>
      </w:r>
      <w:proofErr w:type="spellStart"/>
      <w:r w:rsidR="00EF34DA" w:rsidRPr="00B14690">
        <w:rPr>
          <w:rFonts w:ascii="Tahoma" w:eastAsia="Arial Unicode MS" w:hAnsi="Tahoma" w:cs="Tahoma"/>
          <w:b/>
          <w:color w:val="000000"/>
          <w:sz w:val="22"/>
          <w:szCs w:val="22"/>
        </w:rPr>
        <w:t>ii</w:t>
      </w:r>
      <w:proofErr w:type="spellEnd"/>
      <w:r w:rsidR="00EF34DA" w:rsidRPr="00B14690">
        <w:rPr>
          <w:rFonts w:ascii="Tahoma" w:eastAsia="Arial Unicode MS" w:hAnsi="Tahoma" w:cs="Tahoma"/>
          <w:b/>
          <w:color w:val="000000"/>
          <w:sz w:val="22"/>
          <w:szCs w:val="22"/>
        </w:rPr>
        <w:t>)</w:t>
      </w:r>
      <w:r w:rsidR="00EF34DA">
        <w:rPr>
          <w:rFonts w:ascii="Tahoma" w:eastAsia="Arial Unicode MS" w:hAnsi="Tahoma" w:cs="Tahoma"/>
          <w:color w:val="000000"/>
          <w:sz w:val="22"/>
          <w:szCs w:val="22"/>
        </w:rPr>
        <w:t xml:space="preserve"> (a) </w:t>
      </w:r>
      <w:r w:rsidR="00EF34DA" w:rsidRPr="00667711">
        <w:rPr>
          <w:rFonts w:ascii="Tahoma" w:eastAsia="Arial Unicode MS" w:hAnsi="Tahoma" w:cs="Tahoma"/>
          <w:color w:val="000000"/>
          <w:sz w:val="22"/>
          <w:szCs w:val="22"/>
        </w:rPr>
        <w:t xml:space="preserve">o valor depositado </w:t>
      </w:r>
      <w:r w:rsidR="00EF34DA">
        <w:rPr>
          <w:rFonts w:ascii="Tahoma" w:eastAsia="Arial Unicode MS" w:hAnsi="Tahoma" w:cs="Tahoma"/>
          <w:color w:val="000000"/>
          <w:sz w:val="22"/>
          <w:szCs w:val="22"/>
        </w:rPr>
        <w:t xml:space="preserve">na </w:t>
      </w:r>
      <w:r w:rsidR="00EF34DA">
        <w:rPr>
          <w:rFonts w:ascii="Tahoma" w:eastAsia="Calibri" w:hAnsi="Tahoma"/>
          <w:bCs/>
          <w:sz w:val="22"/>
          <w:szCs w:val="22"/>
          <w:lang w:eastAsia="en-US"/>
        </w:rPr>
        <w:t>conta vinculada relacionada à Cessão Fiduciária de Conta do Sr. José</w:t>
      </w:r>
      <w:r w:rsidR="00EF34DA" w:rsidRPr="00667711">
        <w:rPr>
          <w:rFonts w:ascii="Tahoma" w:eastAsia="Arial Unicode MS" w:hAnsi="Tahoma" w:cs="Tahoma"/>
          <w:color w:val="000000"/>
          <w:sz w:val="22"/>
          <w:szCs w:val="22"/>
        </w:rPr>
        <w:t>,</w:t>
      </w:r>
      <w:r w:rsidR="00EF34DA">
        <w:rPr>
          <w:rFonts w:ascii="Tahoma" w:eastAsia="Arial Unicode MS" w:hAnsi="Tahoma" w:cs="Tahoma"/>
          <w:color w:val="000000"/>
          <w:sz w:val="22"/>
          <w:szCs w:val="22"/>
        </w:rPr>
        <w:t xml:space="preserve"> acrescido (b) do valor depositado na </w:t>
      </w:r>
      <w:r w:rsidR="00EF34DA">
        <w:rPr>
          <w:rFonts w:ascii="Tahoma" w:eastAsia="Calibri" w:hAnsi="Tahoma"/>
          <w:bCs/>
          <w:sz w:val="22"/>
          <w:szCs w:val="22"/>
          <w:lang w:eastAsia="en-US"/>
        </w:rPr>
        <w:t xml:space="preserve">conta vinculada relacionada à Cessão Fiduciária de Conta FIP, </w:t>
      </w:r>
      <w:r w:rsidR="00EF34DA">
        <w:rPr>
          <w:rFonts w:ascii="Tahoma" w:eastAsia="Arial Unicode MS" w:hAnsi="Tahoma" w:cs="Tahoma"/>
          <w:color w:val="000000"/>
          <w:sz w:val="22"/>
          <w:szCs w:val="22"/>
        </w:rPr>
        <w:t>deverão co</w:t>
      </w:r>
      <w:r w:rsidR="00EF34DA" w:rsidRPr="007834F5">
        <w:rPr>
          <w:rFonts w:ascii="Tahoma" w:eastAsia="Arial Unicode MS" w:hAnsi="Tahoma" w:cs="Tahoma"/>
          <w:color w:val="000000"/>
          <w:sz w:val="22"/>
          <w:szCs w:val="22"/>
        </w:rPr>
        <w:t xml:space="preserve">rresponder, até o cumprimento integral das Obrigações Garantidas, a, no </w:t>
      </w:r>
      <w:r w:rsidR="00EF34DA" w:rsidRPr="00A17789">
        <w:rPr>
          <w:rFonts w:ascii="Tahoma" w:eastAsia="Arial Unicode MS" w:hAnsi="Tahoma" w:cs="Tahoma"/>
          <w:color w:val="000000"/>
          <w:sz w:val="22"/>
          <w:szCs w:val="22"/>
        </w:rPr>
        <w:t>mínimo, 200% (duzentos por cento) do</w:t>
      </w:r>
      <w:r w:rsidR="00EF34DA" w:rsidRPr="007834F5">
        <w:rPr>
          <w:rFonts w:ascii="Tahoma" w:eastAsia="Arial Unicode MS" w:hAnsi="Tahoma" w:cs="Tahoma"/>
          <w:color w:val="000000"/>
          <w:sz w:val="22"/>
          <w:szCs w:val="22"/>
        </w:rPr>
        <w:t xml:space="preserve"> saldo devedor </w:t>
      </w:r>
      <w:r w:rsidR="004336CC">
        <w:rPr>
          <w:rFonts w:ascii="Tahoma" w:eastAsia="Arial Unicode MS" w:hAnsi="Tahoma" w:cs="Tahoma"/>
          <w:color w:val="000000"/>
          <w:sz w:val="22"/>
          <w:szCs w:val="22"/>
        </w:rPr>
        <w:t>da Emissão,</w:t>
      </w:r>
      <w:r w:rsidR="004336CC" w:rsidRPr="004336CC">
        <w:rPr>
          <w:rFonts w:ascii="Tahoma" w:hAnsi="Tahoma" w:cs="Tahoma"/>
          <w:bCs/>
          <w:sz w:val="22"/>
          <w:szCs w:val="22"/>
        </w:rPr>
        <w:t xml:space="preserve"> </w:t>
      </w:r>
      <w:r w:rsidR="004336CC" w:rsidRPr="00A2534E">
        <w:rPr>
          <w:rFonts w:ascii="Tahoma" w:hAnsi="Tahoma" w:cs="Tahoma"/>
          <w:bCs/>
          <w:sz w:val="22"/>
          <w:szCs w:val="22"/>
        </w:rPr>
        <w:t xml:space="preserve">entendido a qualquer tempo como a soma do </w:t>
      </w:r>
      <w:r w:rsidR="004336CC" w:rsidRPr="00533952">
        <w:rPr>
          <w:rFonts w:ascii="Tahoma" w:hAnsi="Tahoma" w:cs="Tahoma"/>
          <w:sz w:val="22"/>
          <w:szCs w:val="22"/>
        </w:rPr>
        <w:t xml:space="preserve">Valor Nominal Unitário ou saldo do Valor Nominal Unitário de cada uma das Debêntures, conforme o caso, acrescido da </w:t>
      </w:r>
      <w:r w:rsidR="004336CC">
        <w:rPr>
          <w:rFonts w:ascii="Tahoma" w:hAnsi="Tahoma" w:cs="Tahoma"/>
          <w:sz w:val="22"/>
          <w:szCs w:val="22"/>
        </w:rPr>
        <w:t xml:space="preserve">respectiva </w:t>
      </w:r>
      <w:r w:rsidR="004336CC" w:rsidRPr="00533952">
        <w:rPr>
          <w:rFonts w:ascii="Tahoma" w:hAnsi="Tahoma" w:cs="Tahoma"/>
          <w:sz w:val="22"/>
          <w:szCs w:val="22"/>
        </w:rPr>
        <w:t xml:space="preserve">Remuneração, calculada </w:t>
      </w:r>
      <w:r w:rsidR="004336CC" w:rsidRPr="00533952">
        <w:rPr>
          <w:rFonts w:ascii="Tahoma" w:hAnsi="Tahoma" w:cs="Tahoma"/>
          <w:i/>
          <w:sz w:val="22"/>
          <w:szCs w:val="22"/>
        </w:rPr>
        <w:t xml:space="preserve">pro rata </w:t>
      </w:r>
      <w:proofErr w:type="spellStart"/>
      <w:r w:rsidR="004336CC" w:rsidRPr="00533952">
        <w:rPr>
          <w:rFonts w:ascii="Tahoma" w:hAnsi="Tahoma" w:cs="Tahoma"/>
          <w:i/>
          <w:sz w:val="22"/>
          <w:szCs w:val="22"/>
        </w:rPr>
        <w:t>temporis</w:t>
      </w:r>
      <w:proofErr w:type="spellEnd"/>
      <w:r w:rsidR="004336CC" w:rsidRPr="00533952">
        <w:rPr>
          <w:rFonts w:ascii="Tahoma" w:hAnsi="Tahoma" w:cs="Tahoma"/>
          <w:sz w:val="22"/>
          <w:szCs w:val="22"/>
        </w:rPr>
        <w:t xml:space="preserve"> desde</w:t>
      </w:r>
      <w:r w:rsidR="004336CC">
        <w:rPr>
          <w:rFonts w:ascii="Tahoma" w:hAnsi="Tahoma" w:cs="Tahoma"/>
          <w:sz w:val="22"/>
          <w:szCs w:val="22"/>
        </w:rPr>
        <w:t>:</w:t>
      </w:r>
      <w:r w:rsidR="004336CC" w:rsidRPr="00533952">
        <w:rPr>
          <w:rFonts w:ascii="Tahoma" w:hAnsi="Tahoma" w:cs="Tahoma"/>
          <w:sz w:val="22"/>
          <w:szCs w:val="22"/>
        </w:rPr>
        <w:t xml:space="preserve"> </w:t>
      </w:r>
      <w:r w:rsidR="004336CC" w:rsidRPr="00CA35A8">
        <w:rPr>
          <w:rFonts w:ascii="Tahoma" w:hAnsi="Tahoma" w:cs="Tahoma"/>
          <w:b/>
          <w:sz w:val="22"/>
          <w:szCs w:val="22"/>
        </w:rPr>
        <w:t>(i)</w:t>
      </w:r>
      <w:r w:rsidR="004336CC">
        <w:rPr>
          <w:rFonts w:ascii="Tahoma" w:hAnsi="Tahoma" w:cs="Tahoma"/>
          <w:sz w:val="22"/>
          <w:szCs w:val="22"/>
        </w:rPr>
        <w:t xml:space="preserve"> </w:t>
      </w:r>
      <w:r w:rsidR="004336CC" w:rsidRPr="00533952">
        <w:rPr>
          <w:rFonts w:ascii="Tahoma" w:hAnsi="Tahoma" w:cs="Tahoma"/>
          <w:sz w:val="22"/>
          <w:szCs w:val="22"/>
        </w:rPr>
        <w:t>a primeira Data de Integralização</w:t>
      </w:r>
      <w:r w:rsidR="004336CC">
        <w:rPr>
          <w:rFonts w:ascii="Tahoma" w:hAnsi="Tahoma" w:cs="Tahoma"/>
          <w:sz w:val="22"/>
          <w:szCs w:val="22"/>
        </w:rPr>
        <w:t xml:space="preserve"> da respectiva Série;</w:t>
      </w:r>
      <w:r w:rsidR="004336CC" w:rsidRPr="00533952">
        <w:rPr>
          <w:rFonts w:ascii="Tahoma" w:hAnsi="Tahoma" w:cs="Tahoma"/>
          <w:sz w:val="22"/>
          <w:szCs w:val="22"/>
        </w:rPr>
        <w:t xml:space="preserve"> ou </w:t>
      </w:r>
      <w:r w:rsidR="004336CC" w:rsidRPr="00CA35A8">
        <w:rPr>
          <w:rFonts w:ascii="Tahoma" w:hAnsi="Tahoma" w:cs="Tahoma"/>
          <w:b/>
          <w:sz w:val="22"/>
          <w:szCs w:val="22"/>
        </w:rPr>
        <w:t>(</w:t>
      </w:r>
      <w:proofErr w:type="spellStart"/>
      <w:r w:rsidR="004336CC" w:rsidRPr="00CA35A8">
        <w:rPr>
          <w:rFonts w:ascii="Tahoma" w:hAnsi="Tahoma" w:cs="Tahoma"/>
          <w:b/>
          <w:sz w:val="22"/>
          <w:szCs w:val="22"/>
        </w:rPr>
        <w:t>i</w:t>
      </w:r>
      <w:r w:rsidR="004336CC">
        <w:rPr>
          <w:rFonts w:ascii="Tahoma" w:hAnsi="Tahoma" w:cs="Tahoma"/>
          <w:b/>
          <w:sz w:val="22"/>
          <w:szCs w:val="22"/>
        </w:rPr>
        <w:t>i</w:t>
      </w:r>
      <w:proofErr w:type="spellEnd"/>
      <w:r w:rsidR="004336CC" w:rsidRPr="00CA35A8">
        <w:rPr>
          <w:rFonts w:ascii="Tahoma" w:hAnsi="Tahoma" w:cs="Tahoma"/>
          <w:b/>
          <w:sz w:val="22"/>
          <w:szCs w:val="22"/>
        </w:rPr>
        <w:t>)</w:t>
      </w:r>
      <w:r w:rsidR="004336CC">
        <w:rPr>
          <w:rFonts w:ascii="Tahoma" w:hAnsi="Tahoma" w:cs="Tahoma"/>
          <w:b/>
          <w:sz w:val="22"/>
          <w:szCs w:val="22"/>
        </w:rPr>
        <w:t xml:space="preserve"> </w:t>
      </w:r>
      <w:r w:rsidR="004336CC" w:rsidRPr="00533952">
        <w:rPr>
          <w:rFonts w:ascii="Tahoma" w:hAnsi="Tahoma" w:cs="Tahoma"/>
          <w:sz w:val="22"/>
          <w:szCs w:val="22"/>
        </w:rPr>
        <w:t xml:space="preserve">a data de pagamento de Remuneração </w:t>
      </w:r>
      <w:r w:rsidR="004336CC">
        <w:rPr>
          <w:rFonts w:ascii="Tahoma" w:hAnsi="Tahoma" w:cs="Tahoma"/>
          <w:sz w:val="22"/>
          <w:szCs w:val="22"/>
        </w:rPr>
        <w:t xml:space="preserve">da Primeira Série imediatamente anterior; ou </w:t>
      </w:r>
      <w:r w:rsidR="004336CC" w:rsidRPr="00CA35A8">
        <w:rPr>
          <w:rFonts w:ascii="Tahoma" w:hAnsi="Tahoma" w:cs="Tahoma"/>
          <w:b/>
          <w:sz w:val="22"/>
          <w:szCs w:val="22"/>
        </w:rPr>
        <w:t>(</w:t>
      </w:r>
      <w:proofErr w:type="spellStart"/>
      <w:r w:rsidR="004336CC" w:rsidRPr="00CA35A8">
        <w:rPr>
          <w:rFonts w:ascii="Tahoma" w:hAnsi="Tahoma" w:cs="Tahoma"/>
          <w:b/>
          <w:sz w:val="22"/>
          <w:szCs w:val="22"/>
        </w:rPr>
        <w:t>i</w:t>
      </w:r>
      <w:r w:rsidR="004336CC">
        <w:rPr>
          <w:rFonts w:ascii="Tahoma" w:hAnsi="Tahoma" w:cs="Tahoma"/>
          <w:b/>
          <w:sz w:val="22"/>
          <w:szCs w:val="22"/>
        </w:rPr>
        <w:t>ii</w:t>
      </w:r>
      <w:proofErr w:type="spellEnd"/>
      <w:r w:rsidR="004336CC" w:rsidRPr="00CA35A8">
        <w:rPr>
          <w:rFonts w:ascii="Tahoma" w:hAnsi="Tahoma" w:cs="Tahoma"/>
          <w:b/>
          <w:sz w:val="22"/>
          <w:szCs w:val="22"/>
        </w:rPr>
        <w:t>)</w:t>
      </w:r>
      <w:r w:rsidR="004336CC">
        <w:rPr>
          <w:rFonts w:ascii="Tahoma" w:hAnsi="Tahoma" w:cs="Tahoma"/>
          <w:b/>
          <w:sz w:val="22"/>
          <w:szCs w:val="22"/>
        </w:rPr>
        <w:t xml:space="preserve"> </w:t>
      </w:r>
      <w:r w:rsidR="004336CC" w:rsidRPr="00533952">
        <w:rPr>
          <w:rFonts w:ascii="Tahoma" w:hAnsi="Tahoma" w:cs="Tahoma"/>
          <w:sz w:val="22"/>
          <w:szCs w:val="22"/>
        </w:rPr>
        <w:t xml:space="preserve">a data de pagamento de Remuneração </w:t>
      </w:r>
      <w:r w:rsidR="004336CC">
        <w:rPr>
          <w:rFonts w:ascii="Tahoma" w:hAnsi="Tahoma" w:cs="Tahoma"/>
          <w:sz w:val="22"/>
          <w:szCs w:val="22"/>
        </w:rPr>
        <w:t xml:space="preserve">da Segunda Série, </w:t>
      </w:r>
      <w:r w:rsidR="004336CC" w:rsidRPr="00533952">
        <w:rPr>
          <w:rFonts w:ascii="Tahoma" w:hAnsi="Tahoma" w:cs="Tahoma"/>
          <w:sz w:val="22"/>
          <w:szCs w:val="22"/>
        </w:rPr>
        <w:t>imediatamente anterior</w:t>
      </w:r>
      <w:r w:rsidR="004336CC">
        <w:rPr>
          <w:rFonts w:ascii="Tahoma" w:hAnsi="Tahoma" w:cs="Tahoma"/>
          <w:sz w:val="22"/>
          <w:szCs w:val="22"/>
        </w:rPr>
        <w:t>, conforme o caso</w:t>
      </w:r>
      <w:r w:rsidR="00EF34DA" w:rsidRPr="007834F5">
        <w:rPr>
          <w:rFonts w:ascii="Tahoma" w:eastAsia="Arial Unicode MS" w:hAnsi="Tahoma" w:cs="Tahoma"/>
          <w:color w:val="000000"/>
          <w:sz w:val="22"/>
          <w:szCs w:val="22"/>
        </w:rPr>
        <w:t xml:space="preserve"> (“</w:t>
      </w:r>
      <w:r w:rsidR="00EF34DA" w:rsidRPr="007834F5">
        <w:rPr>
          <w:rFonts w:ascii="Tahoma" w:eastAsia="Arial Unicode MS" w:hAnsi="Tahoma" w:cs="Tahoma"/>
          <w:color w:val="000000"/>
          <w:sz w:val="22"/>
          <w:szCs w:val="22"/>
          <w:u w:val="single"/>
        </w:rPr>
        <w:t>Nível de Garantia</w:t>
      </w:r>
      <w:r w:rsidR="00EF34DA" w:rsidRPr="007834F5">
        <w:rPr>
          <w:rFonts w:ascii="Tahoma" w:eastAsia="Arial Unicode MS" w:hAnsi="Tahoma" w:cs="Tahoma"/>
          <w:color w:val="000000"/>
          <w:sz w:val="22"/>
          <w:szCs w:val="22"/>
        </w:rPr>
        <w:t>” e “</w:t>
      </w:r>
      <w:r w:rsidR="00EF34DA" w:rsidRPr="007834F5">
        <w:rPr>
          <w:rFonts w:ascii="Tahoma" w:eastAsia="Arial Unicode MS" w:hAnsi="Tahoma" w:cs="Tahoma"/>
          <w:color w:val="000000"/>
          <w:sz w:val="22"/>
          <w:szCs w:val="22"/>
          <w:u w:val="single"/>
        </w:rPr>
        <w:t>Saldo Devedor</w:t>
      </w:r>
      <w:r w:rsidR="00EF34DA" w:rsidRPr="007834F5">
        <w:rPr>
          <w:rFonts w:ascii="Tahoma" w:eastAsia="Arial Unicode MS" w:hAnsi="Tahoma" w:cs="Tahoma"/>
          <w:color w:val="000000"/>
          <w:sz w:val="22"/>
          <w:szCs w:val="22"/>
        </w:rPr>
        <w:t>”, respectivamente)</w:t>
      </w:r>
      <w:r w:rsidR="00EF34DA">
        <w:rPr>
          <w:rFonts w:ascii="Tahoma" w:eastAsia="Arial Unicode MS" w:hAnsi="Tahoma" w:cs="Tahoma"/>
          <w:color w:val="000000"/>
          <w:sz w:val="22"/>
          <w:szCs w:val="22"/>
        </w:rPr>
        <w:t>.</w:t>
      </w:r>
    </w:p>
    <w:p w14:paraId="49EFCAF1" w14:textId="77777777" w:rsidR="00E81C70" w:rsidRDefault="00E81C70" w:rsidP="00B14690">
      <w:pPr>
        <w:tabs>
          <w:tab w:val="left" w:pos="851"/>
        </w:tabs>
        <w:autoSpaceDE w:val="0"/>
        <w:autoSpaceDN w:val="0"/>
        <w:adjustRightInd w:val="0"/>
        <w:spacing w:after="0" w:line="320" w:lineRule="exact"/>
        <w:rPr>
          <w:rFonts w:ascii="Tahoma" w:eastAsia="Arial Unicode MS" w:hAnsi="Tahoma" w:cs="Tahoma"/>
          <w:color w:val="000000"/>
          <w:sz w:val="22"/>
          <w:szCs w:val="22"/>
        </w:rPr>
      </w:pPr>
    </w:p>
    <w:p w14:paraId="0F495233" w14:textId="77777777" w:rsidR="00E81C70" w:rsidRPr="00EF34DA" w:rsidRDefault="00E81C70" w:rsidP="00B14690">
      <w:pPr>
        <w:tabs>
          <w:tab w:val="left" w:pos="851"/>
        </w:tabs>
        <w:autoSpaceDE w:val="0"/>
        <w:autoSpaceDN w:val="0"/>
        <w:adjustRightInd w:val="0"/>
        <w:spacing w:after="0" w:line="320" w:lineRule="exact"/>
        <w:rPr>
          <w:rFonts w:ascii="Tahoma" w:hAnsi="Tahoma" w:cs="Tahoma"/>
          <w:sz w:val="22"/>
          <w:szCs w:val="22"/>
          <w:lang w:val="pt-PT"/>
        </w:rPr>
      </w:pPr>
      <w:r>
        <w:rPr>
          <w:rFonts w:ascii="Tahoma" w:eastAsia="Arial Unicode MS" w:hAnsi="Tahoma" w:cs="Tahoma"/>
          <w:color w:val="000000"/>
          <w:sz w:val="22"/>
          <w:szCs w:val="22"/>
        </w:rPr>
        <w:t>3.5.1.4.</w:t>
      </w:r>
      <w:r>
        <w:rPr>
          <w:rFonts w:ascii="Tahoma" w:eastAsia="Arial Unicode MS" w:hAnsi="Tahoma" w:cs="Tahoma"/>
          <w:color w:val="000000"/>
          <w:sz w:val="22"/>
          <w:szCs w:val="22"/>
        </w:rPr>
        <w:tab/>
      </w:r>
      <w:r w:rsidRPr="007834F5">
        <w:rPr>
          <w:rFonts w:ascii="Tahoma" w:hAnsi="Tahoma" w:cs="Tahoma"/>
          <w:sz w:val="22"/>
          <w:szCs w:val="22"/>
        </w:rPr>
        <w:t>Sem prejuízo das demais obrigações estabelecidas n</w:t>
      </w:r>
      <w:r>
        <w:rPr>
          <w:rFonts w:ascii="Tahoma" w:hAnsi="Tahoma" w:cs="Tahoma"/>
          <w:sz w:val="22"/>
          <w:szCs w:val="22"/>
        </w:rPr>
        <w:t>os</w:t>
      </w:r>
      <w:r w:rsidRPr="007834F5">
        <w:rPr>
          <w:rFonts w:ascii="Tahoma" w:hAnsi="Tahoma" w:cs="Tahoma"/>
          <w:sz w:val="22"/>
          <w:szCs w:val="22"/>
        </w:rPr>
        <w:t xml:space="preserve"> Contrato</w:t>
      </w:r>
      <w:r>
        <w:rPr>
          <w:rFonts w:ascii="Tahoma" w:hAnsi="Tahoma" w:cs="Tahoma"/>
          <w:sz w:val="22"/>
          <w:szCs w:val="22"/>
        </w:rPr>
        <w:t>s de Garantia</w:t>
      </w:r>
      <w:r w:rsidRPr="007834F5">
        <w:rPr>
          <w:rFonts w:ascii="Tahoma" w:hAnsi="Tahoma" w:cs="Tahoma"/>
          <w:sz w:val="22"/>
          <w:szCs w:val="22"/>
        </w:rPr>
        <w:t xml:space="preserve"> e n</w:t>
      </w:r>
      <w:r>
        <w:rPr>
          <w:rFonts w:ascii="Tahoma" w:hAnsi="Tahoma" w:cs="Tahoma"/>
          <w:sz w:val="22"/>
          <w:szCs w:val="22"/>
        </w:rPr>
        <w:t>est</w:t>
      </w:r>
      <w:r w:rsidRPr="007834F5">
        <w:rPr>
          <w:rFonts w:ascii="Tahoma" w:hAnsi="Tahoma" w:cs="Tahoma"/>
          <w:sz w:val="22"/>
          <w:szCs w:val="22"/>
        </w:rPr>
        <w:t xml:space="preserve">a </w:t>
      </w:r>
      <w:r>
        <w:rPr>
          <w:rFonts w:ascii="Tahoma" w:hAnsi="Tahoma" w:cs="Tahoma"/>
          <w:sz w:val="22"/>
          <w:szCs w:val="22"/>
        </w:rPr>
        <w:t>Escritura de Emissão</w:t>
      </w:r>
      <w:r w:rsidRPr="007834F5">
        <w:rPr>
          <w:rFonts w:ascii="Tahoma" w:hAnsi="Tahoma" w:cs="Tahoma"/>
          <w:sz w:val="22"/>
          <w:szCs w:val="22"/>
        </w:rPr>
        <w:t xml:space="preserve">, </w:t>
      </w:r>
      <w:r>
        <w:rPr>
          <w:rFonts w:ascii="Tahoma" w:hAnsi="Tahoma" w:cs="Tahoma"/>
          <w:sz w:val="22"/>
          <w:szCs w:val="22"/>
        </w:rPr>
        <w:t>a</w:t>
      </w:r>
      <w:r w:rsidRPr="007834F5">
        <w:rPr>
          <w:rFonts w:ascii="Tahoma" w:hAnsi="Tahoma" w:cs="Tahoma"/>
          <w:sz w:val="22"/>
          <w:szCs w:val="22"/>
        </w:rPr>
        <w:t xml:space="preserve"> </w:t>
      </w:r>
      <w:r>
        <w:rPr>
          <w:rFonts w:ascii="Tahoma" w:hAnsi="Tahoma" w:cs="Tahoma"/>
          <w:sz w:val="22"/>
          <w:szCs w:val="22"/>
        </w:rPr>
        <w:t xml:space="preserve">Emissora e os Garantidores, conforme o caso, </w:t>
      </w:r>
      <w:r w:rsidRPr="00E81C70">
        <w:rPr>
          <w:rStyle w:val="DeltaViewInsertion"/>
          <w:rFonts w:ascii="Tahoma" w:eastAsia="SimSun" w:hAnsi="Tahoma" w:cs="Tahoma"/>
          <w:color w:val="000000"/>
          <w:sz w:val="22"/>
          <w:szCs w:val="22"/>
          <w:u w:val="none"/>
        </w:rPr>
        <w:t>obriga</w:t>
      </w:r>
      <w:r>
        <w:rPr>
          <w:rStyle w:val="DeltaViewInsertion"/>
          <w:rFonts w:ascii="Tahoma" w:eastAsia="SimSun" w:hAnsi="Tahoma" w:cs="Tahoma"/>
          <w:color w:val="000000"/>
          <w:sz w:val="22"/>
          <w:szCs w:val="22"/>
          <w:u w:val="none"/>
        </w:rPr>
        <w:t>m</w:t>
      </w:r>
      <w:r w:rsidRPr="007834F5">
        <w:rPr>
          <w:rFonts w:ascii="Tahoma" w:eastAsia="SimSun" w:hAnsi="Tahoma" w:cs="Tahoma"/>
          <w:color w:val="000000"/>
          <w:sz w:val="22"/>
          <w:szCs w:val="22"/>
        </w:rPr>
        <w:t>-se e compromete</w:t>
      </w:r>
      <w:r>
        <w:rPr>
          <w:rFonts w:ascii="Tahoma" w:eastAsia="SimSun" w:hAnsi="Tahoma" w:cs="Tahoma"/>
          <w:color w:val="000000"/>
          <w:sz w:val="22"/>
          <w:szCs w:val="22"/>
        </w:rPr>
        <w:t>m</w:t>
      </w:r>
      <w:r w:rsidRPr="007834F5">
        <w:rPr>
          <w:rFonts w:ascii="Tahoma" w:eastAsia="SimSun" w:hAnsi="Tahoma" w:cs="Tahoma"/>
          <w:color w:val="000000"/>
          <w:sz w:val="22"/>
          <w:szCs w:val="22"/>
        </w:rPr>
        <w:t xml:space="preserve">-se a, para fins de aferição da necessidade de </w:t>
      </w:r>
      <w:r>
        <w:rPr>
          <w:rFonts w:ascii="Tahoma" w:eastAsia="SimSun" w:hAnsi="Tahoma" w:cs="Tahoma"/>
          <w:color w:val="000000"/>
          <w:sz w:val="22"/>
          <w:szCs w:val="22"/>
        </w:rPr>
        <w:t>recomposição das</w:t>
      </w:r>
      <w:r w:rsidRPr="007834F5">
        <w:rPr>
          <w:rFonts w:ascii="Tahoma" w:eastAsia="SimSun" w:hAnsi="Tahoma" w:cs="Tahoma"/>
          <w:color w:val="000000"/>
          <w:sz w:val="22"/>
          <w:szCs w:val="22"/>
        </w:rPr>
        <w:t xml:space="preserve"> Garantia</w:t>
      </w:r>
      <w:r>
        <w:rPr>
          <w:rFonts w:ascii="Tahoma" w:eastAsia="SimSun" w:hAnsi="Tahoma" w:cs="Tahoma"/>
          <w:color w:val="000000"/>
          <w:sz w:val="22"/>
          <w:szCs w:val="22"/>
        </w:rPr>
        <w:t>s</w:t>
      </w:r>
      <w:r w:rsidRPr="007834F5">
        <w:rPr>
          <w:rFonts w:ascii="Tahoma" w:eastAsia="SimSun" w:hAnsi="Tahoma" w:cs="Tahoma"/>
          <w:color w:val="000000"/>
          <w:sz w:val="22"/>
          <w:szCs w:val="22"/>
        </w:rPr>
        <w:t xml:space="preserve">, enviar ao </w:t>
      </w:r>
      <w:r>
        <w:rPr>
          <w:rFonts w:ascii="Tahoma" w:hAnsi="Tahoma" w:cs="Tahoma"/>
          <w:color w:val="000000"/>
          <w:sz w:val="22"/>
          <w:szCs w:val="22"/>
        </w:rPr>
        <w:t>Agente Fiduciário</w:t>
      </w:r>
      <w:r w:rsidRPr="007834F5">
        <w:rPr>
          <w:rFonts w:ascii="Tahoma" w:eastAsia="SimSun" w:hAnsi="Tahoma" w:cs="Tahoma"/>
          <w:color w:val="000000"/>
          <w:sz w:val="22"/>
          <w:szCs w:val="22"/>
        </w:rPr>
        <w:t xml:space="preserve">, até o </w:t>
      </w:r>
      <w:r>
        <w:rPr>
          <w:rFonts w:ascii="Tahoma" w:eastAsia="SimSun" w:hAnsi="Tahoma" w:cs="Tahoma"/>
          <w:color w:val="000000"/>
          <w:sz w:val="22"/>
          <w:szCs w:val="22"/>
        </w:rPr>
        <w:t>5</w:t>
      </w:r>
      <w:r w:rsidRPr="007834F5">
        <w:rPr>
          <w:rFonts w:ascii="Tahoma" w:eastAsia="SimSun" w:hAnsi="Tahoma" w:cs="Tahoma"/>
          <w:color w:val="000000"/>
          <w:sz w:val="22"/>
          <w:szCs w:val="22"/>
        </w:rPr>
        <w:t>º (</w:t>
      </w:r>
      <w:r>
        <w:rPr>
          <w:rFonts w:ascii="Tahoma" w:eastAsia="SimSun" w:hAnsi="Tahoma" w:cs="Tahoma"/>
          <w:color w:val="000000"/>
          <w:sz w:val="22"/>
          <w:szCs w:val="22"/>
        </w:rPr>
        <w:t>quinto</w:t>
      </w:r>
      <w:r w:rsidRPr="007834F5">
        <w:rPr>
          <w:rFonts w:ascii="Tahoma" w:eastAsia="SimSun" w:hAnsi="Tahoma" w:cs="Tahoma"/>
          <w:color w:val="000000"/>
          <w:sz w:val="22"/>
          <w:szCs w:val="22"/>
        </w:rPr>
        <w:t>) Dia Útil de cada mês após a assinatura d</w:t>
      </w:r>
      <w:r>
        <w:rPr>
          <w:rFonts w:ascii="Tahoma" w:eastAsia="SimSun" w:hAnsi="Tahoma" w:cs="Tahoma"/>
          <w:color w:val="000000"/>
          <w:sz w:val="22"/>
          <w:szCs w:val="22"/>
        </w:rPr>
        <w:t>os Contratos de Garantia</w:t>
      </w:r>
      <w:r w:rsidRPr="007834F5">
        <w:rPr>
          <w:rFonts w:ascii="Tahoma" w:eastAsia="SimSun" w:hAnsi="Tahoma" w:cs="Tahoma"/>
          <w:color w:val="000000"/>
          <w:sz w:val="22"/>
          <w:szCs w:val="22"/>
        </w:rPr>
        <w:t xml:space="preserve">, </w:t>
      </w:r>
      <w:r w:rsidRPr="007834F5">
        <w:rPr>
          <w:rFonts w:ascii="Tahoma" w:hAnsi="Tahoma" w:cs="Tahoma"/>
          <w:sz w:val="22"/>
          <w:szCs w:val="22"/>
        </w:rPr>
        <w:t>extrato</w:t>
      </w:r>
      <w:r>
        <w:rPr>
          <w:rFonts w:ascii="Tahoma" w:hAnsi="Tahoma" w:cs="Tahoma"/>
          <w:sz w:val="22"/>
          <w:szCs w:val="22"/>
        </w:rPr>
        <w:t>s</w:t>
      </w:r>
      <w:r w:rsidRPr="007834F5">
        <w:rPr>
          <w:rFonts w:ascii="Tahoma" w:hAnsi="Tahoma" w:cs="Tahoma"/>
          <w:sz w:val="22"/>
          <w:szCs w:val="22"/>
        </w:rPr>
        <w:t xml:space="preserve"> contendo a quantidade de </w:t>
      </w:r>
      <w:r>
        <w:rPr>
          <w:rFonts w:ascii="Tahoma" w:hAnsi="Tahoma" w:cs="Tahoma"/>
          <w:sz w:val="22"/>
          <w:szCs w:val="22"/>
        </w:rPr>
        <w:t>a</w:t>
      </w:r>
      <w:r w:rsidRPr="007834F5">
        <w:rPr>
          <w:rFonts w:ascii="Tahoma" w:hAnsi="Tahoma" w:cs="Tahoma"/>
          <w:sz w:val="22"/>
          <w:szCs w:val="22"/>
        </w:rPr>
        <w:t xml:space="preserve">ções </w:t>
      </w:r>
      <w:r>
        <w:rPr>
          <w:rFonts w:ascii="Tahoma" w:hAnsi="Tahoma" w:cs="Tahoma"/>
          <w:sz w:val="22"/>
          <w:szCs w:val="22"/>
        </w:rPr>
        <w:t>e cotas alienadas fiduciariamente, nos termos dos respectivos Contratos de Garantia</w:t>
      </w:r>
      <w:r w:rsidRPr="007834F5">
        <w:rPr>
          <w:rFonts w:ascii="Tahoma" w:hAnsi="Tahoma" w:cs="Tahoma"/>
          <w:sz w:val="22"/>
          <w:szCs w:val="22"/>
        </w:rPr>
        <w:t xml:space="preserve">. Caso o </w:t>
      </w:r>
      <w:r>
        <w:rPr>
          <w:rFonts w:ascii="Tahoma" w:hAnsi="Tahoma" w:cs="Tahoma"/>
          <w:color w:val="000000"/>
          <w:sz w:val="22"/>
          <w:szCs w:val="22"/>
        </w:rPr>
        <w:t>Agente Fiduciário</w:t>
      </w:r>
      <w:r w:rsidRPr="007834F5" w:rsidDel="00DA0EF1">
        <w:rPr>
          <w:rFonts w:ascii="Tahoma" w:hAnsi="Tahoma" w:cs="Tahoma"/>
          <w:sz w:val="22"/>
          <w:szCs w:val="22"/>
        </w:rPr>
        <w:t xml:space="preserve"> </w:t>
      </w:r>
      <w:r w:rsidRPr="007834F5">
        <w:rPr>
          <w:rFonts w:ascii="Tahoma" w:hAnsi="Tahoma" w:cs="Tahoma"/>
          <w:sz w:val="22"/>
          <w:szCs w:val="22"/>
        </w:rPr>
        <w:t xml:space="preserve">verifique a necessidade de </w:t>
      </w:r>
      <w:r>
        <w:rPr>
          <w:rFonts w:ascii="Tahoma" w:hAnsi="Tahoma" w:cs="Tahoma"/>
          <w:sz w:val="22"/>
          <w:szCs w:val="22"/>
        </w:rPr>
        <w:t>recomposição das</w:t>
      </w:r>
      <w:r w:rsidRPr="007834F5">
        <w:rPr>
          <w:rFonts w:ascii="Tahoma" w:hAnsi="Tahoma" w:cs="Tahoma"/>
          <w:sz w:val="22"/>
          <w:szCs w:val="22"/>
        </w:rPr>
        <w:t xml:space="preserve"> Garantia</w:t>
      </w:r>
      <w:r>
        <w:rPr>
          <w:rFonts w:ascii="Tahoma" w:hAnsi="Tahoma" w:cs="Tahoma"/>
          <w:sz w:val="22"/>
          <w:szCs w:val="22"/>
        </w:rPr>
        <w:t>s</w:t>
      </w:r>
      <w:r w:rsidRPr="007834F5">
        <w:rPr>
          <w:rFonts w:ascii="Tahoma" w:hAnsi="Tahoma" w:cs="Tahoma"/>
          <w:sz w:val="22"/>
          <w:szCs w:val="22"/>
        </w:rPr>
        <w:t>, com base na</w:t>
      </w:r>
      <w:r>
        <w:rPr>
          <w:rFonts w:ascii="Tahoma" w:hAnsi="Tahoma" w:cs="Tahoma"/>
          <w:sz w:val="22"/>
          <w:szCs w:val="22"/>
        </w:rPr>
        <w:t>s</w:t>
      </w:r>
      <w:r w:rsidRPr="007834F5">
        <w:rPr>
          <w:rFonts w:ascii="Tahoma" w:hAnsi="Tahoma" w:cs="Tahoma"/>
          <w:sz w:val="22"/>
          <w:szCs w:val="22"/>
        </w:rPr>
        <w:t xml:space="preserve"> quantidade</w:t>
      </w:r>
      <w:r>
        <w:rPr>
          <w:rFonts w:ascii="Tahoma" w:hAnsi="Tahoma" w:cs="Tahoma"/>
          <w:sz w:val="22"/>
          <w:szCs w:val="22"/>
        </w:rPr>
        <w:t>s</w:t>
      </w:r>
      <w:r w:rsidRPr="007834F5">
        <w:rPr>
          <w:rFonts w:ascii="Tahoma" w:hAnsi="Tahoma" w:cs="Tahoma"/>
          <w:sz w:val="22"/>
          <w:szCs w:val="22"/>
        </w:rPr>
        <w:t xml:space="preserve"> de ações </w:t>
      </w:r>
      <w:r>
        <w:rPr>
          <w:rFonts w:ascii="Tahoma" w:hAnsi="Tahoma" w:cs="Tahoma"/>
          <w:sz w:val="22"/>
          <w:szCs w:val="22"/>
        </w:rPr>
        <w:t xml:space="preserve">e cotas </w:t>
      </w:r>
      <w:r w:rsidRPr="007834F5">
        <w:rPr>
          <w:rFonts w:ascii="Tahoma" w:hAnsi="Tahoma" w:cs="Tahoma"/>
          <w:sz w:val="22"/>
          <w:szCs w:val="22"/>
        </w:rPr>
        <w:t>contidas no</w:t>
      </w:r>
      <w:r>
        <w:rPr>
          <w:rFonts w:ascii="Tahoma" w:hAnsi="Tahoma" w:cs="Tahoma"/>
          <w:sz w:val="22"/>
          <w:szCs w:val="22"/>
        </w:rPr>
        <w:t>s</w:t>
      </w:r>
      <w:r w:rsidRPr="007834F5">
        <w:rPr>
          <w:rFonts w:ascii="Tahoma" w:hAnsi="Tahoma" w:cs="Tahoma"/>
          <w:sz w:val="22"/>
          <w:szCs w:val="22"/>
        </w:rPr>
        <w:t xml:space="preserve"> referido</w:t>
      </w:r>
      <w:r>
        <w:rPr>
          <w:rFonts w:ascii="Tahoma" w:hAnsi="Tahoma" w:cs="Tahoma"/>
          <w:sz w:val="22"/>
          <w:szCs w:val="22"/>
        </w:rPr>
        <w:t>s</w:t>
      </w:r>
      <w:r w:rsidRPr="007834F5">
        <w:rPr>
          <w:rFonts w:ascii="Tahoma" w:hAnsi="Tahoma" w:cs="Tahoma"/>
          <w:sz w:val="22"/>
          <w:szCs w:val="22"/>
        </w:rPr>
        <w:t xml:space="preserve"> extrato</w:t>
      </w:r>
      <w:r>
        <w:rPr>
          <w:rFonts w:ascii="Tahoma" w:hAnsi="Tahoma" w:cs="Tahoma"/>
          <w:sz w:val="22"/>
          <w:szCs w:val="22"/>
        </w:rPr>
        <w:t>s</w:t>
      </w:r>
      <w:r w:rsidRPr="007834F5">
        <w:rPr>
          <w:rFonts w:ascii="Tahoma" w:hAnsi="Tahoma" w:cs="Tahoma"/>
          <w:sz w:val="22"/>
          <w:szCs w:val="22"/>
        </w:rPr>
        <w:t xml:space="preserve">, o </w:t>
      </w:r>
      <w:r>
        <w:rPr>
          <w:rFonts w:ascii="Tahoma" w:hAnsi="Tahoma" w:cs="Tahoma"/>
          <w:color w:val="000000"/>
          <w:sz w:val="22"/>
          <w:szCs w:val="22"/>
        </w:rPr>
        <w:t>Agente Fiduciário</w:t>
      </w:r>
      <w:r w:rsidRPr="007834F5">
        <w:rPr>
          <w:rFonts w:ascii="Tahoma" w:hAnsi="Tahoma" w:cs="Tahoma"/>
          <w:sz w:val="22"/>
          <w:szCs w:val="22"/>
        </w:rPr>
        <w:t xml:space="preserve"> comunicará tal fato à </w:t>
      </w:r>
      <w:r>
        <w:rPr>
          <w:rFonts w:ascii="Tahoma" w:hAnsi="Tahoma" w:cs="Tahoma"/>
          <w:sz w:val="22"/>
          <w:szCs w:val="22"/>
        </w:rPr>
        <w:t>Emissora e aos Garantidores, que deverão observar os procedimentos de recomposição previstos nos respectivos Contratos de Garantia.</w:t>
      </w:r>
    </w:p>
    <w:p w14:paraId="0AE32F6B" w14:textId="77777777" w:rsidR="005D4A49" w:rsidRPr="00387888" w:rsidRDefault="005D4A49" w:rsidP="00387888">
      <w:pPr>
        <w:tabs>
          <w:tab w:val="left" w:pos="851"/>
        </w:tabs>
        <w:spacing w:after="0" w:line="320" w:lineRule="exact"/>
        <w:rPr>
          <w:rFonts w:ascii="Tahoma" w:hAnsi="Tahoma"/>
          <w:b/>
          <w:sz w:val="22"/>
        </w:rPr>
      </w:pPr>
    </w:p>
    <w:p w14:paraId="489EDAE3" w14:textId="77777777" w:rsidR="00C12CD0" w:rsidRPr="00533952" w:rsidRDefault="00252B8B"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3.5.2.</w:t>
      </w:r>
      <w:r w:rsidR="00A046B4" w:rsidRPr="00533952">
        <w:rPr>
          <w:rFonts w:ascii="Tahoma" w:hAnsi="Tahoma" w:cs="Tahoma"/>
          <w:b/>
          <w:sz w:val="22"/>
          <w:szCs w:val="22"/>
        </w:rPr>
        <w:t xml:space="preserve"> </w:t>
      </w:r>
      <w:r w:rsidR="008473A8">
        <w:rPr>
          <w:rFonts w:ascii="Tahoma" w:hAnsi="Tahoma" w:cs="Tahoma"/>
          <w:b/>
          <w:sz w:val="22"/>
          <w:szCs w:val="22"/>
        </w:rPr>
        <w:tab/>
      </w:r>
      <w:r w:rsidRPr="00533952">
        <w:rPr>
          <w:rFonts w:ascii="Tahoma" w:hAnsi="Tahoma" w:cs="Tahoma"/>
          <w:b/>
          <w:sz w:val="22"/>
          <w:szCs w:val="22"/>
        </w:rPr>
        <w:t>Garantia Fidejussória</w:t>
      </w:r>
    </w:p>
    <w:p w14:paraId="11400717" w14:textId="77777777" w:rsidR="00C12CD0" w:rsidRPr="00533952" w:rsidRDefault="00C12CD0" w:rsidP="00B14690">
      <w:pPr>
        <w:spacing w:after="0" w:line="320" w:lineRule="exact"/>
        <w:rPr>
          <w:rFonts w:ascii="Tahoma" w:hAnsi="Tahoma" w:cs="Tahoma"/>
          <w:b/>
          <w:sz w:val="22"/>
          <w:szCs w:val="22"/>
        </w:rPr>
      </w:pPr>
    </w:p>
    <w:p w14:paraId="605CC1EA" w14:textId="77777777" w:rsidR="00252B8B" w:rsidRPr="00533952" w:rsidRDefault="00C12CD0"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3.5.2.1. </w:t>
      </w:r>
      <w:r w:rsidR="004A7725" w:rsidRPr="00533952">
        <w:rPr>
          <w:rFonts w:ascii="Tahoma" w:hAnsi="Tahoma" w:cs="Tahoma"/>
          <w:sz w:val="22"/>
          <w:szCs w:val="22"/>
        </w:rPr>
        <w:t>Os Garantidores</w:t>
      </w:r>
      <w:r w:rsidR="00252B8B" w:rsidRPr="00533952">
        <w:rPr>
          <w:rFonts w:ascii="Tahoma" w:hAnsi="Tahoma" w:cs="Tahoma"/>
          <w:sz w:val="22"/>
          <w:szCs w:val="22"/>
        </w:rPr>
        <w:t xml:space="preserve">, neste ato, se obrigam, em caráter irrevogável e irretratável, perante os Debenturistas, como </w:t>
      </w:r>
      <w:r w:rsidRPr="00533952">
        <w:rPr>
          <w:rFonts w:ascii="Tahoma" w:hAnsi="Tahoma" w:cs="Tahoma"/>
          <w:sz w:val="22"/>
          <w:szCs w:val="22"/>
        </w:rPr>
        <w:t>fiadores</w:t>
      </w:r>
      <w:r w:rsidR="00252B8B" w:rsidRPr="00533952">
        <w:rPr>
          <w:rFonts w:ascii="Tahoma" w:hAnsi="Tahoma" w:cs="Tahoma"/>
          <w:sz w:val="22"/>
          <w:szCs w:val="22"/>
        </w:rPr>
        <w:t>, principais pagador</w:t>
      </w:r>
      <w:r w:rsidR="008473A8">
        <w:rPr>
          <w:rFonts w:ascii="Tahoma" w:hAnsi="Tahoma" w:cs="Tahoma"/>
          <w:sz w:val="22"/>
          <w:szCs w:val="22"/>
        </w:rPr>
        <w:t>e</w:t>
      </w:r>
      <w:r w:rsidR="00252B8B" w:rsidRPr="00533952">
        <w:rPr>
          <w:rFonts w:ascii="Tahoma" w:hAnsi="Tahoma" w:cs="Tahoma"/>
          <w:sz w:val="22"/>
          <w:szCs w:val="22"/>
        </w:rPr>
        <w:t xml:space="preserve">s e solidariamente </w:t>
      </w:r>
      <w:r w:rsidR="00AA29BA" w:rsidRPr="00533952">
        <w:rPr>
          <w:rFonts w:ascii="Tahoma" w:hAnsi="Tahoma" w:cs="Tahoma"/>
          <w:sz w:val="22"/>
          <w:szCs w:val="22"/>
        </w:rPr>
        <w:t>(</w:t>
      </w:r>
      <w:r w:rsidR="00252B8B" w:rsidRPr="00533952">
        <w:rPr>
          <w:rFonts w:ascii="Tahoma" w:hAnsi="Tahoma" w:cs="Tahoma"/>
          <w:sz w:val="22"/>
          <w:szCs w:val="22"/>
        </w:rPr>
        <w:t>entre si e</w:t>
      </w:r>
      <w:r w:rsidR="00EF4158" w:rsidRPr="00533952">
        <w:rPr>
          <w:rFonts w:ascii="Tahoma" w:hAnsi="Tahoma" w:cs="Tahoma"/>
          <w:sz w:val="22"/>
          <w:szCs w:val="22"/>
        </w:rPr>
        <w:t xml:space="preserve"> com a Companhia) responsáve</w:t>
      </w:r>
      <w:r w:rsidR="00252B8B" w:rsidRPr="00533952">
        <w:rPr>
          <w:rFonts w:ascii="Tahoma" w:hAnsi="Tahoma" w:cs="Tahoma"/>
          <w:sz w:val="22"/>
          <w:szCs w:val="22"/>
        </w:rPr>
        <w:t xml:space="preserve">is por todas </w:t>
      </w:r>
      <w:r w:rsidR="007A5781" w:rsidRPr="00533952">
        <w:rPr>
          <w:rFonts w:ascii="Tahoma" w:hAnsi="Tahoma" w:cs="Tahoma"/>
          <w:sz w:val="22"/>
          <w:szCs w:val="22"/>
        </w:rPr>
        <w:t>as Obrigações Garantidas</w:t>
      </w:r>
      <w:r w:rsidR="00252B8B" w:rsidRPr="00533952">
        <w:rPr>
          <w:rFonts w:ascii="Tahoma" w:hAnsi="Tahoma" w:cs="Tahoma"/>
          <w:sz w:val="22"/>
          <w:szCs w:val="22"/>
        </w:rPr>
        <w:t>, renunciando expressamente aos benefícios de ordem, direitos e faculdades de exoneração de qualquer natureza previstos nos artigos </w:t>
      </w:r>
      <w:r w:rsidR="00252B8B" w:rsidRPr="00533952">
        <w:rPr>
          <w:rFonts w:ascii="Tahoma" w:hAnsi="Tahoma" w:cs="Tahoma"/>
          <w:bCs/>
          <w:sz w:val="22"/>
          <w:szCs w:val="22"/>
        </w:rPr>
        <w:t xml:space="preserve">333, parágrafo único, </w:t>
      </w:r>
      <w:r w:rsidRPr="00533952">
        <w:rPr>
          <w:rFonts w:ascii="Tahoma" w:hAnsi="Tahoma" w:cs="Tahoma"/>
          <w:bCs/>
          <w:sz w:val="22"/>
          <w:szCs w:val="22"/>
        </w:rPr>
        <w:t xml:space="preserve">364, </w:t>
      </w:r>
      <w:r w:rsidR="00252B8B" w:rsidRPr="00533952">
        <w:rPr>
          <w:rFonts w:ascii="Tahoma" w:hAnsi="Tahoma" w:cs="Tahoma"/>
          <w:sz w:val="22"/>
          <w:szCs w:val="22"/>
        </w:rPr>
        <w:t xml:space="preserve">366, </w:t>
      </w:r>
      <w:r w:rsidRPr="00533952">
        <w:rPr>
          <w:rFonts w:ascii="Tahoma" w:hAnsi="Tahoma" w:cs="Tahoma"/>
          <w:sz w:val="22"/>
          <w:szCs w:val="22"/>
        </w:rPr>
        <w:t xml:space="preserve">368, </w:t>
      </w:r>
      <w:r w:rsidR="00252B8B" w:rsidRPr="00533952">
        <w:rPr>
          <w:rFonts w:ascii="Tahoma" w:hAnsi="Tahoma" w:cs="Tahoma"/>
          <w:sz w:val="22"/>
          <w:szCs w:val="22"/>
        </w:rPr>
        <w:t>821,</w:t>
      </w:r>
      <w:r w:rsidR="00E64B56" w:rsidRPr="00533952">
        <w:rPr>
          <w:rFonts w:ascii="Tahoma" w:hAnsi="Tahoma" w:cs="Tahoma"/>
          <w:sz w:val="22"/>
          <w:szCs w:val="22"/>
        </w:rPr>
        <w:t xml:space="preserve"> 824,</w:t>
      </w:r>
      <w:r w:rsidR="00252B8B" w:rsidRPr="00533952">
        <w:rPr>
          <w:rFonts w:ascii="Tahoma" w:hAnsi="Tahoma" w:cs="Tahoma"/>
          <w:sz w:val="22"/>
          <w:szCs w:val="22"/>
        </w:rPr>
        <w:t xml:space="preserve"> 827, </w:t>
      </w:r>
      <w:r w:rsidRPr="00533952">
        <w:rPr>
          <w:rFonts w:ascii="Tahoma" w:hAnsi="Tahoma" w:cs="Tahoma"/>
          <w:sz w:val="22"/>
          <w:szCs w:val="22"/>
        </w:rPr>
        <w:t xml:space="preserve">829, parágrafo único, </w:t>
      </w:r>
      <w:r w:rsidR="00252B8B" w:rsidRPr="00533952">
        <w:rPr>
          <w:rFonts w:ascii="Tahoma" w:hAnsi="Tahoma" w:cs="Tahoma"/>
          <w:sz w:val="22"/>
          <w:szCs w:val="22"/>
        </w:rPr>
        <w:t>830, 834, 835, 837, 838 e 839 da Lei n.º 10.406, de 10 de janeiro de 2002, conforme alterada ("</w:t>
      </w:r>
      <w:r w:rsidR="00252B8B" w:rsidRPr="00533952">
        <w:rPr>
          <w:rFonts w:ascii="Tahoma" w:hAnsi="Tahoma" w:cs="Tahoma"/>
          <w:sz w:val="22"/>
          <w:szCs w:val="22"/>
          <w:u w:val="single"/>
        </w:rPr>
        <w:t>Código Civil</w:t>
      </w:r>
      <w:r w:rsidR="00252B8B" w:rsidRPr="00533952">
        <w:rPr>
          <w:rFonts w:ascii="Tahoma" w:hAnsi="Tahoma" w:cs="Tahoma"/>
          <w:sz w:val="22"/>
          <w:szCs w:val="22"/>
        </w:rPr>
        <w:t>"), e dos artigos </w:t>
      </w:r>
      <w:r w:rsidR="007A5781" w:rsidRPr="00533952">
        <w:rPr>
          <w:rFonts w:ascii="Tahoma" w:hAnsi="Tahoma" w:cs="Tahoma"/>
          <w:sz w:val="22"/>
          <w:szCs w:val="22"/>
        </w:rPr>
        <w:t>130</w:t>
      </w:r>
      <w:r w:rsidR="00252B8B" w:rsidRPr="00533952">
        <w:rPr>
          <w:rFonts w:ascii="Tahoma" w:hAnsi="Tahoma" w:cs="Tahoma"/>
          <w:sz w:val="22"/>
          <w:szCs w:val="22"/>
        </w:rPr>
        <w:t xml:space="preserve"> e </w:t>
      </w:r>
      <w:r w:rsidR="007A5781" w:rsidRPr="00533952">
        <w:rPr>
          <w:rFonts w:ascii="Tahoma" w:hAnsi="Tahoma" w:cs="Tahoma"/>
          <w:sz w:val="22"/>
          <w:szCs w:val="22"/>
        </w:rPr>
        <w:t>794</w:t>
      </w:r>
      <w:r w:rsidR="00252B8B" w:rsidRPr="00533952">
        <w:rPr>
          <w:rFonts w:ascii="Tahoma" w:hAnsi="Tahoma" w:cs="Tahoma"/>
          <w:sz w:val="22"/>
          <w:szCs w:val="22"/>
        </w:rPr>
        <w:t xml:space="preserve"> da Lei n.º </w:t>
      </w:r>
      <w:r w:rsidR="007A5781" w:rsidRPr="00533952">
        <w:rPr>
          <w:rFonts w:ascii="Tahoma" w:hAnsi="Tahoma" w:cs="Tahoma"/>
          <w:sz w:val="22"/>
          <w:szCs w:val="22"/>
        </w:rPr>
        <w:t>13.105</w:t>
      </w:r>
      <w:r w:rsidR="00252B8B" w:rsidRPr="00533952">
        <w:rPr>
          <w:rFonts w:ascii="Tahoma" w:hAnsi="Tahoma" w:cs="Tahoma"/>
          <w:sz w:val="22"/>
          <w:szCs w:val="22"/>
        </w:rPr>
        <w:t xml:space="preserve">, de </w:t>
      </w:r>
      <w:r w:rsidR="007A5781" w:rsidRPr="00533952">
        <w:rPr>
          <w:rFonts w:ascii="Tahoma" w:hAnsi="Tahoma" w:cs="Tahoma"/>
          <w:sz w:val="22"/>
          <w:szCs w:val="22"/>
        </w:rPr>
        <w:t>16 de março de 2015</w:t>
      </w:r>
      <w:r w:rsidR="00252B8B" w:rsidRPr="00533952">
        <w:rPr>
          <w:rFonts w:ascii="Tahoma" w:hAnsi="Tahoma" w:cs="Tahoma"/>
          <w:sz w:val="22"/>
          <w:szCs w:val="22"/>
        </w:rPr>
        <w:t>, conforme alterada ("</w:t>
      </w:r>
      <w:r w:rsidR="00252B8B" w:rsidRPr="00533952">
        <w:rPr>
          <w:rFonts w:ascii="Tahoma" w:hAnsi="Tahoma" w:cs="Tahoma"/>
          <w:sz w:val="22"/>
          <w:szCs w:val="22"/>
          <w:u w:val="single"/>
        </w:rPr>
        <w:t>Código de Processo Civil</w:t>
      </w:r>
      <w:r w:rsidR="00252B8B" w:rsidRPr="00533952">
        <w:rPr>
          <w:rFonts w:ascii="Tahoma" w:hAnsi="Tahoma" w:cs="Tahoma"/>
          <w:sz w:val="22"/>
          <w:szCs w:val="22"/>
        </w:rPr>
        <w:t>"</w:t>
      </w:r>
      <w:r w:rsidR="00D218CD" w:rsidRPr="00533952">
        <w:rPr>
          <w:rFonts w:ascii="Tahoma" w:hAnsi="Tahoma" w:cs="Tahoma"/>
          <w:sz w:val="22"/>
          <w:szCs w:val="22"/>
        </w:rPr>
        <w:t xml:space="preserve"> e </w:t>
      </w:r>
      <w:r w:rsidR="00252B8B" w:rsidRPr="00533952">
        <w:rPr>
          <w:rFonts w:ascii="Tahoma" w:hAnsi="Tahoma" w:cs="Tahoma"/>
          <w:sz w:val="22"/>
          <w:szCs w:val="22"/>
        </w:rPr>
        <w:t>"</w:t>
      </w:r>
      <w:r w:rsidR="00252B8B" w:rsidRPr="00533952">
        <w:rPr>
          <w:rFonts w:ascii="Tahoma" w:hAnsi="Tahoma" w:cs="Tahoma"/>
          <w:sz w:val="22"/>
          <w:szCs w:val="22"/>
          <w:u w:val="single"/>
        </w:rPr>
        <w:t>Fiança</w:t>
      </w:r>
      <w:r w:rsidR="00252B8B" w:rsidRPr="00533952">
        <w:rPr>
          <w:rFonts w:ascii="Tahoma" w:hAnsi="Tahoma" w:cs="Tahoma"/>
          <w:sz w:val="22"/>
          <w:szCs w:val="22"/>
        </w:rPr>
        <w:t>"</w:t>
      </w:r>
      <w:r w:rsidR="008473A8">
        <w:rPr>
          <w:rFonts w:ascii="Tahoma" w:hAnsi="Tahoma" w:cs="Tahoma"/>
          <w:sz w:val="22"/>
          <w:szCs w:val="22"/>
        </w:rPr>
        <w:t>, respectivamente</w:t>
      </w:r>
      <w:r w:rsidR="00252B8B" w:rsidRPr="00533952">
        <w:rPr>
          <w:rFonts w:ascii="Tahoma" w:hAnsi="Tahoma" w:cs="Tahoma"/>
          <w:sz w:val="22"/>
          <w:szCs w:val="22"/>
        </w:rPr>
        <w:t>).</w:t>
      </w:r>
      <w:bookmarkEnd w:id="0"/>
    </w:p>
    <w:p w14:paraId="61880F90" w14:textId="77777777" w:rsidR="00252B8B" w:rsidRPr="00533952" w:rsidRDefault="00252B8B" w:rsidP="00B14690">
      <w:pPr>
        <w:spacing w:after="0" w:line="320" w:lineRule="exact"/>
        <w:rPr>
          <w:rFonts w:ascii="Tahoma" w:hAnsi="Tahoma" w:cs="Tahoma"/>
          <w:sz w:val="22"/>
          <w:szCs w:val="22"/>
          <w:highlight w:val="yellow"/>
        </w:rPr>
      </w:pPr>
    </w:p>
    <w:p w14:paraId="3BC9F42F" w14:textId="77777777" w:rsidR="00252B8B" w:rsidRPr="00533952" w:rsidRDefault="00C12CD0" w:rsidP="00B14690">
      <w:pPr>
        <w:tabs>
          <w:tab w:val="left" w:pos="851"/>
        </w:tabs>
        <w:spacing w:after="0" w:line="320" w:lineRule="exact"/>
        <w:rPr>
          <w:rFonts w:ascii="Tahoma" w:hAnsi="Tahoma" w:cs="Tahoma"/>
          <w:sz w:val="22"/>
          <w:szCs w:val="22"/>
        </w:rPr>
      </w:pPr>
      <w:r w:rsidRPr="00533952">
        <w:rPr>
          <w:rFonts w:ascii="Tahoma" w:hAnsi="Tahoma" w:cs="Tahoma"/>
          <w:sz w:val="22"/>
          <w:szCs w:val="22"/>
        </w:rPr>
        <w:t>3.5.2.2</w:t>
      </w:r>
      <w:r w:rsidR="00252B8B" w:rsidRPr="00533952">
        <w:rPr>
          <w:rFonts w:ascii="Tahoma" w:hAnsi="Tahoma" w:cs="Tahoma"/>
          <w:sz w:val="22"/>
          <w:szCs w:val="22"/>
        </w:rPr>
        <w:t>.</w:t>
      </w:r>
      <w:r w:rsidR="00A046B4" w:rsidRPr="00533952">
        <w:rPr>
          <w:rFonts w:ascii="Tahoma" w:hAnsi="Tahoma" w:cs="Tahoma"/>
          <w:sz w:val="22"/>
          <w:szCs w:val="22"/>
        </w:rPr>
        <w:t xml:space="preserve"> </w:t>
      </w:r>
      <w:r w:rsidR="00252B8B" w:rsidRPr="00533952">
        <w:rPr>
          <w:rFonts w:ascii="Tahoma" w:hAnsi="Tahoma" w:cs="Tahoma"/>
          <w:sz w:val="22"/>
          <w:szCs w:val="22"/>
        </w:rPr>
        <w:t>Cabe ao Agente Fiduciário</w:t>
      </w:r>
      <w:r w:rsidR="00CD00B2">
        <w:rPr>
          <w:rFonts w:ascii="Tahoma" w:hAnsi="Tahoma" w:cs="Tahoma"/>
          <w:sz w:val="22"/>
          <w:szCs w:val="22"/>
        </w:rPr>
        <w:t>, conforme instruções dos Debenturistas,</w:t>
      </w:r>
      <w:r w:rsidR="00252B8B" w:rsidRPr="00533952">
        <w:rPr>
          <w:rFonts w:ascii="Tahoma" w:hAnsi="Tahoma" w:cs="Tahoma"/>
          <w:sz w:val="22"/>
          <w:szCs w:val="22"/>
        </w:rPr>
        <w:t xml:space="preserve"> requerer a execução, judicial ou extrajudicial, da Fiança, conforme função que lhe é atribuída nesta </w:t>
      </w:r>
      <w:r w:rsidR="00252B8B" w:rsidRPr="00533952">
        <w:rPr>
          <w:rFonts w:ascii="Tahoma" w:hAnsi="Tahoma" w:cs="Tahoma"/>
          <w:sz w:val="22"/>
          <w:szCs w:val="22"/>
        </w:rPr>
        <w:lastRenderedPageBreak/>
        <w:t xml:space="preserve">Escritura de Emissão, uma vez verificada qualquer hipótese </w:t>
      </w:r>
      <w:r w:rsidR="006C4F3B" w:rsidRPr="00533952">
        <w:rPr>
          <w:rFonts w:ascii="Tahoma" w:hAnsi="Tahoma" w:cs="Tahoma"/>
          <w:sz w:val="22"/>
          <w:szCs w:val="22"/>
        </w:rPr>
        <w:t xml:space="preserve">de </w:t>
      </w:r>
      <w:r w:rsidR="006A65FA" w:rsidRPr="00533952">
        <w:rPr>
          <w:rFonts w:ascii="Tahoma" w:hAnsi="Tahoma" w:cs="Tahoma"/>
          <w:sz w:val="22"/>
          <w:szCs w:val="22"/>
        </w:rPr>
        <w:t>declaração de vencimento antecipado</w:t>
      </w:r>
      <w:r w:rsidR="00252B8B" w:rsidRPr="00533952">
        <w:rPr>
          <w:rFonts w:ascii="Tahoma" w:hAnsi="Tahoma" w:cs="Tahoma"/>
          <w:sz w:val="22"/>
          <w:szCs w:val="22"/>
        </w:rPr>
        <w:t xml:space="preserve"> das Obrigações Garantidas. A Fiança poderá ser excutida e exigida pelo Agente Fiduciário quantas vezes forem necessárias até a integral e efetiva liquidação de todas as Obrigações Garantidas, sendo certo que a não execução da Fiança por parte do Agente Fiduciário não ensejará, em qualquer hipótese, perda do direito de execução da Fiança pelos Debenturistas.</w:t>
      </w:r>
    </w:p>
    <w:p w14:paraId="4DA985FE" w14:textId="77777777" w:rsidR="00BB11C8" w:rsidRPr="00533952" w:rsidRDefault="00BB11C8" w:rsidP="00B14690">
      <w:pPr>
        <w:spacing w:after="0" w:line="320" w:lineRule="exact"/>
        <w:rPr>
          <w:rFonts w:ascii="Tahoma" w:hAnsi="Tahoma" w:cs="Tahoma"/>
          <w:sz w:val="22"/>
          <w:szCs w:val="22"/>
        </w:rPr>
      </w:pPr>
    </w:p>
    <w:p w14:paraId="7B862FB8" w14:textId="77777777" w:rsidR="00BB11C8" w:rsidRPr="00533952" w:rsidRDefault="00B44C95" w:rsidP="00B14690">
      <w:pPr>
        <w:spacing w:after="0" w:line="320" w:lineRule="exact"/>
        <w:rPr>
          <w:rFonts w:ascii="Tahoma" w:hAnsi="Tahoma" w:cs="Tahoma"/>
          <w:sz w:val="22"/>
          <w:szCs w:val="22"/>
        </w:rPr>
      </w:pPr>
      <w:r w:rsidRPr="00533952">
        <w:rPr>
          <w:rFonts w:ascii="Tahoma" w:hAnsi="Tahoma" w:cs="Tahoma"/>
          <w:sz w:val="22"/>
          <w:szCs w:val="22"/>
        </w:rPr>
        <w:t>3.5.2.2.1</w:t>
      </w:r>
      <w:r w:rsidR="008473A8">
        <w:rPr>
          <w:rFonts w:ascii="Tahoma" w:hAnsi="Tahoma" w:cs="Tahoma"/>
          <w:sz w:val="22"/>
          <w:szCs w:val="22"/>
        </w:rPr>
        <w:t>.</w:t>
      </w:r>
      <w:r w:rsidR="00A046B4" w:rsidRPr="00533952">
        <w:rPr>
          <w:rFonts w:ascii="Tahoma" w:hAnsi="Tahoma" w:cs="Tahoma"/>
          <w:sz w:val="22"/>
          <w:szCs w:val="22"/>
        </w:rPr>
        <w:t xml:space="preserve"> </w:t>
      </w:r>
      <w:r w:rsidRPr="00533952">
        <w:rPr>
          <w:rFonts w:ascii="Tahoma" w:hAnsi="Tahoma" w:cs="Tahoma"/>
          <w:sz w:val="22"/>
          <w:szCs w:val="22"/>
        </w:rPr>
        <w:t xml:space="preserve">Cada </w:t>
      </w:r>
      <w:r w:rsidR="004A7725" w:rsidRPr="00533952">
        <w:rPr>
          <w:rFonts w:ascii="Tahoma" w:hAnsi="Tahoma" w:cs="Tahoma"/>
          <w:sz w:val="22"/>
          <w:szCs w:val="22"/>
        </w:rPr>
        <w:t>Garantidor</w:t>
      </w:r>
      <w:r w:rsidRPr="00533952">
        <w:rPr>
          <w:rFonts w:ascii="Tahoma" w:hAnsi="Tahoma" w:cs="Tahoma"/>
          <w:sz w:val="22"/>
          <w:szCs w:val="22"/>
        </w:rPr>
        <w:t xml:space="preserve">, se obriga a, independentemente de qualquer pretensão, ação, disputa ou reclamação que a Companhia venha a ter ou exercer em relação às suas obrigações, honrar a Fiança no prazo de até </w:t>
      </w:r>
      <w:r w:rsidR="00556588">
        <w:rPr>
          <w:rFonts w:ascii="Tahoma" w:hAnsi="Tahoma" w:cs="Tahoma"/>
          <w:sz w:val="22"/>
          <w:szCs w:val="22"/>
        </w:rPr>
        <w:t>1</w:t>
      </w:r>
      <w:r w:rsidRPr="00533952">
        <w:rPr>
          <w:rFonts w:ascii="Tahoma" w:hAnsi="Tahoma" w:cs="Tahoma"/>
          <w:sz w:val="22"/>
          <w:szCs w:val="22"/>
        </w:rPr>
        <w:t xml:space="preserve"> (</w:t>
      </w:r>
      <w:r w:rsidR="00556588">
        <w:rPr>
          <w:rFonts w:ascii="Tahoma" w:hAnsi="Tahoma" w:cs="Tahoma"/>
          <w:sz w:val="22"/>
          <w:szCs w:val="22"/>
        </w:rPr>
        <w:t>um</w:t>
      </w:r>
      <w:r w:rsidRPr="00533952">
        <w:rPr>
          <w:rFonts w:ascii="Tahoma" w:hAnsi="Tahoma" w:cs="Tahoma"/>
          <w:sz w:val="22"/>
          <w:szCs w:val="22"/>
        </w:rPr>
        <w:t xml:space="preserve">) Dia </w:t>
      </w:r>
      <w:r w:rsidR="00556588" w:rsidRPr="00533952">
        <w:rPr>
          <w:rFonts w:ascii="Tahoma" w:hAnsi="Tahoma" w:cs="Tahoma"/>
          <w:sz w:val="22"/>
          <w:szCs w:val="22"/>
        </w:rPr>
        <w:t>Út</w:t>
      </w:r>
      <w:r w:rsidR="00556588">
        <w:rPr>
          <w:rFonts w:ascii="Tahoma" w:hAnsi="Tahoma" w:cs="Tahoma"/>
          <w:sz w:val="22"/>
          <w:szCs w:val="22"/>
        </w:rPr>
        <w:t>il</w:t>
      </w:r>
      <w:r w:rsidR="00556588" w:rsidRPr="00533952">
        <w:rPr>
          <w:rFonts w:ascii="Tahoma" w:hAnsi="Tahoma" w:cs="Tahoma"/>
          <w:sz w:val="22"/>
          <w:szCs w:val="22"/>
        </w:rPr>
        <w:t xml:space="preserve"> </w:t>
      </w:r>
      <w:r w:rsidRPr="00533952">
        <w:rPr>
          <w:rFonts w:ascii="Tahoma" w:hAnsi="Tahoma" w:cs="Tahoma"/>
          <w:sz w:val="22"/>
          <w:szCs w:val="22"/>
        </w:rPr>
        <w:t xml:space="preserve">contado a partir do recebimento de notificação enviada pelo Agente Fiduciário informando da falta de pagamento de qualquer das Obrigações Garantidas pela Companhia, fora do âmbito da </w:t>
      </w:r>
      <w:r w:rsidR="00AA29BA" w:rsidRPr="00533952">
        <w:rPr>
          <w:rFonts w:ascii="Tahoma" w:hAnsi="Tahoma" w:cs="Tahoma"/>
          <w:sz w:val="22"/>
          <w:szCs w:val="22"/>
        </w:rPr>
        <w:t>B3</w:t>
      </w:r>
      <w:r w:rsidRPr="00533952">
        <w:rPr>
          <w:rFonts w:ascii="Tahoma" w:hAnsi="Tahoma" w:cs="Tahoma"/>
          <w:sz w:val="22"/>
          <w:szCs w:val="22"/>
        </w:rPr>
        <w:t>.</w:t>
      </w:r>
      <w:r w:rsidR="00846AC6">
        <w:rPr>
          <w:rFonts w:ascii="Tahoma" w:hAnsi="Tahoma" w:cs="Tahoma"/>
          <w:sz w:val="22"/>
          <w:szCs w:val="22"/>
        </w:rPr>
        <w:t xml:space="preserve"> </w:t>
      </w:r>
    </w:p>
    <w:p w14:paraId="65E1ACDD" w14:textId="77777777" w:rsidR="00252B8B" w:rsidRPr="00533952" w:rsidRDefault="00252B8B" w:rsidP="00B14690">
      <w:pPr>
        <w:spacing w:after="0" w:line="320" w:lineRule="exact"/>
        <w:rPr>
          <w:rFonts w:ascii="Tahoma" w:hAnsi="Tahoma" w:cs="Tahoma"/>
          <w:sz w:val="22"/>
          <w:szCs w:val="22"/>
          <w:highlight w:val="yellow"/>
        </w:rPr>
      </w:pPr>
    </w:p>
    <w:p w14:paraId="1DB1806A" w14:textId="77777777" w:rsidR="00252B8B" w:rsidRPr="00533952" w:rsidRDefault="00C12CD0" w:rsidP="00B14690">
      <w:pPr>
        <w:tabs>
          <w:tab w:val="left" w:pos="851"/>
        </w:tabs>
        <w:spacing w:after="0" w:line="320" w:lineRule="exact"/>
        <w:rPr>
          <w:rFonts w:ascii="Tahoma" w:hAnsi="Tahoma" w:cs="Tahoma"/>
          <w:sz w:val="22"/>
          <w:szCs w:val="22"/>
        </w:rPr>
      </w:pPr>
      <w:r w:rsidRPr="00533952">
        <w:rPr>
          <w:rFonts w:ascii="Tahoma" w:hAnsi="Tahoma" w:cs="Tahoma"/>
          <w:sz w:val="22"/>
          <w:szCs w:val="22"/>
        </w:rPr>
        <w:t>3.5.2.3</w:t>
      </w:r>
      <w:r w:rsidR="00252B8B" w:rsidRPr="00533952">
        <w:rPr>
          <w:rFonts w:ascii="Tahoma" w:hAnsi="Tahoma" w:cs="Tahoma"/>
          <w:sz w:val="22"/>
          <w:szCs w:val="22"/>
        </w:rPr>
        <w:t>.</w:t>
      </w:r>
      <w:r w:rsidR="00A046B4" w:rsidRPr="00533952">
        <w:rPr>
          <w:rFonts w:ascii="Tahoma" w:hAnsi="Tahoma" w:cs="Tahoma"/>
          <w:sz w:val="22"/>
          <w:szCs w:val="22"/>
        </w:rPr>
        <w:t xml:space="preserve"> </w:t>
      </w:r>
      <w:r w:rsidR="00252B8B" w:rsidRPr="00533952">
        <w:rPr>
          <w:rFonts w:ascii="Tahoma" w:hAnsi="Tahoma" w:cs="Tahoma"/>
          <w:sz w:val="22"/>
          <w:szCs w:val="22"/>
        </w:rPr>
        <w:t xml:space="preserve">A Fiança </w:t>
      </w:r>
      <w:r w:rsidR="00BB11C8" w:rsidRPr="00533952">
        <w:rPr>
          <w:rFonts w:ascii="Tahoma" w:hAnsi="Tahoma" w:cs="Tahoma"/>
          <w:sz w:val="22"/>
          <w:szCs w:val="22"/>
        </w:rPr>
        <w:t xml:space="preserve">aqui referida é prestada em caráter irrevogável e irretratável e </w:t>
      </w:r>
      <w:r w:rsidR="00252B8B" w:rsidRPr="00533952">
        <w:rPr>
          <w:rFonts w:ascii="Tahoma" w:hAnsi="Tahoma" w:cs="Tahoma"/>
          <w:sz w:val="22"/>
          <w:szCs w:val="22"/>
        </w:rPr>
        <w:t>entrará em vigor na data de celebração desta Escritura de Emissão e permanecerá válida até o pagamento integral das Obrigações Garantidas.</w:t>
      </w:r>
    </w:p>
    <w:p w14:paraId="3D982C16" w14:textId="77777777" w:rsidR="00252B8B" w:rsidRPr="00533952" w:rsidRDefault="00252B8B" w:rsidP="00B14690">
      <w:pPr>
        <w:spacing w:after="0" w:line="320" w:lineRule="exact"/>
        <w:rPr>
          <w:rFonts w:ascii="Tahoma" w:hAnsi="Tahoma" w:cs="Tahoma"/>
          <w:sz w:val="22"/>
          <w:szCs w:val="22"/>
          <w:highlight w:val="yellow"/>
        </w:rPr>
      </w:pPr>
    </w:p>
    <w:p w14:paraId="11E03012" w14:textId="77777777" w:rsidR="00252B8B" w:rsidRPr="00533952" w:rsidRDefault="00EF4158" w:rsidP="00B14690">
      <w:pPr>
        <w:spacing w:after="0" w:line="320" w:lineRule="exact"/>
        <w:rPr>
          <w:rFonts w:ascii="Tahoma" w:hAnsi="Tahoma" w:cs="Tahoma"/>
          <w:sz w:val="22"/>
          <w:szCs w:val="22"/>
        </w:rPr>
      </w:pPr>
      <w:r w:rsidRPr="00533952">
        <w:rPr>
          <w:rFonts w:ascii="Tahoma" w:hAnsi="Tahoma" w:cs="Tahoma"/>
          <w:sz w:val="22"/>
          <w:szCs w:val="22"/>
        </w:rPr>
        <w:t>3.5.2.4.</w:t>
      </w:r>
      <w:r w:rsidR="00A046B4" w:rsidRPr="00533952">
        <w:rPr>
          <w:rFonts w:ascii="Tahoma" w:hAnsi="Tahoma" w:cs="Tahoma"/>
          <w:sz w:val="22"/>
          <w:szCs w:val="22"/>
        </w:rPr>
        <w:t xml:space="preserve"> </w:t>
      </w:r>
      <w:r w:rsidRPr="00533952">
        <w:rPr>
          <w:rFonts w:ascii="Tahoma" w:hAnsi="Tahoma" w:cs="Tahoma"/>
          <w:sz w:val="22"/>
          <w:szCs w:val="22"/>
        </w:rPr>
        <w:t xml:space="preserve">Cada </w:t>
      </w:r>
      <w:r w:rsidR="004A7725" w:rsidRPr="00533952">
        <w:rPr>
          <w:rFonts w:ascii="Tahoma" w:hAnsi="Tahoma" w:cs="Tahoma"/>
          <w:sz w:val="22"/>
          <w:szCs w:val="22"/>
        </w:rPr>
        <w:t>Garantidor</w:t>
      </w:r>
      <w:r w:rsidRPr="00533952">
        <w:rPr>
          <w:rFonts w:ascii="Tahoma" w:hAnsi="Tahoma" w:cs="Tahoma"/>
          <w:sz w:val="22"/>
          <w:szCs w:val="22"/>
        </w:rPr>
        <w:t xml:space="preserve">, desde já, concorda e se obriga a, </w:t>
      </w:r>
      <w:r w:rsidRPr="008473A8">
        <w:rPr>
          <w:rFonts w:ascii="Tahoma" w:hAnsi="Tahoma" w:cs="Tahoma"/>
          <w:b/>
          <w:sz w:val="22"/>
          <w:szCs w:val="22"/>
        </w:rPr>
        <w:t>(i)</w:t>
      </w:r>
      <w:r w:rsidRPr="00533952">
        <w:rPr>
          <w:rFonts w:ascii="Tahoma" w:hAnsi="Tahoma" w:cs="Tahoma"/>
          <w:sz w:val="22"/>
          <w:szCs w:val="22"/>
        </w:rPr>
        <w:t> somente após a integral liquidação de todos os valores devidos aos Debenturistas e ao Agente Fiduciário nos termos das Debêntures, desta Escritura de Emissão e do</w:t>
      </w:r>
      <w:r w:rsidR="00E64B56" w:rsidRPr="00533952">
        <w:rPr>
          <w:rFonts w:ascii="Tahoma" w:hAnsi="Tahoma" w:cs="Tahoma"/>
          <w:sz w:val="22"/>
          <w:szCs w:val="22"/>
        </w:rPr>
        <w:t>s</w:t>
      </w:r>
      <w:r w:rsidRPr="00533952">
        <w:rPr>
          <w:rFonts w:ascii="Tahoma" w:hAnsi="Tahoma" w:cs="Tahoma"/>
          <w:sz w:val="22"/>
          <w:szCs w:val="22"/>
        </w:rPr>
        <w:t xml:space="preserve"> Contrato</w:t>
      </w:r>
      <w:r w:rsidR="00E64B56" w:rsidRPr="00533952">
        <w:rPr>
          <w:rFonts w:ascii="Tahoma" w:hAnsi="Tahoma" w:cs="Tahoma"/>
          <w:sz w:val="22"/>
          <w:szCs w:val="22"/>
        </w:rPr>
        <w:t>s</w:t>
      </w:r>
      <w:r w:rsidRPr="00533952">
        <w:rPr>
          <w:rFonts w:ascii="Tahoma" w:hAnsi="Tahoma" w:cs="Tahoma"/>
          <w:sz w:val="22"/>
          <w:szCs w:val="22"/>
        </w:rPr>
        <w:t xml:space="preserve"> de Garantia, exigir e/ou demandar a Companhia ou os demais Garantidores em decorrência de qualquer valor que tiver honrado nos termos das Debêntures,</w:t>
      </w:r>
      <w:r w:rsidR="00E30730" w:rsidRPr="00533952">
        <w:rPr>
          <w:rFonts w:ascii="Tahoma" w:hAnsi="Tahoma" w:cs="Tahoma"/>
          <w:sz w:val="22"/>
          <w:szCs w:val="22"/>
        </w:rPr>
        <w:t xml:space="preserve"> </w:t>
      </w:r>
      <w:r w:rsidRPr="00533952">
        <w:rPr>
          <w:rFonts w:ascii="Tahoma" w:hAnsi="Tahoma" w:cs="Tahoma"/>
          <w:sz w:val="22"/>
          <w:szCs w:val="22"/>
        </w:rPr>
        <w:t>desta Escritura de Emissão e/ou do</w:t>
      </w:r>
      <w:r w:rsidR="00E64B56" w:rsidRPr="00533952">
        <w:rPr>
          <w:rFonts w:ascii="Tahoma" w:hAnsi="Tahoma" w:cs="Tahoma"/>
          <w:sz w:val="22"/>
          <w:szCs w:val="22"/>
        </w:rPr>
        <w:t>s</w:t>
      </w:r>
      <w:r w:rsidRPr="00533952">
        <w:rPr>
          <w:rFonts w:ascii="Tahoma" w:hAnsi="Tahoma" w:cs="Tahoma"/>
          <w:sz w:val="22"/>
          <w:szCs w:val="22"/>
        </w:rPr>
        <w:t xml:space="preserve"> Contrato</w:t>
      </w:r>
      <w:r w:rsidR="00E64B56" w:rsidRPr="00533952">
        <w:rPr>
          <w:rFonts w:ascii="Tahoma" w:hAnsi="Tahoma" w:cs="Tahoma"/>
          <w:sz w:val="22"/>
          <w:szCs w:val="22"/>
        </w:rPr>
        <w:t>s</w:t>
      </w:r>
      <w:r w:rsidRPr="00533952">
        <w:rPr>
          <w:rFonts w:ascii="Tahoma" w:hAnsi="Tahoma" w:cs="Tahoma"/>
          <w:sz w:val="22"/>
          <w:szCs w:val="22"/>
        </w:rPr>
        <w:t xml:space="preserve"> de Garantia; e </w:t>
      </w:r>
      <w:r w:rsidRPr="008473A8">
        <w:rPr>
          <w:rFonts w:ascii="Tahoma" w:hAnsi="Tahoma" w:cs="Tahoma"/>
          <w:b/>
          <w:sz w:val="22"/>
          <w:szCs w:val="22"/>
        </w:rPr>
        <w:t>(</w:t>
      </w:r>
      <w:proofErr w:type="spellStart"/>
      <w:r w:rsidRPr="008473A8">
        <w:rPr>
          <w:rFonts w:ascii="Tahoma" w:hAnsi="Tahoma" w:cs="Tahoma"/>
          <w:b/>
          <w:sz w:val="22"/>
          <w:szCs w:val="22"/>
        </w:rPr>
        <w:t>ii</w:t>
      </w:r>
      <w:proofErr w:type="spellEnd"/>
      <w:r w:rsidRPr="008473A8">
        <w:rPr>
          <w:rFonts w:ascii="Tahoma" w:hAnsi="Tahoma" w:cs="Tahoma"/>
          <w:b/>
          <w:sz w:val="22"/>
          <w:szCs w:val="22"/>
        </w:rPr>
        <w:t>)</w:t>
      </w:r>
      <w:r w:rsidRPr="00533952">
        <w:rPr>
          <w:rFonts w:ascii="Tahoma" w:hAnsi="Tahoma" w:cs="Tahoma"/>
          <w:sz w:val="22"/>
          <w:szCs w:val="22"/>
        </w:rPr>
        <w:t> caso receba qualquer valor da Companhia e/ou dos Garantidores em decorrência de qualquer valor que tiver honrado nos termos das Debêntures, desta Escritura de Emissão e/ou do</w:t>
      </w:r>
      <w:r w:rsidR="00E64B56" w:rsidRPr="00533952">
        <w:rPr>
          <w:rFonts w:ascii="Tahoma" w:hAnsi="Tahoma" w:cs="Tahoma"/>
          <w:sz w:val="22"/>
          <w:szCs w:val="22"/>
        </w:rPr>
        <w:t>s</w:t>
      </w:r>
      <w:r w:rsidRPr="00533952">
        <w:rPr>
          <w:rFonts w:ascii="Tahoma" w:hAnsi="Tahoma" w:cs="Tahoma"/>
          <w:sz w:val="22"/>
          <w:szCs w:val="22"/>
        </w:rPr>
        <w:t xml:space="preserve"> Contrato</w:t>
      </w:r>
      <w:r w:rsidR="00E64B56" w:rsidRPr="00533952">
        <w:rPr>
          <w:rFonts w:ascii="Tahoma" w:hAnsi="Tahoma" w:cs="Tahoma"/>
          <w:sz w:val="22"/>
          <w:szCs w:val="22"/>
        </w:rPr>
        <w:t>s</w:t>
      </w:r>
      <w:r w:rsidRPr="00533952">
        <w:rPr>
          <w:rFonts w:ascii="Tahoma" w:hAnsi="Tahoma" w:cs="Tahoma"/>
          <w:sz w:val="22"/>
          <w:szCs w:val="22"/>
        </w:rPr>
        <w:t xml:space="preserve"> de Garantia antes da integral liquidação de todos os valores devidos aos Debenturistas e ao Agente Fiduciário nos termos das </w:t>
      </w:r>
      <w:r w:rsidR="00E30730" w:rsidRPr="00533952">
        <w:rPr>
          <w:rFonts w:ascii="Tahoma" w:hAnsi="Tahoma" w:cs="Tahoma"/>
          <w:sz w:val="22"/>
          <w:szCs w:val="22"/>
        </w:rPr>
        <w:t>Debêntures, desta Escritura de Emissão e/ou dos Contratos de Garantia</w:t>
      </w:r>
      <w:r w:rsidRPr="00533952">
        <w:rPr>
          <w:rFonts w:ascii="Tahoma" w:hAnsi="Tahoma" w:cs="Tahoma"/>
          <w:sz w:val="22"/>
          <w:szCs w:val="22"/>
        </w:rPr>
        <w:t xml:space="preserve">, repassar, no prazo de 1 (um) Dia Útil contado da data de seu recebimento, tal valor ao Agente Fiduciário, para pagamento aos Debenturistas. </w:t>
      </w:r>
    </w:p>
    <w:p w14:paraId="60A0E17A" w14:textId="77777777" w:rsidR="00E64B56" w:rsidRPr="00533952" w:rsidRDefault="00E64B56" w:rsidP="00B14690">
      <w:pPr>
        <w:spacing w:after="0" w:line="320" w:lineRule="exact"/>
        <w:rPr>
          <w:rFonts w:ascii="Tahoma" w:hAnsi="Tahoma" w:cs="Tahoma"/>
          <w:sz w:val="22"/>
          <w:szCs w:val="22"/>
        </w:rPr>
      </w:pPr>
    </w:p>
    <w:p w14:paraId="16F6F557" w14:textId="77777777" w:rsidR="00E64B56" w:rsidRPr="00533952" w:rsidRDefault="00E64B56" w:rsidP="00B14690">
      <w:pPr>
        <w:spacing w:after="0" w:line="320" w:lineRule="exact"/>
        <w:rPr>
          <w:rFonts w:ascii="Tahoma" w:hAnsi="Tahoma" w:cs="Tahoma"/>
          <w:sz w:val="22"/>
          <w:szCs w:val="22"/>
        </w:rPr>
      </w:pPr>
      <w:r w:rsidRPr="00533952">
        <w:rPr>
          <w:rFonts w:ascii="Tahoma" w:hAnsi="Tahoma" w:cs="Tahoma"/>
          <w:sz w:val="22"/>
          <w:szCs w:val="22"/>
        </w:rPr>
        <w:t>3.5.2.5.</w:t>
      </w:r>
      <w:r w:rsidR="00A046B4" w:rsidRPr="00533952">
        <w:rPr>
          <w:rFonts w:ascii="Tahoma" w:hAnsi="Tahoma" w:cs="Tahoma"/>
          <w:sz w:val="22"/>
          <w:szCs w:val="22"/>
        </w:rPr>
        <w:t xml:space="preserve"> </w:t>
      </w:r>
      <w:r w:rsidR="00BB11C8" w:rsidRPr="00533952">
        <w:rPr>
          <w:rFonts w:ascii="Tahoma" w:hAnsi="Tahoma" w:cs="Tahoma"/>
          <w:sz w:val="22"/>
          <w:szCs w:val="22"/>
        </w:rPr>
        <w:t xml:space="preserve">Todos e quaisquer pagamentos realizados em relação à Fiança serão efetuados livres e líquidos, sem a dedução de quaisquer tributos, impostos, taxas, contribuições de qualquer natureza, encargos ou retenções, presentes ou futuros, bem como de quaisquer juros, multas ou demais exigibilidades fiscais, devendo </w:t>
      </w:r>
      <w:r w:rsidR="00E30730" w:rsidRPr="00533952">
        <w:rPr>
          <w:rFonts w:ascii="Tahoma" w:hAnsi="Tahoma" w:cs="Tahoma"/>
          <w:sz w:val="22"/>
          <w:szCs w:val="22"/>
        </w:rPr>
        <w:t xml:space="preserve">cada </w:t>
      </w:r>
      <w:r w:rsidR="004A7725" w:rsidRPr="00533952">
        <w:rPr>
          <w:rFonts w:ascii="Tahoma" w:hAnsi="Tahoma" w:cs="Tahoma"/>
          <w:sz w:val="22"/>
          <w:szCs w:val="22"/>
        </w:rPr>
        <w:t>Garantidor</w:t>
      </w:r>
      <w:r w:rsidR="00BB11C8" w:rsidRPr="00533952">
        <w:rPr>
          <w:rFonts w:ascii="Tahoma" w:hAnsi="Tahoma" w:cs="Tahoma"/>
          <w:sz w:val="22"/>
          <w:szCs w:val="22"/>
        </w:rPr>
        <w:t xml:space="preserve"> pagar as quantias adicionais que sejam necessárias para que os Debenturistas recebam, após tais deduções, recolhimentos ou pagamentos, uma quantia equivalente à que teria sido recebida se tais deduções, recolhimentos ou pagamentos não fossem aplicáveis.</w:t>
      </w:r>
    </w:p>
    <w:p w14:paraId="1B2ED34A" w14:textId="77777777" w:rsidR="00BB11C8" w:rsidRPr="00533952" w:rsidRDefault="00BB11C8" w:rsidP="00B14690">
      <w:pPr>
        <w:spacing w:after="0" w:line="320" w:lineRule="exact"/>
        <w:rPr>
          <w:rFonts w:ascii="Tahoma" w:hAnsi="Tahoma" w:cs="Tahoma"/>
          <w:sz w:val="22"/>
          <w:szCs w:val="22"/>
        </w:rPr>
      </w:pPr>
    </w:p>
    <w:p w14:paraId="6E6C78B3" w14:textId="77777777" w:rsidR="00BB11C8" w:rsidRPr="00533952" w:rsidRDefault="00BB11C8" w:rsidP="00B14690">
      <w:pPr>
        <w:spacing w:after="0" w:line="320" w:lineRule="exact"/>
        <w:rPr>
          <w:rFonts w:ascii="Tahoma" w:hAnsi="Tahoma" w:cs="Tahoma"/>
          <w:sz w:val="22"/>
          <w:szCs w:val="22"/>
        </w:rPr>
      </w:pPr>
      <w:r w:rsidRPr="00533952">
        <w:rPr>
          <w:rFonts w:ascii="Tahoma" w:hAnsi="Tahoma" w:cs="Tahoma"/>
          <w:sz w:val="22"/>
          <w:szCs w:val="22"/>
        </w:rPr>
        <w:lastRenderedPageBreak/>
        <w:t>3.5.2.6.</w:t>
      </w:r>
      <w:r w:rsidR="00A046B4" w:rsidRPr="00533952">
        <w:rPr>
          <w:rFonts w:ascii="Tahoma" w:hAnsi="Tahoma" w:cs="Tahoma"/>
          <w:sz w:val="22"/>
          <w:szCs w:val="22"/>
        </w:rPr>
        <w:t xml:space="preserve"> </w:t>
      </w:r>
      <w:r w:rsidRPr="00533952">
        <w:rPr>
          <w:rFonts w:ascii="Tahoma" w:hAnsi="Tahoma" w:cs="Tahoma"/>
          <w:sz w:val="22"/>
          <w:szCs w:val="22"/>
        </w:rPr>
        <w:t>Nenhuma objeção ou oposição da Companhia poderá ser admitida ou invocada pel</w:t>
      </w:r>
      <w:r w:rsidR="004A7725" w:rsidRPr="00533952">
        <w:rPr>
          <w:rFonts w:ascii="Tahoma" w:hAnsi="Tahoma" w:cs="Tahoma"/>
          <w:sz w:val="22"/>
          <w:szCs w:val="22"/>
        </w:rPr>
        <w:t>os Garantidores</w:t>
      </w:r>
      <w:r w:rsidRPr="00533952">
        <w:rPr>
          <w:rFonts w:ascii="Tahoma" w:hAnsi="Tahoma" w:cs="Tahoma"/>
          <w:sz w:val="22"/>
          <w:szCs w:val="22"/>
        </w:rPr>
        <w:t xml:space="preserve"> com o fito de escusar-se do cumprimento de suas obrigações perante os Debenturistas.</w:t>
      </w:r>
    </w:p>
    <w:p w14:paraId="525F5B6B" w14:textId="77777777" w:rsidR="00BB11C8" w:rsidRPr="00533952" w:rsidRDefault="00BB11C8" w:rsidP="00B14690">
      <w:pPr>
        <w:spacing w:after="0" w:line="320" w:lineRule="exact"/>
        <w:rPr>
          <w:rFonts w:ascii="Tahoma" w:hAnsi="Tahoma" w:cs="Tahoma"/>
          <w:sz w:val="22"/>
          <w:szCs w:val="22"/>
          <w:highlight w:val="yellow"/>
        </w:rPr>
      </w:pPr>
    </w:p>
    <w:p w14:paraId="2F430365" w14:textId="77777777" w:rsidR="00BB11C8" w:rsidRPr="00533952" w:rsidRDefault="00BB11C8" w:rsidP="00B14690">
      <w:pPr>
        <w:spacing w:after="0" w:line="320" w:lineRule="exact"/>
        <w:rPr>
          <w:rFonts w:ascii="Tahoma" w:hAnsi="Tahoma" w:cs="Tahoma"/>
          <w:sz w:val="22"/>
          <w:szCs w:val="22"/>
        </w:rPr>
      </w:pPr>
      <w:r w:rsidRPr="00533952">
        <w:rPr>
          <w:rFonts w:ascii="Tahoma" w:hAnsi="Tahoma" w:cs="Tahoma"/>
          <w:sz w:val="22"/>
          <w:szCs w:val="22"/>
        </w:rPr>
        <w:t>3.5.2.</w:t>
      </w:r>
      <w:r w:rsidR="008473A8">
        <w:rPr>
          <w:rFonts w:ascii="Tahoma" w:hAnsi="Tahoma" w:cs="Tahoma"/>
          <w:sz w:val="22"/>
          <w:szCs w:val="22"/>
        </w:rPr>
        <w:t>7</w:t>
      </w:r>
      <w:r w:rsidRPr="00533952">
        <w:rPr>
          <w:rFonts w:ascii="Tahoma" w:hAnsi="Tahoma" w:cs="Tahoma"/>
          <w:sz w:val="22"/>
          <w:szCs w:val="22"/>
        </w:rPr>
        <w:t>.</w:t>
      </w:r>
      <w:r w:rsidR="00A046B4" w:rsidRPr="00533952">
        <w:rPr>
          <w:rFonts w:ascii="Tahoma" w:hAnsi="Tahoma" w:cs="Tahoma"/>
          <w:sz w:val="22"/>
          <w:szCs w:val="22"/>
        </w:rPr>
        <w:t xml:space="preserve"> </w:t>
      </w:r>
      <w:r w:rsidRPr="00533952">
        <w:rPr>
          <w:rFonts w:ascii="Tahoma" w:hAnsi="Tahoma" w:cs="Tahoma"/>
          <w:sz w:val="22"/>
          <w:szCs w:val="22"/>
        </w:rPr>
        <w:t>A Fiança permanecer</w:t>
      </w:r>
      <w:r w:rsidR="005F4684" w:rsidRPr="00533952">
        <w:rPr>
          <w:rFonts w:ascii="Tahoma" w:hAnsi="Tahoma" w:cs="Tahoma"/>
          <w:sz w:val="22"/>
          <w:szCs w:val="22"/>
        </w:rPr>
        <w:t>á</w:t>
      </w:r>
      <w:r w:rsidRPr="00533952">
        <w:rPr>
          <w:rFonts w:ascii="Tahoma" w:hAnsi="Tahoma" w:cs="Tahoma"/>
          <w:sz w:val="22"/>
          <w:szCs w:val="22"/>
        </w:rPr>
        <w:t xml:space="preserve"> válida e plenamente eficaz em caso de aditamentos, alterações e quaisquer outras modificações nos Contratos de Garantia, nesta Escritura de Emissão e nos demais documentos da Oferta.</w:t>
      </w:r>
    </w:p>
    <w:p w14:paraId="38E60645" w14:textId="77777777" w:rsidR="00E62EDF" w:rsidRPr="00533952" w:rsidRDefault="00E62EDF" w:rsidP="00B14690">
      <w:pPr>
        <w:autoSpaceDE w:val="0"/>
        <w:autoSpaceDN w:val="0"/>
        <w:adjustRightInd w:val="0"/>
        <w:spacing w:after="0" w:line="320" w:lineRule="exact"/>
        <w:rPr>
          <w:rFonts w:ascii="Tahoma" w:hAnsi="Tahoma" w:cs="Tahoma"/>
          <w:sz w:val="22"/>
          <w:szCs w:val="22"/>
        </w:rPr>
      </w:pPr>
    </w:p>
    <w:p w14:paraId="6B8B50F7" w14:textId="77777777" w:rsidR="00301CF7" w:rsidRPr="00533952" w:rsidRDefault="00301CF7" w:rsidP="00B14690">
      <w:pPr>
        <w:tabs>
          <w:tab w:val="left" w:pos="851"/>
        </w:tabs>
        <w:autoSpaceDE w:val="0"/>
        <w:autoSpaceDN w:val="0"/>
        <w:adjustRightInd w:val="0"/>
        <w:spacing w:after="0" w:line="320" w:lineRule="exact"/>
        <w:rPr>
          <w:rFonts w:ascii="Tahoma" w:hAnsi="Tahoma" w:cs="Tahoma"/>
          <w:b/>
          <w:sz w:val="22"/>
          <w:szCs w:val="22"/>
        </w:rPr>
      </w:pPr>
      <w:r w:rsidRPr="00533952">
        <w:rPr>
          <w:rFonts w:ascii="Tahoma" w:hAnsi="Tahoma" w:cs="Tahoma"/>
          <w:b/>
          <w:sz w:val="22"/>
          <w:szCs w:val="22"/>
        </w:rPr>
        <w:t xml:space="preserve">3.6. </w:t>
      </w:r>
      <w:r w:rsidR="008473A8">
        <w:rPr>
          <w:rFonts w:ascii="Tahoma" w:hAnsi="Tahoma" w:cs="Tahoma"/>
          <w:b/>
          <w:sz w:val="22"/>
          <w:szCs w:val="22"/>
        </w:rPr>
        <w:tab/>
      </w:r>
      <w:r w:rsidRPr="00533952">
        <w:rPr>
          <w:rFonts w:ascii="Tahoma" w:hAnsi="Tahoma" w:cs="Tahoma"/>
          <w:b/>
          <w:sz w:val="22"/>
          <w:szCs w:val="22"/>
        </w:rPr>
        <w:t>Procedimento de Distribuição</w:t>
      </w:r>
    </w:p>
    <w:p w14:paraId="5AAE1402" w14:textId="77777777" w:rsidR="00301CF7" w:rsidRPr="00533952" w:rsidRDefault="00301CF7" w:rsidP="00B14690">
      <w:pPr>
        <w:autoSpaceDE w:val="0"/>
        <w:autoSpaceDN w:val="0"/>
        <w:adjustRightInd w:val="0"/>
        <w:spacing w:after="0" w:line="320" w:lineRule="exact"/>
        <w:rPr>
          <w:rFonts w:ascii="Tahoma" w:hAnsi="Tahoma" w:cs="Tahoma"/>
          <w:b/>
          <w:sz w:val="22"/>
          <w:szCs w:val="22"/>
        </w:rPr>
      </w:pPr>
    </w:p>
    <w:p w14:paraId="6342695D" w14:textId="77777777" w:rsidR="00301CF7" w:rsidRDefault="00301CF7"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 xml:space="preserve">3.6.1 </w:t>
      </w:r>
      <w:r w:rsidR="008473A8">
        <w:rPr>
          <w:rFonts w:ascii="Tahoma" w:hAnsi="Tahoma" w:cs="Tahoma"/>
          <w:sz w:val="22"/>
          <w:szCs w:val="22"/>
        </w:rPr>
        <w:tab/>
      </w:r>
      <w:r w:rsidRPr="00533952">
        <w:rPr>
          <w:rFonts w:ascii="Tahoma" w:hAnsi="Tahoma" w:cs="Tahoma"/>
          <w:sz w:val="22"/>
          <w:szCs w:val="22"/>
        </w:rPr>
        <w:t xml:space="preserve">As Debêntures serão objeto de distribuição pública, com esforços restritos de distribuição, nos termos da Instrução CVM 476, </w:t>
      </w:r>
      <w:r w:rsidR="00BF7603" w:rsidRPr="00533952">
        <w:rPr>
          <w:rFonts w:ascii="Tahoma" w:hAnsi="Tahoma" w:cs="Tahoma"/>
          <w:sz w:val="22"/>
          <w:szCs w:val="22"/>
        </w:rPr>
        <w:t>em regime de garantia firme de colocação</w:t>
      </w:r>
      <w:r w:rsidR="008473A8">
        <w:rPr>
          <w:rFonts w:ascii="Tahoma" w:hAnsi="Tahoma" w:cs="Tahoma"/>
          <w:sz w:val="22"/>
          <w:szCs w:val="22"/>
        </w:rPr>
        <w:t xml:space="preserve"> para a totalidade das Debêntures (“</w:t>
      </w:r>
      <w:r w:rsidR="008473A8" w:rsidRPr="008473A8">
        <w:rPr>
          <w:rFonts w:ascii="Tahoma" w:hAnsi="Tahoma" w:cs="Tahoma"/>
          <w:sz w:val="22"/>
          <w:szCs w:val="22"/>
          <w:u w:val="single"/>
        </w:rPr>
        <w:t>Garantia Firme</w:t>
      </w:r>
      <w:r w:rsidR="008473A8">
        <w:rPr>
          <w:rFonts w:ascii="Tahoma" w:hAnsi="Tahoma" w:cs="Tahoma"/>
          <w:sz w:val="22"/>
          <w:szCs w:val="22"/>
        </w:rPr>
        <w:t>”)</w:t>
      </w:r>
      <w:r w:rsidRPr="00533952">
        <w:rPr>
          <w:rFonts w:ascii="Tahoma" w:hAnsi="Tahoma" w:cs="Tahoma"/>
          <w:sz w:val="22"/>
          <w:szCs w:val="22"/>
        </w:rPr>
        <w:t>, com a intermediação de instituição</w:t>
      </w:r>
      <w:r w:rsidR="00C70314" w:rsidRPr="00533952">
        <w:rPr>
          <w:rFonts w:ascii="Tahoma" w:hAnsi="Tahoma" w:cs="Tahoma"/>
          <w:sz w:val="22"/>
          <w:szCs w:val="22"/>
        </w:rPr>
        <w:t xml:space="preserve"> </w:t>
      </w:r>
      <w:r w:rsidRPr="00533952">
        <w:rPr>
          <w:rFonts w:ascii="Tahoma" w:hAnsi="Tahoma" w:cs="Tahoma"/>
          <w:sz w:val="22"/>
          <w:szCs w:val="22"/>
        </w:rPr>
        <w:t>financeira integrante</w:t>
      </w:r>
      <w:r w:rsidR="00C70314" w:rsidRPr="00533952">
        <w:rPr>
          <w:rFonts w:ascii="Tahoma" w:hAnsi="Tahoma" w:cs="Tahoma"/>
          <w:sz w:val="22"/>
          <w:szCs w:val="22"/>
        </w:rPr>
        <w:t xml:space="preserve"> </w:t>
      </w:r>
      <w:r w:rsidRPr="00533952">
        <w:rPr>
          <w:rFonts w:ascii="Tahoma" w:hAnsi="Tahoma" w:cs="Tahoma"/>
          <w:sz w:val="22"/>
          <w:szCs w:val="22"/>
        </w:rPr>
        <w:t xml:space="preserve">do sistema de distribuição de valores </w:t>
      </w:r>
      <w:r w:rsidR="00C70314" w:rsidRPr="00533952">
        <w:rPr>
          <w:rFonts w:ascii="Tahoma" w:hAnsi="Tahoma" w:cs="Tahoma"/>
          <w:sz w:val="22"/>
          <w:szCs w:val="22"/>
        </w:rPr>
        <w:t xml:space="preserve">mobiliários responsável </w:t>
      </w:r>
      <w:r w:rsidRPr="00533952">
        <w:rPr>
          <w:rFonts w:ascii="Tahoma" w:hAnsi="Tahoma" w:cs="Tahoma"/>
          <w:sz w:val="22"/>
          <w:szCs w:val="22"/>
        </w:rPr>
        <w:t>pela distribuição das Debêntures (“</w:t>
      </w:r>
      <w:r w:rsidRPr="00533952">
        <w:rPr>
          <w:rFonts w:ascii="Tahoma" w:hAnsi="Tahoma" w:cs="Tahoma"/>
          <w:sz w:val="22"/>
          <w:szCs w:val="22"/>
          <w:u w:val="single"/>
        </w:rPr>
        <w:t>Coordenador Líder</w:t>
      </w:r>
      <w:r w:rsidRPr="00533952">
        <w:rPr>
          <w:rFonts w:ascii="Tahoma" w:hAnsi="Tahoma" w:cs="Tahoma"/>
          <w:sz w:val="22"/>
          <w:szCs w:val="22"/>
        </w:rPr>
        <w:t>”), nos termos do “</w:t>
      </w:r>
      <w:r w:rsidR="00412119" w:rsidRPr="003034B9">
        <w:rPr>
          <w:rFonts w:ascii="Tahoma" w:hAnsi="Tahoma" w:cs="Tahoma"/>
          <w:i/>
          <w:sz w:val="22"/>
          <w:szCs w:val="22"/>
        </w:rPr>
        <w:t>Contrato de Coordenação e Distribuição Pública, com Esforços Restritos de Colocação, da 1ª (primeira) Emissão de Debêntures Simples, Não Conversíveis em Ações, da Espécie com Garantia Real, com Garantia Fidejussória Adicional, em Duas Séries, da 831 Participações S.A.</w:t>
      </w:r>
      <w:r w:rsidR="00C70314" w:rsidRPr="00533952">
        <w:rPr>
          <w:rFonts w:ascii="Tahoma" w:hAnsi="Tahoma" w:cs="Tahoma"/>
          <w:sz w:val="22"/>
          <w:szCs w:val="22"/>
        </w:rPr>
        <w:t xml:space="preserve">”, </w:t>
      </w:r>
      <w:r w:rsidR="008B6BC6">
        <w:rPr>
          <w:rFonts w:ascii="Tahoma" w:hAnsi="Tahoma" w:cs="Tahoma"/>
          <w:sz w:val="22"/>
          <w:szCs w:val="22"/>
        </w:rPr>
        <w:t xml:space="preserve">a ser </w:t>
      </w:r>
      <w:r w:rsidRPr="00533952">
        <w:rPr>
          <w:rFonts w:ascii="Tahoma" w:hAnsi="Tahoma" w:cs="Tahoma"/>
          <w:sz w:val="22"/>
          <w:szCs w:val="22"/>
        </w:rPr>
        <w:t>celebrado entre a Emissora</w:t>
      </w:r>
      <w:r w:rsidR="008B6BC6">
        <w:rPr>
          <w:rFonts w:ascii="Tahoma" w:hAnsi="Tahoma" w:cs="Tahoma"/>
          <w:sz w:val="22"/>
          <w:szCs w:val="22"/>
        </w:rPr>
        <w:t>,</w:t>
      </w:r>
      <w:r w:rsidRPr="00533952">
        <w:rPr>
          <w:rFonts w:ascii="Tahoma" w:hAnsi="Tahoma" w:cs="Tahoma"/>
          <w:sz w:val="22"/>
          <w:szCs w:val="22"/>
        </w:rPr>
        <w:t xml:space="preserve"> o Coordenador Líder </w:t>
      </w:r>
      <w:r w:rsidR="008B6BC6">
        <w:rPr>
          <w:rFonts w:ascii="Tahoma" w:hAnsi="Tahoma" w:cs="Tahoma"/>
          <w:sz w:val="22"/>
          <w:szCs w:val="22"/>
        </w:rPr>
        <w:t xml:space="preserve">e os Garantidores </w:t>
      </w:r>
      <w:r w:rsidRPr="00533952">
        <w:rPr>
          <w:rFonts w:ascii="Tahoma" w:hAnsi="Tahoma" w:cs="Tahoma"/>
          <w:sz w:val="22"/>
          <w:szCs w:val="22"/>
        </w:rPr>
        <w:t>(“</w:t>
      </w:r>
      <w:r w:rsidRPr="00533952">
        <w:rPr>
          <w:rFonts w:ascii="Tahoma" w:hAnsi="Tahoma" w:cs="Tahoma"/>
          <w:sz w:val="22"/>
          <w:szCs w:val="22"/>
          <w:u w:val="single"/>
        </w:rPr>
        <w:t>Contrato de Colocação</w:t>
      </w:r>
      <w:r w:rsidRPr="00533952">
        <w:rPr>
          <w:rFonts w:ascii="Tahoma" w:hAnsi="Tahoma" w:cs="Tahoma"/>
          <w:sz w:val="22"/>
          <w:szCs w:val="22"/>
        </w:rPr>
        <w:t>”).</w:t>
      </w:r>
    </w:p>
    <w:p w14:paraId="05D1106C" w14:textId="77777777" w:rsidR="008B6BC6" w:rsidRDefault="008B6BC6" w:rsidP="00B14690">
      <w:pPr>
        <w:tabs>
          <w:tab w:val="left" w:pos="851"/>
        </w:tabs>
        <w:autoSpaceDE w:val="0"/>
        <w:autoSpaceDN w:val="0"/>
        <w:adjustRightInd w:val="0"/>
        <w:spacing w:after="0" w:line="320" w:lineRule="exact"/>
        <w:rPr>
          <w:rFonts w:ascii="Tahoma" w:hAnsi="Tahoma" w:cs="Tahoma"/>
          <w:sz w:val="22"/>
          <w:szCs w:val="22"/>
        </w:rPr>
      </w:pPr>
    </w:p>
    <w:p w14:paraId="406FA779" w14:textId="77777777" w:rsidR="008B6BC6" w:rsidRDefault="008B6BC6" w:rsidP="00B14690">
      <w:pPr>
        <w:tabs>
          <w:tab w:val="left" w:pos="851"/>
        </w:tabs>
        <w:autoSpaceDE w:val="0"/>
        <w:autoSpaceDN w:val="0"/>
        <w:adjustRightInd w:val="0"/>
        <w:spacing w:after="0" w:line="320" w:lineRule="exact"/>
        <w:rPr>
          <w:rFonts w:ascii="Tahoma" w:hAnsi="Tahoma" w:cs="Tahoma"/>
          <w:sz w:val="22"/>
          <w:szCs w:val="22"/>
        </w:rPr>
      </w:pPr>
      <w:r>
        <w:rPr>
          <w:rFonts w:ascii="Tahoma" w:hAnsi="Tahoma" w:cs="Tahoma"/>
          <w:sz w:val="22"/>
          <w:szCs w:val="22"/>
        </w:rPr>
        <w:t>3.6.1.1</w:t>
      </w:r>
      <w:r>
        <w:rPr>
          <w:rFonts w:ascii="Tahoma" w:hAnsi="Tahoma" w:cs="Tahoma"/>
          <w:sz w:val="22"/>
          <w:szCs w:val="22"/>
        </w:rPr>
        <w:tab/>
      </w:r>
      <w:r w:rsidR="00D834CF">
        <w:rPr>
          <w:rFonts w:ascii="Tahoma" w:hAnsi="Tahoma" w:cs="Tahoma"/>
          <w:sz w:val="22"/>
          <w:szCs w:val="22"/>
        </w:rPr>
        <w:t>Nos termos do Contrato de Colocação, a</w:t>
      </w:r>
      <w:r>
        <w:rPr>
          <w:rFonts w:ascii="Tahoma" w:hAnsi="Tahoma" w:cs="Tahoma"/>
          <w:sz w:val="22"/>
          <w:szCs w:val="22"/>
        </w:rPr>
        <w:t xml:space="preserve"> Garantia Firme somente será exercida se cumpridas, durante </w:t>
      </w:r>
      <w:r w:rsidR="00983465">
        <w:rPr>
          <w:rFonts w:ascii="Tahoma" w:hAnsi="Tahoma" w:cs="Tahoma"/>
          <w:sz w:val="22"/>
          <w:szCs w:val="22"/>
        </w:rPr>
        <w:t xml:space="preserve">todo </w:t>
      </w:r>
      <w:r>
        <w:rPr>
          <w:rFonts w:ascii="Tahoma" w:hAnsi="Tahoma" w:cs="Tahoma"/>
          <w:sz w:val="22"/>
          <w:szCs w:val="22"/>
        </w:rPr>
        <w:t>o prazo da Oferta, os termos e condições para exercício da Garantia Firme previst</w:t>
      </w:r>
      <w:r w:rsidR="00610344">
        <w:rPr>
          <w:rFonts w:ascii="Tahoma" w:hAnsi="Tahoma" w:cs="Tahoma"/>
          <w:sz w:val="22"/>
          <w:szCs w:val="22"/>
        </w:rPr>
        <w:t>o</w:t>
      </w:r>
      <w:r>
        <w:rPr>
          <w:rFonts w:ascii="Tahoma" w:hAnsi="Tahoma" w:cs="Tahoma"/>
          <w:sz w:val="22"/>
          <w:szCs w:val="22"/>
        </w:rPr>
        <w:t>s no Contrato de Colocação.</w:t>
      </w:r>
    </w:p>
    <w:p w14:paraId="16789531" w14:textId="77777777" w:rsidR="00D834CF" w:rsidRDefault="00D834CF" w:rsidP="00B14690">
      <w:pPr>
        <w:tabs>
          <w:tab w:val="left" w:pos="851"/>
        </w:tabs>
        <w:autoSpaceDE w:val="0"/>
        <w:autoSpaceDN w:val="0"/>
        <w:adjustRightInd w:val="0"/>
        <w:spacing w:after="0" w:line="320" w:lineRule="exact"/>
        <w:rPr>
          <w:rFonts w:ascii="Tahoma" w:hAnsi="Tahoma" w:cs="Tahoma"/>
          <w:sz w:val="22"/>
          <w:szCs w:val="22"/>
        </w:rPr>
      </w:pPr>
    </w:p>
    <w:p w14:paraId="2B00302D" w14:textId="77777777" w:rsidR="00D834CF" w:rsidRPr="00533952" w:rsidRDefault="00D834CF" w:rsidP="00B14690">
      <w:pPr>
        <w:tabs>
          <w:tab w:val="left" w:pos="851"/>
        </w:tabs>
        <w:autoSpaceDE w:val="0"/>
        <w:autoSpaceDN w:val="0"/>
        <w:adjustRightInd w:val="0"/>
        <w:spacing w:after="0" w:line="320" w:lineRule="exact"/>
        <w:rPr>
          <w:rFonts w:ascii="Tahoma" w:hAnsi="Tahoma" w:cs="Tahoma"/>
          <w:sz w:val="22"/>
          <w:szCs w:val="22"/>
        </w:rPr>
      </w:pPr>
      <w:r>
        <w:rPr>
          <w:rFonts w:ascii="Tahoma" w:hAnsi="Tahoma" w:cs="Tahoma"/>
          <w:sz w:val="22"/>
          <w:szCs w:val="22"/>
        </w:rPr>
        <w:t>3.6.1.2.</w:t>
      </w:r>
      <w:r>
        <w:rPr>
          <w:rFonts w:ascii="Tahoma" w:hAnsi="Tahoma" w:cs="Tahoma"/>
          <w:sz w:val="22"/>
          <w:szCs w:val="22"/>
        </w:rPr>
        <w:tab/>
      </w:r>
      <w:r w:rsidR="00983465">
        <w:rPr>
          <w:rFonts w:ascii="Tahoma" w:hAnsi="Tahoma" w:cs="Tahoma"/>
          <w:sz w:val="22"/>
          <w:szCs w:val="22"/>
        </w:rPr>
        <w:t xml:space="preserve">Tendo em vista que </w:t>
      </w:r>
      <w:r>
        <w:rPr>
          <w:rFonts w:ascii="Tahoma" w:hAnsi="Tahoma" w:cs="Tahoma"/>
          <w:sz w:val="22"/>
          <w:szCs w:val="22"/>
        </w:rPr>
        <w:t>o exercício da Garantia Firme está sujeito ao cumprimento d</w:t>
      </w:r>
      <w:r w:rsidR="00983465">
        <w:rPr>
          <w:rFonts w:ascii="Tahoma" w:hAnsi="Tahoma" w:cs="Tahoma"/>
          <w:sz w:val="22"/>
          <w:szCs w:val="22"/>
        </w:rPr>
        <w:t>as</w:t>
      </w:r>
      <w:r>
        <w:rPr>
          <w:rFonts w:ascii="Tahoma" w:hAnsi="Tahoma" w:cs="Tahoma"/>
          <w:sz w:val="22"/>
          <w:szCs w:val="22"/>
        </w:rPr>
        <w:t xml:space="preserve"> condições precedentes previstas no Contrato de Distribuição</w:t>
      </w:r>
      <w:r w:rsidR="00983465">
        <w:rPr>
          <w:rFonts w:ascii="Tahoma" w:hAnsi="Tahoma" w:cs="Tahoma"/>
          <w:sz w:val="22"/>
          <w:szCs w:val="22"/>
        </w:rPr>
        <w:t>, a Garantia Firme poderá ser exercida em valor inferior ao Valor Total da Emissão</w:t>
      </w:r>
      <w:r>
        <w:rPr>
          <w:rFonts w:ascii="Tahoma" w:hAnsi="Tahoma" w:cs="Tahoma"/>
          <w:sz w:val="22"/>
          <w:szCs w:val="22"/>
        </w:rPr>
        <w:t>. Neste sentido, ao final do prazo de colocação das Debêntures, o exercício da Garantia Firme poderá ser total ou parcia</w:t>
      </w:r>
      <w:r w:rsidR="00983465">
        <w:rPr>
          <w:rFonts w:ascii="Tahoma" w:hAnsi="Tahoma" w:cs="Tahoma"/>
          <w:sz w:val="22"/>
          <w:szCs w:val="22"/>
        </w:rPr>
        <w:t xml:space="preserve">l, sendo que, </w:t>
      </w:r>
      <w:r>
        <w:rPr>
          <w:rFonts w:ascii="Tahoma" w:hAnsi="Tahoma" w:cs="Tahoma"/>
          <w:sz w:val="22"/>
          <w:szCs w:val="22"/>
        </w:rPr>
        <w:t xml:space="preserve">neste </w:t>
      </w:r>
      <w:r w:rsidR="00983465">
        <w:rPr>
          <w:rFonts w:ascii="Tahoma" w:hAnsi="Tahoma" w:cs="Tahoma"/>
          <w:sz w:val="22"/>
          <w:szCs w:val="22"/>
        </w:rPr>
        <w:t xml:space="preserve">último </w:t>
      </w:r>
      <w:r>
        <w:rPr>
          <w:rFonts w:ascii="Tahoma" w:hAnsi="Tahoma" w:cs="Tahoma"/>
          <w:sz w:val="22"/>
          <w:szCs w:val="22"/>
        </w:rPr>
        <w:t>caso, será observado o disposto na Cláusula 3.6.7.2 abaixo</w:t>
      </w:r>
    </w:p>
    <w:p w14:paraId="4144EABD" w14:textId="77777777" w:rsidR="001104A6" w:rsidRPr="00533952" w:rsidRDefault="001104A6" w:rsidP="00B14690">
      <w:pPr>
        <w:autoSpaceDE w:val="0"/>
        <w:autoSpaceDN w:val="0"/>
        <w:adjustRightInd w:val="0"/>
        <w:spacing w:after="0" w:line="320" w:lineRule="exact"/>
        <w:rPr>
          <w:rFonts w:ascii="Tahoma" w:hAnsi="Tahoma" w:cs="Tahoma"/>
          <w:sz w:val="22"/>
          <w:szCs w:val="22"/>
        </w:rPr>
      </w:pPr>
    </w:p>
    <w:p w14:paraId="0BEE3DF0" w14:textId="77777777" w:rsidR="001104A6" w:rsidRPr="00533952" w:rsidRDefault="001104A6"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w:t>
      </w:r>
      <w:r w:rsidR="007560EC" w:rsidRPr="00533952">
        <w:rPr>
          <w:rFonts w:ascii="Tahoma" w:hAnsi="Tahoma" w:cs="Tahoma"/>
          <w:sz w:val="22"/>
          <w:szCs w:val="22"/>
        </w:rPr>
        <w:t>2</w:t>
      </w:r>
      <w:r w:rsidRPr="00533952">
        <w:rPr>
          <w:rFonts w:ascii="Tahoma" w:hAnsi="Tahoma" w:cs="Tahoma"/>
          <w:sz w:val="22"/>
          <w:szCs w:val="22"/>
        </w:rPr>
        <w:t>.</w:t>
      </w:r>
      <w:r w:rsidR="00A046B4" w:rsidRPr="00533952">
        <w:rPr>
          <w:rFonts w:ascii="Tahoma" w:hAnsi="Tahoma" w:cs="Tahoma"/>
          <w:sz w:val="22"/>
          <w:szCs w:val="22"/>
        </w:rPr>
        <w:t xml:space="preserve"> </w:t>
      </w:r>
      <w:r w:rsidR="008B6BC6">
        <w:rPr>
          <w:rFonts w:ascii="Tahoma" w:hAnsi="Tahoma" w:cs="Tahoma"/>
          <w:sz w:val="22"/>
          <w:szCs w:val="22"/>
        </w:rPr>
        <w:tab/>
      </w:r>
      <w:r w:rsidRPr="00533952">
        <w:rPr>
          <w:rFonts w:ascii="Tahoma" w:hAnsi="Tahoma" w:cs="Tahoma"/>
          <w:sz w:val="22"/>
          <w:szCs w:val="22"/>
        </w:rPr>
        <w:t xml:space="preserve">O plano de distribuição seguirá o procedimento descrito na Instrução CVM 476, conforme previsto no Contrato de Colocação. Para tanto, </w:t>
      </w:r>
      <w:r w:rsidR="006A65FA" w:rsidRPr="00533952">
        <w:rPr>
          <w:rFonts w:ascii="Tahoma" w:hAnsi="Tahoma" w:cs="Tahoma"/>
          <w:sz w:val="22"/>
          <w:szCs w:val="22"/>
        </w:rPr>
        <w:t>o Coordenador Líder</w:t>
      </w:r>
      <w:r w:rsidRPr="00533952">
        <w:rPr>
          <w:rFonts w:ascii="Tahoma" w:hAnsi="Tahoma" w:cs="Tahoma"/>
          <w:sz w:val="22"/>
          <w:szCs w:val="22"/>
        </w:rPr>
        <w:t xml:space="preserve"> poder</w:t>
      </w:r>
      <w:r w:rsidR="006A65FA" w:rsidRPr="00533952">
        <w:rPr>
          <w:rFonts w:ascii="Tahoma" w:hAnsi="Tahoma" w:cs="Tahoma"/>
          <w:sz w:val="22"/>
          <w:szCs w:val="22"/>
        </w:rPr>
        <w:t>á</w:t>
      </w:r>
      <w:r w:rsidRPr="00533952">
        <w:rPr>
          <w:rFonts w:ascii="Tahoma" w:hAnsi="Tahoma" w:cs="Tahoma"/>
          <w:sz w:val="22"/>
          <w:szCs w:val="22"/>
        </w:rPr>
        <w:t xml:space="preserve"> acessar conjuntamente, no máximo, 75 (setenta e cinco) Investidores Profissionais, sendo possível a subscrição ou aquisição por, no máximo, 50 (cinquenta) Investidores Profissionais.</w:t>
      </w:r>
    </w:p>
    <w:p w14:paraId="4DCADB88" w14:textId="77777777" w:rsidR="001104A6" w:rsidRPr="00533952" w:rsidRDefault="001104A6" w:rsidP="00B14690">
      <w:pPr>
        <w:autoSpaceDE w:val="0"/>
        <w:autoSpaceDN w:val="0"/>
        <w:adjustRightInd w:val="0"/>
        <w:spacing w:after="0" w:line="320" w:lineRule="exact"/>
        <w:rPr>
          <w:rFonts w:ascii="Tahoma" w:hAnsi="Tahoma" w:cs="Tahoma"/>
          <w:sz w:val="22"/>
          <w:szCs w:val="22"/>
        </w:rPr>
      </w:pPr>
    </w:p>
    <w:p w14:paraId="7A54C4D9" w14:textId="77777777" w:rsidR="001104A6" w:rsidRPr="00533952" w:rsidRDefault="001104A6"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w:t>
      </w:r>
      <w:r w:rsidR="007560EC" w:rsidRPr="00533952">
        <w:rPr>
          <w:rFonts w:ascii="Tahoma" w:hAnsi="Tahoma" w:cs="Tahoma"/>
          <w:sz w:val="22"/>
          <w:szCs w:val="22"/>
        </w:rPr>
        <w:t>2</w:t>
      </w:r>
      <w:r w:rsidRPr="00533952">
        <w:rPr>
          <w:rFonts w:ascii="Tahoma" w:hAnsi="Tahoma" w:cs="Tahoma"/>
          <w:sz w:val="22"/>
          <w:szCs w:val="22"/>
        </w:rPr>
        <w:t>.1.</w:t>
      </w:r>
      <w:r w:rsidR="00A046B4" w:rsidRPr="00533952">
        <w:rPr>
          <w:rFonts w:ascii="Tahoma" w:hAnsi="Tahoma" w:cs="Tahoma"/>
          <w:sz w:val="22"/>
          <w:szCs w:val="22"/>
        </w:rPr>
        <w:t xml:space="preserve"> </w:t>
      </w:r>
      <w:r w:rsidRPr="00533952">
        <w:rPr>
          <w:rFonts w:ascii="Tahoma" w:hAnsi="Tahoma" w:cs="Tahoma"/>
          <w:sz w:val="22"/>
          <w:szCs w:val="22"/>
        </w:rPr>
        <w:t>Nos termos da Instrução CVM 476, a Oferta será destinada a Investidores Profissionais, e para fins da Oferta, serão considerados “</w:t>
      </w:r>
      <w:r w:rsidRPr="00533952">
        <w:rPr>
          <w:rFonts w:ascii="Tahoma" w:hAnsi="Tahoma" w:cs="Tahoma"/>
          <w:sz w:val="22"/>
          <w:szCs w:val="22"/>
          <w:u w:val="single"/>
        </w:rPr>
        <w:t>Investidores Profissionais</w:t>
      </w:r>
      <w:r w:rsidRPr="00533952">
        <w:rPr>
          <w:rFonts w:ascii="Tahoma" w:hAnsi="Tahoma" w:cs="Tahoma"/>
          <w:sz w:val="22"/>
          <w:szCs w:val="22"/>
        </w:rPr>
        <w:t xml:space="preserve">” aqueles </w:t>
      </w:r>
      <w:r w:rsidRPr="00533952">
        <w:rPr>
          <w:rFonts w:ascii="Tahoma" w:hAnsi="Tahoma" w:cs="Tahoma"/>
          <w:sz w:val="22"/>
          <w:szCs w:val="22"/>
        </w:rPr>
        <w:lastRenderedPageBreak/>
        <w:t>investidores referidos no artigo 9º-A da Instrução da CVM 539, observado que os fundos de investimento e carteiras administradas de valores mobiliários cujas decisões de investimento sejam tomadas pelo mesmo gestor serão considerados como um único investidor, para os fins dos limites previstos na Cláusula 3.6.</w:t>
      </w:r>
      <w:r w:rsidR="007560EC" w:rsidRPr="00533952">
        <w:rPr>
          <w:rFonts w:ascii="Tahoma" w:hAnsi="Tahoma" w:cs="Tahoma"/>
          <w:sz w:val="22"/>
          <w:szCs w:val="22"/>
        </w:rPr>
        <w:t>2</w:t>
      </w:r>
      <w:r w:rsidRPr="00533952">
        <w:rPr>
          <w:rFonts w:ascii="Tahoma" w:hAnsi="Tahoma" w:cs="Tahoma"/>
          <w:sz w:val="22"/>
          <w:szCs w:val="22"/>
        </w:rPr>
        <w:t xml:space="preserve"> acima.</w:t>
      </w:r>
    </w:p>
    <w:p w14:paraId="2110ADDF" w14:textId="77777777" w:rsidR="001104A6" w:rsidRPr="00533952" w:rsidRDefault="001104A6" w:rsidP="00B14690">
      <w:pPr>
        <w:autoSpaceDE w:val="0"/>
        <w:autoSpaceDN w:val="0"/>
        <w:adjustRightInd w:val="0"/>
        <w:spacing w:after="0" w:line="320" w:lineRule="exact"/>
        <w:rPr>
          <w:rFonts w:ascii="Tahoma" w:hAnsi="Tahoma" w:cs="Tahoma"/>
          <w:sz w:val="22"/>
          <w:szCs w:val="22"/>
        </w:rPr>
      </w:pPr>
    </w:p>
    <w:p w14:paraId="17EB135D" w14:textId="77777777" w:rsidR="001104A6" w:rsidRPr="00533952" w:rsidRDefault="001104A6"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w:t>
      </w:r>
      <w:r w:rsidR="007560EC" w:rsidRPr="00533952">
        <w:rPr>
          <w:rFonts w:ascii="Tahoma" w:hAnsi="Tahoma" w:cs="Tahoma"/>
          <w:sz w:val="22"/>
          <w:szCs w:val="22"/>
        </w:rPr>
        <w:t>2</w:t>
      </w:r>
      <w:r w:rsidRPr="00533952">
        <w:rPr>
          <w:rFonts w:ascii="Tahoma" w:hAnsi="Tahoma" w:cs="Tahoma"/>
          <w:sz w:val="22"/>
          <w:szCs w:val="22"/>
        </w:rPr>
        <w:t>.2.</w:t>
      </w:r>
      <w:r w:rsidR="00A046B4" w:rsidRPr="00533952">
        <w:rPr>
          <w:rFonts w:ascii="Tahoma" w:hAnsi="Tahoma" w:cs="Tahoma"/>
          <w:sz w:val="22"/>
          <w:szCs w:val="22"/>
        </w:rPr>
        <w:t xml:space="preserve"> </w:t>
      </w:r>
      <w:r w:rsidRPr="00533952">
        <w:rPr>
          <w:rFonts w:ascii="Tahoma" w:hAnsi="Tahoma" w:cs="Tahoma"/>
          <w:sz w:val="22"/>
          <w:szCs w:val="22"/>
        </w:rPr>
        <w:t xml:space="preserve">No ato de subscrição das Debêntures, os Investidores Profissionais assinarão declaração atestando que efetuaram sua própria análise com relação à capacidade de pagamento da Emissora e atestando sua condição de Investidor Profissional, de acordo com o Anexo 9-A da Instrução CVM 539, e estar cientes, entre outras coisas, de que: </w:t>
      </w:r>
      <w:r w:rsidRPr="008B6BC6">
        <w:rPr>
          <w:rFonts w:ascii="Tahoma" w:hAnsi="Tahoma" w:cs="Tahoma"/>
          <w:b/>
          <w:sz w:val="22"/>
          <w:szCs w:val="22"/>
        </w:rPr>
        <w:t>(</w:t>
      </w:r>
      <w:r w:rsidR="008B6BC6" w:rsidRPr="008B6BC6">
        <w:rPr>
          <w:rFonts w:ascii="Tahoma" w:hAnsi="Tahoma" w:cs="Tahoma"/>
          <w:b/>
          <w:sz w:val="22"/>
          <w:szCs w:val="22"/>
        </w:rPr>
        <w:t>i</w:t>
      </w:r>
      <w:r w:rsidRPr="008B6BC6">
        <w:rPr>
          <w:rFonts w:ascii="Tahoma" w:hAnsi="Tahoma" w:cs="Tahoma"/>
          <w:b/>
          <w:sz w:val="22"/>
          <w:szCs w:val="22"/>
        </w:rPr>
        <w:t>)</w:t>
      </w:r>
      <w:r w:rsidRPr="00533952">
        <w:rPr>
          <w:rFonts w:ascii="Tahoma" w:hAnsi="Tahoma" w:cs="Tahoma"/>
          <w:sz w:val="22"/>
          <w:szCs w:val="22"/>
        </w:rPr>
        <w:t xml:space="preserve"> a Oferta não foi registrada perante a CVM, e que poderá vir a ser registrada na ANBIMA apenas para fins de informação de base de dados, nos termos da Cláusula 2.2</w:t>
      </w:r>
      <w:r w:rsidR="006948F3" w:rsidRPr="00533952">
        <w:rPr>
          <w:rFonts w:ascii="Tahoma" w:hAnsi="Tahoma" w:cs="Tahoma"/>
          <w:sz w:val="22"/>
          <w:szCs w:val="22"/>
        </w:rPr>
        <w:t>.1</w:t>
      </w:r>
      <w:r w:rsidRPr="00533952">
        <w:rPr>
          <w:rFonts w:ascii="Tahoma" w:hAnsi="Tahoma" w:cs="Tahoma"/>
          <w:sz w:val="22"/>
          <w:szCs w:val="22"/>
        </w:rPr>
        <w:t xml:space="preserve"> acima, desde que expedidas diretrizes específicas pela ANBIMA até a data da Comunicação de Encerramento; e </w:t>
      </w:r>
      <w:r w:rsidRPr="008B6BC6">
        <w:rPr>
          <w:rFonts w:ascii="Tahoma" w:hAnsi="Tahoma" w:cs="Tahoma"/>
          <w:b/>
          <w:sz w:val="22"/>
          <w:szCs w:val="22"/>
        </w:rPr>
        <w:t>(</w:t>
      </w:r>
      <w:proofErr w:type="spellStart"/>
      <w:r w:rsidR="008B6BC6" w:rsidRPr="008B6BC6">
        <w:rPr>
          <w:rFonts w:ascii="Tahoma" w:hAnsi="Tahoma" w:cs="Tahoma"/>
          <w:b/>
          <w:sz w:val="22"/>
          <w:szCs w:val="22"/>
        </w:rPr>
        <w:t>ii</w:t>
      </w:r>
      <w:proofErr w:type="spellEnd"/>
      <w:r w:rsidRPr="008B6BC6">
        <w:rPr>
          <w:rFonts w:ascii="Tahoma" w:hAnsi="Tahoma" w:cs="Tahoma"/>
          <w:b/>
          <w:sz w:val="22"/>
          <w:szCs w:val="22"/>
        </w:rPr>
        <w:t>)</w:t>
      </w:r>
      <w:r w:rsidRPr="00533952">
        <w:rPr>
          <w:rFonts w:ascii="Tahoma" w:hAnsi="Tahoma" w:cs="Tahoma"/>
          <w:sz w:val="22"/>
          <w:szCs w:val="22"/>
        </w:rPr>
        <w:t xml:space="preserve"> as Debêntures estão sujeitas a restrições de negociação previstas na regulamentação aplicável e nesta Escritura, devendo, ainda, por meio de tal declaração, manifestar sua concordância expressa a todos os termos e condições desta Escritura. </w:t>
      </w:r>
    </w:p>
    <w:p w14:paraId="305297F9" w14:textId="77777777" w:rsidR="001104A6" w:rsidRPr="00533952" w:rsidRDefault="001104A6" w:rsidP="00B14690">
      <w:pPr>
        <w:autoSpaceDE w:val="0"/>
        <w:autoSpaceDN w:val="0"/>
        <w:adjustRightInd w:val="0"/>
        <w:spacing w:after="0" w:line="320" w:lineRule="exact"/>
        <w:rPr>
          <w:rFonts w:ascii="Tahoma" w:hAnsi="Tahoma" w:cs="Tahoma"/>
          <w:sz w:val="22"/>
          <w:szCs w:val="22"/>
        </w:rPr>
      </w:pPr>
    </w:p>
    <w:p w14:paraId="6B9D0658" w14:textId="77777777" w:rsidR="001104A6" w:rsidRPr="00533952" w:rsidRDefault="001104A6"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w:t>
      </w:r>
      <w:r w:rsidR="007560EC" w:rsidRPr="00533952">
        <w:rPr>
          <w:rFonts w:ascii="Tahoma" w:hAnsi="Tahoma" w:cs="Tahoma"/>
          <w:sz w:val="22"/>
          <w:szCs w:val="22"/>
        </w:rPr>
        <w:t>3</w:t>
      </w:r>
      <w:r w:rsidRPr="00533952">
        <w:rPr>
          <w:rFonts w:ascii="Tahoma" w:hAnsi="Tahoma" w:cs="Tahoma"/>
          <w:sz w:val="22"/>
          <w:szCs w:val="22"/>
        </w:rPr>
        <w:t>.</w:t>
      </w:r>
      <w:r w:rsidR="00BB1770" w:rsidRPr="00533952" w:rsidDel="00BB1770">
        <w:rPr>
          <w:rFonts w:ascii="Tahoma" w:hAnsi="Tahoma" w:cs="Tahoma"/>
          <w:sz w:val="22"/>
          <w:szCs w:val="22"/>
        </w:rPr>
        <w:t xml:space="preserve"> </w:t>
      </w:r>
      <w:r w:rsidR="008B6BC6">
        <w:rPr>
          <w:rFonts w:ascii="Tahoma" w:hAnsi="Tahoma" w:cs="Tahoma"/>
          <w:sz w:val="22"/>
          <w:szCs w:val="22"/>
        </w:rPr>
        <w:tab/>
      </w:r>
      <w:r w:rsidRPr="00533952">
        <w:rPr>
          <w:rFonts w:ascii="Tahoma" w:hAnsi="Tahoma" w:cs="Tahoma"/>
          <w:sz w:val="22"/>
          <w:szCs w:val="22"/>
        </w:rPr>
        <w:t xml:space="preserve">A Emissora obriga-se a: </w:t>
      </w:r>
      <w:r w:rsidRPr="008B6BC6">
        <w:rPr>
          <w:rFonts w:ascii="Tahoma" w:hAnsi="Tahoma" w:cs="Tahoma"/>
          <w:b/>
          <w:sz w:val="22"/>
          <w:szCs w:val="22"/>
        </w:rPr>
        <w:t>(</w:t>
      </w:r>
      <w:r w:rsidR="008B6BC6" w:rsidRPr="008B6BC6">
        <w:rPr>
          <w:rFonts w:ascii="Tahoma" w:hAnsi="Tahoma" w:cs="Tahoma"/>
          <w:b/>
          <w:sz w:val="22"/>
          <w:szCs w:val="22"/>
        </w:rPr>
        <w:t>i</w:t>
      </w:r>
      <w:r w:rsidRPr="008B6BC6">
        <w:rPr>
          <w:rFonts w:ascii="Tahoma" w:hAnsi="Tahoma" w:cs="Tahoma"/>
          <w:b/>
          <w:sz w:val="22"/>
          <w:szCs w:val="22"/>
        </w:rPr>
        <w:t>)</w:t>
      </w:r>
      <w:r w:rsidRPr="00533952">
        <w:rPr>
          <w:rFonts w:ascii="Tahoma" w:hAnsi="Tahoma" w:cs="Tahoma"/>
          <w:sz w:val="22"/>
          <w:szCs w:val="22"/>
        </w:rPr>
        <w:t xml:space="preserve"> não contatar ou fornecer informações acerca da Oferta a qualquer Investidor Profissional, exceto se previamente acordado com o Coordenador Líder; e </w:t>
      </w:r>
      <w:r w:rsidRPr="008B6BC6">
        <w:rPr>
          <w:rFonts w:ascii="Tahoma" w:hAnsi="Tahoma" w:cs="Tahoma"/>
          <w:b/>
          <w:sz w:val="22"/>
          <w:szCs w:val="22"/>
        </w:rPr>
        <w:t>(</w:t>
      </w:r>
      <w:proofErr w:type="spellStart"/>
      <w:r w:rsidR="008B6BC6" w:rsidRPr="008B6BC6">
        <w:rPr>
          <w:rFonts w:ascii="Tahoma" w:hAnsi="Tahoma" w:cs="Tahoma"/>
          <w:b/>
          <w:sz w:val="22"/>
          <w:szCs w:val="22"/>
        </w:rPr>
        <w:t>ii</w:t>
      </w:r>
      <w:proofErr w:type="spellEnd"/>
      <w:r w:rsidRPr="008B6BC6">
        <w:rPr>
          <w:rFonts w:ascii="Tahoma" w:hAnsi="Tahoma" w:cs="Tahoma"/>
          <w:b/>
          <w:sz w:val="22"/>
          <w:szCs w:val="22"/>
        </w:rPr>
        <w:t>)</w:t>
      </w:r>
      <w:r w:rsidRPr="00533952">
        <w:rPr>
          <w:rFonts w:ascii="Tahoma" w:hAnsi="Tahoma" w:cs="Tahoma"/>
          <w:sz w:val="22"/>
          <w:szCs w:val="22"/>
        </w:rPr>
        <w:t xml:space="preserve"> informar ao Coordenador Líder, até o Dia Útil imediatamente subsequente, a ocorrência de contato que receba de potenciais Investidores Profissionais que venham a manifestar seu interesse na Oferta, comprometendo-se desde já a não tomar qualquer providência em relação aos referidos potenciais Investidores Profissionais nesse período.</w:t>
      </w:r>
    </w:p>
    <w:p w14:paraId="0209447A" w14:textId="77777777" w:rsidR="001104A6" w:rsidRPr="00533952" w:rsidRDefault="001104A6" w:rsidP="00B14690">
      <w:pPr>
        <w:autoSpaceDE w:val="0"/>
        <w:autoSpaceDN w:val="0"/>
        <w:adjustRightInd w:val="0"/>
        <w:spacing w:after="0" w:line="320" w:lineRule="exact"/>
        <w:rPr>
          <w:rFonts w:ascii="Tahoma" w:hAnsi="Tahoma" w:cs="Tahoma"/>
          <w:sz w:val="22"/>
          <w:szCs w:val="22"/>
        </w:rPr>
      </w:pPr>
    </w:p>
    <w:p w14:paraId="38949C04" w14:textId="77777777" w:rsidR="001104A6" w:rsidRPr="00533952" w:rsidRDefault="001104A6"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w:t>
      </w:r>
      <w:r w:rsidR="007560EC" w:rsidRPr="00533952">
        <w:rPr>
          <w:rFonts w:ascii="Tahoma" w:hAnsi="Tahoma" w:cs="Tahoma"/>
          <w:sz w:val="22"/>
          <w:szCs w:val="22"/>
        </w:rPr>
        <w:t>4</w:t>
      </w:r>
      <w:r w:rsidRPr="00533952">
        <w:rPr>
          <w:rFonts w:ascii="Tahoma" w:hAnsi="Tahoma" w:cs="Tahoma"/>
          <w:sz w:val="22"/>
          <w:szCs w:val="22"/>
        </w:rPr>
        <w:t xml:space="preserve">. </w:t>
      </w:r>
      <w:r w:rsidR="008B6BC6">
        <w:rPr>
          <w:rFonts w:ascii="Tahoma" w:hAnsi="Tahoma" w:cs="Tahoma"/>
          <w:sz w:val="22"/>
          <w:szCs w:val="22"/>
        </w:rPr>
        <w:tab/>
      </w:r>
      <w:r w:rsidRPr="00533952">
        <w:rPr>
          <w:rFonts w:ascii="Tahoma" w:hAnsi="Tahoma" w:cs="Tahoma"/>
          <w:sz w:val="22"/>
          <w:szCs w:val="22"/>
        </w:rPr>
        <w:t>Não existirão reservas antecipadas, nem fixação de lotes mínimos ou máximos para a Oferta, independentemente da ordem cronológica.</w:t>
      </w:r>
    </w:p>
    <w:p w14:paraId="383218ED" w14:textId="77777777" w:rsidR="001104A6" w:rsidRPr="00533952" w:rsidRDefault="001104A6" w:rsidP="00B14690">
      <w:pPr>
        <w:autoSpaceDE w:val="0"/>
        <w:autoSpaceDN w:val="0"/>
        <w:adjustRightInd w:val="0"/>
        <w:spacing w:after="0" w:line="320" w:lineRule="exact"/>
        <w:rPr>
          <w:rFonts w:ascii="Tahoma" w:hAnsi="Tahoma" w:cs="Tahoma"/>
          <w:sz w:val="22"/>
          <w:szCs w:val="22"/>
        </w:rPr>
      </w:pPr>
    </w:p>
    <w:p w14:paraId="74F313E9" w14:textId="77777777" w:rsidR="001104A6" w:rsidRPr="00533952" w:rsidRDefault="001104A6"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w:t>
      </w:r>
      <w:r w:rsidR="007560EC" w:rsidRPr="00533952">
        <w:rPr>
          <w:rFonts w:ascii="Tahoma" w:hAnsi="Tahoma" w:cs="Tahoma"/>
          <w:sz w:val="22"/>
          <w:szCs w:val="22"/>
        </w:rPr>
        <w:t>5</w:t>
      </w:r>
      <w:r w:rsidRPr="00533952">
        <w:rPr>
          <w:rFonts w:ascii="Tahoma" w:hAnsi="Tahoma" w:cs="Tahoma"/>
          <w:sz w:val="22"/>
          <w:szCs w:val="22"/>
        </w:rPr>
        <w:t xml:space="preserve">. </w:t>
      </w:r>
      <w:r w:rsidR="008B6BC6">
        <w:rPr>
          <w:rFonts w:ascii="Tahoma" w:hAnsi="Tahoma" w:cs="Tahoma"/>
          <w:sz w:val="22"/>
          <w:szCs w:val="22"/>
        </w:rPr>
        <w:tab/>
      </w:r>
      <w:r w:rsidRPr="00533952">
        <w:rPr>
          <w:rFonts w:ascii="Tahoma" w:hAnsi="Tahoma" w:cs="Tahoma"/>
          <w:sz w:val="22"/>
          <w:szCs w:val="22"/>
        </w:rPr>
        <w:t>Não haverá preferência para subscrição das Debêntures pelos atuais acionistas ou controladores diretos ou indiretos da Emissora.</w:t>
      </w:r>
    </w:p>
    <w:p w14:paraId="2C4FCD5A" w14:textId="77777777" w:rsidR="001104A6" w:rsidRPr="00533952" w:rsidRDefault="001104A6" w:rsidP="00B14690">
      <w:pPr>
        <w:autoSpaceDE w:val="0"/>
        <w:autoSpaceDN w:val="0"/>
        <w:adjustRightInd w:val="0"/>
        <w:spacing w:after="0" w:line="320" w:lineRule="exact"/>
        <w:rPr>
          <w:rFonts w:ascii="Tahoma" w:hAnsi="Tahoma" w:cs="Tahoma"/>
          <w:sz w:val="22"/>
          <w:szCs w:val="22"/>
        </w:rPr>
      </w:pPr>
    </w:p>
    <w:p w14:paraId="0C85CB58" w14:textId="77777777" w:rsidR="001104A6" w:rsidRPr="00533952" w:rsidRDefault="001104A6"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w:t>
      </w:r>
      <w:r w:rsidR="007560EC" w:rsidRPr="00533952">
        <w:rPr>
          <w:rFonts w:ascii="Tahoma" w:hAnsi="Tahoma" w:cs="Tahoma"/>
          <w:sz w:val="22"/>
          <w:szCs w:val="22"/>
        </w:rPr>
        <w:t>6</w:t>
      </w:r>
      <w:r w:rsidRPr="00533952">
        <w:rPr>
          <w:rFonts w:ascii="Tahoma" w:hAnsi="Tahoma" w:cs="Tahoma"/>
          <w:sz w:val="22"/>
          <w:szCs w:val="22"/>
        </w:rPr>
        <w:t xml:space="preserve">. </w:t>
      </w:r>
      <w:r w:rsidR="008B6BC6">
        <w:rPr>
          <w:rFonts w:ascii="Tahoma" w:hAnsi="Tahoma" w:cs="Tahoma"/>
          <w:sz w:val="22"/>
          <w:szCs w:val="22"/>
        </w:rPr>
        <w:tab/>
      </w:r>
      <w:r w:rsidRPr="00533952">
        <w:rPr>
          <w:rFonts w:ascii="Tahoma" w:hAnsi="Tahoma" w:cs="Tahoma"/>
          <w:sz w:val="22"/>
          <w:szCs w:val="22"/>
        </w:rPr>
        <w:t>Não será constituído fundo de sustentação de liquidez ou firmado contrato de garantia de liquidez para as Debêntures. Não será firmado contrato de estabilização de preço das Debêntures no mercado secundário.</w:t>
      </w:r>
    </w:p>
    <w:p w14:paraId="03D693B0" w14:textId="77777777" w:rsidR="000C1E46" w:rsidRPr="00533952" w:rsidRDefault="000C1E46" w:rsidP="00B14690">
      <w:pPr>
        <w:autoSpaceDE w:val="0"/>
        <w:autoSpaceDN w:val="0"/>
        <w:adjustRightInd w:val="0"/>
        <w:spacing w:after="0" w:line="320" w:lineRule="exact"/>
        <w:rPr>
          <w:rFonts w:ascii="Tahoma" w:hAnsi="Tahoma" w:cs="Tahoma"/>
          <w:sz w:val="22"/>
          <w:szCs w:val="22"/>
        </w:rPr>
      </w:pPr>
    </w:p>
    <w:p w14:paraId="59EC7A90" w14:textId="77777777" w:rsidR="003A2C45" w:rsidRPr="00533952" w:rsidRDefault="003A2C45" w:rsidP="00B14690">
      <w:pPr>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3.6.7.</w:t>
      </w:r>
      <w:r w:rsidRPr="00533952">
        <w:rPr>
          <w:rFonts w:ascii="Tahoma" w:hAnsi="Tahoma" w:cs="Tahoma"/>
          <w:sz w:val="22"/>
          <w:szCs w:val="22"/>
        </w:rPr>
        <w:tab/>
        <w:t xml:space="preserve">A Oferta poderá ser concluída mesmo em caso de distribuição parcial das Debêntures, nos termos do artigo 30, parágrafo 2º, da Instrução </w:t>
      </w:r>
      <w:r w:rsidR="008B6BC6">
        <w:rPr>
          <w:rFonts w:ascii="Tahoma" w:hAnsi="Tahoma" w:cs="Tahoma"/>
          <w:sz w:val="22"/>
          <w:szCs w:val="22"/>
        </w:rPr>
        <w:t xml:space="preserve">da </w:t>
      </w:r>
      <w:r w:rsidRPr="00533952">
        <w:rPr>
          <w:rFonts w:ascii="Tahoma" w:hAnsi="Tahoma" w:cs="Tahoma"/>
          <w:sz w:val="22"/>
          <w:szCs w:val="22"/>
        </w:rPr>
        <w:t>CVM nº 400, de 29 de dezembro de 2003, conforme alterada (“</w:t>
      </w:r>
      <w:r w:rsidRPr="00533952">
        <w:rPr>
          <w:rFonts w:ascii="Tahoma" w:hAnsi="Tahoma" w:cs="Tahoma"/>
          <w:sz w:val="22"/>
          <w:szCs w:val="22"/>
          <w:u w:val="single"/>
        </w:rPr>
        <w:t>Instrução CVM 400</w:t>
      </w:r>
      <w:r w:rsidRPr="00533952">
        <w:rPr>
          <w:rFonts w:ascii="Tahoma" w:hAnsi="Tahoma" w:cs="Tahoma"/>
          <w:sz w:val="22"/>
          <w:szCs w:val="22"/>
        </w:rPr>
        <w:t xml:space="preserve">”) e do artigo 5-A da Instrução CVM 476, desde que haja colocação de uma quantidade mínima de </w:t>
      </w:r>
      <w:r w:rsidR="005D4A49">
        <w:rPr>
          <w:rFonts w:ascii="Tahoma" w:hAnsi="Tahoma" w:cs="Tahoma"/>
          <w:sz w:val="22"/>
          <w:szCs w:val="22"/>
        </w:rPr>
        <w:t>200.000</w:t>
      </w:r>
      <w:r w:rsidRPr="00533952" w:rsidDel="00610700">
        <w:rPr>
          <w:rFonts w:ascii="Tahoma" w:hAnsi="Tahoma" w:cs="Tahoma"/>
          <w:sz w:val="22"/>
          <w:szCs w:val="22"/>
        </w:rPr>
        <w:t xml:space="preserve"> </w:t>
      </w:r>
      <w:r w:rsidRPr="00533952">
        <w:rPr>
          <w:rFonts w:ascii="Tahoma" w:hAnsi="Tahoma" w:cs="Tahoma"/>
          <w:sz w:val="22"/>
          <w:szCs w:val="22"/>
        </w:rPr>
        <w:t>(</w:t>
      </w:r>
      <w:r w:rsidR="005D4A49">
        <w:rPr>
          <w:rFonts w:ascii="Tahoma" w:hAnsi="Tahoma" w:cs="Tahoma"/>
          <w:sz w:val="22"/>
          <w:szCs w:val="22"/>
        </w:rPr>
        <w:t>duzentas mil</w:t>
      </w:r>
      <w:r w:rsidRPr="00533952">
        <w:rPr>
          <w:rFonts w:ascii="Tahoma" w:hAnsi="Tahoma" w:cs="Tahoma"/>
          <w:sz w:val="22"/>
          <w:szCs w:val="22"/>
        </w:rPr>
        <w:t>) Debêntures, sendo que as Debêntures que não forem colocadas no âmbito da Oferta serão canceladas pela Emissora (“</w:t>
      </w:r>
      <w:r w:rsidRPr="00533952">
        <w:rPr>
          <w:rFonts w:ascii="Tahoma" w:hAnsi="Tahoma" w:cs="Tahoma"/>
          <w:sz w:val="22"/>
          <w:szCs w:val="22"/>
          <w:u w:val="single"/>
        </w:rPr>
        <w:t>Montante Mínimo</w:t>
      </w:r>
      <w:r w:rsidRPr="00533952">
        <w:rPr>
          <w:rFonts w:ascii="Tahoma" w:hAnsi="Tahoma" w:cs="Tahoma"/>
          <w:sz w:val="22"/>
          <w:szCs w:val="22"/>
        </w:rPr>
        <w:t xml:space="preserve">”). Uma vez atingido o Montante Mínimo, a </w:t>
      </w:r>
      <w:r w:rsidRPr="00533952">
        <w:rPr>
          <w:rFonts w:ascii="Tahoma" w:hAnsi="Tahoma" w:cs="Tahoma"/>
          <w:sz w:val="22"/>
          <w:szCs w:val="22"/>
        </w:rPr>
        <w:lastRenderedPageBreak/>
        <w:t>Emissora, de comum acordo com o Coordenador Líder, poderá encerrar a Oferta, de forma a definir como Valor Total da Emissão o Montante Mínimo. Eventual saldo de Debêntures não colocado no âmbito da Oferta será cancelado pela Emissora por meio de aditamento a esta Escritura, sem necessidade de nova aprovação societária pela Emissora ou de realização de Assembleia Geral de Debenturistas.</w:t>
      </w:r>
    </w:p>
    <w:p w14:paraId="6026C5EB" w14:textId="77777777" w:rsidR="003A2C45" w:rsidRPr="00533952" w:rsidRDefault="003A2C45" w:rsidP="00B14690">
      <w:pPr>
        <w:autoSpaceDE w:val="0"/>
        <w:autoSpaceDN w:val="0"/>
        <w:adjustRightInd w:val="0"/>
        <w:spacing w:after="0" w:line="320" w:lineRule="exact"/>
        <w:rPr>
          <w:rFonts w:ascii="Tahoma" w:hAnsi="Tahoma" w:cs="Tahoma"/>
          <w:sz w:val="22"/>
          <w:szCs w:val="22"/>
        </w:rPr>
      </w:pPr>
    </w:p>
    <w:p w14:paraId="4A83BFE2" w14:textId="77777777" w:rsidR="003A2C45" w:rsidRPr="00533952" w:rsidRDefault="003A2C45"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3.6.7.</w:t>
      </w:r>
      <w:r w:rsidR="008B6BC6">
        <w:rPr>
          <w:rFonts w:ascii="Tahoma" w:hAnsi="Tahoma" w:cs="Tahoma"/>
          <w:sz w:val="22"/>
          <w:szCs w:val="22"/>
        </w:rPr>
        <w:t>1</w:t>
      </w:r>
      <w:r w:rsidRPr="00533952">
        <w:rPr>
          <w:rFonts w:ascii="Tahoma" w:hAnsi="Tahoma" w:cs="Tahoma"/>
          <w:sz w:val="22"/>
          <w:szCs w:val="22"/>
        </w:rPr>
        <w:t>.</w:t>
      </w:r>
      <w:r w:rsidRPr="00533952">
        <w:rPr>
          <w:rFonts w:ascii="Tahoma" w:hAnsi="Tahoma" w:cs="Tahoma"/>
          <w:sz w:val="22"/>
          <w:szCs w:val="22"/>
        </w:rPr>
        <w:tab/>
      </w:r>
      <w:r w:rsidR="008B6BC6">
        <w:rPr>
          <w:rFonts w:ascii="Tahoma" w:hAnsi="Tahoma" w:cs="Tahoma"/>
          <w:sz w:val="22"/>
          <w:szCs w:val="22"/>
        </w:rPr>
        <w:t>Caso não haja a colocação de Debêntures em monta</w:t>
      </w:r>
      <w:r w:rsidR="00E053BF">
        <w:rPr>
          <w:rFonts w:ascii="Tahoma" w:hAnsi="Tahoma" w:cs="Tahoma"/>
          <w:sz w:val="22"/>
          <w:szCs w:val="22"/>
        </w:rPr>
        <w:t>n</w:t>
      </w:r>
      <w:r w:rsidR="008B6BC6">
        <w:rPr>
          <w:rFonts w:ascii="Tahoma" w:hAnsi="Tahoma" w:cs="Tahoma"/>
          <w:sz w:val="22"/>
          <w:szCs w:val="22"/>
        </w:rPr>
        <w:t xml:space="preserve">te equivalente a, no mínimo, </w:t>
      </w:r>
      <w:r w:rsidR="008E73F9" w:rsidRPr="00533952">
        <w:rPr>
          <w:rFonts w:ascii="Tahoma" w:hAnsi="Tahoma" w:cs="Tahoma"/>
          <w:sz w:val="22"/>
          <w:szCs w:val="22"/>
        </w:rPr>
        <w:t xml:space="preserve">o </w:t>
      </w:r>
      <w:r w:rsidRPr="00533952">
        <w:rPr>
          <w:rFonts w:ascii="Tahoma" w:hAnsi="Tahoma" w:cs="Tahoma"/>
          <w:sz w:val="22"/>
          <w:szCs w:val="22"/>
        </w:rPr>
        <w:t xml:space="preserve">Montante Mínimo, </w:t>
      </w:r>
      <w:r w:rsidR="008B6BC6">
        <w:rPr>
          <w:rFonts w:ascii="Tahoma" w:hAnsi="Tahoma" w:cs="Tahoma"/>
          <w:sz w:val="22"/>
          <w:szCs w:val="22"/>
        </w:rPr>
        <w:t xml:space="preserve">a Oferta e </w:t>
      </w:r>
      <w:r w:rsidR="008E73F9" w:rsidRPr="00533952">
        <w:rPr>
          <w:rFonts w:ascii="Tahoma" w:hAnsi="Tahoma" w:cs="Tahoma"/>
          <w:sz w:val="22"/>
          <w:szCs w:val="22"/>
        </w:rPr>
        <w:t xml:space="preserve">a Emissão </w:t>
      </w:r>
      <w:r w:rsidR="008B6BC6">
        <w:rPr>
          <w:rFonts w:ascii="Tahoma" w:hAnsi="Tahoma" w:cs="Tahoma"/>
          <w:sz w:val="22"/>
          <w:szCs w:val="22"/>
        </w:rPr>
        <w:t>serão canceladas</w:t>
      </w:r>
      <w:r w:rsidRPr="00533952">
        <w:rPr>
          <w:rFonts w:ascii="Tahoma" w:hAnsi="Tahoma" w:cs="Tahoma"/>
          <w:sz w:val="22"/>
          <w:szCs w:val="22"/>
        </w:rPr>
        <w:t xml:space="preserve">. </w:t>
      </w:r>
    </w:p>
    <w:p w14:paraId="3B651014" w14:textId="77777777" w:rsidR="003A2C45" w:rsidRPr="00533952" w:rsidRDefault="003A2C45" w:rsidP="00B14690">
      <w:pPr>
        <w:autoSpaceDE w:val="0"/>
        <w:autoSpaceDN w:val="0"/>
        <w:adjustRightInd w:val="0"/>
        <w:spacing w:after="0" w:line="320" w:lineRule="exact"/>
        <w:rPr>
          <w:rFonts w:ascii="Tahoma" w:hAnsi="Tahoma" w:cs="Tahoma"/>
          <w:sz w:val="22"/>
          <w:szCs w:val="22"/>
        </w:rPr>
      </w:pPr>
    </w:p>
    <w:p w14:paraId="2F2693FA" w14:textId="77777777" w:rsidR="003A2C45" w:rsidRPr="00533952" w:rsidRDefault="003A2C45" w:rsidP="00B14690">
      <w:pPr>
        <w:tabs>
          <w:tab w:val="left" w:pos="851"/>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3.6.7.</w:t>
      </w:r>
      <w:r w:rsidR="008B6BC6">
        <w:rPr>
          <w:rFonts w:ascii="Tahoma" w:hAnsi="Tahoma" w:cs="Tahoma"/>
          <w:sz w:val="22"/>
          <w:szCs w:val="22"/>
        </w:rPr>
        <w:t>2</w:t>
      </w:r>
      <w:r w:rsidRPr="00533952">
        <w:rPr>
          <w:rFonts w:ascii="Tahoma" w:hAnsi="Tahoma" w:cs="Tahoma"/>
          <w:sz w:val="22"/>
          <w:szCs w:val="22"/>
        </w:rPr>
        <w:t>.</w:t>
      </w:r>
      <w:r w:rsidRPr="00533952">
        <w:rPr>
          <w:rFonts w:ascii="Tahoma" w:hAnsi="Tahoma" w:cs="Tahoma"/>
          <w:sz w:val="22"/>
          <w:szCs w:val="22"/>
        </w:rPr>
        <w:tab/>
        <w:t>Tendo em vista que a distribuição poderá ser parcial, nos termos do artigo 31 da Instrução CVM 400, o Investidor Profissional poderá, no ato da aceitação à Oferta, condicionar sua adesão a que haja distribuição:</w:t>
      </w:r>
    </w:p>
    <w:p w14:paraId="7607A6F3" w14:textId="77777777" w:rsidR="003A2C45" w:rsidRPr="00533952" w:rsidRDefault="003A2C45" w:rsidP="00B14690">
      <w:pPr>
        <w:autoSpaceDE w:val="0"/>
        <w:autoSpaceDN w:val="0"/>
        <w:adjustRightInd w:val="0"/>
        <w:spacing w:after="0" w:line="320" w:lineRule="exact"/>
        <w:rPr>
          <w:rFonts w:ascii="Tahoma" w:hAnsi="Tahoma" w:cs="Tahoma"/>
          <w:sz w:val="22"/>
          <w:szCs w:val="22"/>
        </w:rPr>
      </w:pPr>
    </w:p>
    <w:p w14:paraId="1E9C9CE9" w14:textId="77777777" w:rsidR="003A2C45" w:rsidRPr="00533952" w:rsidRDefault="003A2C45" w:rsidP="00B14690">
      <w:pPr>
        <w:numPr>
          <w:ilvl w:val="3"/>
          <w:numId w:val="31"/>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t>da totalidade das Debêntures objeto da Oferta, sendo que, se tal condição não se implementar e se o investidor já tiver efetuado o pagamento do preço de subscrição, as Debêntures deverão ser resgatadas pela Emissora, sem reembolso e com dedução dos valores relativos aos tributos incidentes, se existentes, e aos encargos incidentes, se existentes, no prazo de 3 (três) Dias Úteis contados da data em que tenha sido verificado o não implemento da condição, observado que, com relação às Debêntures custodiadas eletronicamente na B3, tal procedimento será realizado de acordo com os procedimentos da B3; ou</w:t>
      </w:r>
    </w:p>
    <w:p w14:paraId="793C4805" w14:textId="77777777" w:rsidR="003A2C45" w:rsidRPr="00533952" w:rsidRDefault="003A2C45" w:rsidP="00B14690">
      <w:pPr>
        <w:pStyle w:val="PargrafodaLista"/>
        <w:autoSpaceDE w:val="0"/>
        <w:autoSpaceDN w:val="0"/>
        <w:adjustRightInd w:val="0"/>
        <w:spacing w:after="0" w:line="320" w:lineRule="exact"/>
        <w:ind w:left="1985"/>
        <w:rPr>
          <w:rFonts w:ascii="Tahoma" w:hAnsi="Tahoma" w:cs="Tahoma"/>
          <w:sz w:val="22"/>
          <w:szCs w:val="22"/>
        </w:rPr>
      </w:pPr>
    </w:p>
    <w:p w14:paraId="18A3DC8F" w14:textId="77777777" w:rsidR="00466C06" w:rsidRDefault="003A2C45" w:rsidP="00CD00B2">
      <w:pPr>
        <w:numPr>
          <w:ilvl w:val="3"/>
          <w:numId w:val="31"/>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t xml:space="preserve">de uma proporção ou quantidade mínima de Debêntures originalmente objeto da Oferta, definida conforme critério do próprio investidor, mas que não poderá ser inferior ao Montante Mínimo, podendo o Investidor Profissional, no momento da aceitação, indicar se, implementando-se a condição prevista, pretende permanecer com a totalidade das Debêntures subscritas e integralizadas por tal Investidor Profissional ou quantidade equivalente à proporção entre a quantidade de Debêntures efetivamente distribuída e a quantidade de Debêntures originalmente objeto da Oferta, presumindo-se, na falta da manifestação, o interesse do Investidor Profissional em permanecer com a totalidade das Debêntures subscritas e integralizadas por tal Investidor Profissional. Se o Investidor Profissional tiver indicado proporção ou quantidade mínima e tal condição não se implementar, as Debêntures deverão ser resgatadas pela Emissora, sem reembolso e com dedução dos valores relativos aos tributos incidentes, se existentes, e aos encargos incidentes, se existentes, no prazo de 3 (três) Dias Úteis contados da data em que tenha sido verificado o não implemento da condição, </w:t>
      </w:r>
      <w:r w:rsidRPr="00533952">
        <w:rPr>
          <w:rFonts w:ascii="Tahoma" w:hAnsi="Tahoma" w:cs="Tahoma"/>
          <w:sz w:val="22"/>
          <w:szCs w:val="22"/>
        </w:rPr>
        <w:lastRenderedPageBreak/>
        <w:t>observado que, com relação às Debêntures custodiadas eletronicamente na B3, tal procedimento será realizado de acordo com os procedimentos da B3.</w:t>
      </w:r>
    </w:p>
    <w:p w14:paraId="61510D6C" w14:textId="77777777" w:rsidR="005D4A49" w:rsidRDefault="005D4A49" w:rsidP="00387888">
      <w:pPr>
        <w:spacing w:after="0" w:line="320" w:lineRule="exact"/>
        <w:rPr>
          <w:rFonts w:ascii="Tahoma" w:hAnsi="Tahoma" w:cs="Tahoma"/>
          <w:sz w:val="22"/>
          <w:szCs w:val="22"/>
        </w:rPr>
      </w:pPr>
    </w:p>
    <w:p w14:paraId="7D7CE044" w14:textId="77777777" w:rsidR="00466C06" w:rsidRPr="00466C06" w:rsidRDefault="005D4A49" w:rsidP="00466C06">
      <w:pPr>
        <w:spacing w:after="0" w:line="320" w:lineRule="exact"/>
        <w:rPr>
          <w:rFonts w:ascii="Tahoma" w:hAnsi="Tahoma" w:cs="Tahoma"/>
          <w:sz w:val="22"/>
          <w:szCs w:val="22"/>
        </w:rPr>
      </w:pPr>
      <w:r w:rsidRPr="00533952">
        <w:rPr>
          <w:rFonts w:ascii="Tahoma" w:hAnsi="Tahoma" w:cs="Tahoma"/>
          <w:sz w:val="22"/>
          <w:szCs w:val="22"/>
        </w:rPr>
        <w:t>3.6.7.</w:t>
      </w:r>
      <w:r>
        <w:rPr>
          <w:rFonts w:ascii="Tahoma" w:hAnsi="Tahoma" w:cs="Tahoma"/>
          <w:sz w:val="22"/>
          <w:szCs w:val="22"/>
        </w:rPr>
        <w:t>2</w:t>
      </w:r>
      <w:r w:rsidRPr="00533952">
        <w:rPr>
          <w:rFonts w:ascii="Tahoma" w:hAnsi="Tahoma" w:cs="Tahoma"/>
          <w:sz w:val="22"/>
          <w:szCs w:val="22"/>
        </w:rPr>
        <w:t>.</w:t>
      </w:r>
      <w:r>
        <w:rPr>
          <w:rFonts w:ascii="Tahoma" w:hAnsi="Tahoma" w:cs="Tahoma"/>
          <w:sz w:val="22"/>
          <w:szCs w:val="22"/>
        </w:rPr>
        <w:t xml:space="preserve"> </w:t>
      </w:r>
      <w:r w:rsidR="00466C06" w:rsidRPr="00466C06">
        <w:rPr>
          <w:rFonts w:ascii="Tahoma" w:hAnsi="Tahoma" w:cs="Tahoma"/>
          <w:sz w:val="22"/>
          <w:szCs w:val="22"/>
        </w:rPr>
        <w:t xml:space="preserve">As Debêntures serão subscritas, a qualquer tempo, em até 24 (vinte e quatro) meses contados da data de início da Oferta Restrita, observado o disposto nos artigos 7º-A, 8º, parágrafo 2º, e 8º-A, da Instrução CVM 476. </w:t>
      </w:r>
    </w:p>
    <w:p w14:paraId="3AB49075" w14:textId="77777777" w:rsidR="001104A6" w:rsidRPr="00533952" w:rsidRDefault="001104A6" w:rsidP="00B14690">
      <w:pPr>
        <w:spacing w:after="0" w:line="320" w:lineRule="exact"/>
        <w:ind w:left="709"/>
        <w:rPr>
          <w:rFonts w:ascii="Tahoma" w:hAnsi="Tahoma" w:cs="Tahoma"/>
          <w:sz w:val="22"/>
          <w:szCs w:val="22"/>
        </w:rPr>
      </w:pPr>
    </w:p>
    <w:p w14:paraId="3C16A6CE" w14:textId="77777777" w:rsidR="001B2B4F" w:rsidRPr="00533952" w:rsidRDefault="002C1C73" w:rsidP="009C74E8">
      <w:pPr>
        <w:keepNext/>
        <w:tabs>
          <w:tab w:val="left" w:pos="851"/>
        </w:tabs>
        <w:spacing w:after="0" w:line="320" w:lineRule="exact"/>
        <w:rPr>
          <w:rFonts w:ascii="Tahoma" w:hAnsi="Tahoma" w:cs="Tahoma"/>
          <w:b/>
          <w:sz w:val="22"/>
          <w:szCs w:val="22"/>
        </w:rPr>
      </w:pPr>
      <w:bookmarkStart w:id="2" w:name="_Ref264701885"/>
      <w:r w:rsidRPr="00533952">
        <w:rPr>
          <w:rFonts w:ascii="Tahoma" w:hAnsi="Tahoma" w:cs="Tahoma"/>
          <w:b/>
          <w:sz w:val="22"/>
          <w:szCs w:val="22"/>
        </w:rPr>
        <w:t>3.7.</w:t>
      </w:r>
      <w:r w:rsidR="00A046B4" w:rsidRPr="00533952">
        <w:rPr>
          <w:rFonts w:ascii="Tahoma" w:hAnsi="Tahoma" w:cs="Tahoma"/>
          <w:b/>
          <w:sz w:val="22"/>
          <w:szCs w:val="22"/>
        </w:rPr>
        <w:t xml:space="preserve"> </w:t>
      </w:r>
      <w:r w:rsidR="008B6BC6">
        <w:rPr>
          <w:rFonts w:ascii="Tahoma" w:hAnsi="Tahoma" w:cs="Tahoma"/>
          <w:b/>
          <w:sz w:val="22"/>
          <w:szCs w:val="22"/>
        </w:rPr>
        <w:tab/>
      </w:r>
      <w:r w:rsidRPr="00533952">
        <w:rPr>
          <w:rFonts w:ascii="Tahoma" w:hAnsi="Tahoma" w:cs="Tahoma"/>
          <w:b/>
          <w:sz w:val="22"/>
          <w:szCs w:val="22"/>
        </w:rPr>
        <w:t xml:space="preserve">Banco Liquidante e </w:t>
      </w:r>
      <w:proofErr w:type="spellStart"/>
      <w:r w:rsidR="00A620ED" w:rsidRPr="00533952">
        <w:rPr>
          <w:rFonts w:ascii="Tahoma" w:hAnsi="Tahoma" w:cs="Tahoma"/>
          <w:b/>
          <w:sz w:val="22"/>
          <w:szCs w:val="22"/>
        </w:rPr>
        <w:t>Escriturador</w:t>
      </w:r>
      <w:proofErr w:type="spellEnd"/>
    </w:p>
    <w:p w14:paraId="4C09FF8E" w14:textId="77777777" w:rsidR="002C1C73" w:rsidRPr="00533952" w:rsidRDefault="002C1C73" w:rsidP="009C74E8">
      <w:pPr>
        <w:keepNext/>
        <w:spacing w:after="0" w:line="320" w:lineRule="exact"/>
        <w:rPr>
          <w:rFonts w:ascii="Tahoma" w:hAnsi="Tahoma" w:cs="Tahoma"/>
          <w:sz w:val="22"/>
          <w:szCs w:val="22"/>
        </w:rPr>
      </w:pPr>
    </w:p>
    <w:p w14:paraId="369DD8CE" w14:textId="77777777" w:rsidR="002C1C73" w:rsidRPr="00533952" w:rsidRDefault="002C1C73" w:rsidP="009C74E8">
      <w:pPr>
        <w:keepNext/>
        <w:tabs>
          <w:tab w:val="left" w:pos="851"/>
        </w:tabs>
        <w:spacing w:after="0" w:line="320" w:lineRule="exact"/>
        <w:rPr>
          <w:rFonts w:ascii="Tahoma" w:hAnsi="Tahoma" w:cs="Tahoma"/>
          <w:sz w:val="22"/>
          <w:szCs w:val="22"/>
        </w:rPr>
      </w:pPr>
      <w:r w:rsidRPr="00533952">
        <w:rPr>
          <w:rFonts w:ascii="Tahoma" w:hAnsi="Tahoma" w:cs="Tahoma"/>
          <w:sz w:val="22"/>
          <w:szCs w:val="22"/>
        </w:rPr>
        <w:t>3.7.1.</w:t>
      </w:r>
      <w:r w:rsidR="00A046B4" w:rsidRPr="00533952">
        <w:rPr>
          <w:rFonts w:ascii="Tahoma" w:hAnsi="Tahoma" w:cs="Tahoma"/>
          <w:sz w:val="22"/>
          <w:szCs w:val="22"/>
        </w:rPr>
        <w:t xml:space="preserve"> </w:t>
      </w:r>
      <w:r w:rsidR="008B6BC6">
        <w:rPr>
          <w:rFonts w:ascii="Tahoma" w:hAnsi="Tahoma" w:cs="Tahoma"/>
          <w:sz w:val="22"/>
          <w:szCs w:val="22"/>
        </w:rPr>
        <w:tab/>
      </w:r>
      <w:r w:rsidRPr="00533952">
        <w:rPr>
          <w:rFonts w:ascii="Tahoma" w:hAnsi="Tahoma" w:cs="Tahoma"/>
          <w:sz w:val="22"/>
          <w:szCs w:val="22"/>
        </w:rPr>
        <w:t xml:space="preserve">A instituição prestadora de serviços de banco liquidante das Debêntures é </w:t>
      </w:r>
      <w:r w:rsidR="002907CE" w:rsidRPr="00533952">
        <w:rPr>
          <w:rFonts w:ascii="Tahoma" w:hAnsi="Tahoma" w:cs="Tahoma"/>
          <w:sz w:val="22"/>
          <w:szCs w:val="22"/>
        </w:rPr>
        <w:t xml:space="preserve">o </w:t>
      </w:r>
      <w:r w:rsidR="008B6BC6">
        <w:rPr>
          <w:rFonts w:ascii="Tahoma" w:hAnsi="Tahoma" w:cs="Tahoma"/>
          <w:sz w:val="22"/>
          <w:szCs w:val="22"/>
        </w:rPr>
        <w:t>Banco Bradesco S.A.</w:t>
      </w:r>
      <w:r w:rsidRPr="00533952">
        <w:rPr>
          <w:rFonts w:ascii="Tahoma" w:hAnsi="Tahoma" w:cs="Tahoma"/>
          <w:sz w:val="22"/>
          <w:szCs w:val="22"/>
        </w:rPr>
        <w:t xml:space="preserve">, instituição financeira com sede na Cidade de </w:t>
      </w:r>
      <w:r w:rsidR="008B6BC6">
        <w:rPr>
          <w:rFonts w:ascii="Tahoma" w:hAnsi="Tahoma" w:cs="Tahoma"/>
          <w:sz w:val="22"/>
          <w:szCs w:val="22"/>
        </w:rPr>
        <w:t>Osasco</w:t>
      </w:r>
      <w:r w:rsidR="002907CE" w:rsidRPr="00533952">
        <w:rPr>
          <w:rFonts w:ascii="Tahoma" w:hAnsi="Tahoma" w:cs="Tahoma"/>
          <w:sz w:val="22"/>
          <w:szCs w:val="22"/>
        </w:rPr>
        <w:t xml:space="preserve">, </w:t>
      </w:r>
      <w:r w:rsidRPr="00533952">
        <w:rPr>
          <w:rFonts w:ascii="Tahoma" w:hAnsi="Tahoma" w:cs="Tahoma"/>
          <w:sz w:val="22"/>
          <w:szCs w:val="22"/>
        </w:rPr>
        <w:t xml:space="preserve">Estado de </w:t>
      </w:r>
      <w:r w:rsidR="002907CE" w:rsidRPr="00533952">
        <w:rPr>
          <w:rFonts w:ascii="Tahoma" w:hAnsi="Tahoma" w:cs="Tahoma"/>
          <w:sz w:val="22"/>
          <w:szCs w:val="22"/>
        </w:rPr>
        <w:t xml:space="preserve">São Paulo, </w:t>
      </w:r>
      <w:r w:rsidRPr="00533952">
        <w:rPr>
          <w:rFonts w:ascii="Tahoma" w:hAnsi="Tahoma" w:cs="Tahoma"/>
          <w:sz w:val="22"/>
          <w:szCs w:val="22"/>
        </w:rPr>
        <w:t xml:space="preserve">na </w:t>
      </w:r>
      <w:r w:rsidR="008B6BC6">
        <w:rPr>
          <w:rFonts w:ascii="Tahoma" w:hAnsi="Tahoma" w:cs="Tahoma"/>
          <w:sz w:val="22"/>
          <w:szCs w:val="22"/>
        </w:rPr>
        <w:t>Cidade de Deus,</w:t>
      </w:r>
      <w:r w:rsidR="008B6BC6" w:rsidRPr="008B6BC6">
        <w:rPr>
          <w:rFonts w:ascii="Tahoma" w:hAnsi="Tahoma" w:cs="Tahoma"/>
          <w:bCs/>
          <w:color w:val="000000"/>
          <w:sz w:val="22"/>
          <w:szCs w:val="22"/>
        </w:rPr>
        <w:t xml:space="preserve"> </w:t>
      </w:r>
      <w:r w:rsidR="008B6BC6" w:rsidRPr="008B6BC6">
        <w:rPr>
          <w:rFonts w:ascii="Tahoma" w:hAnsi="Tahoma" w:cs="Tahoma"/>
          <w:bCs/>
          <w:sz w:val="22"/>
          <w:szCs w:val="22"/>
        </w:rPr>
        <w:t xml:space="preserve">s/n, Vila Yara, inscrita no </w:t>
      </w:r>
      <w:r w:rsidR="008B6BC6" w:rsidRPr="008B6BC6">
        <w:rPr>
          <w:rFonts w:ascii="Tahoma" w:hAnsi="Tahoma" w:cs="Tahoma"/>
          <w:sz w:val="22"/>
          <w:szCs w:val="22"/>
        </w:rPr>
        <w:t xml:space="preserve">CNPJ/MF </w:t>
      </w:r>
      <w:r w:rsidR="008B6BC6" w:rsidRPr="008B6BC6">
        <w:rPr>
          <w:rFonts w:ascii="Tahoma" w:hAnsi="Tahoma" w:cs="Tahoma"/>
          <w:bCs/>
          <w:sz w:val="22"/>
          <w:szCs w:val="22"/>
        </w:rPr>
        <w:t>sob o nº 60.746.948/0001-12</w:t>
      </w:r>
      <w:r w:rsidRPr="00533952">
        <w:rPr>
          <w:rFonts w:ascii="Tahoma" w:hAnsi="Tahoma" w:cs="Tahoma"/>
          <w:sz w:val="22"/>
          <w:szCs w:val="22"/>
        </w:rPr>
        <w:t xml:space="preserve"> ("</w:t>
      </w:r>
      <w:r w:rsidRPr="00533952">
        <w:rPr>
          <w:rFonts w:ascii="Tahoma" w:hAnsi="Tahoma" w:cs="Tahoma"/>
          <w:sz w:val="22"/>
          <w:szCs w:val="22"/>
          <w:u w:val="single"/>
        </w:rPr>
        <w:t>Banco Liquidante</w:t>
      </w:r>
      <w:r w:rsidRPr="00533952">
        <w:rPr>
          <w:rFonts w:ascii="Tahoma" w:hAnsi="Tahoma" w:cs="Tahoma"/>
          <w:sz w:val="22"/>
          <w:szCs w:val="22"/>
        </w:rPr>
        <w:t>").</w:t>
      </w:r>
      <w:r w:rsidR="006F783A" w:rsidRPr="00533952">
        <w:rPr>
          <w:rFonts w:ascii="Tahoma" w:hAnsi="Tahoma" w:cs="Tahoma"/>
          <w:sz w:val="22"/>
          <w:szCs w:val="22"/>
        </w:rPr>
        <w:t xml:space="preserve"> </w:t>
      </w:r>
    </w:p>
    <w:p w14:paraId="60933817" w14:textId="77777777" w:rsidR="002C1C73" w:rsidRPr="00533952" w:rsidRDefault="002C1C73" w:rsidP="00B14690">
      <w:pPr>
        <w:spacing w:after="0" w:line="320" w:lineRule="exact"/>
        <w:rPr>
          <w:rFonts w:ascii="Tahoma" w:hAnsi="Tahoma" w:cs="Tahoma"/>
          <w:sz w:val="22"/>
          <w:szCs w:val="22"/>
        </w:rPr>
      </w:pPr>
    </w:p>
    <w:p w14:paraId="0ADBC1B8" w14:textId="77777777" w:rsidR="002C1C73" w:rsidRPr="00533952" w:rsidRDefault="002C1C73" w:rsidP="00B14690">
      <w:pPr>
        <w:tabs>
          <w:tab w:val="left" w:pos="851"/>
        </w:tabs>
        <w:spacing w:after="0" w:line="320" w:lineRule="exact"/>
        <w:rPr>
          <w:rFonts w:ascii="Tahoma" w:hAnsi="Tahoma" w:cs="Tahoma"/>
          <w:sz w:val="22"/>
          <w:szCs w:val="22"/>
        </w:rPr>
      </w:pPr>
      <w:r w:rsidRPr="00533952">
        <w:rPr>
          <w:rFonts w:ascii="Tahoma" w:hAnsi="Tahoma" w:cs="Tahoma"/>
          <w:sz w:val="22"/>
          <w:szCs w:val="22"/>
        </w:rPr>
        <w:t>3.7.2.</w:t>
      </w:r>
      <w:r w:rsidR="00A046B4" w:rsidRPr="00533952">
        <w:rPr>
          <w:rFonts w:ascii="Tahoma" w:hAnsi="Tahoma" w:cs="Tahoma"/>
          <w:sz w:val="22"/>
          <w:szCs w:val="22"/>
        </w:rPr>
        <w:t xml:space="preserve"> </w:t>
      </w:r>
      <w:r w:rsidR="008B6BC6">
        <w:rPr>
          <w:rFonts w:ascii="Tahoma" w:hAnsi="Tahoma" w:cs="Tahoma"/>
          <w:sz w:val="22"/>
          <w:szCs w:val="22"/>
        </w:rPr>
        <w:tab/>
      </w:r>
      <w:r w:rsidRPr="00533952">
        <w:rPr>
          <w:rFonts w:ascii="Tahoma" w:hAnsi="Tahoma" w:cs="Tahoma"/>
          <w:sz w:val="22"/>
          <w:szCs w:val="22"/>
        </w:rPr>
        <w:t xml:space="preserve">A instituição prestadora de serviços de escrituração das Debêntures é </w:t>
      </w:r>
      <w:r w:rsidR="008B6BC6" w:rsidRPr="008B6BC6">
        <w:rPr>
          <w:rFonts w:ascii="Tahoma" w:hAnsi="Tahoma" w:cs="Tahoma"/>
          <w:sz w:val="22"/>
          <w:szCs w:val="22"/>
        </w:rPr>
        <w:t>o Banco Bradesco S.A., instituição financeira com sede na Cidade de Osasco, Estado de São Paulo, na Cidade de Deus,</w:t>
      </w:r>
      <w:r w:rsidR="008B6BC6" w:rsidRPr="008B6BC6">
        <w:rPr>
          <w:rFonts w:ascii="Tahoma" w:hAnsi="Tahoma" w:cs="Tahoma"/>
          <w:bCs/>
          <w:sz w:val="22"/>
          <w:szCs w:val="22"/>
        </w:rPr>
        <w:t xml:space="preserve"> s/n, Vila Yara, inscrita no </w:t>
      </w:r>
      <w:r w:rsidR="008B6BC6" w:rsidRPr="008B6BC6">
        <w:rPr>
          <w:rFonts w:ascii="Tahoma" w:hAnsi="Tahoma" w:cs="Tahoma"/>
          <w:sz w:val="22"/>
          <w:szCs w:val="22"/>
        </w:rPr>
        <w:t xml:space="preserve">CNPJ/MF </w:t>
      </w:r>
      <w:r w:rsidR="008B6BC6" w:rsidRPr="008B6BC6">
        <w:rPr>
          <w:rFonts w:ascii="Tahoma" w:hAnsi="Tahoma" w:cs="Tahoma"/>
          <w:bCs/>
          <w:sz w:val="22"/>
          <w:szCs w:val="22"/>
        </w:rPr>
        <w:t>sob o nº 60.746.948/0001-12</w:t>
      </w:r>
      <w:r w:rsidR="008B6BC6" w:rsidRPr="008B6BC6">
        <w:rPr>
          <w:rFonts w:ascii="Tahoma" w:hAnsi="Tahoma" w:cs="Tahoma"/>
          <w:sz w:val="22"/>
          <w:szCs w:val="22"/>
        </w:rPr>
        <w:t xml:space="preserve"> </w:t>
      </w:r>
      <w:r w:rsidRPr="00533952">
        <w:rPr>
          <w:rFonts w:ascii="Tahoma" w:hAnsi="Tahoma" w:cs="Tahoma"/>
          <w:sz w:val="22"/>
          <w:szCs w:val="22"/>
        </w:rPr>
        <w:t>("</w:t>
      </w:r>
      <w:proofErr w:type="spellStart"/>
      <w:r w:rsidR="00A620ED" w:rsidRPr="00533952">
        <w:rPr>
          <w:rFonts w:ascii="Tahoma" w:hAnsi="Tahoma" w:cs="Tahoma"/>
          <w:sz w:val="22"/>
          <w:szCs w:val="22"/>
          <w:u w:val="single"/>
        </w:rPr>
        <w:t>Escriturador</w:t>
      </w:r>
      <w:proofErr w:type="spellEnd"/>
      <w:r w:rsidRPr="00533952">
        <w:rPr>
          <w:rFonts w:ascii="Tahoma" w:hAnsi="Tahoma" w:cs="Tahoma"/>
          <w:sz w:val="22"/>
          <w:szCs w:val="22"/>
        </w:rPr>
        <w:t>").</w:t>
      </w:r>
      <w:bookmarkEnd w:id="2"/>
      <w:r w:rsidR="006F783A" w:rsidRPr="00533952">
        <w:rPr>
          <w:rFonts w:ascii="Tahoma" w:hAnsi="Tahoma" w:cs="Tahoma"/>
          <w:sz w:val="22"/>
          <w:szCs w:val="22"/>
        </w:rPr>
        <w:t xml:space="preserve"> </w:t>
      </w:r>
    </w:p>
    <w:p w14:paraId="2BA370E2" w14:textId="77777777" w:rsidR="002C1C73" w:rsidRPr="00533952" w:rsidRDefault="002C1C73" w:rsidP="00B14690">
      <w:pPr>
        <w:spacing w:after="0" w:line="320" w:lineRule="exact"/>
        <w:rPr>
          <w:rFonts w:ascii="Tahoma" w:hAnsi="Tahoma" w:cs="Tahoma"/>
          <w:i/>
          <w:sz w:val="22"/>
          <w:szCs w:val="22"/>
        </w:rPr>
      </w:pPr>
    </w:p>
    <w:p w14:paraId="382E5B0E" w14:textId="77777777" w:rsidR="009C68BB" w:rsidRPr="00533952" w:rsidRDefault="002C1C73" w:rsidP="00B14690">
      <w:pPr>
        <w:tabs>
          <w:tab w:val="left" w:pos="851"/>
        </w:tabs>
        <w:spacing w:after="0" w:line="320" w:lineRule="exact"/>
        <w:rPr>
          <w:rFonts w:ascii="Tahoma" w:hAnsi="Tahoma" w:cs="Tahoma"/>
          <w:b/>
          <w:sz w:val="22"/>
          <w:szCs w:val="22"/>
        </w:rPr>
      </w:pPr>
      <w:r w:rsidRPr="00533952">
        <w:rPr>
          <w:rFonts w:ascii="Tahoma" w:hAnsi="Tahoma" w:cs="Tahoma"/>
          <w:b/>
          <w:smallCaps/>
          <w:sz w:val="22"/>
          <w:szCs w:val="22"/>
        </w:rPr>
        <w:t>3.8.</w:t>
      </w:r>
      <w:r w:rsidR="00A046B4" w:rsidRPr="00533952">
        <w:rPr>
          <w:rFonts w:ascii="Tahoma" w:hAnsi="Tahoma" w:cs="Tahoma"/>
          <w:b/>
          <w:smallCaps/>
          <w:sz w:val="22"/>
          <w:szCs w:val="22"/>
        </w:rPr>
        <w:t xml:space="preserve"> </w:t>
      </w:r>
      <w:r w:rsidR="008B6BC6">
        <w:rPr>
          <w:rFonts w:ascii="Tahoma" w:hAnsi="Tahoma" w:cs="Tahoma"/>
          <w:b/>
          <w:smallCaps/>
          <w:sz w:val="22"/>
          <w:szCs w:val="22"/>
        </w:rPr>
        <w:tab/>
      </w:r>
      <w:r w:rsidR="009C68BB" w:rsidRPr="00533952">
        <w:rPr>
          <w:rFonts w:ascii="Tahoma" w:hAnsi="Tahoma" w:cs="Tahoma"/>
          <w:b/>
          <w:sz w:val="22"/>
          <w:szCs w:val="22"/>
        </w:rPr>
        <w:t>Destinação dos Recursos</w:t>
      </w:r>
    </w:p>
    <w:p w14:paraId="6567F077" w14:textId="77777777" w:rsidR="002C1C73" w:rsidRPr="00533952" w:rsidRDefault="002C1C73" w:rsidP="00B14690">
      <w:pPr>
        <w:keepNext/>
        <w:autoSpaceDE w:val="0"/>
        <w:autoSpaceDN w:val="0"/>
        <w:adjustRightInd w:val="0"/>
        <w:spacing w:after="0" w:line="320" w:lineRule="exact"/>
        <w:rPr>
          <w:rFonts w:ascii="Tahoma" w:hAnsi="Tahoma" w:cs="Tahoma"/>
          <w:b/>
          <w:smallCaps/>
          <w:sz w:val="22"/>
          <w:szCs w:val="22"/>
        </w:rPr>
      </w:pPr>
    </w:p>
    <w:p w14:paraId="5F80F0E7" w14:textId="77777777" w:rsidR="002C1C73" w:rsidRPr="00533952" w:rsidRDefault="002C1C73" w:rsidP="00B14690">
      <w:pPr>
        <w:tabs>
          <w:tab w:val="left" w:pos="851"/>
        </w:tabs>
        <w:autoSpaceDE w:val="0"/>
        <w:autoSpaceDN w:val="0"/>
        <w:adjustRightInd w:val="0"/>
        <w:spacing w:after="0" w:line="320" w:lineRule="exact"/>
        <w:rPr>
          <w:rFonts w:ascii="Tahoma" w:hAnsi="Tahoma" w:cs="Tahoma"/>
          <w:sz w:val="22"/>
          <w:szCs w:val="22"/>
        </w:rPr>
      </w:pPr>
      <w:bookmarkStart w:id="3" w:name="_Ref264564155"/>
      <w:r w:rsidRPr="00533952">
        <w:rPr>
          <w:rFonts w:ascii="Tahoma" w:hAnsi="Tahoma" w:cs="Tahoma"/>
          <w:sz w:val="22"/>
          <w:szCs w:val="22"/>
        </w:rPr>
        <w:t>3.8.1.</w:t>
      </w:r>
      <w:r w:rsidR="00A046B4" w:rsidRPr="00533952">
        <w:rPr>
          <w:rFonts w:ascii="Tahoma" w:hAnsi="Tahoma" w:cs="Tahoma"/>
          <w:sz w:val="22"/>
          <w:szCs w:val="22"/>
        </w:rPr>
        <w:t xml:space="preserve"> </w:t>
      </w:r>
      <w:r w:rsidR="008B6BC6">
        <w:rPr>
          <w:rFonts w:ascii="Tahoma" w:hAnsi="Tahoma" w:cs="Tahoma"/>
          <w:sz w:val="22"/>
          <w:szCs w:val="22"/>
        </w:rPr>
        <w:tab/>
      </w:r>
      <w:r w:rsidR="009C68BB" w:rsidRPr="00533952">
        <w:rPr>
          <w:rFonts w:ascii="Tahoma" w:hAnsi="Tahoma" w:cs="Tahoma"/>
          <w:sz w:val="22"/>
          <w:szCs w:val="22"/>
        </w:rPr>
        <w:t xml:space="preserve">Os recursos líquidos obtidos pela Companhia com a Emissão serão integralmente utilizados para </w:t>
      </w:r>
      <w:bookmarkEnd w:id="3"/>
      <w:r w:rsidR="006F783A" w:rsidRPr="008B6BC6">
        <w:rPr>
          <w:rFonts w:ascii="Tahoma" w:hAnsi="Tahoma" w:cs="Tahoma"/>
          <w:b/>
          <w:sz w:val="22"/>
          <w:szCs w:val="22"/>
        </w:rPr>
        <w:t>(i)</w:t>
      </w:r>
      <w:r w:rsidR="006F783A" w:rsidRPr="00533952">
        <w:rPr>
          <w:rFonts w:ascii="Tahoma" w:hAnsi="Tahoma" w:cs="Tahoma"/>
          <w:sz w:val="22"/>
          <w:szCs w:val="22"/>
        </w:rPr>
        <w:t xml:space="preserve"> </w:t>
      </w:r>
      <w:r w:rsidR="00D93D47">
        <w:rPr>
          <w:rFonts w:ascii="Tahoma" w:hAnsi="Tahoma" w:cs="Tahoma"/>
          <w:sz w:val="22"/>
          <w:szCs w:val="22"/>
        </w:rPr>
        <w:t>liquidação</w:t>
      </w:r>
      <w:r w:rsidR="006F783A" w:rsidRPr="00533952">
        <w:rPr>
          <w:rFonts w:ascii="Tahoma" w:hAnsi="Tahoma" w:cs="Tahoma"/>
          <w:sz w:val="22"/>
          <w:szCs w:val="22"/>
        </w:rPr>
        <w:t xml:space="preserve"> </w:t>
      </w:r>
      <w:r w:rsidR="00BB1770" w:rsidRPr="00533952">
        <w:rPr>
          <w:rFonts w:ascii="Tahoma" w:hAnsi="Tahoma" w:cs="Tahoma"/>
          <w:sz w:val="22"/>
          <w:szCs w:val="22"/>
        </w:rPr>
        <w:t>da CCB</w:t>
      </w:r>
      <w:r w:rsidR="006F783A" w:rsidRPr="00533952">
        <w:rPr>
          <w:rFonts w:ascii="Tahoma" w:hAnsi="Tahoma" w:cs="Tahoma"/>
          <w:sz w:val="22"/>
          <w:szCs w:val="22"/>
        </w:rPr>
        <w:t>;</w:t>
      </w:r>
      <w:r w:rsidR="00BB1770" w:rsidRPr="00533952">
        <w:rPr>
          <w:rFonts w:ascii="Tahoma" w:hAnsi="Tahoma" w:cs="Tahoma"/>
          <w:sz w:val="22"/>
          <w:szCs w:val="22"/>
        </w:rPr>
        <w:t xml:space="preserve"> </w:t>
      </w:r>
      <w:r w:rsidR="006F783A" w:rsidRPr="008B6BC6">
        <w:rPr>
          <w:rFonts w:ascii="Tahoma" w:hAnsi="Tahoma" w:cs="Tahoma"/>
          <w:b/>
          <w:sz w:val="22"/>
          <w:szCs w:val="22"/>
        </w:rPr>
        <w:t>(</w:t>
      </w:r>
      <w:proofErr w:type="spellStart"/>
      <w:r w:rsidR="006F783A" w:rsidRPr="008B6BC6">
        <w:rPr>
          <w:rFonts w:ascii="Tahoma" w:hAnsi="Tahoma" w:cs="Tahoma"/>
          <w:b/>
          <w:sz w:val="22"/>
          <w:szCs w:val="22"/>
        </w:rPr>
        <w:t>ii</w:t>
      </w:r>
      <w:proofErr w:type="spellEnd"/>
      <w:r w:rsidR="006F783A" w:rsidRPr="008B6BC6">
        <w:rPr>
          <w:rFonts w:ascii="Tahoma" w:hAnsi="Tahoma" w:cs="Tahoma"/>
          <w:b/>
          <w:sz w:val="22"/>
          <w:szCs w:val="22"/>
        </w:rPr>
        <w:t>)</w:t>
      </w:r>
      <w:r w:rsidR="006F783A" w:rsidRPr="00533952">
        <w:rPr>
          <w:rFonts w:ascii="Tahoma" w:hAnsi="Tahoma" w:cs="Tahoma"/>
          <w:sz w:val="22"/>
          <w:szCs w:val="22"/>
        </w:rPr>
        <w:t xml:space="preserve"> </w:t>
      </w:r>
      <w:r w:rsidR="004D4477">
        <w:rPr>
          <w:rFonts w:ascii="Tahoma" w:hAnsi="Tahoma" w:cs="Tahoma"/>
          <w:sz w:val="22"/>
          <w:szCs w:val="22"/>
        </w:rPr>
        <w:t xml:space="preserve">em caso de recursos remanescentes, </w:t>
      </w:r>
      <w:r w:rsidR="00755DC6" w:rsidRPr="004D4477">
        <w:rPr>
          <w:rFonts w:ascii="Tahoma" w:hAnsi="Tahoma" w:cs="Tahoma"/>
          <w:bCs/>
          <w:sz w:val="22"/>
          <w:szCs w:val="22"/>
        </w:rPr>
        <w:t>para a aquisição</w:t>
      </w:r>
      <w:r w:rsidR="00755DC6">
        <w:rPr>
          <w:rFonts w:ascii="Tahoma" w:hAnsi="Tahoma" w:cs="Tahoma"/>
          <w:bCs/>
          <w:sz w:val="22"/>
          <w:szCs w:val="22"/>
        </w:rPr>
        <w:t xml:space="preserve"> </w:t>
      </w:r>
      <w:r w:rsidR="00755DC6" w:rsidRPr="004D4477">
        <w:rPr>
          <w:rFonts w:ascii="Tahoma" w:hAnsi="Tahoma" w:cs="Tahoma"/>
          <w:bCs/>
          <w:sz w:val="22"/>
          <w:szCs w:val="22"/>
        </w:rPr>
        <w:t xml:space="preserve">de ações ordinárias, nominativas, escriturais e sem valor nominal de emissão da </w:t>
      </w:r>
      <w:proofErr w:type="spellStart"/>
      <w:r w:rsidR="00755DC6" w:rsidRPr="004D4477">
        <w:rPr>
          <w:rFonts w:ascii="Tahoma" w:hAnsi="Tahoma" w:cs="Tahoma"/>
          <w:bCs/>
          <w:sz w:val="22"/>
          <w:szCs w:val="22"/>
        </w:rPr>
        <w:t>Qualicorp</w:t>
      </w:r>
      <w:proofErr w:type="spellEnd"/>
      <w:r w:rsidR="00755DC6" w:rsidRPr="004D4477">
        <w:rPr>
          <w:rFonts w:ascii="Tahoma" w:hAnsi="Tahoma" w:cs="Tahoma"/>
          <w:bCs/>
          <w:sz w:val="22"/>
          <w:szCs w:val="22"/>
        </w:rPr>
        <w:t>, por meio de operações de compra realizadas diretamente no PUMA Trading System, administrado e operacionalizado pela B3</w:t>
      </w:r>
      <w:r w:rsidR="00D834CF">
        <w:rPr>
          <w:rFonts w:ascii="Tahoma" w:hAnsi="Tahoma" w:cs="Tahoma"/>
          <w:bCs/>
          <w:sz w:val="22"/>
          <w:szCs w:val="22"/>
        </w:rPr>
        <w:t xml:space="preserve"> S.A. – Brasil, Bolsa, Balcão – Segmento BM&amp;FBOVESPA</w:t>
      </w:r>
      <w:r w:rsidR="00755DC6">
        <w:rPr>
          <w:rFonts w:ascii="Tahoma" w:hAnsi="Tahoma" w:cs="Tahoma"/>
          <w:bCs/>
          <w:sz w:val="22"/>
          <w:szCs w:val="22"/>
        </w:rPr>
        <w:t xml:space="preserve">; e </w:t>
      </w:r>
      <w:r w:rsidR="00755DC6" w:rsidRPr="00B14690">
        <w:rPr>
          <w:rFonts w:ascii="Tahoma" w:hAnsi="Tahoma" w:cs="Tahoma"/>
          <w:b/>
          <w:bCs/>
          <w:sz w:val="22"/>
          <w:szCs w:val="22"/>
        </w:rPr>
        <w:t>(</w:t>
      </w:r>
      <w:proofErr w:type="spellStart"/>
      <w:r w:rsidR="00755DC6" w:rsidRPr="00B14690">
        <w:rPr>
          <w:rFonts w:ascii="Tahoma" w:hAnsi="Tahoma" w:cs="Tahoma"/>
          <w:b/>
          <w:bCs/>
          <w:sz w:val="22"/>
          <w:szCs w:val="22"/>
        </w:rPr>
        <w:t>iii</w:t>
      </w:r>
      <w:proofErr w:type="spellEnd"/>
      <w:r w:rsidR="00755DC6" w:rsidRPr="00B14690">
        <w:rPr>
          <w:rFonts w:ascii="Tahoma" w:hAnsi="Tahoma" w:cs="Tahoma"/>
          <w:b/>
          <w:bCs/>
          <w:sz w:val="22"/>
          <w:szCs w:val="22"/>
        </w:rPr>
        <w:t>)</w:t>
      </w:r>
      <w:r w:rsidR="00755DC6">
        <w:rPr>
          <w:rFonts w:ascii="Tahoma" w:hAnsi="Tahoma" w:cs="Tahoma"/>
          <w:bCs/>
          <w:sz w:val="22"/>
          <w:szCs w:val="22"/>
        </w:rPr>
        <w:t xml:space="preserve"> o pagamento das comissões e encargos </w:t>
      </w:r>
      <w:r w:rsidR="00412119">
        <w:rPr>
          <w:rFonts w:ascii="Tahoma" w:hAnsi="Tahoma" w:cs="Tahoma"/>
          <w:bCs/>
          <w:sz w:val="22"/>
          <w:szCs w:val="22"/>
        </w:rPr>
        <w:t>decorrentes da</w:t>
      </w:r>
      <w:r w:rsidR="00755DC6">
        <w:rPr>
          <w:rFonts w:ascii="Tahoma" w:hAnsi="Tahoma" w:cs="Tahoma"/>
          <w:bCs/>
          <w:sz w:val="22"/>
          <w:szCs w:val="22"/>
        </w:rPr>
        <w:t xml:space="preserve"> Emissão</w:t>
      </w:r>
      <w:r w:rsidR="00412119">
        <w:rPr>
          <w:rFonts w:ascii="Tahoma" w:hAnsi="Tahoma" w:cs="Tahoma"/>
          <w:bCs/>
          <w:sz w:val="22"/>
          <w:szCs w:val="22"/>
        </w:rPr>
        <w:t xml:space="preserve"> e/ou da Oferta Restrita</w:t>
      </w:r>
      <w:r w:rsidR="00BB1770" w:rsidRPr="00533952">
        <w:rPr>
          <w:rFonts w:ascii="Tahoma" w:hAnsi="Tahoma" w:cs="Tahoma"/>
          <w:sz w:val="22"/>
          <w:szCs w:val="22"/>
        </w:rPr>
        <w:t>.</w:t>
      </w:r>
    </w:p>
    <w:p w14:paraId="70A6A86E" w14:textId="77777777" w:rsidR="00E769EE" w:rsidRPr="00533952" w:rsidRDefault="00E769EE" w:rsidP="00B14690">
      <w:pPr>
        <w:spacing w:after="0" w:line="320" w:lineRule="exact"/>
        <w:rPr>
          <w:rFonts w:ascii="Tahoma" w:hAnsi="Tahoma" w:cs="Tahoma"/>
          <w:sz w:val="22"/>
          <w:szCs w:val="22"/>
        </w:rPr>
      </w:pPr>
    </w:p>
    <w:p w14:paraId="44986DFC" w14:textId="77777777" w:rsidR="002C1C73" w:rsidRPr="00533952" w:rsidRDefault="002C1C73" w:rsidP="00B14690">
      <w:pPr>
        <w:keepNext/>
        <w:spacing w:after="0" w:line="320" w:lineRule="exact"/>
        <w:ind w:left="709"/>
        <w:jc w:val="center"/>
        <w:rPr>
          <w:rFonts w:ascii="Tahoma" w:hAnsi="Tahoma" w:cs="Tahoma"/>
          <w:b/>
          <w:sz w:val="22"/>
          <w:szCs w:val="22"/>
        </w:rPr>
      </w:pPr>
      <w:r w:rsidRPr="00533952">
        <w:rPr>
          <w:rFonts w:ascii="Tahoma" w:hAnsi="Tahoma" w:cs="Tahoma"/>
          <w:b/>
          <w:sz w:val="22"/>
          <w:szCs w:val="22"/>
        </w:rPr>
        <w:t>CLÁUSULA IV</w:t>
      </w:r>
    </w:p>
    <w:p w14:paraId="26C03749" w14:textId="77777777" w:rsidR="002C1C73" w:rsidRPr="00533952" w:rsidRDefault="002C1C73" w:rsidP="00B14690">
      <w:pPr>
        <w:keepNext/>
        <w:spacing w:after="0" w:line="320" w:lineRule="exact"/>
        <w:ind w:left="709"/>
        <w:jc w:val="center"/>
        <w:rPr>
          <w:rFonts w:ascii="Tahoma" w:hAnsi="Tahoma" w:cs="Tahoma"/>
          <w:b/>
          <w:sz w:val="22"/>
          <w:szCs w:val="22"/>
        </w:rPr>
      </w:pPr>
      <w:r w:rsidRPr="00533952">
        <w:rPr>
          <w:rFonts w:ascii="Tahoma" w:hAnsi="Tahoma" w:cs="Tahoma"/>
          <w:b/>
          <w:sz w:val="22"/>
          <w:szCs w:val="22"/>
        </w:rPr>
        <w:t>CARACTERÍST</w:t>
      </w:r>
      <w:r w:rsidR="00841CF4" w:rsidRPr="00533952">
        <w:rPr>
          <w:rFonts w:ascii="Tahoma" w:hAnsi="Tahoma" w:cs="Tahoma"/>
          <w:b/>
          <w:sz w:val="22"/>
          <w:szCs w:val="22"/>
        </w:rPr>
        <w:t>I</w:t>
      </w:r>
      <w:r w:rsidRPr="00533952">
        <w:rPr>
          <w:rFonts w:ascii="Tahoma" w:hAnsi="Tahoma" w:cs="Tahoma"/>
          <w:b/>
          <w:sz w:val="22"/>
          <w:szCs w:val="22"/>
        </w:rPr>
        <w:t>CAS GERAIS DAS DEBÊNTURES</w:t>
      </w:r>
    </w:p>
    <w:p w14:paraId="3715C416" w14:textId="77777777" w:rsidR="00301CF7" w:rsidRPr="00533952" w:rsidRDefault="00301CF7" w:rsidP="00B14690">
      <w:pPr>
        <w:keepNext/>
        <w:spacing w:after="0" w:line="320" w:lineRule="exact"/>
        <w:ind w:left="390"/>
        <w:rPr>
          <w:rFonts w:ascii="Tahoma" w:hAnsi="Tahoma" w:cs="Tahoma"/>
          <w:smallCaps/>
          <w:sz w:val="22"/>
          <w:szCs w:val="22"/>
          <w:u w:val="single"/>
        </w:rPr>
      </w:pPr>
    </w:p>
    <w:p w14:paraId="59104E4B" w14:textId="77777777" w:rsidR="007D566F" w:rsidRPr="00533952" w:rsidRDefault="0004737E" w:rsidP="00B14690">
      <w:pPr>
        <w:keepNext/>
        <w:tabs>
          <w:tab w:val="left" w:pos="851"/>
        </w:tabs>
        <w:spacing w:after="0" w:line="320" w:lineRule="exact"/>
        <w:rPr>
          <w:rFonts w:ascii="Tahoma" w:hAnsi="Tahoma" w:cs="Tahoma"/>
          <w:sz w:val="22"/>
          <w:szCs w:val="22"/>
        </w:rPr>
      </w:pPr>
      <w:r w:rsidRPr="00533952">
        <w:rPr>
          <w:rFonts w:ascii="Tahoma" w:hAnsi="Tahoma" w:cs="Tahoma"/>
          <w:b/>
          <w:sz w:val="22"/>
          <w:szCs w:val="22"/>
        </w:rPr>
        <w:t>4.1.</w:t>
      </w:r>
      <w:r w:rsidR="00A046B4" w:rsidRPr="00533952">
        <w:rPr>
          <w:rFonts w:ascii="Tahoma" w:hAnsi="Tahoma" w:cs="Tahoma"/>
          <w:b/>
          <w:sz w:val="22"/>
          <w:szCs w:val="22"/>
        </w:rPr>
        <w:t xml:space="preserve"> </w:t>
      </w:r>
      <w:r w:rsidR="004D4477">
        <w:rPr>
          <w:rFonts w:ascii="Tahoma" w:hAnsi="Tahoma" w:cs="Tahoma"/>
          <w:b/>
          <w:sz w:val="22"/>
          <w:szCs w:val="22"/>
        </w:rPr>
        <w:tab/>
      </w:r>
      <w:r w:rsidRPr="00533952">
        <w:rPr>
          <w:rFonts w:ascii="Tahoma" w:hAnsi="Tahoma" w:cs="Tahoma"/>
          <w:b/>
          <w:sz w:val="22"/>
          <w:szCs w:val="22"/>
        </w:rPr>
        <w:t>Data de Emissão</w:t>
      </w:r>
    </w:p>
    <w:p w14:paraId="619865F7" w14:textId="77777777" w:rsidR="007D566F" w:rsidRPr="00533952" w:rsidRDefault="007D566F" w:rsidP="00B14690">
      <w:pPr>
        <w:keepNext/>
        <w:spacing w:after="0" w:line="320" w:lineRule="exact"/>
        <w:rPr>
          <w:rFonts w:ascii="Tahoma" w:hAnsi="Tahoma" w:cs="Tahoma"/>
          <w:sz w:val="22"/>
          <w:szCs w:val="22"/>
        </w:rPr>
      </w:pPr>
    </w:p>
    <w:p w14:paraId="2E8CA2F4" w14:textId="77777777" w:rsidR="0004737E" w:rsidRPr="00533952" w:rsidRDefault="007D566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4.1.1.</w:t>
      </w:r>
      <w:r w:rsidR="00A046B4" w:rsidRPr="00533952">
        <w:rPr>
          <w:rFonts w:ascii="Tahoma" w:hAnsi="Tahoma" w:cs="Tahoma"/>
          <w:sz w:val="22"/>
          <w:szCs w:val="22"/>
        </w:rPr>
        <w:t xml:space="preserve"> </w:t>
      </w:r>
      <w:r w:rsidR="004D4477">
        <w:rPr>
          <w:rFonts w:ascii="Tahoma" w:hAnsi="Tahoma" w:cs="Tahoma"/>
          <w:sz w:val="22"/>
          <w:szCs w:val="22"/>
        </w:rPr>
        <w:tab/>
      </w:r>
      <w:r w:rsidR="0004737E" w:rsidRPr="00533952">
        <w:rPr>
          <w:rFonts w:ascii="Tahoma" w:hAnsi="Tahoma" w:cs="Tahoma"/>
          <w:sz w:val="22"/>
          <w:szCs w:val="22"/>
        </w:rPr>
        <w:t xml:space="preserve">Para todos os efeitos legais, a data de emissão das Debêntures será </w:t>
      </w:r>
      <w:r w:rsidR="00BB66A8">
        <w:rPr>
          <w:rFonts w:ascii="Tahoma" w:hAnsi="Tahoma" w:cs="Tahoma"/>
          <w:sz w:val="22"/>
          <w:szCs w:val="22"/>
        </w:rPr>
        <w:t>12</w:t>
      </w:r>
      <w:r w:rsidR="00BB66A8" w:rsidRPr="00533952">
        <w:rPr>
          <w:rFonts w:ascii="Tahoma" w:hAnsi="Tahoma" w:cs="Tahoma"/>
          <w:sz w:val="22"/>
          <w:szCs w:val="22"/>
        </w:rPr>
        <w:t> </w:t>
      </w:r>
      <w:r w:rsidR="0004737E" w:rsidRPr="00533952">
        <w:rPr>
          <w:rFonts w:ascii="Tahoma" w:hAnsi="Tahoma" w:cs="Tahoma"/>
          <w:sz w:val="22"/>
          <w:szCs w:val="22"/>
        </w:rPr>
        <w:t>de </w:t>
      </w:r>
      <w:r w:rsidR="00024AF6">
        <w:rPr>
          <w:rFonts w:ascii="Tahoma" w:hAnsi="Tahoma" w:cs="Tahoma"/>
          <w:sz w:val="22"/>
          <w:szCs w:val="22"/>
        </w:rPr>
        <w:t xml:space="preserve">novembro </w:t>
      </w:r>
      <w:r w:rsidR="0004737E" w:rsidRPr="00533952">
        <w:rPr>
          <w:rFonts w:ascii="Tahoma" w:hAnsi="Tahoma" w:cs="Tahoma"/>
          <w:sz w:val="22"/>
          <w:szCs w:val="22"/>
        </w:rPr>
        <w:t>de 20</w:t>
      </w:r>
      <w:r w:rsidR="000E64A1" w:rsidRPr="00533952">
        <w:rPr>
          <w:rFonts w:ascii="Tahoma" w:hAnsi="Tahoma" w:cs="Tahoma"/>
          <w:sz w:val="22"/>
          <w:szCs w:val="22"/>
        </w:rPr>
        <w:t>18</w:t>
      </w:r>
      <w:r w:rsidR="0004737E" w:rsidRPr="00533952">
        <w:rPr>
          <w:rFonts w:ascii="Tahoma" w:hAnsi="Tahoma" w:cs="Tahoma"/>
          <w:sz w:val="22"/>
          <w:szCs w:val="22"/>
        </w:rPr>
        <w:t xml:space="preserve"> ("</w:t>
      </w:r>
      <w:r w:rsidR="0004737E" w:rsidRPr="00533952">
        <w:rPr>
          <w:rFonts w:ascii="Tahoma" w:hAnsi="Tahoma" w:cs="Tahoma"/>
          <w:sz w:val="22"/>
          <w:szCs w:val="22"/>
          <w:u w:val="single"/>
        </w:rPr>
        <w:t>Data de Emissão</w:t>
      </w:r>
      <w:r w:rsidR="0004737E" w:rsidRPr="00533952">
        <w:rPr>
          <w:rFonts w:ascii="Tahoma" w:hAnsi="Tahoma" w:cs="Tahoma"/>
          <w:sz w:val="22"/>
          <w:szCs w:val="22"/>
        </w:rPr>
        <w:t>").</w:t>
      </w:r>
    </w:p>
    <w:p w14:paraId="64542588" w14:textId="77777777" w:rsidR="0004737E" w:rsidRPr="00533952" w:rsidRDefault="0004737E" w:rsidP="00B14690">
      <w:pPr>
        <w:spacing w:after="0" w:line="320" w:lineRule="exact"/>
        <w:rPr>
          <w:rFonts w:ascii="Tahoma" w:hAnsi="Tahoma" w:cs="Tahoma"/>
          <w:sz w:val="22"/>
          <w:szCs w:val="22"/>
        </w:rPr>
      </w:pPr>
    </w:p>
    <w:p w14:paraId="0B30C9C5" w14:textId="77777777" w:rsidR="007D566F" w:rsidRPr="00533952" w:rsidRDefault="0004737E"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4.2.</w:t>
      </w:r>
      <w:r w:rsidR="00A046B4" w:rsidRPr="00533952">
        <w:rPr>
          <w:rFonts w:ascii="Tahoma" w:hAnsi="Tahoma" w:cs="Tahoma"/>
          <w:b/>
          <w:sz w:val="22"/>
          <w:szCs w:val="22"/>
        </w:rPr>
        <w:t xml:space="preserve"> </w:t>
      </w:r>
      <w:r w:rsidR="004D4477">
        <w:rPr>
          <w:rFonts w:ascii="Tahoma" w:hAnsi="Tahoma" w:cs="Tahoma"/>
          <w:b/>
          <w:sz w:val="22"/>
          <w:szCs w:val="22"/>
        </w:rPr>
        <w:tab/>
      </w:r>
      <w:r w:rsidRPr="00533952">
        <w:rPr>
          <w:rFonts w:ascii="Tahoma" w:hAnsi="Tahoma" w:cs="Tahoma"/>
          <w:b/>
          <w:sz w:val="22"/>
          <w:szCs w:val="22"/>
        </w:rPr>
        <w:t>Forma, Tipo e Comprovação de Titularidade</w:t>
      </w:r>
    </w:p>
    <w:p w14:paraId="69B94B9A" w14:textId="77777777" w:rsidR="007D566F" w:rsidRPr="00533952" w:rsidRDefault="007D566F" w:rsidP="00B14690">
      <w:pPr>
        <w:spacing w:after="0" w:line="320" w:lineRule="exact"/>
        <w:rPr>
          <w:rFonts w:ascii="Tahoma" w:hAnsi="Tahoma" w:cs="Tahoma"/>
          <w:b/>
          <w:sz w:val="22"/>
          <w:szCs w:val="22"/>
        </w:rPr>
      </w:pPr>
    </w:p>
    <w:p w14:paraId="04964644" w14:textId="77777777" w:rsidR="0004737E" w:rsidRPr="00533952" w:rsidRDefault="007D566F" w:rsidP="00B14690">
      <w:pPr>
        <w:tabs>
          <w:tab w:val="left" w:pos="851"/>
        </w:tabs>
        <w:spacing w:after="0" w:line="320" w:lineRule="exact"/>
        <w:rPr>
          <w:rFonts w:ascii="Tahoma" w:hAnsi="Tahoma" w:cs="Tahoma"/>
          <w:sz w:val="22"/>
          <w:szCs w:val="22"/>
        </w:rPr>
      </w:pPr>
      <w:r w:rsidRPr="00533952">
        <w:rPr>
          <w:rFonts w:ascii="Tahoma" w:hAnsi="Tahoma" w:cs="Tahoma"/>
          <w:sz w:val="22"/>
          <w:szCs w:val="22"/>
        </w:rPr>
        <w:lastRenderedPageBreak/>
        <w:t>4.2.1.</w:t>
      </w:r>
      <w:r w:rsidR="00A046B4" w:rsidRPr="00533952">
        <w:rPr>
          <w:rFonts w:ascii="Tahoma" w:hAnsi="Tahoma" w:cs="Tahoma"/>
          <w:sz w:val="22"/>
          <w:szCs w:val="22"/>
        </w:rPr>
        <w:t xml:space="preserve"> </w:t>
      </w:r>
      <w:r w:rsidR="004D4477">
        <w:rPr>
          <w:rFonts w:ascii="Tahoma" w:hAnsi="Tahoma" w:cs="Tahoma"/>
          <w:sz w:val="22"/>
          <w:szCs w:val="22"/>
        </w:rPr>
        <w:tab/>
      </w:r>
      <w:r w:rsidR="0004737E" w:rsidRPr="00533952">
        <w:rPr>
          <w:rFonts w:ascii="Tahoma" w:hAnsi="Tahoma" w:cs="Tahoma"/>
          <w:sz w:val="22"/>
          <w:szCs w:val="22"/>
        </w:rPr>
        <w:t xml:space="preserve">As Debêntures serão emitidas sob a forma nominativa, escritural, sem emissão de cautelas ou certificados, sendo que, para todos os fins de direito, a titularidade das Debêntures será comprovada pelo extrato </w:t>
      </w:r>
      <w:r w:rsidR="00857280" w:rsidRPr="00533952">
        <w:rPr>
          <w:rFonts w:ascii="Tahoma" w:hAnsi="Tahoma" w:cs="Tahoma"/>
          <w:sz w:val="22"/>
          <w:szCs w:val="22"/>
        </w:rPr>
        <w:t>das Debêntures</w:t>
      </w:r>
      <w:r w:rsidR="0004737E" w:rsidRPr="00533952">
        <w:rPr>
          <w:rFonts w:ascii="Tahoma" w:hAnsi="Tahoma" w:cs="Tahoma"/>
          <w:sz w:val="22"/>
          <w:szCs w:val="22"/>
        </w:rPr>
        <w:t xml:space="preserve"> emitido </w:t>
      </w:r>
      <w:r w:rsidR="00A620ED" w:rsidRPr="00533952">
        <w:rPr>
          <w:rFonts w:ascii="Tahoma" w:hAnsi="Tahoma" w:cs="Tahoma"/>
          <w:sz w:val="22"/>
          <w:szCs w:val="22"/>
        </w:rPr>
        <w:t xml:space="preserve">pelo </w:t>
      </w:r>
      <w:proofErr w:type="spellStart"/>
      <w:r w:rsidR="00A620ED" w:rsidRPr="00533952">
        <w:rPr>
          <w:rFonts w:ascii="Tahoma" w:hAnsi="Tahoma" w:cs="Tahoma"/>
          <w:sz w:val="22"/>
          <w:szCs w:val="22"/>
        </w:rPr>
        <w:t>Escriturador</w:t>
      </w:r>
      <w:proofErr w:type="spellEnd"/>
      <w:r w:rsidR="0004737E" w:rsidRPr="00533952">
        <w:rPr>
          <w:rFonts w:ascii="Tahoma" w:hAnsi="Tahoma" w:cs="Tahoma"/>
          <w:sz w:val="22"/>
          <w:szCs w:val="22"/>
        </w:rPr>
        <w:t xml:space="preserve">, e, adicionalmente, com relação às Debêntures que estiverem custodiadas </w:t>
      </w:r>
      <w:r w:rsidR="0004737E" w:rsidRPr="00533952">
        <w:rPr>
          <w:rFonts w:ascii="Tahoma" w:hAnsi="Tahoma" w:cs="Tahoma"/>
          <w:iCs/>
          <w:sz w:val="22"/>
          <w:szCs w:val="22"/>
        </w:rPr>
        <w:t xml:space="preserve">eletronicamente </w:t>
      </w:r>
      <w:r w:rsidR="0004737E" w:rsidRPr="00533952">
        <w:rPr>
          <w:rFonts w:ascii="Tahoma" w:hAnsi="Tahoma" w:cs="Tahoma"/>
          <w:sz w:val="22"/>
          <w:szCs w:val="22"/>
        </w:rPr>
        <w:t xml:space="preserve">na </w:t>
      </w:r>
      <w:r w:rsidR="00E769EE" w:rsidRPr="00533952">
        <w:rPr>
          <w:rFonts w:ascii="Tahoma" w:hAnsi="Tahoma" w:cs="Tahoma"/>
          <w:sz w:val="22"/>
          <w:szCs w:val="22"/>
        </w:rPr>
        <w:t>B3</w:t>
      </w:r>
      <w:r w:rsidR="0004737E" w:rsidRPr="00533952">
        <w:rPr>
          <w:rFonts w:ascii="Tahoma" w:hAnsi="Tahoma" w:cs="Tahoma"/>
          <w:sz w:val="22"/>
          <w:szCs w:val="22"/>
        </w:rPr>
        <w:t xml:space="preserve">, será expedido por </w:t>
      </w:r>
      <w:proofErr w:type="gramStart"/>
      <w:r w:rsidR="0004737E" w:rsidRPr="00533952">
        <w:rPr>
          <w:rFonts w:ascii="Tahoma" w:hAnsi="Tahoma" w:cs="Tahoma"/>
          <w:sz w:val="22"/>
          <w:szCs w:val="22"/>
        </w:rPr>
        <w:t>esta extrato</w:t>
      </w:r>
      <w:proofErr w:type="gramEnd"/>
      <w:r w:rsidR="0004737E" w:rsidRPr="00533952">
        <w:rPr>
          <w:rFonts w:ascii="Tahoma" w:hAnsi="Tahoma" w:cs="Tahoma"/>
          <w:sz w:val="22"/>
          <w:szCs w:val="22"/>
        </w:rPr>
        <w:t xml:space="preserve"> em nome do Debenturista, que servirá de comprovante de titularidade de tais Debêntures.</w:t>
      </w:r>
    </w:p>
    <w:p w14:paraId="141240B9" w14:textId="77777777" w:rsidR="0004737E" w:rsidRPr="00533952" w:rsidRDefault="0004737E" w:rsidP="00B14690">
      <w:pPr>
        <w:spacing w:after="0" w:line="320" w:lineRule="exact"/>
        <w:rPr>
          <w:rFonts w:ascii="Tahoma" w:hAnsi="Tahoma" w:cs="Tahoma"/>
          <w:sz w:val="22"/>
          <w:szCs w:val="22"/>
        </w:rPr>
      </w:pPr>
    </w:p>
    <w:p w14:paraId="1B49BE85" w14:textId="77777777" w:rsidR="007D566F" w:rsidRPr="00533952" w:rsidRDefault="0004737E" w:rsidP="009C74E8">
      <w:pPr>
        <w:keepNext/>
        <w:tabs>
          <w:tab w:val="left" w:pos="851"/>
        </w:tabs>
        <w:spacing w:after="0" w:line="320" w:lineRule="exact"/>
        <w:rPr>
          <w:rFonts w:ascii="Tahoma" w:hAnsi="Tahoma" w:cs="Tahoma"/>
          <w:sz w:val="22"/>
          <w:szCs w:val="22"/>
        </w:rPr>
      </w:pPr>
      <w:r w:rsidRPr="00533952">
        <w:rPr>
          <w:rFonts w:ascii="Tahoma" w:hAnsi="Tahoma" w:cs="Tahoma"/>
          <w:b/>
          <w:sz w:val="22"/>
          <w:szCs w:val="22"/>
        </w:rPr>
        <w:t>4.3.</w:t>
      </w:r>
      <w:r w:rsidR="00A046B4" w:rsidRPr="00533952">
        <w:rPr>
          <w:rFonts w:ascii="Tahoma" w:hAnsi="Tahoma" w:cs="Tahoma"/>
          <w:b/>
          <w:sz w:val="22"/>
          <w:szCs w:val="22"/>
        </w:rPr>
        <w:t xml:space="preserve"> </w:t>
      </w:r>
      <w:r w:rsidR="004D4477">
        <w:rPr>
          <w:rFonts w:ascii="Tahoma" w:hAnsi="Tahoma" w:cs="Tahoma"/>
          <w:b/>
          <w:sz w:val="22"/>
          <w:szCs w:val="22"/>
        </w:rPr>
        <w:tab/>
      </w:r>
      <w:r w:rsidRPr="00533952">
        <w:rPr>
          <w:rFonts w:ascii="Tahoma" w:hAnsi="Tahoma" w:cs="Tahoma"/>
          <w:b/>
          <w:sz w:val="22"/>
          <w:szCs w:val="22"/>
        </w:rPr>
        <w:t>Conversibilidade</w:t>
      </w:r>
      <w:r w:rsidRPr="00533952">
        <w:rPr>
          <w:rFonts w:ascii="Tahoma" w:hAnsi="Tahoma" w:cs="Tahoma"/>
          <w:sz w:val="22"/>
          <w:szCs w:val="22"/>
        </w:rPr>
        <w:t xml:space="preserve"> </w:t>
      </w:r>
    </w:p>
    <w:p w14:paraId="771EA877" w14:textId="77777777" w:rsidR="007D566F" w:rsidRPr="00533952" w:rsidRDefault="007D566F" w:rsidP="009C74E8">
      <w:pPr>
        <w:keepNext/>
        <w:spacing w:after="0" w:line="320" w:lineRule="exact"/>
        <w:rPr>
          <w:rFonts w:ascii="Tahoma" w:hAnsi="Tahoma" w:cs="Tahoma"/>
          <w:sz w:val="22"/>
          <w:szCs w:val="22"/>
        </w:rPr>
      </w:pPr>
    </w:p>
    <w:p w14:paraId="6E31C740" w14:textId="77777777" w:rsidR="0004737E" w:rsidRPr="00533952" w:rsidRDefault="007D566F" w:rsidP="009C74E8">
      <w:pPr>
        <w:keepNext/>
        <w:tabs>
          <w:tab w:val="left" w:pos="851"/>
        </w:tabs>
        <w:spacing w:after="0" w:line="320" w:lineRule="exact"/>
        <w:rPr>
          <w:rFonts w:ascii="Tahoma" w:hAnsi="Tahoma" w:cs="Tahoma"/>
          <w:sz w:val="22"/>
          <w:szCs w:val="22"/>
        </w:rPr>
      </w:pPr>
      <w:r w:rsidRPr="00533952">
        <w:rPr>
          <w:rFonts w:ascii="Tahoma" w:hAnsi="Tahoma" w:cs="Tahoma"/>
          <w:sz w:val="22"/>
          <w:szCs w:val="22"/>
        </w:rPr>
        <w:t>4.3.1.</w:t>
      </w:r>
      <w:r w:rsidR="00A046B4" w:rsidRPr="00533952">
        <w:rPr>
          <w:rFonts w:ascii="Tahoma" w:hAnsi="Tahoma" w:cs="Tahoma"/>
          <w:sz w:val="22"/>
          <w:szCs w:val="22"/>
        </w:rPr>
        <w:t xml:space="preserve"> </w:t>
      </w:r>
      <w:r w:rsidR="004D4477">
        <w:rPr>
          <w:rFonts w:ascii="Tahoma" w:hAnsi="Tahoma" w:cs="Tahoma"/>
          <w:sz w:val="22"/>
          <w:szCs w:val="22"/>
        </w:rPr>
        <w:tab/>
      </w:r>
      <w:r w:rsidR="0004737E" w:rsidRPr="00533952">
        <w:rPr>
          <w:rFonts w:ascii="Tahoma" w:hAnsi="Tahoma" w:cs="Tahoma"/>
          <w:sz w:val="22"/>
          <w:szCs w:val="22"/>
        </w:rPr>
        <w:t>As Debêntures serão simples, ou seja, não serão conversíveis em ações de emissão da Companhia.</w:t>
      </w:r>
    </w:p>
    <w:p w14:paraId="06B5E35B" w14:textId="77777777" w:rsidR="0004737E" w:rsidRPr="00533952" w:rsidRDefault="0004737E" w:rsidP="00B14690">
      <w:pPr>
        <w:spacing w:after="0" w:line="320" w:lineRule="exact"/>
        <w:rPr>
          <w:rFonts w:ascii="Tahoma" w:hAnsi="Tahoma" w:cs="Tahoma"/>
          <w:sz w:val="22"/>
          <w:szCs w:val="22"/>
        </w:rPr>
      </w:pPr>
    </w:p>
    <w:p w14:paraId="0ADFCC57" w14:textId="77777777" w:rsidR="007D566F" w:rsidRPr="00533952" w:rsidRDefault="0004737E"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4.4.</w:t>
      </w:r>
      <w:r w:rsidR="00A046B4" w:rsidRPr="00533952">
        <w:rPr>
          <w:rFonts w:ascii="Tahoma" w:hAnsi="Tahoma" w:cs="Tahoma"/>
          <w:b/>
          <w:sz w:val="22"/>
          <w:szCs w:val="22"/>
        </w:rPr>
        <w:t xml:space="preserve"> </w:t>
      </w:r>
      <w:r w:rsidR="004D4477">
        <w:rPr>
          <w:rFonts w:ascii="Tahoma" w:hAnsi="Tahoma" w:cs="Tahoma"/>
          <w:b/>
          <w:sz w:val="22"/>
          <w:szCs w:val="22"/>
        </w:rPr>
        <w:tab/>
      </w:r>
      <w:r w:rsidRPr="00533952">
        <w:rPr>
          <w:rFonts w:ascii="Tahoma" w:hAnsi="Tahoma" w:cs="Tahoma"/>
          <w:b/>
          <w:sz w:val="22"/>
          <w:szCs w:val="22"/>
        </w:rPr>
        <w:t>Espécie</w:t>
      </w:r>
    </w:p>
    <w:p w14:paraId="46AED483" w14:textId="77777777" w:rsidR="007D566F" w:rsidRPr="00533952" w:rsidRDefault="007D566F" w:rsidP="00B14690">
      <w:pPr>
        <w:spacing w:after="0" w:line="320" w:lineRule="exact"/>
        <w:rPr>
          <w:rFonts w:ascii="Tahoma" w:hAnsi="Tahoma" w:cs="Tahoma"/>
          <w:b/>
          <w:sz w:val="22"/>
          <w:szCs w:val="22"/>
        </w:rPr>
      </w:pPr>
    </w:p>
    <w:p w14:paraId="3C1B7431" w14:textId="77777777" w:rsidR="0004737E" w:rsidRPr="00533952" w:rsidRDefault="007D566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4.4.1.</w:t>
      </w:r>
      <w:r w:rsidR="00A046B4" w:rsidRPr="00533952">
        <w:rPr>
          <w:rFonts w:ascii="Tahoma" w:hAnsi="Tahoma" w:cs="Tahoma"/>
          <w:sz w:val="22"/>
          <w:szCs w:val="22"/>
        </w:rPr>
        <w:t xml:space="preserve"> </w:t>
      </w:r>
      <w:r w:rsidR="004D4477">
        <w:rPr>
          <w:rFonts w:ascii="Tahoma" w:hAnsi="Tahoma" w:cs="Tahoma"/>
          <w:sz w:val="22"/>
          <w:szCs w:val="22"/>
        </w:rPr>
        <w:tab/>
      </w:r>
      <w:r w:rsidR="0004737E" w:rsidRPr="00533952">
        <w:rPr>
          <w:rFonts w:ascii="Tahoma" w:hAnsi="Tahoma" w:cs="Tahoma"/>
          <w:sz w:val="22"/>
          <w:szCs w:val="22"/>
        </w:rPr>
        <w:t>As Debêntures serão da espécie</w:t>
      </w:r>
      <w:r w:rsidRPr="00533952">
        <w:rPr>
          <w:rFonts w:ascii="Tahoma" w:hAnsi="Tahoma" w:cs="Tahoma"/>
          <w:sz w:val="22"/>
          <w:szCs w:val="22"/>
        </w:rPr>
        <w:t xml:space="preserve"> </w:t>
      </w:r>
      <w:r w:rsidR="00026961" w:rsidRPr="00533952">
        <w:rPr>
          <w:rFonts w:ascii="Tahoma" w:hAnsi="Tahoma" w:cs="Tahoma"/>
          <w:sz w:val="22"/>
          <w:szCs w:val="22"/>
        </w:rPr>
        <w:t xml:space="preserve">com garantia real, </w:t>
      </w:r>
      <w:r w:rsidR="00D834CF">
        <w:rPr>
          <w:rFonts w:ascii="Tahoma" w:hAnsi="Tahoma" w:cs="Tahoma"/>
          <w:sz w:val="22"/>
          <w:szCs w:val="22"/>
        </w:rPr>
        <w:t xml:space="preserve">com garantia fidejussória adicional, </w:t>
      </w:r>
      <w:r w:rsidR="00026961" w:rsidRPr="00533952">
        <w:rPr>
          <w:rFonts w:ascii="Tahoma" w:hAnsi="Tahoma" w:cs="Tahoma"/>
          <w:sz w:val="22"/>
          <w:szCs w:val="22"/>
        </w:rPr>
        <w:t>nos termos do artigo 58 da Lei das Sociedades por Ações</w:t>
      </w:r>
      <w:r w:rsidR="00E769EE" w:rsidRPr="00533952">
        <w:rPr>
          <w:rFonts w:ascii="Tahoma" w:hAnsi="Tahoma" w:cs="Tahoma"/>
          <w:sz w:val="22"/>
          <w:szCs w:val="22"/>
        </w:rPr>
        <w:t>.</w:t>
      </w:r>
    </w:p>
    <w:p w14:paraId="04454409" w14:textId="77777777" w:rsidR="0004737E" w:rsidRPr="00533952" w:rsidRDefault="0004737E" w:rsidP="00B14690">
      <w:pPr>
        <w:spacing w:after="0" w:line="320" w:lineRule="exact"/>
        <w:rPr>
          <w:rFonts w:ascii="Tahoma" w:hAnsi="Tahoma" w:cs="Tahoma"/>
          <w:sz w:val="22"/>
          <w:szCs w:val="22"/>
        </w:rPr>
      </w:pPr>
    </w:p>
    <w:p w14:paraId="704FC4A4" w14:textId="77777777" w:rsidR="007D566F" w:rsidRPr="00533952" w:rsidRDefault="0004737E" w:rsidP="00B14690">
      <w:pPr>
        <w:tabs>
          <w:tab w:val="left" w:pos="851"/>
        </w:tabs>
        <w:spacing w:after="0" w:line="320" w:lineRule="exact"/>
        <w:rPr>
          <w:rFonts w:ascii="Tahoma" w:hAnsi="Tahoma" w:cs="Tahoma"/>
          <w:sz w:val="22"/>
          <w:szCs w:val="22"/>
        </w:rPr>
      </w:pPr>
      <w:r w:rsidRPr="00533952">
        <w:rPr>
          <w:rFonts w:ascii="Tahoma" w:hAnsi="Tahoma" w:cs="Tahoma"/>
          <w:b/>
          <w:sz w:val="22"/>
          <w:szCs w:val="22"/>
        </w:rPr>
        <w:t>4.5.</w:t>
      </w:r>
      <w:r w:rsidR="00A046B4" w:rsidRPr="00533952">
        <w:rPr>
          <w:rFonts w:ascii="Tahoma" w:hAnsi="Tahoma" w:cs="Tahoma"/>
          <w:b/>
          <w:sz w:val="22"/>
          <w:szCs w:val="22"/>
        </w:rPr>
        <w:t xml:space="preserve"> </w:t>
      </w:r>
      <w:r w:rsidR="004D4477">
        <w:rPr>
          <w:rFonts w:ascii="Tahoma" w:hAnsi="Tahoma" w:cs="Tahoma"/>
          <w:b/>
          <w:sz w:val="22"/>
          <w:szCs w:val="22"/>
        </w:rPr>
        <w:tab/>
      </w:r>
      <w:r w:rsidR="006B66A4" w:rsidRPr="00533952">
        <w:rPr>
          <w:rFonts w:ascii="Tahoma" w:hAnsi="Tahoma" w:cs="Tahoma"/>
          <w:b/>
          <w:sz w:val="22"/>
          <w:szCs w:val="22"/>
        </w:rPr>
        <w:t>Prazo e Data de Vencimento</w:t>
      </w:r>
    </w:p>
    <w:p w14:paraId="3F37AA56" w14:textId="77777777" w:rsidR="007D566F" w:rsidRPr="00533952" w:rsidRDefault="007D566F" w:rsidP="00B14690">
      <w:pPr>
        <w:spacing w:after="0" w:line="320" w:lineRule="exact"/>
        <w:rPr>
          <w:rFonts w:ascii="Tahoma" w:hAnsi="Tahoma" w:cs="Tahoma"/>
          <w:sz w:val="22"/>
          <w:szCs w:val="22"/>
        </w:rPr>
      </w:pPr>
    </w:p>
    <w:p w14:paraId="558E684D" w14:textId="77777777" w:rsidR="006B66A4" w:rsidRDefault="007D566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4.5.1.</w:t>
      </w:r>
      <w:r w:rsidR="00A046B4" w:rsidRPr="00533952">
        <w:rPr>
          <w:rFonts w:ascii="Tahoma" w:hAnsi="Tahoma" w:cs="Tahoma"/>
          <w:sz w:val="22"/>
          <w:szCs w:val="22"/>
        </w:rPr>
        <w:t xml:space="preserve"> </w:t>
      </w:r>
      <w:r w:rsidR="004D4477">
        <w:rPr>
          <w:rFonts w:ascii="Tahoma" w:hAnsi="Tahoma" w:cs="Tahoma"/>
          <w:sz w:val="22"/>
          <w:szCs w:val="22"/>
        </w:rPr>
        <w:tab/>
      </w:r>
      <w:r w:rsidR="006B66A4" w:rsidRPr="00533952">
        <w:rPr>
          <w:rFonts w:ascii="Tahoma" w:hAnsi="Tahoma" w:cs="Tahoma"/>
          <w:sz w:val="22"/>
          <w:szCs w:val="22"/>
        </w:rPr>
        <w:t>Ressalvadas as hipóteses de re</w:t>
      </w:r>
      <w:r w:rsidR="00205851" w:rsidRPr="00533952">
        <w:rPr>
          <w:rFonts w:ascii="Tahoma" w:hAnsi="Tahoma" w:cs="Tahoma"/>
          <w:sz w:val="22"/>
          <w:szCs w:val="22"/>
        </w:rPr>
        <w:t>sgate antecipado das Debêntures</w:t>
      </w:r>
      <w:r w:rsidR="00B44C95" w:rsidRPr="00533952">
        <w:rPr>
          <w:rFonts w:ascii="Tahoma" w:hAnsi="Tahoma" w:cs="Tahoma"/>
          <w:sz w:val="22"/>
          <w:szCs w:val="22"/>
        </w:rPr>
        <w:t xml:space="preserve"> </w:t>
      </w:r>
      <w:r w:rsidR="006B66A4" w:rsidRPr="00533952">
        <w:rPr>
          <w:rFonts w:ascii="Tahoma" w:hAnsi="Tahoma" w:cs="Tahoma"/>
          <w:sz w:val="22"/>
          <w:szCs w:val="22"/>
        </w:rPr>
        <w:t xml:space="preserve">e/ou de vencimento antecipado das obrigações decorrentes das Debêntures, nos termos previstos nesta Escritura de Emissão, </w:t>
      </w:r>
      <w:r w:rsidR="001D0A77" w:rsidRPr="001D0A77">
        <w:rPr>
          <w:rFonts w:ascii="Tahoma" w:hAnsi="Tahoma" w:cs="Tahoma"/>
          <w:b/>
          <w:sz w:val="22"/>
          <w:szCs w:val="22"/>
        </w:rPr>
        <w:t>(i)</w:t>
      </w:r>
      <w:r w:rsidR="001D0A77">
        <w:rPr>
          <w:rFonts w:ascii="Tahoma" w:hAnsi="Tahoma" w:cs="Tahoma"/>
          <w:sz w:val="22"/>
          <w:szCs w:val="22"/>
        </w:rPr>
        <w:t xml:space="preserve"> </w:t>
      </w:r>
      <w:r w:rsidR="006B66A4" w:rsidRPr="00533952">
        <w:rPr>
          <w:rFonts w:ascii="Tahoma" w:hAnsi="Tahoma" w:cs="Tahoma"/>
          <w:sz w:val="22"/>
          <w:szCs w:val="22"/>
        </w:rPr>
        <w:t xml:space="preserve">as Debêntures </w:t>
      </w:r>
      <w:r w:rsidR="001D0A77">
        <w:rPr>
          <w:rFonts w:ascii="Tahoma" w:hAnsi="Tahoma" w:cs="Tahoma"/>
          <w:sz w:val="22"/>
          <w:szCs w:val="22"/>
        </w:rPr>
        <w:t xml:space="preserve">da Primeira Série </w:t>
      </w:r>
      <w:r w:rsidR="006B66A4" w:rsidRPr="00533952">
        <w:rPr>
          <w:rFonts w:ascii="Tahoma" w:hAnsi="Tahoma" w:cs="Tahoma"/>
          <w:sz w:val="22"/>
          <w:szCs w:val="22"/>
        </w:rPr>
        <w:t xml:space="preserve">terão prazo de vencimento de </w:t>
      </w:r>
      <w:r w:rsidR="00816209">
        <w:rPr>
          <w:rFonts w:ascii="Tahoma" w:hAnsi="Tahoma" w:cs="Tahoma"/>
          <w:sz w:val="22"/>
          <w:szCs w:val="22"/>
        </w:rPr>
        <w:t>11</w:t>
      </w:r>
      <w:r w:rsidR="00816209" w:rsidRPr="00533952">
        <w:rPr>
          <w:rFonts w:ascii="Tahoma" w:hAnsi="Tahoma" w:cs="Tahoma"/>
          <w:sz w:val="22"/>
          <w:szCs w:val="22"/>
        </w:rPr>
        <w:t xml:space="preserve"> </w:t>
      </w:r>
      <w:r w:rsidR="006B66A4" w:rsidRPr="00533952">
        <w:rPr>
          <w:rFonts w:ascii="Tahoma" w:hAnsi="Tahoma" w:cs="Tahoma"/>
          <w:sz w:val="22"/>
          <w:szCs w:val="22"/>
        </w:rPr>
        <w:t>(</w:t>
      </w:r>
      <w:r w:rsidR="00816209">
        <w:rPr>
          <w:rFonts w:ascii="Tahoma" w:hAnsi="Tahoma" w:cs="Tahoma"/>
          <w:sz w:val="22"/>
          <w:szCs w:val="22"/>
        </w:rPr>
        <w:t>onze</w:t>
      </w:r>
      <w:r w:rsidR="006B66A4" w:rsidRPr="00533952">
        <w:rPr>
          <w:rFonts w:ascii="Tahoma" w:hAnsi="Tahoma" w:cs="Tahoma"/>
          <w:sz w:val="22"/>
          <w:szCs w:val="22"/>
        </w:rPr>
        <w:t>)</w:t>
      </w:r>
      <w:r w:rsidR="00E769EE" w:rsidRPr="00533952">
        <w:rPr>
          <w:rFonts w:ascii="Tahoma" w:hAnsi="Tahoma" w:cs="Tahoma"/>
          <w:sz w:val="22"/>
          <w:szCs w:val="22"/>
        </w:rPr>
        <w:t xml:space="preserve"> </w:t>
      </w:r>
      <w:r w:rsidR="00816209">
        <w:rPr>
          <w:rFonts w:ascii="Tahoma" w:hAnsi="Tahoma" w:cs="Tahoma"/>
          <w:sz w:val="22"/>
          <w:szCs w:val="22"/>
        </w:rPr>
        <w:t xml:space="preserve">meses </w:t>
      </w:r>
      <w:r w:rsidR="006B66A4" w:rsidRPr="00533952">
        <w:rPr>
          <w:rFonts w:ascii="Tahoma" w:hAnsi="Tahoma" w:cs="Tahoma"/>
          <w:sz w:val="22"/>
          <w:szCs w:val="22"/>
        </w:rPr>
        <w:t xml:space="preserve">contados da Data de Emissão, vencendo-se, portanto, em </w:t>
      </w:r>
      <w:r w:rsidR="00BB66A8">
        <w:rPr>
          <w:rFonts w:ascii="Tahoma" w:hAnsi="Tahoma" w:cs="Tahoma"/>
          <w:sz w:val="22"/>
          <w:szCs w:val="22"/>
        </w:rPr>
        <w:t>12</w:t>
      </w:r>
      <w:r w:rsidR="00BB66A8" w:rsidRPr="00533952">
        <w:rPr>
          <w:rFonts w:ascii="Tahoma" w:hAnsi="Tahoma" w:cs="Tahoma"/>
          <w:sz w:val="22"/>
          <w:szCs w:val="22"/>
        </w:rPr>
        <w:t xml:space="preserve"> </w:t>
      </w:r>
      <w:r w:rsidR="006B66A4" w:rsidRPr="00533952">
        <w:rPr>
          <w:rFonts w:ascii="Tahoma" w:hAnsi="Tahoma" w:cs="Tahoma"/>
          <w:sz w:val="22"/>
          <w:szCs w:val="22"/>
        </w:rPr>
        <w:t xml:space="preserve">de </w:t>
      </w:r>
      <w:r w:rsidR="00816209">
        <w:rPr>
          <w:rFonts w:ascii="Tahoma" w:hAnsi="Tahoma" w:cs="Tahoma"/>
          <w:sz w:val="22"/>
          <w:szCs w:val="22"/>
        </w:rPr>
        <w:t xml:space="preserve">outubro </w:t>
      </w:r>
      <w:r w:rsidR="006B66A4" w:rsidRPr="00533952">
        <w:rPr>
          <w:rFonts w:ascii="Tahoma" w:hAnsi="Tahoma" w:cs="Tahoma"/>
          <w:sz w:val="22"/>
          <w:szCs w:val="22"/>
        </w:rPr>
        <w:t xml:space="preserve">de </w:t>
      </w:r>
      <w:r w:rsidR="00817A82" w:rsidRPr="00533952">
        <w:rPr>
          <w:rFonts w:ascii="Tahoma" w:hAnsi="Tahoma" w:cs="Tahoma"/>
          <w:sz w:val="22"/>
          <w:szCs w:val="22"/>
        </w:rPr>
        <w:t>20</w:t>
      </w:r>
      <w:r w:rsidR="001D0A77">
        <w:rPr>
          <w:rFonts w:ascii="Tahoma" w:hAnsi="Tahoma" w:cs="Tahoma"/>
          <w:sz w:val="22"/>
          <w:szCs w:val="22"/>
        </w:rPr>
        <w:t>19</w:t>
      </w:r>
      <w:r w:rsidR="000E64A1" w:rsidRPr="00533952">
        <w:rPr>
          <w:rFonts w:ascii="Tahoma" w:hAnsi="Tahoma" w:cs="Tahoma"/>
          <w:sz w:val="22"/>
          <w:szCs w:val="22"/>
        </w:rPr>
        <w:t xml:space="preserve"> </w:t>
      </w:r>
      <w:r w:rsidR="006B66A4" w:rsidRPr="00533952">
        <w:rPr>
          <w:rFonts w:ascii="Tahoma" w:hAnsi="Tahoma" w:cs="Tahoma"/>
          <w:sz w:val="22"/>
          <w:szCs w:val="22"/>
        </w:rPr>
        <w:t>(“</w:t>
      </w:r>
      <w:r w:rsidR="00205851" w:rsidRPr="00533952">
        <w:rPr>
          <w:rFonts w:ascii="Tahoma" w:hAnsi="Tahoma" w:cs="Tahoma"/>
          <w:sz w:val="22"/>
          <w:szCs w:val="22"/>
          <w:u w:val="single"/>
        </w:rPr>
        <w:t>Data de Vencimento</w:t>
      </w:r>
      <w:r w:rsidR="001D0A77">
        <w:rPr>
          <w:rFonts w:ascii="Tahoma" w:hAnsi="Tahoma" w:cs="Tahoma"/>
          <w:sz w:val="22"/>
          <w:szCs w:val="22"/>
          <w:u w:val="single"/>
        </w:rPr>
        <w:t xml:space="preserve"> da Primeira Série</w:t>
      </w:r>
      <w:r w:rsidR="006B66A4" w:rsidRPr="00533952">
        <w:rPr>
          <w:rFonts w:ascii="Tahoma" w:hAnsi="Tahoma" w:cs="Tahoma"/>
          <w:sz w:val="22"/>
          <w:szCs w:val="22"/>
        </w:rPr>
        <w:t>”)</w:t>
      </w:r>
      <w:r w:rsidR="001D0A77">
        <w:rPr>
          <w:rFonts w:ascii="Tahoma" w:hAnsi="Tahoma" w:cs="Tahoma"/>
          <w:sz w:val="22"/>
          <w:szCs w:val="22"/>
        </w:rPr>
        <w:t xml:space="preserve">; e </w:t>
      </w:r>
      <w:r w:rsidR="001D0A77" w:rsidRPr="001D0A77">
        <w:rPr>
          <w:rFonts w:ascii="Tahoma" w:hAnsi="Tahoma" w:cs="Tahoma"/>
          <w:b/>
          <w:sz w:val="22"/>
          <w:szCs w:val="22"/>
        </w:rPr>
        <w:t>(</w:t>
      </w:r>
      <w:proofErr w:type="spellStart"/>
      <w:r w:rsidR="001D0A77" w:rsidRPr="001D0A77">
        <w:rPr>
          <w:rFonts w:ascii="Tahoma" w:hAnsi="Tahoma" w:cs="Tahoma"/>
          <w:b/>
          <w:sz w:val="22"/>
          <w:szCs w:val="22"/>
        </w:rPr>
        <w:t>i</w:t>
      </w:r>
      <w:r w:rsidR="001D0A77">
        <w:rPr>
          <w:rFonts w:ascii="Tahoma" w:hAnsi="Tahoma" w:cs="Tahoma"/>
          <w:b/>
          <w:sz w:val="22"/>
          <w:szCs w:val="22"/>
        </w:rPr>
        <w:t>i</w:t>
      </w:r>
      <w:proofErr w:type="spellEnd"/>
      <w:r w:rsidR="001D0A77" w:rsidRPr="001D0A77">
        <w:rPr>
          <w:rFonts w:ascii="Tahoma" w:hAnsi="Tahoma" w:cs="Tahoma"/>
          <w:b/>
          <w:sz w:val="22"/>
          <w:szCs w:val="22"/>
        </w:rPr>
        <w:t>)</w:t>
      </w:r>
      <w:r w:rsidR="001D0A77">
        <w:rPr>
          <w:rFonts w:ascii="Tahoma" w:hAnsi="Tahoma" w:cs="Tahoma"/>
          <w:sz w:val="22"/>
          <w:szCs w:val="22"/>
        </w:rPr>
        <w:t xml:space="preserve"> </w:t>
      </w:r>
      <w:r w:rsidR="001D0A77" w:rsidRPr="00533952">
        <w:rPr>
          <w:rFonts w:ascii="Tahoma" w:hAnsi="Tahoma" w:cs="Tahoma"/>
          <w:sz w:val="22"/>
          <w:szCs w:val="22"/>
        </w:rPr>
        <w:t xml:space="preserve">as Debêntures </w:t>
      </w:r>
      <w:r w:rsidR="001D0A77">
        <w:rPr>
          <w:rFonts w:ascii="Tahoma" w:hAnsi="Tahoma" w:cs="Tahoma"/>
          <w:sz w:val="22"/>
          <w:szCs w:val="22"/>
        </w:rPr>
        <w:t xml:space="preserve">da Segunda Série </w:t>
      </w:r>
      <w:r w:rsidR="001D0A77" w:rsidRPr="00533952">
        <w:rPr>
          <w:rFonts w:ascii="Tahoma" w:hAnsi="Tahoma" w:cs="Tahoma"/>
          <w:sz w:val="22"/>
          <w:szCs w:val="22"/>
        </w:rPr>
        <w:t xml:space="preserve">terão prazo de vencimento de </w:t>
      </w:r>
      <w:r w:rsidR="00816209">
        <w:rPr>
          <w:rFonts w:ascii="Tahoma" w:hAnsi="Tahoma" w:cs="Tahoma"/>
          <w:sz w:val="22"/>
          <w:szCs w:val="22"/>
        </w:rPr>
        <w:t>5</w:t>
      </w:r>
      <w:r w:rsidR="00816209" w:rsidRPr="00533952">
        <w:rPr>
          <w:rFonts w:ascii="Tahoma" w:hAnsi="Tahoma" w:cs="Tahoma"/>
          <w:sz w:val="22"/>
          <w:szCs w:val="22"/>
        </w:rPr>
        <w:t xml:space="preserve"> </w:t>
      </w:r>
      <w:r w:rsidR="001D0A77" w:rsidRPr="00533952">
        <w:rPr>
          <w:rFonts w:ascii="Tahoma" w:hAnsi="Tahoma" w:cs="Tahoma"/>
          <w:sz w:val="22"/>
          <w:szCs w:val="22"/>
        </w:rPr>
        <w:t>(</w:t>
      </w:r>
      <w:r w:rsidR="00816209">
        <w:rPr>
          <w:rFonts w:ascii="Tahoma" w:hAnsi="Tahoma" w:cs="Tahoma"/>
          <w:sz w:val="22"/>
          <w:szCs w:val="22"/>
        </w:rPr>
        <w:t>cinco</w:t>
      </w:r>
      <w:r w:rsidR="001D0A77" w:rsidRPr="00533952">
        <w:rPr>
          <w:rFonts w:ascii="Tahoma" w:hAnsi="Tahoma" w:cs="Tahoma"/>
          <w:sz w:val="22"/>
          <w:szCs w:val="22"/>
        </w:rPr>
        <w:t>) ano</w:t>
      </w:r>
      <w:r w:rsidR="001D0A77">
        <w:rPr>
          <w:rFonts w:ascii="Tahoma" w:hAnsi="Tahoma" w:cs="Tahoma"/>
          <w:sz w:val="22"/>
          <w:szCs w:val="22"/>
        </w:rPr>
        <w:t>s</w:t>
      </w:r>
      <w:r w:rsidR="001D0A77" w:rsidRPr="00533952">
        <w:rPr>
          <w:rFonts w:ascii="Tahoma" w:hAnsi="Tahoma" w:cs="Tahoma"/>
          <w:sz w:val="22"/>
          <w:szCs w:val="22"/>
        </w:rPr>
        <w:t xml:space="preserve"> </w:t>
      </w:r>
      <w:r w:rsidR="00816209">
        <w:rPr>
          <w:rFonts w:ascii="Tahoma" w:hAnsi="Tahoma" w:cs="Tahoma"/>
          <w:sz w:val="22"/>
          <w:szCs w:val="22"/>
        </w:rPr>
        <w:t xml:space="preserve">e 11 (onze) meses </w:t>
      </w:r>
      <w:r w:rsidR="001D0A77" w:rsidRPr="00533952">
        <w:rPr>
          <w:rFonts w:ascii="Tahoma" w:hAnsi="Tahoma" w:cs="Tahoma"/>
          <w:sz w:val="22"/>
          <w:szCs w:val="22"/>
        </w:rPr>
        <w:t xml:space="preserve">contados da Data de Emissão, vencendo-se, portanto, em </w:t>
      </w:r>
      <w:r w:rsidR="00BB66A8">
        <w:rPr>
          <w:rFonts w:ascii="Tahoma" w:hAnsi="Tahoma" w:cs="Tahoma"/>
          <w:sz w:val="22"/>
          <w:szCs w:val="22"/>
        </w:rPr>
        <w:t>12</w:t>
      </w:r>
      <w:r w:rsidR="00BB66A8" w:rsidRPr="00533952">
        <w:rPr>
          <w:rFonts w:ascii="Tahoma" w:hAnsi="Tahoma" w:cs="Tahoma"/>
          <w:sz w:val="22"/>
          <w:szCs w:val="22"/>
        </w:rPr>
        <w:t xml:space="preserve"> </w:t>
      </w:r>
      <w:r w:rsidR="001D0A77" w:rsidRPr="00533952">
        <w:rPr>
          <w:rFonts w:ascii="Tahoma" w:hAnsi="Tahoma" w:cs="Tahoma"/>
          <w:sz w:val="22"/>
          <w:szCs w:val="22"/>
        </w:rPr>
        <w:t xml:space="preserve">de </w:t>
      </w:r>
      <w:r w:rsidR="00816209">
        <w:rPr>
          <w:rFonts w:ascii="Tahoma" w:hAnsi="Tahoma" w:cs="Tahoma"/>
          <w:sz w:val="22"/>
          <w:szCs w:val="22"/>
        </w:rPr>
        <w:t xml:space="preserve">outubro </w:t>
      </w:r>
      <w:r w:rsidR="001D0A77" w:rsidRPr="00533952">
        <w:rPr>
          <w:rFonts w:ascii="Tahoma" w:hAnsi="Tahoma" w:cs="Tahoma"/>
          <w:sz w:val="22"/>
          <w:szCs w:val="22"/>
        </w:rPr>
        <w:t>de 20</w:t>
      </w:r>
      <w:r w:rsidR="001D0A77">
        <w:rPr>
          <w:rFonts w:ascii="Tahoma" w:hAnsi="Tahoma" w:cs="Tahoma"/>
          <w:sz w:val="22"/>
          <w:szCs w:val="22"/>
        </w:rPr>
        <w:t>24</w:t>
      </w:r>
      <w:r w:rsidR="001D0A77" w:rsidRPr="00533952">
        <w:rPr>
          <w:rFonts w:ascii="Tahoma" w:hAnsi="Tahoma" w:cs="Tahoma"/>
          <w:sz w:val="22"/>
          <w:szCs w:val="22"/>
        </w:rPr>
        <w:t xml:space="preserve"> (“</w:t>
      </w:r>
      <w:r w:rsidR="001D0A77" w:rsidRPr="00533952">
        <w:rPr>
          <w:rFonts w:ascii="Tahoma" w:hAnsi="Tahoma" w:cs="Tahoma"/>
          <w:sz w:val="22"/>
          <w:szCs w:val="22"/>
          <w:u w:val="single"/>
        </w:rPr>
        <w:t>Data de Vencimento</w:t>
      </w:r>
      <w:r w:rsidR="001D0A77">
        <w:rPr>
          <w:rFonts w:ascii="Tahoma" w:hAnsi="Tahoma" w:cs="Tahoma"/>
          <w:sz w:val="22"/>
          <w:szCs w:val="22"/>
          <w:u w:val="single"/>
        </w:rPr>
        <w:t xml:space="preserve"> da Segunda Série</w:t>
      </w:r>
      <w:r w:rsidR="001D0A77" w:rsidRPr="00533952">
        <w:rPr>
          <w:rFonts w:ascii="Tahoma" w:hAnsi="Tahoma" w:cs="Tahoma"/>
          <w:sz w:val="22"/>
          <w:szCs w:val="22"/>
        </w:rPr>
        <w:t>”</w:t>
      </w:r>
      <w:r w:rsidR="001D0A77">
        <w:rPr>
          <w:rFonts w:ascii="Tahoma" w:hAnsi="Tahoma" w:cs="Tahoma"/>
          <w:sz w:val="22"/>
          <w:szCs w:val="22"/>
        </w:rPr>
        <w:t xml:space="preserve"> e, em conjunto com a Data de Vencimento da Primeira Série, “</w:t>
      </w:r>
      <w:r w:rsidR="001D0A77" w:rsidRPr="001D0A77">
        <w:rPr>
          <w:rFonts w:ascii="Tahoma" w:hAnsi="Tahoma" w:cs="Tahoma"/>
          <w:sz w:val="22"/>
          <w:szCs w:val="22"/>
          <w:u w:val="single"/>
        </w:rPr>
        <w:t>Data de Vencimento</w:t>
      </w:r>
      <w:r w:rsidR="001D0A77">
        <w:rPr>
          <w:rFonts w:ascii="Tahoma" w:hAnsi="Tahoma" w:cs="Tahoma"/>
          <w:sz w:val="22"/>
          <w:szCs w:val="22"/>
        </w:rPr>
        <w:t>”</w:t>
      </w:r>
      <w:r w:rsidR="001D0A77" w:rsidRPr="00533952">
        <w:rPr>
          <w:rFonts w:ascii="Tahoma" w:hAnsi="Tahoma" w:cs="Tahoma"/>
          <w:sz w:val="22"/>
          <w:szCs w:val="22"/>
        </w:rPr>
        <w:t>)</w:t>
      </w:r>
      <w:r w:rsidR="006B66A4" w:rsidRPr="00533952">
        <w:rPr>
          <w:rFonts w:ascii="Tahoma" w:hAnsi="Tahoma" w:cs="Tahoma"/>
          <w:sz w:val="22"/>
          <w:szCs w:val="22"/>
        </w:rPr>
        <w:t>.</w:t>
      </w:r>
      <w:r w:rsidR="00407E0E" w:rsidRPr="00533952">
        <w:rPr>
          <w:rFonts w:ascii="Tahoma" w:hAnsi="Tahoma" w:cs="Tahoma"/>
          <w:sz w:val="22"/>
          <w:szCs w:val="22"/>
        </w:rPr>
        <w:t xml:space="preserve"> </w:t>
      </w:r>
    </w:p>
    <w:p w14:paraId="5344419D" w14:textId="77777777" w:rsidR="001D0A77" w:rsidRDefault="001D0A77" w:rsidP="00B14690">
      <w:pPr>
        <w:tabs>
          <w:tab w:val="left" w:pos="851"/>
        </w:tabs>
        <w:spacing w:after="0" w:line="320" w:lineRule="exact"/>
        <w:rPr>
          <w:rFonts w:ascii="Tahoma" w:hAnsi="Tahoma" w:cs="Tahoma"/>
          <w:sz w:val="22"/>
          <w:szCs w:val="22"/>
        </w:rPr>
      </w:pPr>
    </w:p>
    <w:p w14:paraId="7C961699" w14:textId="77777777" w:rsidR="007D566F" w:rsidRPr="00533952" w:rsidRDefault="006B66A4" w:rsidP="00B14690">
      <w:pPr>
        <w:keepNext/>
        <w:tabs>
          <w:tab w:val="left" w:pos="851"/>
        </w:tabs>
        <w:spacing w:after="0" w:line="320" w:lineRule="exact"/>
        <w:rPr>
          <w:rFonts w:ascii="Tahoma" w:hAnsi="Tahoma" w:cs="Tahoma"/>
          <w:sz w:val="22"/>
          <w:szCs w:val="22"/>
        </w:rPr>
      </w:pPr>
      <w:r w:rsidRPr="00533952">
        <w:rPr>
          <w:rFonts w:ascii="Tahoma" w:hAnsi="Tahoma" w:cs="Tahoma"/>
          <w:b/>
          <w:sz w:val="22"/>
          <w:szCs w:val="22"/>
        </w:rPr>
        <w:t>4.6.</w:t>
      </w:r>
      <w:r w:rsidR="00A046B4" w:rsidRPr="00533952">
        <w:rPr>
          <w:rFonts w:ascii="Tahoma" w:hAnsi="Tahoma" w:cs="Tahoma"/>
          <w:b/>
          <w:sz w:val="22"/>
          <w:szCs w:val="22"/>
        </w:rPr>
        <w:t xml:space="preserve"> </w:t>
      </w:r>
      <w:r w:rsidR="001D0A77">
        <w:rPr>
          <w:rFonts w:ascii="Tahoma" w:hAnsi="Tahoma" w:cs="Tahoma"/>
          <w:b/>
          <w:sz w:val="22"/>
          <w:szCs w:val="22"/>
        </w:rPr>
        <w:tab/>
      </w:r>
      <w:r w:rsidRPr="00533952">
        <w:rPr>
          <w:rFonts w:ascii="Tahoma" w:hAnsi="Tahoma" w:cs="Tahoma"/>
          <w:b/>
          <w:sz w:val="22"/>
          <w:szCs w:val="22"/>
        </w:rPr>
        <w:t>Valor Nominal</w:t>
      </w:r>
      <w:r w:rsidR="007D566F" w:rsidRPr="00533952">
        <w:rPr>
          <w:rFonts w:ascii="Tahoma" w:hAnsi="Tahoma" w:cs="Tahoma"/>
          <w:b/>
          <w:sz w:val="22"/>
          <w:szCs w:val="22"/>
        </w:rPr>
        <w:t xml:space="preserve"> Unitário</w:t>
      </w:r>
      <w:r w:rsidRPr="00533952">
        <w:rPr>
          <w:rFonts w:ascii="Tahoma" w:hAnsi="Tahoma" w:cs="Tahoma"/>
          <w:sz w:val="22"/>
          <w:szCs w:val="22"/>
        </w:rPr>
        <w:t xml:space="preserve"> </w:t>
      </w:r>
    </w:p>
    <w:p w14:paraId="24EDE15F" w14:textId="77777777" w:rsidR="007D566F" w:rsidRPr="00533952" w:rsidRDefault="007D566F" w:rsidP="00B14690">
      <w:pPr>
        <w:keepNext/>
        <w:spacing w:after="0" w:line="320" w:lineRule="exact"/>
        <w:rPr>
          <w:rFonts w:ascii="Tahoma" w:hAnsi="Tahoma" w:cs="Tahoma"/>
          <w:sz w:val="22"/>
          <w:szCs w:val="22"/>
        </w:rPr>
      </w:pPr>
    </w:p>
    <w:p w14:paraId="54EBC1AB" w14:textId="77777777" w:rsidR="006B66A4" w:rsidRPr="00533952" w:rsidRDefault="007D566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4.6.1.</w:t>
      </w:r>
      <w:r w:rsidR="00A046B4" w:rsidRPr="00533952">
        <w:rPr>
          <w:rFonts w:ascii="Tahoma" w:hAnsi="Tahoma" w:cs="Tahoma"/>
          <w:sz w:val="22"/>
          <w:szCs w:val="22"/>
        </w:rPr>
        <w:t xml:space="preserve"> </w:t>
      </w:r>
      <w:r w:rsidR="001D0A77">
        <w:rPr>
          <w:rFonts w:ascii="Tahoma" w:hAnsi="Tahoma" w:cs="Tahoma"/>
          <w:sz w:val="22"/>
          <w:szCs w:val="22"/>
        </w:rPr>
        <w:tab/>
      </w:r>
      <w:r w:rsidR="006B66A4" w:rsidRPr="00533952">
        <w:rPr>
          <w:rFonts w:ascii="Tahoma" w:hAnsi="Tahoma" w:cs="Tahoma"/>
          <w:sz w:val="22"/>
          <w:szCs w:val="22"/>
        </w:rPr>
        <w:t>As Debêntures terão valor nominal unitário de R</w:t>
      </w:r>
      <w:r w:rsidR="00E769EE" w:rsidRPr="00533952">
        <w:rPr>
          <w:rFonts w:ascii="Tahoma" w:hAnsi="Tahoma" w:cs="Tahoma"/>
          <w:sz w:val="22"/>
          <w:szCs w:val="22"/>
        </w:rPr>
        <w:t>$</w:t>
      </w:r>
      <w:r w:rsidR="005D4A49">
        <w:rPr>
          <w:rFonts w:ascii="Tahoma" w:hAnsi="Tahoma" w:cs="Tahoma"/>
          <w:sz w:val="22"/>
          <w:szCs w:val="22"/>
        </w:rPr>
        <w:t>1.000,00</w:t>
      </w:r>
      <w:r w:rsidR="00E769EE" w:rsidRPr="00533952">
        <w:rPr>
          <w:rFonts w:ascii="Tahoma" w:hAnsi="Tahoma" w:cs="Tahoma"/>
          <w:sz w:val="22"/>
          <w:szCs w:val="22"/>
        </w:rPr>
        <w:t xml:space="preserve"> (</w:t>
      </w:r>
      <w:r w:rsidR="005D4A49">
        <w:rPr>
          <w:rFonts w:ascii="Tahoma" w:hAnsi="Tahoma" w:cs="Tahoma"/>
          <w:sz w:val="22"/>
          <w:szCs w:val="22"/>
        </w:rPr>
        <w:t>mil</w:t>
      </w:r>
      <w:r w:rsidR="00610344">
        <w:rPr>
          <w:rFonts w:ascii="Tahoma" w:hAnsi="Tahoma" w:cs="Tahoma"/>
          <w:sz w:val="22"/>
          <w:szCs w:val="22"/>
        </w:rPr>
        <w:t xml:space="preserve"> </w:t>
      </w:r>
      <w:r w:rsidR="00E769EE" w:rsidRPr="00533952">
        <w:rPr>
          <w:rFonts w:ascii="Tahoma" w:hAnsi="Tahoma" w:cs="Tahoma"/>
          <w:sz w:val="22"/>
          <w:szCs w:val="22"/>
        </w:rPr>
        <w:t xml:space="preserve">reais), </w:t>
      </w:r>
      <w:r w:rsidR="006B66A4" w:rsidRPr="00533952">
        <w:rPr>
          <w:rFonts w:ascii="Tahoma" w:hAnsi="Tahoma" w:cs="Tahoma"/>
          <w:sz w:val="22"/>
          <w:szCs w:val="22"/>
        </w:rPr>
        <w:t>na Data de Emissão ("</w:t>
      </w:r>
      <w:r w:rsidR="006B66A4" w:rsidRPr="00533952">
        <w:rPr>
          <w:rFonts w:ascii="Tahoma" w:hAnsi="Tahoma" w:cs="Tahoma"/>
          <w:sz w:val="22"/>
          <w:szCs w:val="22"/>
          <w:u w:val="single"/>
        </w:rPr>
        <w:t>Valor Nominal</w:t>
      </w:r>
      <w:r w:rsidRPr="00533952">
        <w:rPr>
          <w:rFonts w:ascii="Tahoma" w:hAnsi="Tahoma" w:cs="Tahoma"/>
          <w:sz w:val="22"/>
          <w:szCs w:val="22"/>
          <w:u w:val="single"/>
        </w:rPr>
        <w:t xml:space="preserve"> Unitário</w:t>
      </w:r>
      <w:r w:rsidR="006B66A4" w:rsidRPr="00533952">
        <w:rPr>
          <w:rFonts w:ascii="Tahoma" w:hAnsi="Tahoma" w:cs="Tahoma"/>
          <w:sz w:val="22"/>
          <w:szCs w:val="22"/>
        </w:rPr>
        <w:t>").</w:t>
      </w:r>
    </w:p>
    <w:p w14:paraId="737193E3" w14:textId="77777777" w:rsidR="006B66A4" w:rsidRPr="00533952" w:rsidRDefault="006B66A4" w:rsidP="00B14690">
      <w:pPr>
        <w:spacing w:after="0" w:line="320" w:lineRule="exact"/>
        <w:rPr>
          <w:rFonts w:ascii="Tahoma" w:hAnsi="Tahoma" w:cs="Tahoma"/>
          <w:sz w:val="22"/>
          <w:szCs w:val="22"/>
        </w:rPr>
      </w:pPr>
    </w:p>
    <w:p w14:paraId="67435257" w14:textId="77777777" w:rsidR="007D566F" w:rsidRPr="00533952" w:rsidRDefault="006B66A4" w:rsidP="00B14690">
      <w:pPr>
        <w:tabs>
          <w:tab w:val="left" w:pos="851"/>
        </w:tabs>
        <w:spacing w:after="0" w:line="320" w:lineRule="exact"/>
        <w:rPr>
          <w:rFonts w:ascii="Tahoma" w:hAnsi="Tahoma" w:cs="Tahoma"/>
          <w:sz w:val="22"/>
          <w:szCs w:val="22"/>
        </w:rPr>
      </w:pPr>
      <w:r w:rsidRPr="00533952">
        <w:rPr>
          <w:rFonts w:ascii="Tahoma" w:hAnsi="Tahoma" w:cs="Tahoma"/>
          <w:b/>
          <w:sz w:val="22"/>
          <w:szCs w:val="22"/>
        </w:rPr>
        <w:t>4.7.</w:t>
      </w:r>
      <w:r w:rsidR="00A046B4" w:rsidRPr="00533952">
        <w:rPr>
          <w:rFonts w:ascii="Tahoma" w:hAnsi="Tahoma" w:cs="Tahoma"/>
          <w:b/>
          <w:sz w:val="22"/>
          <w:szCs w:val="22"/>
        </w:rPr>
        <w:t xml:space="preserve"> </w:t>
      </w:r>
      <w:r w:rsidR="001D0A77">
        <w:rPr>
          <w:rFonts w:ascii="Tahoma" w:hAnsi="Tahoma" w:cs="Tahoma"/>
          <w:b/>
          <w:sz w:val="22"/>
          <w:szCs w:val="22"/>
        </w:rPr>
        <w:tab/>
      </w:r>
      <w:r w:rsidR="004B6643" w:rsidRPr="00533952">
        <w:rPr>
          <w:rFonts w:ascii="Tahoma" w:hAnsi="Tahoma" w:cs="Tahoma"/>
          <w:b/>
          <w:sz w:val="22"/>
          <w:szCs w:val="22"/>
        </w:rPr>
        <w:t>Quantidade</w:t>
      </w:r>
      <w:r w:rsidR="007D566F" w:rsidRPr="00533952">
        <w:rPr>
          <w:rFonts w:ascii="Tahoma" w:hAnsi="Tahoma" w:cs="Tahoma"/>
          <w:b/>
          <w:sz w:val="22"/>
          <w:szCs w:val="22"/>
        </w:rPr>
        <w:t xml:space="preserve"> de Debêntures</w:t>
      </w:r>
      <w:r w:rsidR="004B6643" w:rsidRPr="00533952">
        <w:rPr>
          <w:rFonts w:ascii="Tahoma" w:hAnsi="Tahoma" w:cs="Tahoma"/>
          <w:sz w:val="22"/>
          <w:szCs w:val="22"/>
        </w:rPr>
        <w:t xml:space="preserve"> </w:t>
      </w:r>
    </w:p>
    <w:p w14:paraId="1CBABC95" w14:textId="77777777" w:rsidR="007D566F" w:rsidRPr="00533952" w:rsidRDefault="007D566F" w:rsidP="00B14690">
      <w:pPr>
        <w:spacing w:after="0" w:line="320" w:lineRule="exact"/>
        <w:rPr>
          <w:rFonts w:ascii="Tahoma" w:hAnsi="Tahoma" w:cs="Tahoma"/>
          <w:sz w:val="22"/>
          <w:szCs w:val="22"/>
        </w:rPr>
      </w:pPr>
    </w:p>
    <w:p w14:paraId="42E165F6" w14:textId="77777777" w:rsidR="001D0A77" w:rsidRPr="00533952" w:rsidRDefault="007D566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4.7.1.</w:t>
      </w:r>
      <w:r w:rsidR="00A046B4" w:rsidRPr="00533952">
        <w:rPr>
          <w:rFonts w:ascii="Tahoma" w:hAnsi="Tahoma" w:cs="Tahoma"/>
          <w:sz w:val="22"/>
          <w:szCs w:val="22"/>
        </w:rPr>
        <w:t xml:space="preserve"> </w:t>
      </w:r>
      <w:r w:rsidR="001D0A77">
        <w:rPr>
          <w:rFonts w:ascii="Tahoma" w:hAnsi="Tahoma" w:cs="Tahoma"/>
          <w:sz w:val="22"/>
          <w:szCs w:val="22"/>
        </w:rPr>
        <w:tab/>
      </w:r>
      <w:r w:rsidR="004B6643" w:rsidRPr="00533952">
        <w:rPr>
          <w:rFonts w:ascii="Tahoma" w:hAnsi="Tahoma" w:cs="Tahoma"/>
          <w:sz w:val="22"/>
          <w:szCs w:val="22"/>
        </w:rPr>
        <w:t xml:space="preserve">Serão emitidas </w:t>
      </w:r>
      <w:r w:rsidR="00846AC6">
        <w:rPr>
          <w:rFonts w:ascii="Tahoma" w:hAnsi="Tahoma" w:cs="Tahoma"/>
          <w:sz w:val="22"/>
          <w:szCs w:val="22"/>
        </w:rPr>
        <w:t>930.000</w:t>
      </w:r>
      <w:r w:rsidR="004B6643" w:rsidRPr="00533952">
        <w:rPr>
          <w:rFonts w:ascii="Tahoma" w:hAnsi="Tahoma" w:cs="Tahoma"/>
          <w:sz w:val="22"/>
          <w:szCs w:val="22"/>
        </w:rPr>
        <w:t xml:space="preserve"> </w:t>
      </w:r>
      <w:r w:rsidR="009D2F5C" w:rsidRPr="00533952">
        <w:rPr>
          <w:rFonts w:ascii="Tahoma" w:hAnsi="Tahoma" w:cs="Tahoma"/>
          <w:sz w:val="22"/>
          <w:szCs w:val="22"/>
        </w:rPr>
        <w:t>(</w:t>
      </w:r>
      <w:r w:rsidR="00846AC6">
        <w:rPr>
          <w:rFonts w:ascii="Tahoma" w:hAnsi="Tahoma" w:cs="Tahoma"/>
          <w:sz w:val="22"/>
          <w:szCs w:val="22"/>
        </w:rPr>
        <w:t>novecentas e trinta mil</w:t>
      </w:r>
      <w:r w:rsidR="009D2F5C" w:rsidRPr="00533952">
        <w:rPr>
          <w:rFonts w:ascii="Tahoma" w:hAnsi="Tahoma" w:cs="Tahoma"/>
          <w:sz w:val="22"/>
          <w:szCs w:val="22"/>
        </w:rPr>
        <w:t xml:space="preserve">) </w:t>
      </w:r>
      <w:r w:rsidR="004B6643" w:rsidRPr="00533952">
        <w:rPr>
          <w:rFonts w:ascii="Tahoma" w:hAnsi="Tahoma" w:cs="Tahoma"/>
          <w:sz w:val="22"/>
          <w:szCs w:val="22"/>
        </w:rPr>
        <w:t>Debêntures</w:t>
      </w:r>
      <w:r w:rsidR="003A2C45" w:rsidRPr="00533952">
        <w:rPr>
          <w:rFonts w:ascii="Tahoma" w:hAnsi="Tahoma" w:cs="Tahoma"/>
          <w:sz w:val="22"/>
          <w:szCs w:val="22"/>
        </w:rPr>
        <w:t>, observada a possibilidade de distribuição parcial, nos termos da Cláusula 3.6.7 acima</w:t>
      </w:r>
      <w:r w:rsidR="001D0A77">
        <w:rPr>
          <w:rFonts w:ascii="Tahoma" w:hAnsi="Tahoma" w:cs="Tahoma"/>
          <w:sz w:val="22"/>
          <w:szCs w:val="22"/>
        </w:rPr>
        <w:t xml:space="preserve">, sendo </w:t>
      </w:r>
      <w:r w:rsidR="001D0A77" w:rsidRPr="001D0A77">
        <w:rPr>
          <w:rFonts w:ascii="Tahoma" w:hAnsi="Tahoma" w:cs="Tahoma"/>
          <w:b/>
          <w:sz w:val="22"/>
          <w:szCs w:val="22"/>
        </w:rPr>
        <w:t>(i)</w:t>
      </w:r>
      <w:r w:rsidR="001D0A77">
        <w:rPr>
          <w:rFonts w:ascii="Tahoma" w:hAnsi="Tahoma" w:cs="Tahoma"/>
          <w:sz w:val="22"/>
          <w:szCs w:val="22"/>
        </w:rPr>
        <w:t xml:space="preserve"> </w:t>
      </w:r>
      <w:r w:rsidR="00846AC6">
        <w:rPr>
          <w:rFonts w:ascii="Tahoma" w:hAnsi="Tahoma" w:cs="Tahoma"/>
          <w:sz w:val="22"/>
          <w:szCs w:val="22"/>
        </w:rPr>
        <w:t>430.000</w:t>
      </w:r>
      <w:r w:rsidR="001D0A77">
        <w:rPr>
          <w:rFonts w:ascii="Tahoma" w:hAnsi="Tahoma" w:cs="Tahoma"/>
          <w:sz w:val="22"/>
          <w:szCs w:val="22"/>
        </w:rPr>
        <w:t xml:space="preserve"> </w:t>
      </w:r>
      <w:r w:rsidR="001D0A77">
        <w:rPr>
          <w:rFonts w:ascii="Tahoma" w:hAnsi="Tahoma" w:cs="Tahoma"/>
          <w:sz w:val="22"/>
          <w:szCs w:val="22"/>
        </w:rPr>
        <w:lastRenderedPageBreak/>
        <w:t>(</w:t>
      </w:r>
      <w:r w:rsidR="00846AC6">
        <w:rPr>
          <w:rFonts w:ascii="Tahoma" w:hAnsi="Tahoma" w:cs="Tahoma"/>
          <w:sz w:val="22"/>
          <w:szCs w:val="22"/>
        </w:rPr>
        <w:t>quatrocentas e trinta mil</w:t>
      </w:r>
      <w:r w:rsidR="001D0A77">
        <w:rPr>
          <w:rFonts w:ascii="Tahoma" w:hAnsi="Tahoma" w:cs="Tahoma"/>
          <w:sz w:val="22"/>
          <w:szCs w:val="22"/>
        </w:rPr>
        <w:t>)</w:t>
      </w:r>
      <w:r w:rsidR="001D0A77" w:rsidRPr="001D0A77">
        <w:rPr>
          <w:rFonts w:ascii="Tahoma" w:hAnsi="Tahoma" w:cs="Tahoma"/>
          <w:sz w:val="22"/>
          <w:szCs w:val="22"/>
        </w:rPr>
        <w:t xml:space="preserve"> Debêntures da Primeira Série; e </w:t>
      </w:r>
      <w:r w:rsidR="001D0A77" w:rsidRPr="001D0A77">
        <w:rPr>
          <w:rFonts w:ascii="Tahoma" w:hAnsi="Tahoma" w:cs="Tahoma"/>
          <w:b/>
          <w:sz w:val="22"/>
          <w:szCs w:val="22"/>
        </w:rPr>
        <w:t>(</w:t>
      </w:r>
      <w:proofErr w:type="spellStart"/>
      <w:r w:rsidR="001D0A77" w:rsidRPr="001D0A77">
        <w:rPr>
          <w:rFonts w:ascii="Tahoma" w:hAnsi="Tahoma" w:cs="Tahoma"/>
          <w:b/>
          <w:sz w:val="22"/>
          <w:szCs w:val="22"/>
        </w:rPr>
        <w:t>ii</w:t>
      </w:r>
      <w:proofErr w:type="spellEnd"/>
      <w:r w:rsidR="001D0A77" w:rsidRPr="001D0A77">
        <w:rPr>
          <w:rFonts w:ascii="Tahoma" w:hAnsi="Tahoma" w:cs="Tahoma"/>
          <w:b/>
          <w:sz w:val="22"/>
          <w:szCs w:val="22"/>
        </w:rPr>
        <w:t>)</w:t>
      </w:r>
      <w:r w:rsidR="001D0A77" w:rsidRPr="001D0A77">
        <w:rPr>
          <w:rFonts w:ascii="Tahoma" w:hAnsi="Tahoma" w:cs="Tahoma"/>
          <w:sz w:val="22"/>
          <w:szCs w:val="22"/>
        </w:rPr>
        <w:t xml:space="preserve"> </w:t>
      </w:r>
      <w:r w:rsidR="00846AC6">
        <w:rPr>
          <w:rFonts w:ascii="Tahoma" w:hAnsi="Tahoma" w:cs="Tahoma"/>
          <w:sz w:val="22"/>
          <w:szCs w:val="22"/>
        </w:rPr>
        <w:t>500.000</w:t>
      </w:r>
      <w:r w:rsidR="001D0A77">
        <w:rPr>
          <w:rFonts w:ascii="Tahoma" w:hAnsi="Tahoma" w:cs="Tahoma"/>
          <w:sz w:val="22"/>
          <w:szCs w:val="22"/>
        </w:rPr>
        <w:t xml:space="preserve"> (</w:t>
      </w:r>
      <w:r w:rsidR="00846AC6">
        <w:rPr>
          <w:rFonts w:ascii="Tahoma" w:hAnsi="Tahoma" w:cs="Tahoma"/>
          <w:sz w:val="22"/>
          <w:szCs w:val="22"/>
        </w:rPr>
        <w:t>quinhentas mil</w:t>
      </w:r>
      <w:r w:rsidR="001D0A77">
        <w:rPr>
          <w:rFonts w:ascii="Tahoma" w:hAnsi="Tahoma" w:cs="Tahoma"/>
          <w:sz w:val="22"/>
          <w:szCs w:val="22"/>
        </w:rPr>
        <w:t xml:space="preserve">) </w:t>
      </w:r>
      <w:r w:rsidR="001D0A77" w:rsidRPr="001D0A77">
        <w:rPr>
          <w:rFonts w:ascii="Tahoma" w:hAnsi="Tahoma" w:cs="Tahoma"/>
          <w:sz w:val="22"/>
          <w:szCs w:val="22"/>
        </w:rPr>
        <w:t>Debêntures da Segunda Série</w:t>
      </w:r>
      <w:r w:rsidR="001D0A77">
        <w:rPr>
          <w:rFonts w:ascii="Tahoma" w:hAnsi="Tahoma" w:cs="Tahoma"/>
          <w:sz w:val="22"/>
          <w:szCs w:val="22"/>
        </w:rPr>
        <w:t>.</w:t>
      </w:r>
    </w:p>
    <w:p w14:paraId="5C11734B" w14:textId="77777777" w:rsidR="004B6643" w:rsidRPr="00533952" w:rsidRDefault="004B6643" w:rsidP="00B14690">
      <w:pPr>
        <w:spacing w:after="0" w:line="320" w:lineRule="exact"/>
        <w:rPr>
          <w:rFonts w:ascii="Tahoma" w:hAnsi="Tahoma" w:cs="Tahoma"/>
          <w:sz w:val="22"/>
          <w:szCs w:val="22"/>
        </w:rPr>
      </w:pPr>
    </w:p>
    <w:p w14:paraId="2480F7CA" w14:textId="77777777" w:rsidR="007D566F" w:rsidRPr="00533952" w:rsidRDefault="004B6643" w:rsidP="00B14690">
      <w:pPr>
        <w:tabs>
          <w:tab w:val="left" w:pos="851"/>
        </w:tabs>
        <w:spacing w:after="0" w:line="320" w:lineRule="exact"/>
        <w:rPr>
          <w:rFonts w:ascii="Tahoma" w:hAnsi="Tahoma" w:cs="Tahoma"/>
          <w:sz w:val="22"/>
          <w:szCs w:val="22"/>
        </w:rPr>
      </w:pPr>
      <w:r w:rsidRPr="00533952">
        <w:rPr>
          <w:rFonts w:ascii="Tahoma" w:hAnsi="Tahoma" w:cs="Tahoma"/>
          <w:b/>
          <w:sz w:val="22"/>
          <w:szCs w:val="22"/>
        </w:rPr>
        <w:t>4.8.</w:t>
      </w:r>
      <w:r w:rsidR="00A046B4" w:rsidRPr="00533952">
        <w:rPr>
          <w:rFonts w:ascii="Tahoma" w:hAnsi="Tahoma" w:cs="Tahoma"/>
          <w:b/>
          <w:sz w:val="22"/>
          <w:szCs w:val="22"/>
        </w:rPr>
        <w:t xml:space="preserve"> </w:t>
      </w:r>
      <w:r w:rsidR="001D0A77">
        <w:rPr>
          <w:rFonts w:ascii="Tahoma" w:hAnsi="Tahoma" w:cs="Tahoma"/>
          <w:b/>
          <w:sz w:val="22"/>
          <w:szCs w:val="22"/>
        </w:rPr>
        <w:tab/>
      </w:r>
      <w:r w:rsidRPr="00533952">
        <w:rPr>
          <w:rFonts w:ascii="Tahoma" w:hAnsi="Tahoma" w:cs="Tahoma"/>
          <w:b/>
          <w:sz w:val="22"/>
          <w:szCs w:val="22"/>
        </w:rPr>
        <w:t>Forma de Subscrição e de Integralização</w:t>
      </w:r>
      <w:r w:rsidRPr="00533952">
        <w:rPr>
          <w:rFonts w:ascii="Tahoma" w:hAnsi="Tahoma" w:cs="Tahoma"/>
          <w:sz w:val="22"/>
          <w:szCs w:val="22"/>
        </w:rPr>
        <w:t xml:space="preserve"> </w:t>
      </w:r>
    </w:p>
    <w:p w14:paraId="02AEB74F" w14:textId="77777777" w:rsidR="007D566F" w:rsidRPr="00533952" w:rsidRDefault="007D566F" w:rsidP="00B14690">
      <w:pPr>
        <w:spacing w:after="0" w:line="320" w:lineRule="exact"/>
        <w:rPr>
          <w:rFonts w:ascii="Tahoma" w:hAnsi="Tahoma" w:cs="Tahoma"/>
          <w:sz w:val="22"/>
          <w:szCs w:val="22"/>
        </w:rPr>
      </w:pPr>
    </w:p>
    <w:p w14:paraId="03BB0AA6" w14:textId="77777777" w:rsidR="004B6643" w:rsidRPr="00533952" w:rsidRDefault="007D566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4.8.1.</w:t>
      </w:r>
      <w:r w:rsidR="00A046B4" w:rsidRPr="00533952">
        <w:rPr>
          <w:rFonts w:ascii="Tahoma" w:hAnsi="Tahoma" w:cs="Tahoma"/>
          <w:sz w:val="22"/>
          <w:szCs w:val="22"/>
        </w:rPr>
        <w:t xml:space="preserve"> </w:t>
      </w:r>
      <w:r w:rsidR="001D0A77">
        <w:rPr>
          <w:rFonts w:ascii="Tahoma" w:hAnsi="Tahoma" w:cs="Tahoma"/>
          <w:sz w:val="22"/>
          <w:szCs w:val="22"/>
        </w:rPr>
        <w:tab/>
      </w:r>
      <w:r w:rsidR="004B6643" w:rsidRPr="00533952">
        <w:rPr>
          <w:rFonts w:ascii="Tahoma" w:hAnsi="Tahoma" w:cs="Tahoma"/>
          <w:sz w:val="22"/>
          <w:szCs w:val="22"/>
        </w:rPr>
        <w:t xml:space="preserve">As Debêntures </w:t>
      </w:r>
      <w:r w:rsidR="0019035C">
        <w:rPr>
          <w:rFonts w:ascii="Tahoma" w:hAnsi="Tahoma" w:cs="Tahoma"/>
          <w:sz w:val="22"/>
          <w:szCs w:val="22"/>
        </w:rPr>
        <w:t xml:space="preserve">de cada uma das Séries </w:t>
      </w:r>
      <w:r w:rsidR="004B6643" w:rsidRPr="00533952">
        <w:rPr>
          <w:rFonts w:ascii="Tahoma" w:hAnsi="Tahoma" w:cs="Tahoma"/>
          <w:sz w:val="22"/>
          <w:szCs w:val="22"/>
        </w:rPr>
        <w:t>serão subscritas e</w:t>
      </w:r>
      <w:r w:rsidR="00707692" w:rsidRPr="00533952">
        <w:rPr>
          <w:rFonts w:ascii="Tahoma" w:hAnsi="Tahoma" w:cs="Tahoma"/>
          <w:sz w:val="22"/>
          <w:szCs w:val="22"/>
        </w:rPr>
        <w:t xml:space="preserve"> integralizadas</w:t>
      </w:r>
      <w:r w:rsidR="004B6643" w:rsidRPr="00533952">
        <w:rPr>
          <w:rFonts w:ascii="Tahoma" w:hAnsi="Tahoma" w:cs="Tahoma"/>
          <w:sz w:val="22"/>
          <w:szCs w:val="22"/>
        </w:rPr>
        <w:t xml:space="preserve"> à vista, em moeda corrente nacional, no ato da sub</w:t>
      </w:r>
      <w:r w:rsidR="001B2B4F" w:rsidRPr="00533952">
        <w:rPr>
          <w:rFonts w:ascii="Tahoma" w:hAnsi="Tahoma" w:cs="Tahoma"/>
          <w:sz w:val="22"/>
          <w:szCs w:val="22"/>
        </w:rPr>
        <w:t>scrição</w:t>
      </w:r>
      <w:r w:rsidR="00ED0B0B" w:rsidRPr="00533952">
        <w:rPr>
          <w:rFonts w:ascii="Tahoma" w:hAnsi="Tahoma" w:cs="Tahoma"/>
          <w:sz w:val="22"/>
          <w:szCs w:val="22"/>
        </w:rPr>
        <w:t xml:space="preserve"> (“</w:t>
      </w:r>
      <w:r w:rsidR="00ED0B0B" w:rsidRPr="00533952">
        <w:rPr>
          <w:rFonts w:ascii="Tahoma" w:hAnsi="Tahoma" w:cs="Tahoma"/>
          <w:sz w:val="22"/>
          <w:szCs w:val="22"/>
          <w:u w:val="single"/>
        </w:rPr>
        <w:t>Data de Integralização</w:t>
      </w:r>
      <w:r w:rsidR="00ED0B0B" w:rsidRPr="00533952">
        <w:rPr>
          <w:rFonts w:ascii="Tahoma" w:hAnsi="Tahoma" w:cs="Tahoma"/>
          <w:sz w:val="22"/>
          <w:szCs w:val="22"/>
        </w:rPr>
        <w:t>”)</w:t>
      </w:r>
      <w:r w:rsidR="001B2B4F" w:rsidRPr="00533952">
        <w:rPr>
          <w:rFonts w:ascii="Tahoma" w:hAnsi="Tahoma" w:cs="Tahoma"/>
          <w:sz w:val="22"/>
          <w:szCs w:val="22"/>
        </w:rPr>
        <w:t xml:space="preserve">, pelo seu Valor Nominal </w:t>
      </w:r>
      <w:r w:rsidRPr="00533952">
        <w:rPr>
          <w:rFonts w:ascii="Tahoma" w:hAnsi="Tahoma" w:cs="Tahoma"/>
          <w:sz w:val="22"/>
          <w:szCs w:val="22"/>
        </w:rPr>
        <w:t>Unitário</w:t>
      </w:r>
      <w:r w:rsidR="004B6643" w:rsidRPr="00533952">
        <w:rPr>
          <w:rFonts w:ascii="Tahoma" w:hAnsi="Tahoma" w:cs="Tahoma"/>
          <w:sz w:val="22"/>
          <w:szCs w:val="22"/>
        </w:rPr>
        <w:t>.</w:t>
      </w:r>
      <w:r w:rsidR="00841CF4" w:rsidRPr="00533952">
        <w:rPr>
          <w:rFonts w:ascii="Tahoma" w:hAnsi="Tahoma" w:cs="Tahoma"/>
          <w:sz w:val="22"/>
          <w:szCs w:val="22"/>
        </w:rPr>
        <w:t xml:space="preserve"> Caso qualquer Debênture venha ser subscrita e integralizada em data diversa e posterior à primeira Data de Integralização</w:t>
      </w:r>
      <w:r w:rsidR="00E71D3C">
        <w:rPr>
          <w:rFonts w:ascii="Tahoma" w:hAnsi="Tahoma" w:cs="Tahoma"/>
          <w:sz w:val="22"/>
          <w:szCs w:val="22"/>
        </w:rPr>
        <w:t xml:space="preserve"> da respectiva Série</w:t>
      </w:r>
      <w:r w:rsidR="00841CF4" w:rsidRPr="00533952">
        <w:rPr>
          <w:rFonts w:ascii="Tahoma" w:hAnsi="Tahoma" w:cs="Tahoma"/>
          <w:sz w:val="22"/>
          <w:szCs w:val="22"/>
        </w:rPr>
        <w:t xml:space="preserve">, o valor de integralização deverá considerar o seu Valor Nominal Unitário acrescido </w:t>
      </w:r>
      <w:r w:rsidR="006A65FA" w:rsidRPr="00533952">
        <w:rPr>
          <w:rFonts w:ascii="Tahoma" w:hAnsi="Tahoma" w:cs="Tahoma"/>
          <w:sz w:val="22"/>
          <w:szCs w:val="22"/>
        </w:rPr>
        <w:t>da</w:t>
      </w:r>
      <w:r w:rsidR="00610344">
        <w:rPr>
          <w:rFonts w:ascii="Tahoma" w:hAnsi="Tahoma" w:cs="Tahoma"/>
          <w:sz w:val="22"/>
          <w:szCs w:val="22"/>
        </w:rPr>
        <w:t xml:space="preserve"> respectiva</w:t>
      </w:r>
      <w:r w:rsidR="006A65FA" w:rsidRPr="00533952">
        <w:rPr>
          <w:rFonts w:ascii="Tahoma" w:hAnsi="Tahoma" w:cs="Tahoma"/>
          <w:sz w:val="22"/>
          <w:szCs w:val="22"/>
        </w:rPr>
        <w:t xml:space="preserve"> Remuneração, calculada</w:t>
      </w:r>
      <w:r w:rsidR="00841CF4" w:rsidRPr="00533952">
        <w:rPr>
          <w:rFonts w:ascii="Tahoma" w:hAnsi="Tahoma" w:cs="Tahoma"/>
          <w:sz w:val="22"/>
          <w:szCs w:val="22"/>
        </w:rPr>
        <w:t xml:space="preserve"> </w:t>
      </w:r>
      <w:r w:rsidR="00841CF4" w:rsidRPr="002161DB">
        <w:rPr>
          <w:rFonts w:ascii="Tahoma" w:hAnsi="Tahoma" w:cs="Tahoma"/>
          <w:i/>
          <w:sz w:val="22"/>
          <w:szCs w:val="22"/>
        </w:rPr>
        <w:t xml:space="preserve">pro rata </w:t>
      </w:r>
      <w:proofErr w:type="spellStart"/>
      <w:r w:rsidR="00841CF4" w:rsidRPr="002161DB">
        <w:rPr>
          <w:rFonts w:ascii="Tahoma" w:hAnsi="Tahoma" w:cs="Tahoma"/>
          <w:i/>
          <w:sz w:val="22"/>
          <w:szCs w:val="22"/>
        </w:rPr>
        <w:t>temporis</w:t>
      </w:r>
      <w:proofErr w:type="spellEnd"/>
      <w:r w:rsidR="00841CF4" w:rsidRPr="00533952">
        <w:rPr>
          <w:rFonts w:ascii="Tahoma" w:hAnsi="Tahoma" w:cs="Tahoma"/>
          <w:sz w:val="22"/>
          <w:szCs w:val="22"/>
        </w:rPr>
        <w:t xml:space="preserve"> desde a primeira Data de Integralização </w:t>
      </w:r>
      <w:r w:rsidR="00E71D3C">
        <w:rPr>
          <w:rFonts w:ascii="Tahoma" w:hAnsi="Tahoma" w:cs="Tahoma"/>
          <w:sz w:val="22"/>
          <w:szCs w:val="22"/>
        </w:rPr>
        <w:t>da respectiva Série</w:t>
      </w:r>
      <w:r w:rsidR="00E71D3C" w:rsidRPr="00533952">
        <w:rPr>
          <w:rFonts w:ascii="Tahoma" w:hAnsi="Tahoma" w:cs="Tahoma"/>
          <w:sz w:val="22"/>
          <w:szCs w:val="22"/>
        </w:rPr>
        <w:t xml:space="preserve"> </w:t>
      </w:r>
      <w:r w:rsidR="00841CF4" w:rsidRPr="00533952">
        <w:rPr>
          <w:rFonts w:ascii="Tahoma" w:hAnsi="Tahoma" w:cs="Tahoma"/>
          <w:sz w:val="22"/>
          <w:szCs w:val="22"/>
        </w:rPr>
        <w:t>até a data de sua efetiva integralização.</w:t>
      </w:r>
      <w:r w:rsidR="00691DEC" w:rsidRPr="00533952">
        <w:rPr>
          <w:rFonts w:ascii="Tahoma" w:hAnsi="Tahoma" w:cs="Tahoma"/>
          <w:sz w:val="22"/>
          <w:szCs w:val="22"/>
        </w:rPr>
        <w:t xml:space="preserve"> </w:t>
      </w:r>
    </w:p>
    <w:p w14:paraId="39943795" w14:textId="77777777" w:rsidR="00E47724" w:rsidRPr="00533952" w:rsidRDefault="00E47724" w:rsidP="00B14690">
      <w:pPr>
        <w:spacing w:after="0" w:line="320" w:lineRule="exact"/>
        <w:rPr>
          <w:rFonts w:ascii="Tahoma" w:hAnsi="Tahoma" w:cs="Tahoma"/>
          <w:sz w:val="22"/>
          <w:szCs w:val="22"/>
        </w:rPr>
      </w:pPr>
    </w:p>
    <w:p w14:paraId="06251F39" w14:textId="77777777" w:rsidR="002161DB" w:rsidRDefault="00E47724"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4.8.</w:t>
      </w:r>
      <w:r w:rsidR="002161DB">
        <w:rPr>
          <w:rFonts w:ascii="Tahoma" w:hAnsi="Tahoma" w:cs="Tahoma"/>
          <w:sz w:val="22"/>
          <w:szCs w:val="22"/>
        </w:rPr>
        <w:t>2</w:t>
      </w:r>
      <w:r w:rsidRPr="00533952">
        <w:rPr>
          <w:rFonts w:ascii="Tahoma" w:hAnsi="Tahoma" w:cs="Tahoma"/>
          <w:sz w:val="22"/>
          <w:szCs w:val="22"/>
        </w:rPr>
        <w:t>.</w:t>
      </w:r>
      <w:r w:rsidR="00A046B4" w:rsidRPr="00533952">
        <w:rPr>
          <w:rFonts w:ascii="Tahoma" w:hAnsi="Tahoma" w:cs="Tahoma"/>
          <w:sz w:val="22"/>
          <w:szCs w:val="22"/>
        </w:rPr>
        <w:t xml:space="preserve"> </w:t>
      </w:r>
      <w:r w:rsidR="002161DB">
        <w:rPr>
          <w:rFonts w:ascii="Tahoma" w:hAnsi="Tahoma" w:cs="Tahoma"/>
          <w:sz w:val="22"/>
          <w:szCs w:val="22"/>
        </w:rPr>
        <w:tab/>
      </w:r>
      <w:r w:rsidRPr="00533952">
        <w:rPr>
          <w:rFonts w:ascii="Tahoma" w:hAnsi="Tahoma" w:cs="Tahoma"/>
          <w:sz w:val="22"/>
          <w:szCs w:val="22"/>
        </w:rPr>
        <w:t xml:space="preserve">As Debêntures serão subscritas, a qualquer tempo, a partir da data de início de distribuição da Oferta, </w:t>
      </w:r>
      <w:r w:rsidR="000548D7">
        <w:rPr>
          <w:rFonts w:ascii="Tahoma" w:hAnsi="Tahoma" w:cs="Tahoma"/>
          <w:sz w:val="22"/>
          <w:szCs w:val="22"/>
        </w:rPr>
        <w:t xml:space="preserve">até a data de envio do Comunicado de Encerramento, </w:t>
      </w:r>
      <w:r w:rsidR="002161DB">
        <w:rPr>
          <w:rFonts w:ascii="Tahoma" w:hAnsi="Tahoma" w:cs="Tahoma"/>
          <w:sz w:val="22"/>
          <w:szCs w:val="22"/>
        </w:rPr>
        <w:t>observado o disposto no artigo 8º, parágrafo 2º, da Instrução CVM 476.</w:t>
      </w:r>
    </w:p>
    <w:p w14:paraId="592B7891" w14:textId="77777777" w:rsidR="002161DB" w:rsidRDefault="002161DB" w:rsidP="00B14690">
      <w:pPr>
        <w:spacing w:after="0" w:line="320" w:lineRule="exact"/>
        <w:rPr>
          <w:rFonts w:ascii="Tahoma" w:hAnsi="Tahoma" w:cs="Tahoma"/>
          <w:sz w:val="22"/>
          <w:szCs w:val="22"/>
        </w:rPr>
      </w:pPr>
    </w:p>
    <w:p w14:paraId="73BD289E" w14:textId="77777777" w:rsidR="007D566F" w:rsidRPr="00533952" w:rsidRDefault="004B6643"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4.9.</w:t>
      </w:r>
      <w:r w:rsidR="00A046B4" w:rsidRPr="00533952">
        <w:rPr>
          <w:rFonts w:ascii="Tahoma" w:hAnsi="Tahoma" w:cs="Tahoma"/>
          <w:b/>
          <w:sz w:val="22"/>
          <w:szCs w:val="22"/>
        </w:rPr>
        <w:t xml:space="preserve"> </w:t>
      </w:r>
      <w:r w:rsidR="002161DB">
        <w:rPr>
          <w:rFonts w:ascii="Tahoma" w:hAnsi="Tahoma" w:cs="Tahoma"/>
          <w:b/>
          <w:sz w:val="22"/>
          <w:szCs w:val="22"/>
        </w:rPr>
        <w:tab/>
      </w:r>
      <w:r w:rsidRPr="00533952">
        <w:rPr>
          <w:rFonts w:ascii="Tahoma" w:hAnsi="Tahoma" w:cs="Tahoma"/>
          <w:b/>
          <w:sz w:val="22"/>
          <w:szCs w:val="22"/>
        </w:rPr>
        <w:t xml:space="preserve">Atualização Monetária </w:t>
      </w:r>
    </w:p>
    <w:p w14:paraId="3ACC1C5A" w14:textId="77777777" w:rsidR="007D566F" w:rsidRPr="00533952" w:rsidRDefault="007D566F" w:rsidP="00B14690">
      <w:pPr>
        <w:spacing w:after="0" w:line="320" w:lineRule="exact"/>
        <w:rPr>
          <w:rFonts w:ascii="Tahoma" w:hAnsi="Tahoma" w:cs="Tahoma"/>
          <w:sz w:val="22"/>
          <w:szCs w:val="22"/>
        </w:rPr>
      </w:pPr>
    </w:p>
    <w:p w14:paraId="4368725A" w14:textId="77777777" w:rsidR="001E7DCD" w:rsidRPr="00533952" w:rsidRDefault="007D566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4.9.1.</w:t>
      </w:r>
      <w:r w:rsidR="00A046B4" w:rsidRPr="00533952">
        <w:rPr>
          <w:rFonts w:ascii="Tahoma" w:hAnsi="Tahoma" w:cs="Tahoma"/>
          <w:sz w:val="22"/>
          <w:szCs w:val="22"/>
        </w:rPr>
        <w:t xml:space="preserve"> </w:t>
      </w:r>
      <w:r w:rsidR="002161DB">
        <w:rPr>
          <w:rFonts w:ascii="Tahoma" w:hAnsi="Tahoma" w:cs="Tahoma"/>
          <w:sz w:val="22"/>
          <w:szCs w:val="22"/>
        </w:rPr>
        <w:tab/>
      </w:r>
      <w:r w:rsidR="004B6643" w:rsidRPr="00533952">
        <w:rPr>
          <w:rFonts w:ascii="Tahoma" w:hAnsi="Tahoma" w:cs="Tahoma"/>
          <w:sz w:val="22"/>
          <w:szCs w:val="22"/>
        </w:rPr>
        <w:t xml:space="preserve">O Valor Nominal </w:t>
      </w:r>
      <w:r w:rsidRPr="00533952">
        <w:rPr>
          <w:rFonts w:ascii="Tahoma" w:hAnsi="Tahoma" w:cs="Tahoma"/>
          <w:sz w:val="22"/>
          <w:szCs w:val="22"/>
        </w:rPr>
        <w:t xml:space="preserve">Unitário </w:t>
      </w:r>
      <w:r w:rsidR="004B6643" w:rsidRPr="00533952">
        <w:rPr>
          <w:rFonts w:ascii="Tahoma" w:hAnsi="Tahoma" w:cs="Tahoma"/>
          <w:sz w:val="22"/>
          <w:szCs w:val="22"/>
        </w:rPr>
        <w:t>de cada uma das</w:t>
      </w:r>
      <w:r w:rsidR="001E7DCD" w:rsidRPr="00533952">
        <w:rPr>
          <w:rFonts w:ascii="Tahoma" w:hAnsi="Tahoma" w:cs="Tahoma"/>
          <w:sz w:val="22"/>
          <w:szCs w:val="22"/>
        </w:rPr>
        <w:t xml:space="preserve"> Debêntures </w:t>
      </w:r>
      <w:r w:rsidR="004B6643" w:rsidRPr="00533952">
        <w:rPr>
          <w:rFonts w:ascii="Tahoma" w:hAnsi="Tahoma" w:cs="Tahoma"/>
          <w:sz w:val="22"/>
          <w:szCs w:val="22"/>
        </w:rPr>
        <w:t>não será atualizado monetariamente.</w:t>
      </w:r>
    </w:p>
    <w:p w14:paraId="18F7AF61" w14:textId="77777777" w:rsidR="00407E0E" w:rsidRPr="00533952" w:rsidRDefault="00407E0E" w:rsidP="00B14690">
      <w:pPr>
        <w:spacing w:after="0" w:line="320" w:lineRule="exact"/>
        <w:rPr>
          <w:rFonts w:ascii="Tahoma" w:hAnsi="Tahoma" w:cs="Tahoma"/>
          <w:sz w:val="22"/>
          <w:szCs w:val="22"/>
        </w:rPr>
      </w:pPr>
    </w:p>
    <w:p w14:paraId="710FD70E" w14:textId="77777777" w:rsidR="007D566F" w:rsidRPr="00533952" w:rsidRDefault="007D566F"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4.10.</w:t>
      </w:r>
      <w:r w:rsidR="00A046B4" w:rsidRPr="00533952">
        <w:rPr>
          <w:rFonts w:ascii="Tahoma" w:hAnsi="Tahoma" w:cs="Tahoma"/>
          <w:b/>
          <w:sz w:val="22"/>
          <w:szCs w:val="22"/>
        </w:rPr>
        <w:t xml:space="preserve"> </w:t>
      </w:r>
      <w:r w:rsidR="00954603">
        <w:rPr>
          <w:rFonts w:ascii="Tahoma" w:hAnsi="Tahoma" w:cs="Tahoma"/>
          <w:b/>
          <w:sz w:val="22"/>
          <w:szCs w:val="22"/>
        </w:rPr>
        <w:tab/>
      </w:r>
      <w:r w:rsidRPr="00533952">
        <w:rPr>
          <w:rFonts w:ascii="Tahoma" w:hAnsi="Tahoma" w:cs="Tahoma"/>
          <w:b/>
          <w:sz w:val="22"/>
          <w:szCs w:val="22"/>
        </w:rPr>
        <w:t>Remuneração</w:t>
      </w:r>
    </w:p>
    <w:p w14:paraId="07BA247B" w14:textId="77777777" w:rsidR="007D566F" w:rsidRDefault="007D566F" w:rsidP="00B14690">
      <w:pPr>
        <w:spacing w:after="0" w:line="320" w:lineRule="exact"/>
        <w:rPr>
          <w:rFonts w:ascii="Tahoma" w:hAnsi="Tahoma" w:cs="Tahoma"/>
          <w:sz w:val="22"/>
          <w:szCs w:val="22"/>
        </w:rPr>
      </w:pPr>
    </w:p>
    <w:p w14:paraId="0B1647D9" w14:textId="77777777" w:rsidR="001E7DCD" w:rsidRPr="00533952" w:rsidRDefault="001E7DCD"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4.10</w:t>
      </w:r>
      <w:r w:rsidR="007D566F" w:rsidRPr="00533952">
        <w:rPr>
          <w:rFonts w:ascii="Tahoma" w:hAnsi="Tahoma" w:cs="Tahoma"/>
          <w:sz w:val="22"/>
          <w:szCs w:val="22"/>
        </w:rPr>
        <w:t>.1</w:t>
      </w:r>
      <w:r w:rsidRPr="00533952">
        <w:rPr>
          <w:rFonts w:ascii="Tahoma" w:hAnsi="Tahoma" w:cs="Tahoma"/>
          <w:sz w:val="22"/>
          <w:szCs w:val="22"/>
        </w:rPr>
        <w:t>.</w:t>
      </w:r>
      <w:r w:rsidR="00A046B4" w:rsidRPr="00533952">
        <w:rPr>
          <w:rFonts w:ascii="Tahoma" w:hAnsi="Tahoma" w:cs="Tahoma"/>
          <w:sz w:val="22"/>
          <w:szCs w:val="22"/>
        </w:rPr>
        <w:t xml:space="preserve"> </w:t>
      </w:r>
      <w:r w:rsidR="00954603">
        <w:rPr>
          <w:rFonts w:ascii="Tahoma" w:hAnsi="Tahoma" w:cs="Tahoma"/>
          <w:sz w:val="22"/>
          <w:szCs w:val="22"/>
        </w:rPr>
        <w:tab/>
      </w:r>
      <w:r w:rsidRPr="00533952">
        <w:rPr>
          <w:rFonts w:ascii="Tahoma" w:hAnsi="Tahoma" w:cs="Tahoma"/>
          <w:sz w:val="22"/>
          <w:szCs w:val="22"/>
        </w:rPr>
        <w:t xml:space="preserve">Sobre o </w:t>
      </w:r>
      <w:r w:rsidR="00857280" w:rsidRPr="00533952">
        <w:rPr>
          <w:rFonts w:ascii="Tahoma" w:hAnsi="Tahoma" w:cs="Tahoma"/>
          <w:sz w:val="22"/>
          <w:szCs w:val="22"/>
        </w:rPr>
        <w:t xml:space="preserve">Valor Nominal Unitário ou </w:t>
      </w:r>
      <w:r w:rsidRPr="00533952">
        <w:rPr>
          <w:rFonts w:ascii="Tahoma" w:hAnsi="Tahoma" w:cs="Tahoma"/>
          <w:sz w:val="22"/>
          <w:szCs w:val="22"/>
        </w:rPr>
        <w:t xml:space="preserve">saldo do Valor Nominal </w:t>
      </w:r>
      <w:r w:rsidR="007D566F" w:rsidRPr="00533952">
        <w:rPr>
          <w:rFonts w:ascii="Tahoma" w:hAnsi="Tahoma" w:cs="Tahoma"/>
          <w:sz w:val="22"/>
          <w:szCs w:val="22"/>
        </w:rPr>
        <w:t xml:space="preserve">Unitário </w:t>
      </w:r>
      <w:r w:rsidRPr="00533952">
        <w:rPr>
          <w:rFonts w:ascii="Tahoma" w:hAnsi="Tahoma" w:cs="Tahoma"/>
          <w:sz w:val="22"/>
          <w:szCs w:val="22"/>
        </w:rPr>
        <w:t xml:space="preserve">de cada uma das Debêntures incidirão juros remuneratórios correspondentes a 100% (cem por cento) da variação acumulada das taxas médias diárias dos DI – Depósitos Interfinanceiros de um dia, </w:t>
      </w:r>
      <w:r w:rsidR="00A42885">
        <w:rPr>
          <w:rFonts w:ascii="Tahoma" w:hAnsi="Tahoma" w:cs="Tahoma"/>
          <w:sz w:val="22"/>
          <w:szCs w:val="22"/>
        </w:rPr>
        <w:t>“</w:t>
      </w:r>
      <w:r w:rsidRPr="00533952">
        <w:rPr>
          <w:rFonts w:ascii="Tahoma" w:hAnsi="Tahoma" w:cs="Tahoma"/>
          <w:i/>
          <w:sz w:val="22"/>
          <w:szCs w:val="22"/>
        </w:rPr>
        <w:t xml:space="preserve">over </w:t>
      </w:r>
      <w:proofErr w:type="spellStart"/>
      <w:r w:rsidRPr="00533952">
        <w:rPr>
          <w:rFonts w:ascii="Tahoma" w:hAnsi="Tahoma" w:cs="Tahoma"/>
          <w:i/>
          <w:sz w:val="22"/>
          <w:szCs w:val="22"/>
        </w:rPr>
        <w:t>extra-grupo</w:t>
      </w:r>
      <w:proofErr w:type="spellEnd"/>
      <w:r w:rsidR="00A42885">
        <w:rPr>
          <w:rFonts w:ascii="Tahoma" w:hAnsi="Tahoma" w:cs="Tahoma"/>
          <w:sz w:val="22"/>
          <w:szCs w:val="22"/>
        </w:rPr>
        <w:t>”</w:t>
      </w:r>
      <w:r w:rsidRPr="00533952">
        <w:rPr>
          <w:rFonts w:ascii="Tahoma" w:hAnsi="Tahoma" w:cs="Tahoma"/>
          <w:sz w:val="22"/>
          <w:szCs w:val="22"/>
        </w:rPr>
        <w:t xml:space="preserve">, expressas na forma </w:t>
      </w:r>
      <w:r w:rsidRPr="000548D7">
        <w:rPr>
          <w:rFonts w:ascii="Tahoma" w:hAnsi="Tahoma" w:cs="Tahoma"/>
          <w:sz w:val="22"/>
          <w:szCs w:val="22"/>
        </w:rPr>
        <w:t>percentual ao ano, base 252 (duzentos e cinquenta e dois) dias úteis</w:t>
      </w:r>
      <w:r w:rsidRPr="007542E2">
        <w:rPr>
          <w:rFonts w:ascii="Tahoma" w:hAnsi="Tahoma" w:cs="Tahoma"/>
          <w:sz w:val="22"/>
          <w:szCs w:val="22"/>
        </w:rPr>
        <w:t xml:space="preserve">, calculadas e divulgadas diariamente pela </w:t>
      </w:r>
      <w:r w:rsidR="00E71E8B" w:rsidRPr="007542E2">
        <w:rPr>
          <w:rFonts w:ascii="Tahoma" w:hAnsi="Tahoma" w:cs="Tahoma"/>
          <w:sz w:val="22"/>
          <w:szCs w:val="22"/>
        </w:rPr>
        <w:t>B3</w:t>
      </w:r>
      <w:r w:rsidRPr="007542E2">
        <w:rPr>
          <w:rFonts w:ascii="Tahoma" w:hAnsi="Tahoma" w:cs="Tahoma"/>
          <w:sz w:val="22"/>
          <w:szCs w:val="22"/>
        </w:rPr>
        <w:t>, no informativo diário disponível em sua página na Internet (</w:t>
      </w:r>
      <w:r w:rsidR="00BD6C0F" w:rsidRPr="004D4031">
        <w:rPr>
          <w:rFonts w:ascii="Tahoma" w:hAnsi="Tahoma" w:cs="Tahoma"/>
          <w:sz w:val="22"/>
          <w:szCs w:val="22"/>
        </w:rPr>
        <w:t>http://www.b3.com.br</w:t>
      </w:r>
      <w:r w:rsidRPr="000548D7">
        <w:rPr>
          <w:rFonts w:ascii="Tahoma" w:hAnsi="Tahoma" w:cs="Tahoma"/>
          <w:sz w:val="22"/>
          <w:szCs w:val="22"/>
        </w:rPr>
        <w:t>) ("</w:t>
      </w:r>
      <w:r w:rsidRPr="000548D7">
        <w:rPr>
          <w:rFonts w:ascii="Tahoma" w:hAnsi="Tahoma" w:cs="Tahoma"/>
          <w:sz w:val="22"/>
          <w:szCs w:val="22"/>
          <w:u w:val="single"/>
        </w:rPr>
        <w:t>Taxa DI</w:t>
      </w:r>
      <w:r w:rsidRPr="007542E2">
        <w:rPr>
          <w:rFonts w:ascii="Tahoma" w:hAnsi="Tahoma" w:cs="Tahoma"/>
          <w:sz w:val="22"/>
          <w:szCs w:val="22"/>
        </w:rPr>
        <w:t xml:space="preserve">"), acrescida de sobretaxa </w:t>
      </w:r>
      <w:r w:rsidR="00A42885" w:rsidRPr="007542E2">
        <w:rPr>
          <w:rFonts w:ascii="Tahoma" w:hAnsi="Tahoma" w:cs="Tahoma"/>
          <w:sz w:val="22"/>
          <w:szCs w:val="22"/>
        </w:rPr>
        <w:t xml:space="preserve">equivalente a </w:t>
      </w:r>
      <w:r w:rsidR="00A42885" w:rsidRPr="007542E2">
        <w:rPr>
          <w:rFonts w:ascii="Tahoma" w:hAnsi="Tahoma" w:cs="Tahoma"/>
          <w:b/>
          <w:sz w:val="22"/>
          <w:szCs w:val="22"/>
        </w:rPr>
        <w:t>(i)</w:t>
      </w:r>
      <w:r w:rsidR="00A42885" w:rsidRPr="007542E2">
        <w:rPr>
          <w:rFonts w:ascii="Tahoma" w:hAnsi="Tahoma" w:cs="Tahoma"/>
          <w:sz w:val="22"/>
          <w:szCs w:val="22"/>
        </w:rPr>
        <w:t xml:space="preserve"> </w:t>
      </w:r>
      <w:r w:rsidR="00E71E8B" w:rsidRPr="007542E2">
        <w:rPr>
          <w:rFonts w:ascii="Tahoma" w:hAnsi="Tahoma" w:cs="Tahoma"/>
          <w:sz w:val="22"/>
          <w:szCs w:val="22"/>
        </w:rPr>
        <w:t>2,</w:t>
      </w:r>
      <w:r w:rsidR="00954603" w:rsidRPr="007542E2">
        <w:rPr>
          <w:rFonts w:ascii="Tahoma" w:hAnsi="Tahoma" w:cs="Tahoma"/>
          <w:sz w:val="22"/>
          <w:szCs w:val="22"/>
        </w:rPr>
        <w:t>90</w:t>
      </w:r>
      <w:r w:rsidRPr="007542E2">
        <w:rPr>
          <w:rFonts w:ascii="Tahoma" w:hAnsi="Tahoma" w:cs="Tahoma"/>
          <w:sz w:val="22"/>
          <w:szCs w:val="22"/>
        </w:rPr>
        <w:t>% (</w:t>
      </w:r>
      <w:r w:rsidR="00E71E8B" w:rsidRPr="007542E2">
        <w:rPr>
          <w:rFonts w:ascii="Tahoma" w:hAnsi="Tahoma" w:cs="Tahoma"/>
          <w:sz w:val="22"/>
          <w:szCs w:val="22"/>
        </w:rPr>
        <w:t xml:space="preserve">dois inteiros e </w:t>
      </w:r>
      <w:r w:rsidR="00954603" w:rsidRPr="007542E2">
        <w:rPr>
          <w:rFonts w:ascii="Tahoma" w:hAnsi="Tahoma" w:cs="Tahoma"/>
          <w:sz w:val="22"/>
          <w:szCs w:val="22"/>
        </w:rPr>
        <w:t xml:space="preserve">noventa </w:t>
      </w:r>
      <w:r w:rsidR="00E71E8B" w:rsidRPr="007542E2">
        <w:rPr>
          <w:rFonts w:ascii="Tahoma" w:hAnsi="Tahoma" w:cs="Tahoma"/>
          <w:sz w:val="22"/>
          <w:szCs w:val="22"/>
        </w:rPr>
        <w:t>centésimos</w:t>
      </w:r>
      <w:r w:rsidRPr="007542E2">
        <w:rPr>
          <w:rFonts w:ascii="Tahoma" w:hAnsi="Tahoma" w:cs="Tahoma"/>
          <w:sz w:val="22"/>
          <w:szCs w:val="22"/>
        </w:rPr>
        <w:t xml:space="preserve"> por cento) ao ano</w:t>
      </w:r>
      <w:r w:rsidR="00A42885" w:rsidRPr="007542E2">
        <w:rPr>
          <w:rFonts w:ascii="Tahoma" w:hAnsi="Tahoma" w:cs="Tahoma"/>
          <w:sz w:val="22"/>
          <w:szCs w:val="22"/>
        </w:rPr>
        <w:t>, para as Debêntures da Primeira Série (“</w:t>
      </w:r>
      <w:r w:rsidR="00A42885" w:rsidRPr="007542E2">
        <w:rPr>
          <w:rFonts w:ascii="Tahoma" w:hAnsi="Tahoma" w:cs="Tahoma"/>
          <w:sz w:val="22"/>
          <w:szCs w:val="22"/>
          <w:u w:val="single"/>
        </w:rPr>
        <w:t>Remuneração da Primeira Série</w:t>
      </w:r>
      <w:r w:rsidR="00A42885" w:rsidRPr="007542E2">
        <w:rPr>
          <w:rFonts w:ascii="Tahoma" w:hAnsi="Tahoma" w:cs="Tahoma"/>
          <w:sz w:val="22"/>
          <w:szCs w:val="22"/>
        </w:rPr>
        <w:t xml:space="preserve">”); e </w:t>
      </w:r>
      <w:r w:rsidR="00A42885" w:rsidRPr="007542E2">
        <w:rPr>
          <w:rFonts w:ascii="Tahoma" w:hAnsi="Tahoma" w:cs="Tahoma"/>
          <w:b/>
          <w:sz w:val="22"/>
          <w:szCs w:val="22"/>
        </w:rPr>
        <w:t>(</w:t>
      </w:r>
      <w:proofErr w:type="spellStart"/>
      <w:r w:rsidR="00A42885" w:rsidRPr="007542E2">
        <w:rPr>
          <w:rFonts w:ascii="Tahoma" w:hAnsi="Tahoma" w:cs="Tahoma"/>
          <w:b/>
          <w:sz w:val="22"/>
          <w:szCs w:val="22"/>
        </w:rPr>
        <w:t>ii</w:t>
      </w:r>
      <w:proofErr w:type="spellEnd"/>
      <w:r w:rsidR="00A42885" w:rsidRPr="007542E2">
        <w:rPr>
          <w:rFonts w:ascii="Tahoma" w:hAnsi="Tahoma" w:cs="Tahoma"/>
          <w:b/>
          <w:sz w:val="22"/>
          <w:szCs w:val="22"/>
        </w:rPr>
        <w:t>)</w:t>
      </w:r>
      <w:r w:rsidR="00A42885" w:rsidRPr="007542E2">
        <w:rPr>
          <w:rFonts w:ascii="Tahoma" w:hAnsi="Tahoma" w:cs="Tahoma"/>
          <w:sz w:val="22"/>
          <w:szCs w:val="22"/>
        </w:rPr>
        <w:t xml:space="preserve"> 3,35% (três inteiros e trinta e cinco centésimos por cento) ao ano, </w:t>
      </w:r>
      <w:r w:rsidR="00D834CF" w:rsidRPr="00533952">
        <w:rPr>
          <w:rFonts w:ascii="Tahoma" w:hAnsi="Tahoma" w:cs="Tahoma"/>
          <w:sz w:val="22"/>
          <w:szCs w:val="22"/>
        </w:rPr>
        <w:t>base 252 (duzentos e cinquenta e dois) Dias Úteis,</w:t>
      </w:r>
      <w:r w:rsidR="00D834CF">
        <w:rPr>
          <w:rFonts w:ascii="Tahoma" w:hAnsi="Tahoma" w:cs="Tahoma"/>
          <w:sz w:val="22"/>
          <w:szCs w:val="22"/>
        </w:rPr>
        <w:t xml:space="preserve"> </w:t>
      </w:r>
      <w:r w:rsidR="00A42885" w:rsidRPr="007542E2">
        <w:rPr>
          <w:rFonts w:ascii="Tahoma" w:hAnsi="Tahoma" w:cs="Tahoma"/>
          <w:sz w:val="22"/>
          <w:szCs w:val="22"/>
        </w:rPr>
        <w:t>para</w:t>
      </w:r>
      <w:r w:rsidR="00A42885">
        <w:rPr>
          <w:rFonts w:ascii="Tahoma" w:hAnsi="Tahoma" w:cs="Tahoma"/>
          <w:sz w:val="22"/>
          <w:szCs w:val="22"/>
        </w:rPr>
        <w:t xml:space="preserve"> as Debêntures da Segunda Série</w:t>
      </w:r>
      <w:r w:rsidR="000827EC">
        <w:rPr>
          <w:rFonts w:ascii="Tahoma" w:hAnsi="Tahoma" w:cs="Tahoma"/>
          <w:sz w:val="22"/>
          <w:szCs w:val="22"/>
        </w:rPr>
        <w:t xml:space="preserve"> </w:t>
      </w:r>
      <w:r w:rsidR="00A42885">
        <w:rPr>
          <w:rFonts w:ascii="Tahoma" w:hAnsi="Tahoma" w:cs="Tahoma"/>
          <w:sz w:val="22"/>
          <w:szCs w:val="22"/>
        </w:rPr>
        <w:t>(“</w:t>
      </w:r>
      <w:r w:rsidR="00A42885" w:rsidRPr="00A42885">
        <w:rPr>
          <w:rFonts w:ascii="Tahoma" w:hAnsi="Tahoma" w:cs="Tahoma"/>
          <w:sz w:val="22"/>
          <w:szCs w:val="22"/>
          <w:u w:val="single"/>
        </w:rPr>
        <w:t xml:space="preserve">Remuneração da </w:t>
      </w:r>
      <w:r w:rsidR="00A42885">
        <w:rPr>
          <w:rFonts w:ascii="Tahoma" w:hAnsi="Tahoma" w:cs="Tahoma"/>
          <w:sz w:val="22"/>
          <w:szCs w:val="22"/>
          <w:u w:val="single"/>
        </w:rPr>
        <w:t xml:space="preserve">Segunda </w:t>
      </w:r>
      <w:r w:rsidR="00A42885" w:rsidRPr="00A42885">
        <w:rPr>
          <w:rFonts w:ascii="Tahoma" w:hAnsi="Tahoma" w:cs="Tahoma"/>
          <w:sz w:val="22"/>
          <w:szCs w:val="22"/>
          <w:u w:val="single"/>
        </w:rPr>
        <w:t>Série</w:t>
      </w:r>
      <w:r w:rsidR="00A42885">
        <w:rPr>
          <w:rFonts w:ascii="Tahoma" w:hAnsi="Tahoma" w:cs="Tahoma"/>
          <w:sz w:val="22"/>
          <w:szCs w:val="22"/>
        </w:rPr>
        <w:t>” e, em conjunto com a Remuneração da Primeira Série, “</w:t>
      </w:r>
      <w:r w:rsidR="00A42885" w:rsidRPr="00A42885">
        <w:rPr>
          <w:rFonts w:ascii="Tahoma" w:hAnsi="Tahoma" w:cs="Tahoma"/>
          <w:sz w:val="22"/>
          <w:szCs w:val="22"/>
          <w:u w:val="single"/>
        </w:rPr>
        <w:t>Remuneração</w:t>
      </w:r>
      <w:r w:rsidR="00A42885">
        <w:rPr>
          <w:rFonts w:ascii="Tahoma" w:hAnsi="Tahoma" w:cs="Tahoma"/>
          <w:sz w:val="22"/>
          <w:szCs w:val="22"/>
        </w:rPr>
        <w:t>”)</w:t>
      </w:r>
      <w:r w:rsidRPr="00533952">
        <w:rPr>
          <w:rFonts w:ascii="Tahoma" w:hAnsi="Tahoma" w:cs="Tahoma"/>
          <w:sz w:val="22"/>
          <w:szCs w:val="22"/>
        </w:rPr>
        <w:t xml:space="preserve">, calculados de forma exponencial e cumulativa </w:t>
      </w:r>
      <w:r w:rsidRPr="00533952">
        <w:rPr>
          <w:rFonts w:ascii="Tahoma" w:hAnsi="Tahoma" w:cs="Tahoma"/>
          <w:i/>
          <w:sz w:val="22"/>
          <w:szCs w:val="22"/>
        </w:rPr>
        <w:t xml:space="preserve">pro rata </w:t>
      </w:r>
      <w:proofErr w:type="spellStart"/>
      <w:r w:rsidRPr="00533952">
        <w:rPr>
          <w:rFonts w:ascii="Tahoma" w:hAnsi="Tahoma" w:cs="Tahoma"/>
          <w:i/>
          <w:sz w:val="22"/>
          <w:szCs w:val="22"/>
        </w:rPr>
        <w:t>temporis</w:t>
      </w:r>
      <w:proofErr w:type="spellEnd"/>
      <w:r w:rsidRPr="00533952">
        <w:rPr>
          <w:rFonts w:ascii="Tahoma" w:hAnsi="Tahoma" w:cs="Tahoma"/>
          <w:sz w:val="22"/>
          <w:szCs w:val="22"/>
        </w:rPr>
        <w:t xml:space="preserve"> por </w:t>
      </w:r>
      <w:r w:rsidR="00610344" w:rsidRPr="00533952">
        <w:rPr>
          <w:rFonts w:ascii="Tahoma" w:hAnsi="Tahoma" w:cs="Tahoma"/>
          <w:sz w:val="22"/>
          <w:szCs w:val="22"/>
        </w:rPr>
        <w:t xml:space="preserve">Dias Úteis </w:t>
      </w:r>
      <w:r w:rsidRPr="00533952">
        <w:rPr>
          <w:rFonts w:ascii="Tahoma" w:hAnsi="Tahoma" w:cs="Tahoma"/>
          <w:sz w:val="22"/>
          <w:szCs w:val="22"/>
        </w:rPr>
        <w:t xml:space="preserve">decorridos, </w:t>
      </w:r>
      <w:r w:rsidR="00CA35A8" w:rsidRPr="00533952">
        <w:rPr>
          <w:rFonts w:ascii="Tahoma" w:hAnsi="Tahoma" w:cs="Tahoma"/>
          <w:sz w:val="22"/>
          <w:szCs w:val="22"/>
        </w:rPr>
        <w:t>desde</w:t>
      </w:r>
      <w:r w:rsidR="00CA35A8">
        <w:rPr>
          <w:rFonts w:ascii="Tahoma" w:hAnsi="Tahoma" w:cs="Tahoma"/>
          <w:sz w:val="22"/>
          <w:szCs w:val="22"/>
        </w:rPr>
        <w:t>:</w:t>
      </w:r>
      <w:r w:rsidR="00CA35A8" w:rsidRPr="00533952">
        <w:rPr>
          <w:rFonts w:ascii="Tahoma" w:hAnsi="Tahoma" w:cs="Tahoma"/>
          <w:sz w:val="22"/>
          <w:szCs w:val="22"/>
        </w:rPr>
        <w:t xml:space="preserve"> </w:t>
      </w:r>
      <w:r w:rsidR="00CA35A8" w:rsidRPr="00CA35A8">
        <w:rPr>
          <w:rFonts w:ascii="Tahoma" w:hAnsi="Tahoma" w:cs="Tahoma"/>
          <w:b/>
          <w:sz w:val="22"/>
          <w:szCs w:val="22"/>
        </w:rPr>
        <w:t>(i)</w:t>
      </w:r>
      <w:r w:rsidR="00CA35A8">
        <w:rPr>
          <w:rFonts w:ascii="Tahoma" w:hAnsi="Tahoma" w:cs="Tahoma"/>
          <w:sz w:val="22"/>
          <w:szCs w:val="22"/>
        </w:rPr>
        <w:t xml:space="preserve"> </w:t>
      </w:r>
      <w:r w:rsidR="00CA35A8" w:rsidRPr="00533952">
        <w:rPr>
          <w:rFonts w:ascii="Tahoma" w:hAnsi="Tahoma" w:cs="Tahoma"/>
          <w:sz w:val="22"/>
          <w:szCs w:val="22"/>
        </w:rPr>
        <w:t>a primeira Data de Integralização</w:t>
      </w:r>
      <w:r w:rsidR="00CA35A8">
        <w:rPr>
          <w:rFonts w:ascii="Tahoma" w:hAnsi="Tahoma" w:cs="Tahoma"/>
          <w:sz w:val="22"/>
          <w:szCs w:val="22"/>
        </w:rPr>
        <w:t xml:space="preserve"> da respectiva Série;</w:t>
      </w:r>
      <w:r w:rsidR="00CA35A8" w:rsidRPr="00533952">
        <w:rPr>
          <w:rFonts w:ascii="Tahoma" w:hAnsi="Tahoma" w:cs="Tahoma"/>
          <w:sz w:val="22"/>
          <w:szCs w:val="22"/>
        </w:rPr>
        <w:t xml:space="preserve"> ou </w:t>
      </w:r>
      <w:r w:rsidR="00CA35A8" w:rsidRPr="00CA35A8">
        <w:rPr>
          <w:rFonts w:ascii="Tahoma" w:hAnsi="Tahoma" w:cs="Tahoma"/>
          <w:b/>
          <w:sz w:val="22"/>
          <w:szCs w:val="22"/>
        </w:rPr>
        <w:t>(</w:t>
      </w:r>
      <w:proofErr w:type="spellStart"/>
      <w:r w:rsidR="00CA35A8" w:rsidRPr="00CA35A8">
        <w:rPr>
          <w:rFonts w:ascii="Tahoma" w:hAnsi="Tahoma" w:cs="Tahoma"/>
          <w:b/>
          <w:sz w:val="22"/>
          <w:szCs w:val="22"/>
        </w:rPr>
        <w:t>i</w:t>
      </w:r>
      <w:r w:rsidR="00CA35A8">
        <w:rPr>
          <w:rFonts w:ascii="Tahoma" w:hAnsi="Tahoma" w:cs="Tahoma"/>
          <w:b/>
          <w:sz w:val="22"/>
          <w:szCs w:val="22"/>
        </w:rPr>
        <w:t>i</w:t>
      </w:r>
      <w:proofErr w:type="spellEnd"/>
      <w:r w:rsidR="00CA35A8" w:rsidRPr="00CA35A8">
        <w:rPr>
          <w:rFonts w:ascii="Tahoma" w:hAnsi="Tahoma" w:cs="Tahoma"/>
          <w:b/>
          <w:sz w:val="22"/>
          <w:szCs w:val="22"/>
        </w:rPr>
        <w:t>)</w:t>
      </w:r>
      <w:r w:rsidR="00CA35A8">
        <w:rPr>
          <w:rFonts w:ascii="Tahoma" w:hAnsi="Tahoma" w:cs="Tahoma"/>
          <w:b/>
          <w:sz w:val="22"/>
          <w:szCs w:val="22"/>
        </w:rPr>
        <w:t xml:space="preserve"> </w:t>
      </w:r>
      <w:r w:rsidR="00CA35A8" w:rsidRPr="00533952">
        <w:rPr>
          <w:rFonts w:ascii="Tahoma" w:hAnsi="Tahoma" w:cs="Tahoma"/>
          <w:sz w:val="22"/>
          <w:szCs w:val="22"/>
        </w:rPr>
        <w:t xml:space="preserve">a data de pagamento de Remuneração </w:t>
      </w:r>
      <w:r w:rsidR="00CA35A8">
        <w:rPr>
          <w:rFonts w:ascii="Tahoma" w:hAnsi="Tahoma" w:cs="Tahoma"/>
          <w:sz w:val="22"/>
          <w:szCs w:val="22"/>
        </w:rPr>
        <w:t xml:space="preserve">da Primeira Série imediatamente anterior; ou </w:t>
      </w:r>
      <w:r w:rsidR="00CA35A8" w:rsidRPr="00CA35A8">
        <w:rPr>
          <w:rFonts w:ascii="Tahoma" w:hAnsi="Tahoma" w:cs="Tahoma"/>
          <w:b/>
          <w:sz w:val="22"/>
          <w:szCs w:val="22"/>
        </w:rPr>
        <w:t>(</w:t>
      </w:r>
      <w:proofErr w:type="spellStart"/>
      <w:r w:rsidR="00CA35A8" w:rsidRPr="00CA35A8">
        <w:rPr>
          <w:rFonts w:ascii="Tahoma" w:hAnsi="Tahoma" w:cs="Tahoma"/>
          <w:b/>
          <w:sz w:val="22"/>
          <w:szCs w:val="22"/>
        </w:rPr>
        <w:t>i</w:t>
      </w:r>
      <w:r w:rsidR="00CA35A8">
        <w:rPr>
          <w:rFonts w:ascii="Tahoma" w:hAnsi="Tahoma" w:cs="Tahoma"/>
          <w:b/>
          <w:sz w:val="22"/>
          <w:szCs w:val="22"/>
        </w:rPr>
        <w:t>ii</w:t>
      </w:r>
      <w:proofErr w:type="spellEnd"/>
      <w:r w:rsidR="00CA35A8" w:rsidRPr="00CA35A8">
        <w:rPr>
          <w:rFonts w:ascii="Tahoma" w:hAnsi="Tahoma" w:cs="Tahoma"/>
          <w:b/>
          <w:sz w:val="22"/>
          <w:szCs w:val="22"/>
        </w:rPr>
        <w:t>)</w:t>
      </w:r>
      <w:r w:rsidR="00CA35A8">
        <w:rPr>
          <w:rFonts w:ascii="Tahoma" w:hAnsi="Tahoma" w:cs="Tahoma"/>
          <w:b/>
          <w:sz w:val="22"/>
          <w:szCs w:val="22"/>
        </w:rPr>
        <w:t xml:space="preserve"> </w:t>
      </w:r>
      <w:r w:rsidR="00CA35A8" w:rsidRPr="00533952">
        <w:rPr>
          <w:rFonts w:ascii="Tahoma" w:hAnsi="Tahoma" w:cs="Tahoma"/>
          <w:sz w:val="22"/>
          <w:szCs w:val="22"/>
        </w:rPr>
        <w:t xml:space="preserve">a data de pagamento de Remuneração </w:t>
      </w:r>
      <w:r w:rsidR="00CA35A8">
        <w:rPr>
          <w:rFonts w:ascii="Tahoma" w:hAnsi="Tahoma" w:cs="Tahoma"/>
          <w:sz w:val="22"/>
          <w:szCs w:val="22"/>
        </w:rPr>
        <w:lastRenderedPageBreak/>
        <w:t xml:space="preserve">da Segunda Série, </w:t>
      </w:r>
      <w:r w:rsidR="00CA35A8" w:rsidRPr="00533952">
        <w:rPr>
          <w:rFonts w:ascii="Tahoma" w:hAnsi="Tahoma" w:cs="Tahoma"/>
          <w:sz w:val="22"/>
          <w:szCs w:val="22"/>
        </w:rPr>
        <w:t>imediatamente anterior</w:t>
      </w:r>
      <w:r w:rsidR="00CA35A8">
        <w:rPr>
          <w:rFonts w:ascii="Tahoma" w:hAnsi="Tahoma" w:cs="Tahoma"/>
          <w:sz w:val="22"/>
          <w:szCs w:val="22"/>
        </w:rPr>
        <w:t>, conforme o caso</w:t>
      </w:r>
      <w:r w:rsidRPr="00533952">
        <w:rPr>
          <w:rFonts w:ascii="Tahoma" w:hAnsi="Tahoma" w:cs="Tahoma"/>
          <w:sz w:val="22"/>
          <w:szCs w:val="22"/>
        </w:rPr>
        <w:t>, até a data do efetivo pagamento.</w:t>
      </w:r>
      <w:r w:rsidR="00CA35A8">
        <w:rPr>
          <w:rFonts w:ascii="Tahoma" w:hAnsi="Tahoma" w:cs="Tahoma"/>
          <w:sz w:val="22"/>
          <w:szCs w:val="22"/>
        </w:rPr>
        <w:t xml:space="preserve"> </w:t>
      </w:r>
      <w:r w:rsidRPr="00533952">
        <w:rPr>
          <w:rFonts w:ascii="Tahoma" w:hAnsi="Tahoma" w:cs="Tahoma"/>
          <w:sz w:val="22"/>
          <w:szCs w:val="22"/>
        </w:rPr>
        <w:t>A Remuneração será calculada de acordo com a seguinte fórmula:</w:t>
      </w:r>
      <w:r w:rsidR="00755DC6">
        <w:rPr>
          <w:rFonts w:ascii="Tahoma" w:hAnsi="Tahoma" w:cs="Tahoma"/>
          <w:sz w:val="22"/>
          <w:szCs w:val="22"/>
        </w:rPr>
        <w:t xml:space="preserve"> </w:t>
      </w:r>
    </w:p>
    <w:p w14:paraId="70CEF60B" w14:textId="77777777" w:rsidR="00FF253E" w:rsidRPr="00533952" w:rsidRDefault="00FF253E" w:rsidP="00B14690">
      <w:pPr>
        <w:spacing w:after="0" w:line="320" w:lineRule="exact"/>
        <w:rPr>
          <w:rFonts w:ascii="Tahoma" w:hAnsi="Tahoma" w:cs="Tahoma"/>
          <w:sz w:val="22"/>
          <w:szCs w:val="22"/>
        </w:rPr>
      </w:pPr>
    </w:p>
    <w:p w14:paraId="4EC1F643" w14:textId="77777777" w:rsidR="0050064C" w:rsidRPr="00533952" w:rsidRDefault="0050064C" w:rsidP="00B14690">
      <w:pPr>
        <w:spacing w:after="0" w:line="320" w:lineRule="exact"/>
        <w:ind w:left="720"/>
        <w:jc w:val="center"/>
        <w:rPr>
          <w:rFonts w:ascii="Tahoma" w:hAnsi="Tahoma" w:cs="Tahoma"/>
          <w:sz w:val="22"/>
          <w:szCs w:val="22"/>
        </w:rPr>
      </w:pPr>
      <w:r w:rsidRPr="00533952">
        <w:rPr>
          <w:rFonts w:ascii="Tahoma" w:hAnsi="Tahoma" w:cs="Tahoma"/>
          <w:sz w:val="22"/>
          <w:szCs w:val="22"/>
        </w:rPr>
        <w:t xml:space="preserve">J = </w:t>
      </w:r>
      <w:proofErr w:type="spellStart"/>
      <w:r w:rsidRPr="00533952">
        <w:rPr>
          <w:rFonts w:ascii="Tahoma" w:hAnsi="Tahoma" w:cs="Tahoma"/>
          <w:i/>
          <w:sz w:val="22"/>
          <w:szCs w:val="22"/>
        </w:rPr>
        <w:t>VNe</w:t>
      </w:r>
      <w:proofErr w:type="spellEnd"/>
      <w:r w:rsidRPr="00533952">
        <w:rPr>
          <w:rFonts w:ascii="Tahoma" w:hAnsi="Tahoma" w:cs="Tahoma"/>
          <w:sz w:val="22"/>
          <w:szCs w:val="22"/>
        </w:rPr>
        <w:t xml:space="preserve"> x (</w:t>
      </w:r>
      <w:proofErr w:type="spellStart"/>
      <w:r w:rsidRPr="00533952">
        <w:rPr>
          <w:rFonts w:ascii="Tahoma" w:hAnsi="Tahoma" w:cs="Tahoma"/>
          <w:i/>
          <w:sz w:val="22"/>
          <w:szCs w:val="22"/>
        </w:rPr>
        <w:t>FatorJuros</w:t>
      </w:r>
      <w:proofErr w:type="spellEnd"/>
      <w:r w:rsidRPr="00533952">
        <w:rPr>
          <w:rFonts w:ascii="Tahoma" w:hAnsi="Tahoma" w:cs="Tahoma"/>
          <w:sz w:val="22"/>
          <w:szCs w:val="22"/>
        </w:rPr>
        <w:t xml:space="preserve"> – 1)</w:t>
      </w:r>
    </w:p>
    <w:p w14:paraId="02114255" w14:textId="77777777" w:rsidR="00FF253E" w:rsidRPr="00533952" w:rsidRDefault="00FF253E" w:rsidP="00B14690">
      <w:pPr>
        <w:spacing w:after="0" w:line="320" w:lineRule="exact"/>
        <w:ind w:left="720"/>
        <w:rPr>
          <w:rFonts w:ascii="Tahoma" w:hAnsi="Tahoma" w:cs="Tahoma"/>
          <w:sz w:val="22"/>
          <w:szCs w:val="22"/>
        </w:rPr>
      </w:pPr>
    </w:p>
    <w:p w14:paraId="6B2A701F"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Sendo que:</w:t>
      </w:r>
    </w:p>
    <w:p w14:paraId="561C4CC6" w14:textId="77777777" w:rsidR="00FF253E" w:rsidRPr="00533952" w:rsidRDefault="00FF253E" w:rsidP="00B14690">
      <w:pPr>
        <w:spacing w:after="0" w:line="320" w:lineRule="exact"/>
        <w:ind w:left="720"/>
        <w:rPr>
          <w:rFonts w:ascii="Tahoma" w:hAnsi="Tahoma" w:cs="Tahoma"/>
          <w:sz w:val="22"/>
          <w:szCs w:val="22"/>
        </w:rPr>
      </w:pPr>
    </w:p>
    <w:p w14:paraId="16BA2DE9"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b/>
          <w:sz w:val="22"/>
          <w:szCs w:val="22"/>
        </w:rPr>
        <w:t>J</w:t>
      </w:r>
      <w:r w:rsidRPr="00533952">
        <w:rPr>
          <w:rFonts w:ascii="Tahoma" w:hAnsi="Tahoma" w:cs="Tahoma"/>
          <w:sz w:val="22"/>
          <w:szCs w:val="22"/>
        </w:rPr>
        <w:t xml:space="preserve"> = valor unitário da </w:t>
      </w:r>
      <w:r w:rsidR="00954603" w:rsidRPr="00533952">
        <w:rPr>
          <w:rFonts w:ascii="Tahoma" w:hAnsi="Tahoma" w:cs="Tahoma"/>
          <w:sz w:val="22"/>
          <w:szCs w:val="22"/>
        </w:rPr>
        <w:t xml:space="preserve">Remuneração </w:t>
      </w:r>
      <w:r w:rsidR="00954603">
        <w:rPr>
          <w:rFonts w:ascii="Tahoma" w:hAnsi="Tahoma" w:cs="Tahoma"/>
          <w:sz w:val="22"/>
          <w:szCs w:val="22"/>
        </w:rPr>
        <w:t>da Primeira Série</w:t>
      </w:r>
      <w:r w:rsidR="000827EC">
        <w:rPr>
          <w:rFonts w:ascii="Tahoma" w:hAnsi="Tahoma" w:cs="Tahoma"/>
          <w:sz w:val="22"/>
          <w:szCs w:val="22"/>
        </w:rPr>
        <w:t xml:space="preserve"> ou</w:t>
      </w:r>
      <w:r w:rsidR="00D834CF">
        <w:rPr>
          <w:rFonts w:ascii="Tahoma" w:hAnsi="Tahoma" w:cs="Tahoma"/>
          <w:sz w:val="22"/>
          <w:szCs w:val="22"/>
        </w:rPr>
        <w:t xml:space="preserve"> Remuneração da Segunda Série</w:t>
      </w:r>
      <w:r w:rsidR="000827EC">
        <w:rPr>
          <w:rFonts w:ascii="Tahoma" w:hAnsi="Tahoma" w:cs="Tahoma"/>
          <w:sz w:val="22"/>
          <w:szCs w:val="22"/>
        </w:rPr>
        <w:t>, conforme o caso</w:t>
      </w:r>
      <w:r w:rsidR="00D834CF">
        <w:rPr>
          <w:rFonts w:ascii="Tahoma" w:hAnsi="Tahoma" w:cs="Tahoma"/>
          <w:sz w:val="22"/>
          <w:szCs w:val="22"/>
        </w:rPr>
        <w:t>,</w:t>
      </w:r>
      <w:r w:rsidRPr="00533952">
        <w:rPr>
          <w:rFonts w:ascii="Tahoma" w:hAnsi="Tahoma" w:cs="Tahoma"/>
          <w:sz w:val="22"/>
          <w:szCs w:val="22"/>
        </w:rPr>
        <w:t xml:space="preserve"> calculado com 8 (oito) casas decimais, sem arredondamento;</w:t>
      </w:r>
    </w:p>
    <w:p w14:paraId="7F7FFF49" w14:textId="77777777" w:rsidR="00FF253E" w:rsidRPr="00533952" w:rsidRDefault="00FF253E" w:rsidP="00B14690">
      <w:pPr>
        <w:spacing w:after="0" w:line="320" w:lineRule="exact"/>
        <w:ind w:left="720"/>
        <w:rPr>
          <w:rFonts w:ascii="Tahoma" w:hAnsi="Tahoma" w:cs="Tahoma"/>
          <w:sz w:val="22"/>
          <w:szCs w:val="22"/>
        </w:rPr>
      </w:pPr>
    </w:p>
    <w:p w14:paraId="6C7183D6" w14:textId="77777777" w:rsidR="0050064C" w:rsidRPr="00533952" w:rsidRDefault="0050064C" w:rsidP="00B14690">
      <w:pPr>
        <w:spacing w:after="0" w:line="320" w:lineRule="exact"/>
        <w:ind w:left="720"/>
        <w:rPr>
          <w:rFonts w:ascii="Tahoma" w:hAnsi="Tahoma" w:cs="Tahoma"/>
          <w:sz w:val="22"/>
          <w:szCs w:val="22"/>
        </w:rPr>
      </w:pPr>
      <w:proofErr w:type="spellStart"/>
      <w:r w:rsidRPr="00533952">
        <w:rPr>
          <w:rFonts w:ascii="Tahoma" w:hAnsi="Tahoma" w:cs="Tahoma"/>
          <w:b/>
          <w:sz w:val="22"/>
          <w:szCs w:val="22"/>
        </w:rPr>
        <w:t>VNe</w:t>
      </w:r>
      <w:proofErr w:type="spellEnd"/>
      <w:r w:rsidRPr="00533952">
        <w:rPr>
          <w:rFonts w:ascii="Tahoma" w:hAnsi="Tahoma" w:cs="Tahoma"/>
          <w:sz w:val="22"/>
          <w:szCs w:val="22"/>
        </w:rPr>
        <w:t xml:space="preserve"> = </w:t>
      </w:r>
      <w:r w:rsidR="00857280" w:rsidRPr="00533952">
        <w:rPr>
          <w:rFonts w:ascii="Tahoma" w:hAnsi="Tahoma" w:cs="Tahoma"/>
          <w:sz w:val="22"/>
          <w:szCs w:val="22"/>
        </w:rPr>
        <w:t xml:space="preserve">Valor Nominal Unitário ou </w:t>
      </w:r>
      <w:r w:rsidRPr="00533952">
        <w:rPr>
          <w:rFonts w:ascii="Tahoma" w:hAnsi="Tahoma" w:cs="Tahoma"/>
          <w:sz w:val="22"/>
          <w:szCs w:val="22"/>
        </w:rPr>
        <w:t>saldo do Valor Nominal Unitário</w:t>
      </w:r>
      <w:r w:rsidR="00954603">
        <w:rPr>
          <w:rFonts w:ascii="Tahoma" w:hAnsi="Tahoma" w:cs="Tahoma"/>
          <w:sz w:val="22"/>
          <w:szCs w:val="22"/>
        </w:rPr>
        <w:t xml:space="preserve"> das Debêntures</w:t>
      </w:r>
      <w:r w:rsidRPr="00533952">
        <w:rPr>
          <w:rFonts w:ascii="Tahoma" w:hAnsi="Tahoma" w:cs="Tahoma"/>
          <w:sz w:val="22"/>
          <w:szCs w:val="22"/>
        </w:rPr>
        <w:t>,</w:t>
      </w:r>
      <w:r w:rsidR="00857280" w:rsidRPr="00533952">
        <w:rPr>
          <w:rFonts w:ascii="Tahoma" w:hAnsi="Tahoma" w:cs="Tahoma"/>
          <w:sz w:val="22"/>
          <w:szCs w:val="22"/>
        </w:rPr>
        <w:t xml:space="preserve"> conforme o caso,</w:t>
      </w:r>
      <w:r w:rsidRPr="00533952">
        <w:rPr>
          <w:rFonts w:ascii="Tahoma" w:hAnsi="Tahoma" w:cs="Tahoma"/>
          <w:sz w:val="22"/>
          <w:szCs w:val="22"/>
        </w:rPr>
        <w:t xml:space="preserve"> informado/calculado com 8 (oito) casas decimais, sem arredondamento;</w:t>
      </w:r>
    </w:p>
    <w:p w14:paraId="59DB8D5F" w14:textId="77777777" w:rsidR="00FF253E" w:rsidRPr="00533952" w:rsidRDefault="00FF253E" w:rsidP="00B14690">
      <w:pPr>
        <w:spacing w:after="0" w:line="320" w:lineRule="exact"/>
        <w:ind w:left="720"/>
        <w:rPr>
          <w:rFonts w:ascii="Tahoma" w:hAnsi="Tahoma" w:cs="Tahoma"/>
          <w:sz w:val="22"/>
          <w:szCs w:val="22"/>
        </w:rPr>
      </w:pPr>
    </w:p>
    <w:p w14:paraId="56CB4D40" w14:textId="77777777" w:rsidR="0050064C" w:rsidRPr="00533952" w:rsidRDefault="0050064C" w:rsidP="00B14690">
      <w:pPr>
        <w:spacing w:after="0" w:line="320" w:lineRule="exact"/>
        <w:ind w:left="720"/>
        <w:rPr>
          <w:rFonts w:ascii="Tahoma" w:hAnsi="Tahoma" w:cs="Tahoma"/>
          <w:sz w:val="22"/>
          <w:szCs w:val="22"/>
        </w:rPr>
      </w:pPr>
      <w:proofErr w:type="spellStart"/>
      <w:r w:rsidRPr="00533952">
        <w:rPr>
          <w:rFonts w:ascii="Tahoma" w:hAnsi="Tahoma" w:cs="Tahoma"/>
          <w:b/>
          <w:sz w:val="22"/>
          <w:szCs w:val="22"/>
        </w:rPr>
        <w:t>FatorJuros</w:t>
      </w:r>
      <w:proofErr w:type="spellEnd"/>
      <w:r w:rsidRPr="00533952">
        <w:rPr>
          <w:rFonts w:ascii="Tahoma" w:hAnsi="Tahoma" w:cs="Tahoma"/>
          <w:sz w:val="22"/>
          <w:szCs w:val="22"/>
        </w:rPr>
        <w:t xml:space="preserve"> = fator de juros composto pelo parâmetro de flutuação acrescido de </w:t>
      </w:r>
      <w:r w:rsidRPr="00533952">
        <w:rPr>
          <w:rFonts w:ascii="Tahoma" w:hAnsi="Tahoma" w:cs="Tahoma"/>
          <w:i/>
          <w:sz w:val="22"/>
          <w:szCs w:val="22"/>
        </w:rPr>
        <w:t>spread</w:t>
      </w:r>
      <w:r w:rsidRPr="00533952">
        <w:rPr>
          <w:rFonts w:ascii="Tahoma" w:hAnsi="Tahoma" w:cs="Tahoma"/>
          <w:sz w:val="22"/>
          <w:szCs w:val="22"/>
        </w:rPr>
        <w:t xml:space="preserve"> (Sobretaxa), calculado com 9 (nove) casas decimais, com arredondamento, apurado da seguinte forma:</w:t>
      </w:r>
    </w:p>
    <w:p w14:paraId="505F84FD" w14:textId="77777777" w:rsidR="0050064C" w:rsidRPr="00533952" w:rsidRDefault="0050064C" w:rsidP="00B14690">
      <w:pPr>
        <w:spacing w:after="0" w:line="320" w:lineRule="exact"/>
        <w:ind w:left="720"/>
        <w:rPr>
          <w:rFonts w:ascii="Tahoma" w:hAnsi="Tahoma" w:cs="Tahoma"/>
          <w:sz w:val="22"/>
          <w:szCs w:val="22"/>
        </w:rPr>
      </w:pPr>
    </w:p>
    <w:p w14:paraId="7B7DB799" w14:textId="77777777" w:rsidR="0050064C" w:rsidRPr="00533952" w:rsidRDefault="00295647" w:rsidP="00B14690">
      <w:pPr>
        <w:spacing w:after="0" w:line="320" w:lineRule="exact"/>
        <w:ind w:left="720"/>
        <w:jc w:val="center"/>
        <w:rPr>
          <w:rFonts w:ascii="Tahoma" w:hAnsi="Tahoma" w:cs="Tahoma"/>
          <w:sz w:val="22"/>
          <w:szCs w:val="22"/>
        </w:rPr>
      </w:pPr>
      <w:r>
        <w:rPr>
          <w:noProof/>
        </w:rPr>
        <w:drawing>
          <wp:anchor distT="0" distB="0" distL="114300" distR="114300" simplePos="0" relativeHeight="251663360" behindDoc="0" locked="0" layoutInCell="1" allowOverlap="1" wp14:anchorId="08B3F52E" wp14:editId="7AD18866">
            <wp:simplePos x="0" y="0"/>
            <wp:positionH relativeFrom="column">
              <wp:posOffset>1703070</wp:posOffset>
            </wp:positionH>
            <wp:positionV relativeFrom="paragraph">
              <wp:posOffset>-36195</wp:posOffset>
            </wp:positionV>
            <wp:extent cx="2647950" cy="204470"/>
            <wp:effectExtent l="0" t="0" r="0" b="508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7950" cy="204470"/>
                    </a:xfrm>
                    <a:prstGeom prst="rect">
                      <a:avLst/>
                    </a:prstGeom>
                    <a:noFill/>
                  </pic:spPr>
                </pic:pic>
              </a:graphicData>
            </a:graphic>
            <wp14:sizeRelH relativeFrom="page">
              <wp14:pctWidth>0</wp14:pctWidth>
            </wp14:sizeRelH>
            <wp14:sizeRelV relativeFrom="page">
              <wp14:pctHeight>0</wp14:pctHeight>
            </wp14:sizeRelV>
          </wp:anchor>
        </w:drawing>
      </w:r>
    </w:p>
    <w:p w14:paraId="20F952AF" w14:textId="77777777" w:rsidR="00FF253E" w:rsidRPr="00533952" w:rsidRDefault="00FF253E" w:rsidP="00B14690">
      <w:pPr>
        <w:spacing w:after="0" w:line="320" w:lineRule="exact"/>
        <w:ind w:left="720"/>
        <w:rPr>
          <w:rFonts w:ascii="Tahoma" w:hAnsi="Tahoma" w:cs="Tahoma"/>
          <w:iCs/>
          <w:sz w:val="22"/>
          <w:szCs w:val="22"/>
        </w:rPr>
      </w:pPr>
    </w:p>
    <w:p w14:paraId="17E5BED8" w14:textId="77777777" w:rsidR="0050064C" w:rsidRPr="00533952" w:rsidRDefault="0050064C" w:rsidP="00B14690">
      <w:pPr>
        <w:spacing w:after="0" w:line="320" w:lineRule="exact"/>
        <w:ind w:left="720"/>
        <w:rPr>
          <w:rFonts w:ascii="Tahoma" w:hAnsi="Tahoma" w:cs="Tahoma"/>
          <w:iCs/>
          <w:sz w:val="22"/>
          <w:szCs w:val="22"/>
        </w:rPr>
      </w:pPr>
      <w:r w:rsidRPr="00533952">
        <w:rPr>
          <w:rFonts w:ascii="Tahoma" w:hAnsi="Tahoma" w:cs="Tahoma"/>
          <w:iCs/>
          <w:sz w:val="22"/>
          <w:szCs w:val="22"/>
        </w:rPr>
        <w:t>Sendo que:</w:t>
      </w:r>
    </w:p>
    <w:p w14:paraId="63D731F1" w14:textId="77777777" w:rsidR="00FF253E" w:rsidRPr="00533952" w:rsidRDefault="00FF253E" w:rsidP="00B14690">
      <w:pPr>
        <w:spacing w:after="0" w:line="320" w:lineRule="exact"/>
        <w:ind w:left="720"/>
        <w:rPr>
          <w:rFonts w:ascii="Tahoma" w:hAnsi="Tahoma" w:cs="Tahoma"/>
          <w:sz w:val="22"/>
          <w:szCs w:val="22"/>
        </w:rPr>
      </w:pPr>
    </w:p>
    <w:p w14:paraId="51A3E3B6" w14:textId="77777777" w:rsidR="0050064C" w:rsidRDefault="0050064C" w:rsidP="00B14690">
      <w:pPr>
        <w:spacing w:after="0" w:line="320" w:lineRule="exact"/>
        <w:ind w:left="720"/>
        <w:rPr>
          <w:rFonts w:ascii="Tahoma" w:hAnsi="Tahoma" w:cs="Tahoma"/>
          <w:sz w:val="22"/>
          <w:szCs w:val="22"/>
        </w:rPr>
      </w:pPr>
      <w:r w:rsidRPr="00533952">
        <w:rPr>
          <w:rFonts w:ascii="Tahoma" w:hAnsi="Tahoma" w:cs="Tahoma"/>
          <w:b/>
          <w:sz w:val="22"/>
          <w:szCs w:val="22"/>
        </w:rPr>
        <w:t>Fator DI</w:t>
      </w:r>
      <w:r w:rsidRPr="00533952">
        <w:rPr>
          <w:rFonts w:ascii="Tahoma" w:hAnsi="Tahoma" w:cs="Tahoma"/>
          <w:sz w:val="22"/>
          <w:szCs w:val="22"/>
        </w:rPr>
        <w:t xml:space="preserve"> = </w:t>
      </w:r>
      <w:proofErr w:type="spellStart"/>
      <w:r w:rsidRPr="00533952">
        <w:rPr>
          <w:rFonts w:ascii="Tahoma" w:hAnsi="Tahoma" w:cs="Tahoma"/>
          <w:sz w:val="22"/>
          <w:szCs w:val="22"/>
        </w:rPr>
        <w:t>produtório</w:t>
      </w:r>
      <w:proofErr w:type="spellEnd"/>
      <w:r w:rsidRPr="00533952">
        <w:rPr>
          <w:rFonts w:ascii="Tahoma" w:hAnsi="Tahoma" w:cs="Tahoma"/>
          <w:sz w:val="22"/>
          <w:szCs w:val="22"/>
        </w:rPr>
        <w:t xml:space="preserve"> das Taxas DI, </w:t>
      </w:r>
      <w:r w:rsidR="00DF19BC" w:rsidRPr="00533952">
        <w:rPr>
          <w:rFonts w:ascii="Tahoma" w:hAnsi="Tahoma" w:cs="Tahoma"/>
          <w:sz w:val="22"/>
          <w:szCs w:val="22"/>
        </w:rPr>
        <w:t>desde</w:t>
      </w:r>
      <w:r w:rsidR="00DF19BC">
        <w:rPr>
          <w:rFonts w:ascii="Tahoma" w:hAnsi="Tahoma" w:cs="Tahoma"/>
          <w:sz w:val="22"/>
          <w:szCs w:val="22"/>
        </w:rPr>
        <w:t>:</w:t>
      </w:r>
      <w:r w:rsidR="00DF19BC" w:rsidRPr="00533952">
        <w:rPr>
          <w:rFonts w:ascii="Tahoma" w:hAnsi="Tahoma" w:cs="Tahoma"/>
          <w:sz w:val="22"/>
          <w:szCs w:val="22"/>
        </w:rPr>
        <w:t xml:space="preserve"> </w:t>
      </w:r>
      <w:r w:rsidR="00DF19BC" w:rsidRPr="00CA35A8">
        <w:rPr>
          <w:rFonts w:ascii="Tahoma" w:hAnsi="Tahoma" w:cs="Tahoma"/>
          <w:b/>
          <w:sz w:val="22"/>
          <w:szCs w:val="22"/>
        </w:rPr>
        <w:t>(i)</w:t>
      </w:r>
      <w:r w:rsidR="00DF19BC">
        <w:rPr>
          <w:rFonts w:ascii="Tahoma" w:hAnsi="Tahoma" w:cs="Tahoma"/>
          <w:sz w:val="22"/>
          <w:szCs w:val="22"/>
        </w:rPr>
        <w:t xml:space="preserve"> </w:t>
      </w:r>
      <w:r w:rsidR="00DF19BC" w:rsidRPr="00533952">
        <w:rPr>
          <w:rFonts w:ascii="Tahoma" w:hAnsi="Tahoma" w:cs="Tahoma"/>
          <w:sz w:val="22"/>
          <w:szCs w:val="22"/>
        </w:rPr>
        <w:t>a primeira Data de Integralização</w:t>
      </w:r>
      <w:r w:rsidR="00DF19BC">
        <w:rPr>
          <w:rFonts w:ascii="Tahoma" w:hAnsi="Tahoma" w:cs="Tahoma"/>
          <w:sz w:val="22"/>
          <w:szCs w:val="22"/>
        </w:rPr>
        <w:t xml:space="preserve"> da respectiva Série;</w:t>
      </w:r>
      <w:r w:rsidR="00DF19BC" w:rsidRPr="00533952">
        <w:rPr>
          <w:rFonts w:ascii="Tahoma" w:hAnsi="Tahoma" w:cs="Tahoma"/>
          <w:sz w:val="22"/>
          <w:szCs w:val="22"/>
        </w:rPr>
        <w:t xml:space="preserve">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Primeira Série imediatamente anterior;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Segunda Série, </w:t>
      </w:r>
      <w:r w:rsidR="00DF19BC" w:rsidRPr="00533952">
        <w:rPr>
          <w:rFonts w:ascii="Tahoma" w:hAnsi="Tahoma" w:cs="Tahoma"/>
          <w:sz w:val="22"/>
          <w:szCs w:val="22"/>
        </w:rPr>
        <w:t>imediatamente anterior</w:t>
      </w:r>
      <w:r w:rsidR="00DF19BC">
        <w:rPr>
          <w:rFonts w:ascii="Tahoma" w:hAnsi="Tahoma" w:cs="Tahoma"/>
          <w:sz w:val="22"/>
          <w:szCs w:val="22"/>
        </w:rPr>
        <w:t>, conforme o caso</w:t>
      </w:r>
      <w:r w:rsidRPr="00533952">
        <w:rPr>
          <w:rFonts w:ascii="Tahoma" w:hAnsi="Tahoma" w:cs="Tahoma"/>
          <w:sz w:val="22"/>
          <w:szCs w:val="22"/>
        </w:rPr>
        <w:t>, inclusive, até a data de cálculo, exclusive, calculado com 8 (oito) casas decimais, com arredondamento, apurado da seguinte forma:</w:t>
      </w:r>
    </w:p>
    <w:p w14:paraId="17638BF2" w14:textId="77777777" w:rsidR="000827EC" w:rsidRDefault="000827EC" w:rsidP="00B14690">
      <w:pPr>
        <w:spacing w:after="0" w:line="320" w:lineRule="exact"/>
        <w:ind w:left="720"/>
        <w:rPr>
          <w:rFonts w:ascii="Tahoma" w:hAnsi="Tahoma" w:cs="Tahoma"/>
          <w:sz w:val="22"/>
          <w:szCs w:val="22"/>
        </w:rPr>
      </w:pPr>
    </w:p>
    <w:p w14:paraId="60FC79AF" w14:textId="77777777" w:rsidR="00954603" w:rsidRPr="00533952" w:rsidRDefault="00954603" w:rsidP="00B14690">
      <w:pPr>
        <w:spacing w:after="0" w:line="320" w:lineRule="exact"/>
        <w:ind w:left="720"/>
        <w:rPr>
          <w:rFonts w:ascii="Tahoma" w:hAnsi="Tahoma" w:cs="Tahoma"/>
          <w:sz w:val="22"/>
          <w:szCs w:val="22"/>
        </w:rPr>
      </w:pPr>
    </w:p>
    <w:p w14:paraId="50D5264F" w14:textId="77777777" w:rsidR="00FF253E" w:rsidRPr="00533952" w:rsidRDefault="00FF253E" w:rsidP="00B14690">
      <w:pPr>
        <w:spacing w:after="0" w:line="320" w:lineRule="exact"/>
        <w:ind w:left="720"/>
        <w:jc w:val="center"/>
        <w:rPr>
          <w:rFonts w:ascii="Tahoma" w:hAnsi="Tahoma" w:cs="Tahoma"/>
          <w:sz w:val="22"/>
          <w:szCs w:val="22"/>
        </w:rPr>
      </w:pPr>
    </w:p>
    <w:p w14:paraId="1C2B8895" w14:textId="77777777" w:rsidR="0050064C" w:rsidRPr="00533952" w:rsidRDefault="00DD1332" w:rsidP="00B14690">
      <w:pPr>
        <w:spacing w:after="0" w:line="320" w:lineRule="exact"/>
        <w:ind w:left="720"/>
        <w:jc w:val="center"/>
        <w:rPr>
          <w:rFonts w:ascii="Tahoma" w:hAnsi="Tahoma" w:cs="Tahoma"/>
          <w:sz w:val="22"/>
          <w:szCs w:val="22"/>
        </w:rPr>
      </w:pPr>
      <w:r w:rsidRPr="00533952">
        <w:rPr>
          <w:rFonts w:ascii="Tahoma" w:hAnsi="Tahoma" w:cs="Tahoma"/>
          <w:noProof/>
          <w:sz w:val="22"/>
          <w:szCs w:val="22"/>
        </w:rPr>
        <w:drawing>
          <wp:anchor distT="0" distB="0" distL="114300" distR="114300" simplePos="0" relativeHeight="251658240" behindDoc="0" locked="0" layoutInCell="1" allowOverlap="1" wp14:anchorId="536AB514" wp14:editId="3FB19C34">
            <wp:simplePos x="0" y="0"/>
            <wp:positionH relativeFrom="column">
              <wp:posOffset>1983699</wp:posOffset>
            </wp:positionH>
            <wp:positionV relativeFrom="paragraph">
              <wp:posOffset>-271038</wp:posOffset>
            </wp:positionV>
            <wp:extent cx="2113200" cy="428400"/>
            <wp:effectExtent l="0" t="0" r="1905" b="0"/>
            <wp:wrapNone/>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3200" cy="42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237479" w14:textId="77777777" w:rsidR="00FF253E" w:rsidRPr="00533952" w:rsidRDefault="00FF253E" w:rsidP="00B14690">
      <w:pPr>
        <w:spacing w:after="0" w:line="320" w:lineRule="exact"/>
        <w:ind w:left="720"/>
        <w:rPr>
          <w:rFonts w:ascii="Tahoma" w:hAnsi="Tahoma" w:cs="Tahoma"/>
          <w:sz w:val="22"/>
          <w:szCs w:val="22"/>
        </w:rPr>
      </w:pPr>
    </w:p>
    <w:p w14:paraId="64383693"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Sendo que:</w:t>
      </w:r>
    </w:p>
    <w:p w14:paraId="5B927F77" w14:textId="77777777" w:rsidR="00FF253E" w:rsidRPr="00533952" w:rsidRDefault="00FF253E" w:rsidP="00B14690">
      <w:pPr>
        <w:spacing w:after="0" w:line="320" w:lineRule="exact"/>
        <w:ind w:left="720"/>
        <w:rPr>
          <w:rFonts w:ascii="Tahoma" w:hAnsi="Tahoma" w:cs="Tahoma"/>
          <w:sz w:val="22"/>
          <w:szCs w:val="22"/>
        </w:rPr>
      </w:pPr>
    </w:p>
    <w:p w14:paraId="1E30DECF"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b/>
          <w:sz w:val="22"/>
          <w:szCs w:val="22"/>
        </w:rPr>
        <w:t>n</w:t>
      </w:r>
      <w:r w:rsidRPr="00533952">
        <w:rPr>
          <w:rFonts w:ascii="Tahoma" w:hAnsi="Tahoma" w:cs="Tahoma"/>
          <w:sz w:val="22"/>
          <w:szCs w:val="22"/>
        </w:rPr>
        <w:t xml:space="preserve"> = número total de Taxas DI, consideradas na apuração do </w:t>
      </w:r>
      <w:proofErr w:type="spellStart"/>
      <w:r w:rsidRPr="00533952">
        <w:rPr>
          <w:rFonts w:ascii="Tahoma" w:hAnsi="Tahoma" w:cs="Tahoma"/>
          <w:sz w:val="22"/>
          <w:szCs w:val="22"/>
        </w:rPr>
        <w:t>produtório</w:t>
      </w:r>
      <w:proofErr w:type="spellEnd"/>
      <w:r w:rsidRPr="00533952">
        <w:rPr>
          <w:rFonts w:ascii="Tahoma" w:hAnsi="Tahoma" w:cs="Tahoma"/>
          <w:sz w:val="22"/>
          <w:szCs w:val="22"/>
        </w:rPr>
        <w:t>, sendo "n" um número inteiro;</w:t>
      </w:r>
    </w:p>
    <w:p w14:paraId="53E0783A" w14:textId="77777777" w:rsidR="00FF253E" w:rsidRPr="00533952" w:rsidRDefault="00FF253E" w:rsidP="00B14690">
      <w:pPr>
        <w:spacing w:after="0" w:line="320" w:lineRule="exact"/>
        <w:ind w:left="720"/>
        <w:rPr>
          <w:rFonts w:ascii="Tahoma" w:hAnsi="Tahoma" w:cs="Tahoma"/>
          <w:sz w:val="22"/>
          <w:szCs w:val="22"/>
        </w:rPr>
      </w:pPr>
    </w:p>
    <w:p w14:paraId="6571186B"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b/>
          <w:sz w:val="22"/>
          <w:szCs w:val="22"/>
        </w:rPr>
        <w:lastRenderedPageBreak/>
        <w:t>k</w:t>
      </w:r>
      <w:r w:rsidRPr="00533952">
        <w:rPr>
          <w:rFonts w:ascii="Tahoma" w:hAnsi="Tahoma" w:cs="Tahoma"/>
          <w:sz w:val="22"/>
          <w:szCs w:val="22"/>
        </w:rPr>
        <w:t xml:space="preserve"> = número de ordem das Taxas DI, variando de "1" até "n";</w:t>
      </w:r>
    </w:p>
    <w:p w14:paraId="3EC2A86C" w14:textId="77777777" w:rsidR="00FF253E" w:rsidRPr="00533952" w:rsidRDefault="00FF253E" w:rsidP="00B14690">
      <w:pPr>
        <w:spacing w:after="0" w:line="320" w:lineRule="exact"/>
        <w:ind w:left="720"/>
        <w:rPr>
          <w:rFonts w:ascii="Tahoma" w:hAnsi="Tahoma" w:cs="Tahoma"/>
          <w:sz w:val="22"/>
          <w:szCs w:val="22"/>
        </w:rPr>
      </w:pPr>
    </w:p>
    <w:p w14:paraId="4CC4121F" w14:textId="77777777" w:rsidR="0050064C" w:rsidRDefault="0050064C" w:rsidP="00B14690">
      <w:pPr>
        <w:spacing w:after="0" w:line="320" w:lineRule="exact"/>
        <w:ind w:left="720"/>
        <w:rPr>
          <w:rFonts w:ascii="Tahoma" w:hAnsi="Tahoma" w:cs="Tahoma"/>
          <w:sz w:val="22"/>
          <w:szCs w:val="22"/>
        </w:rPr>
      </w:pPr>
      <w:proofErr w:type="spellStart"/>
      <w:r w:rsidRPr="00533952">
        <w:rPr>
          <w:rFonts w:ascii="Tahoma" w:hAnsi="Tahoma" w:cs="Tahoma"/>
          <w:b/>
          <w:sz w:val="22"/>
          <w:szCs w:val="22"/>
        </w:rPr>
        <w:t>TDI</w:t>
      </w:r>
      <w:r w:rsidRPr="00533952">
        <w:rPr>
          <w:rFonts w:ascii="Tahoma" w:hAnsi="Tahoma" w:cs="Tahoma"/>
          <w:b/>
          <w:sz w:val="22"/>
          <w:szCs w:val="22"/>
          <w:vertAlign w:val="subscript"/>
        </w:rPr>
        <w:t>k</w:t>
      </w:r>
      <w:proofErr w:type="spellEnd"/>
      <w:r w:rsidRPr="00533952">
        <w:rPr>
          <w:rFonts w:ascii="Tahoma" w:hAnsi="Tahoma" w:cs="Tahoma"/>
          <w:sz w:val="22"/>
          <w:szCs w:val="22"/>
        </w:rPr>
        <w:t xml:space="preserve"> = Taxa DI, de ordem "k", expressa ao dia, calculada com 8 (oito) casas decimais, com arredondamento, apurada da seguinte forma:</w:t>
      </w:r>
    </w:p>
    <w:p w14:paraId="18F815C4" w14:textId="77777777" w:rsidR="00954603" w:rsidRDefault="00954603" w:rsidP="00B14690">
      <w:pPr>
        <w:spacing w:after="0" w:line="320" w:lineRule="exact"/>
        <w:ind w:left="720"/>
        <w:rPr>
          <w:rFonts w:ascii="Tahoma" w:hAnsi="Tahoma" w:cs="Tahoma"/>
          <w:sz w:val="22"/>
          <w:szCs w:val="22"/>
        </w:rPr>
      </w:pPr>
    </w:p>
    <w:p w14:paraId="0067C644" w14:textId="77777777" w:rsidR="00954603" w:rsidRPr="00533952" w:rsidRDefault="00954603" w:rsidP="00B14690">
      <w:pPr>
        <w:spacing w:after="0" w:line="320" w:lineRule="exact"/>
        <w:ind w:left="720"/>
        <w:rPr>
          <w:rFonts w:ascii="Tahoma" w:hAnsi="Tahoma" w:cs="Tahoma"/>
          <w:sz w:val="22"/>
          <w:szCs w:val="22"/>
        </w:rPr>
      </w:pPr>
    </w:p>
    <w:p w14:paraId="282DCBD0" w14:textId="77777777" w:rsidR="00FF253E" w:rsidRPr="00533952" w:rsidRDefault="00FF253E" w:rsidP="00B14690">
      <w:pPr>
        <w:spacing w:after="0" w:line="320" w:lineRule="exact"/>
        <w:ind w:left="720"/>
        <w:jc w:val="center"/>
        <w:rPr>
          <w:rFonts w:ascii="Tahoma" w:hAnsi="Tahoma" w:cs="Tahoma"/>
          <w:sz w:val="22"/>
          <w:szCs w:val="22"/>
        </w:rPr>
      </w:pPr>
    </w:p>
    <w:p w14:paraId="7FF0AB60" w14:textId="77777777" w:rsidR="0050064C" w:rsidRPr="00533952" w:rsidRDefault="00DD1332" w:rsidP="00B14690">
      <w:pPr>
        <w:spacing w:after="0" w:line="320" w:lineRule="exact"/>
        <w:ind w:left="720"/>
        <w:jc w:val="center"/>
        <w:rPr>
          <w:rFonts w:ascii="Tahoma" w:hAnsi="Tahoma" w:cs="Tahoma"/>
          <w:sz w:val="22"/>
          <w:szCs w:val="22"/>
        </w:rPr>
      </w:pPr>
      <w:r w:rsidRPr="00533952">
        <w:rPr>
          <w:rFonts w:ascii="Tahoma" w:hAnsi="Tahoma" w:cs="Tahoma"/>
          <w:noProof/>
          <w:sz w:val="22"/>
          <w:szCs w:val="22"/>
        </w:rPr>
        <w:drawing>
          <wp:anchor distT="0" distB="0" distL="114300" distR="114300" simplePos="0" relativeHeight="251659264" behindDoc="0" locked="0" layoutInCell="1" allowOverlap="1" wp14:anchorId="1BC24BDD" wp14:editId="07E51004">
            <wp:simplePos x="0" y="0"/>
            <wp:positionH relativeFrom="column">
              <wp:posOffset>2292457</wp:posOffset>
            </wp:positionH>
            <wp:positionV relativeFrom="paragraph">
              <wp:posOffset>-359443</wp:posOffset>
            </wp:positionV>
            <wp:extent cx="1494000" cy="525600"/>
            <wp:effectExtent l="0" t="0" r="0" b="8255"/>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4000" cy="52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EB6EAC" w14:textId="77777777" w:rsidR="00FF253E" w:rsidRPr="00533952" w:rsidRDefault="00FF253E" w:rsidP="00B14690">
      <w:pPr>
        <w:spacing w:after="0" w:line="320" w:lineRule="exact"/>
        <w:ind w:left="720"/>
        <w:rPr>
          <w:rFonts w:ascii="Tahoma" w:hAnsi="Tahoma" w:cs="Tahoma"/>
          <w:sz w:val="22"/>
          <w:szCs w:val="22"/>
        </w:rPr>
      </w:pPr>
    </w:p>
    <w:p w14:paraId="39018C6F"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Sendo que:</w:t>
      </w:r>
    </w:p>
    <w:p w14:paraId="0B7550E6" w14:textId="77777777" w:rsidR="00FF253E" w:rsidRPr="00533952" w:rsidRDefault="00FF253E" w:rsidP="00B14690">
      <w:pPr>
        <w:spacing w:after="0" w:line="320" w:lineRule="exact"/>
        <w:ind w:left="720"/>
        <w:rPr>
          <w:rFonts w:ascii="Tahoma" w:hAnsi="Tahoma" w:cs="Tahoma"/>
          <w:sz w:val="22"/>
          <w:szCs w:val="22"/>
        </w:rPr>
      </w:pPr>
    </w:p>
    <w:p w14:paraId="2EAD417A" w14:textId="77777777" w:rsidR="0050064C" w:rsidRPr="00533952" w:rsidRDefault="0050064C" w:rsidP="00B14690">
      <w:pPr>
        <w:spacing w:after="0" w:line="320" w:lineRule="exact"/>
        <w:ind w:left="720"/>
        <w:rPr>
          <w:rFonts w:ascii="Tahoma" w:hAnsi="Tahoma" w:cs="Tahoma"/>
          <w:sz w:val="22"/>
          <w:szCs w:val="22"/>
        </w:rPr>
      </w:pPr>
      <w:proofErr w:type="spellStart"/>
      <w:r w:rsidRPr="00533952">
        <w:rPr>
          <w:rFonts w:ascii="Tahoma" w:hAnsi="Tahoma" w:cs="Tahoma"/>
          <w:b/>
          <w:sz w:val="22"/>
          <w:szCs w:val="22"/>
        </w:rPr>
        <w:t>DI</w:t>
      </w:r>
      <w:r w:rsidRPr="00533952">
        <w:rPr>
          <w:rFonts w:ascii="Tahoma" w:hAnsi="Tahoma" w:cs="Tahoma"/>
          <w:b/>
          <w:sz w:val="22"/>
          <w:szCs w:val="22"/>
          <w:vertAlign w:val="subscript"/>
        </w:rPr>
        <w:t>k</w:t>
      </w:r>
      <w:proofErr w:type="spellEnd"/>
      <w:r w:rsidRPr="00533952">
        <w:rPr>
          <w:rFonts w:ascii="Tahoma" w:hAnsi="Tahoma" w:cs="Tahoma"/>
          <w:sz w:val="22"/>
          <w:szCs w:val="22"/>
        </w:rPr>
        <w:t xml:space="preserve"> = Taxa DI, de ordem "k", divulgada pela B3, utilizada com 2 (duas) casas decimais;</w:t>
      </w:r>
    </w:p>
    <w:p w14:paraId="47B5A875" w14:textId="77777777" w:rsidR="00FF253E" w:rsidRPr="00533952" w:rsidRDefault="00FF253E" w:rsidP="00B14690">
      <w:pPr>
        <w:spacing w:after="0" w:line="320" w:lineRule="exact"/>
        <w:ind w:left="720"/>
        <w:rPr>
          <w:rFonts w:ascii="Tahoma" w:hAnsi="Tahoma" w:cs="Tahoma"/>
          <w:sz w:val="22"/>
          <w:szCs w:val="22"/>
        </w:rPr>
      </w:pPr>
    </w:p>
    <w:p w14:paraId="1F0C60C1" w14:textId="77777777" w:rsidR="0050064C" w:rsidRDefault="0050064C" w:rsidP="00B14690">
      <w:pPr>
        <w:spacing w:after="0" w:line="320" w:lineRule="exact"/>
        <w:ind w:left="720"/>
        <w:rPr>
          <w:rFonts w:ascii="Tahoma" w:hAnsi="Tahoma" w:cs="Tahoma"/>
          <w:sz w:val="22"/>
          <w:szCs w:val="22"/>
        </w:rPr>
      </w:pPr>
      <w:proofErr w:type="spellStart"/>
      <w:r w:rsidRPr="00533952">
        <w:rPr>
          <w:rFonts w:ascii="Tahoma" w:hAnsi="Tahoma" w:cs="Tahoma"/>
          <w:b/>
          <w:sz w:val="22"/>
          <w:szCs w:val="22"/>
        </w:rPr>
        <w:t>FatorSpread</w:t>
      </w:r>
      <w:proofErr w:type="spellEnd"/>
      <w:r w:rsidRPr="00533952">
        <w:rPr>
          <w:rFonts w:ascii="Tahoma" w:hAnsi="Tahoma" w:cs="Tahoma"/>
          <w:sz w:val="22"/>
          <w:szCs w:val="22"/>
        </w:rPr>
        <w:t xml:space="preserve"> = Sobretaxa, calculada com 9 (nove) casas decimais, com arredondamento, apurado da seguinte forma:</w:t>
      </w:r>
    </w:p>
    <w:p w14:paraId="38E89432" w14:textId="77777777" w:rsidR="00954603" w:rsidRDefault="00954603" w:rsidP="00B14690">
      <w:pPr>
        <w:spacing w:after="0" w:line="320" w:lineRule="exact"/>
        <w:ind w:left="720"/>
        <w:rPr>
          <w:rFonts w:ascii="Tahoma" w:hAnsi="Tahoma" w:cs="Tahoma"/>
          <w:sz w:val="22"/>
          <w:szCs w:val="22"/>
        </w:rPr>
      </w:pPr>
    </w:p>
    <w:p w14:paraId="4D8A11F6" w14:textId="77777777" w:rsidR="00954603" w:rsidRPr="00533952" w:rsidRDefault="00954603" w:rsidP="00B14690">
      <w:pPr>
        <w:spacing w:after="0" w:line="320" w:lineRule="exact"/>
        <w:ind w:left="720"/>
        <w:rPr>
          <w:rFonts w:ascii="Tahoma" w:hAnsi="Tahoma" w:cs="Tahoma"/>
          <w:sz w:val="22"/>
          <w:szCs w:val="22"/>
        </w:rPr>
      </w:pPr>
    </w:p>
    <w:p w14:paraId="44DFF55D" w14:textId="77777777" w:rsidR="00FF253E" w:rsidRPr="00533952" w:rsidRDefault="00FF253E" w:rsidP="00B14690">
      <w:pPr>
        <w:spacing w:after="0" w:line="320" w:lineRule="exact"/>
        <w:ind w:left="720"/>
        <w:rPr>
          <w:rFonts w:ascii="Tahoma" w:hAnsi="Tahoma" w:cs="Tahoma"/>
          <w:sz w:val="22"/>
          <w:szCs w:val="22"/>
        </w:rPr>
      </w:pPr>
    </w:p>
    <w:p w14:paraId="5ED4D94F" w14:textId="77777777" w:rsidR="0050064C" w:rsidRPr="00533952" w:rsidRDefault="00295647" w:rsidP="00B14690">
      <w:pPr>
        <w:spacing w:after="0" w:line="320" w:lineRule="exact"/>
        <w:ind w:left="720"/>
        <w:jc w:val="center"/>
        <w:rPr>
          <w:rFonts w:ascii="Tahoma" w:hAnsi="Tahoma" w:cs="Tahoma"/>
          <w:sz w:val="22"/>
          <w:szCs w:val="22"/>
        </w:rPr>
      </w:pPr>
      <w:r>
        <w:rPr>
          <w:noProof/>
        </w:rPr>
        <w:drawing>
          <wp:anchor distT="0" distB="0" distL="114300" distR="114300" simplePos="0" relativeHeight="251661312" behindDoc="0" locked="0" layoutInCell="1" allowOverlap="1" wp14:anchorId="79A41BCD" wp14:editId="27CB8A13">
            <wp:simplePos x="0" y="0"/>
            <wp:positionH relativeFrom="column">
              <wp:posOffset>1901190</wp:posOffset>
            </wp:positionH>
            <wp:positionV relativeFrom="paragraph">
              <wp:posOffset>-482600</wp:posOffset>
            </wp:positionV>
            <wp:extent cx="2280285" cy="653415"/>
            <wp:effectExtent l="0" t="0" r="5715"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0285" cy="653415"/>
                    </a:xfrm>
                    <a:prstGeom prst="rect">
                      <a:avLst/>
                    </a:prstGeom>
                    <a:noFill/>
                  </pic:spPr>
                </pic:pic>
              </a:graphicData>
            </a:graphic>
            <wp14:sizeRelH relativeFrom="page">
              <wp14:pctWidth>0</wp14:pctWidth>
            </wp14:sizeRelH>
            <wp14:sizeRelV relativeFrom="page">
              <wp14:pctHeight>0</wp14:pctHeight>
            </wp14:sizeRelV>
          </wp:anchor>
        </w:drawing>
      </w:r>
    </w:p>
    <w:p w14:paraId="26A19473" w14:textId="77777777" w:rsidR="00FF253E" w:rsidRPr="00533952" w:rsidRDefault="00FF253E" w:rsidP="00B14690">
      <w:pPr>
        <w:spacing w:after="0" w:line="320" w:lineRule="exact"/>
        <w:ind w:left="720"/>
        <w:rPr>
          <w:rFonts w:ascii="Tahoma" w:hAnsi="Tahoma" w:cs="Tahoma"/>
          <w:sz w:val="22"/>
          <w:szCs w:val="22"/>
        </w:rPr>
      </w:pPr>
    </w:p>
    <w:p w14:paraId="1FC8D712"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Sendo que:</w:t>
      </w:r>
    </w:p>
    <w:p w14:paraId="76EF9877" w14:textId="77777777" w:rsidR="00FF253E" w:rsidRPr="00533952" w:rsidRDefault="00FF253E" w:rsidP="00B14690">
      <w:pPr>
        <w:spacing w:after="0" w:line="320" w:lineRule="exact"/>
        <w:ind w:left="720"/>
        <w:rPr>
          <w:rFonts w:ascii="Tahoma" w:hAnsi="Tahoma" w:cs="Tahoma"/>
          <w:i/>
          <w:sz w:val="22"/>
          <w:szCs w:val="22"/>
        </w:rPr>
      </w:pPr>
    </w:p>
    <w:p w14:paraId="60B8FFA5"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b/>
          <w:i/>
          <w:sz w:val="22"/>
          <w:szCs w:val="22"/>
        </w:rPr>
        <w:t>spread</w:t>
      </w:r>
      <w:r w:rsidRPr="00533952">
        <w:rPr>
          <w:rFonts w:ascii="Tahoma" w:hAnsi="Tahoma" w:cs="Tahoma"/>
          <w:sz w:val="22"/>
          <w:szCs w:val="22"/>
        </w:rPr>
        <w:t xml:space="preserve"> = 2,</w:t>
      </w:r>
      <w:r w:rsidR="00954603">
        <w:rPr>
          <w:rFonts w:ascii="Tahoma" w:hAnsi="Tahoma" w:cs="Tahoma"/>
          <w:sz w:val="22"/>
          <w:szCs w:val="22"/>
        </w:rPr>
        <w:t>9000</w:t>
      </w:r>
      <w:r w:rsidRPr="00533952">
        <w:rPr>
          <w:rFonts w:ascii="Tahoma" w:hAnsi="Tahoma" w:cs="Tahoma"/>
          <w:sz w:val="22"/>
          <w:szCs w:val="22"/>
        </w:rPr>
        <w:t xml:space="preserve"> (dois inteiros e </w:t>
      </w:r>
      <w:r w:rsidR="00954603">
        <w:rPr>
          <w:rFonts w:ascii="Tahoma" w:hAnsi="Tahoma" w:cs="Tahoma"/>
          <w:sz w:val="22"/>
          <w:szCs w:val="22"/>
        </w:rPr>
        <w:t xml:space="preserve">noventa </w:t>
      </w:r>
      <w:r w:rsidRPr="00533952">
        <w:rPr>
          <w:rFonts w:ascii="Tahoma" w:hAnsi="Tahoma" w:cs="Tahoma"/>
          <w:sz w:val="22"/>
          <w:szCs w:val="22"/>
        </w:rPr>
        <w:t>centésimos)</w:t>
      </w:r>
      <w:r w:rsidR="000827EC">
        <w:rPr>
          <w:rFonts w:ascii="Tahoma" w:hAnsi="Tahoma" w:cs="Tahoma"/>
          <w:sz w:val="22"/>
          <w:szCs w:val="22"/>
        </w:rPr>
        <w:t>, para as Debêntures da Primeira Série; e</w:t>
      </w:r>
      <w:r w:rsidRPr="00533952">
        <w:rPr>
          <w:rFonts w:ascii="Tahoma" w:hAnsi="Tahoma" w:cs="Tahoma"/>
          <w:sz w:val="22"/>
          <w:szCs w:val="22"/>
        </w:rPr>
        <w:t xml:space="preserve"> </w:t>
      </w:r>
      <w:r w:rsidR="000827EC">
        <w:rPr>
          <w:rFonts w:ascii="Tahoma" w:hAnsi="Tahoma" w:cs="Tahoma"/>
          <w:sz w:val="22"/>
          <w:szCs w:val="22"/>
        </w:rPr>
        <w:t>3,3500 (três inteiros e trinta e cinco centésimos), para as Debêntures da Segunda Série</w:t>
      </w:r>
      <w:r w:rsidRPr="00533952">
        <w:rPr>
          <w:rFonts w:ascii="Tahoma" w:hAnsi="Tahoma" w:cs="Tahoma"/>
          <w:sz w:val="22"/>
          <w:szCs w:val="22"/>
        </w:rPr>
        <w:t>; e</w:t>
      </w:r>
    </w:p>
    <w:p w14:paraId="343444DE" w14:textId="77777777" w:rsidR="00FF253E" w:rsidRPr="00533952" w:rsidRDefault="00FF253E" w:rsidP="00B14690">
      <w:pPr>
        <w:spacing w:after="0" w:line="320" w:lineRule="exact"/>
        <w:ind w:left="720"/>
        <w:rPr>
          <w:rFonts w:ascii="Tahoma" w:hAnsi="Tahoma" w:cs="Tahoma"/>
          <w:sz w:val="22"/>
          <w:szCs w:val="22"/>
        </w:rPr>
      </w:pPr>
    </w:p>
    <w:p w14:paraId="5442D004" w14:textId="77777777" w:rsidR="0050064C" w:rsidRDefault="0050064C" w:rsidP="00B14690">
      <w:pPr>
        <w:spacing w:after="0" w:line="320" w:lineRule="exact"/>
        <w:ind w:left="720"/>
        <w:rPr>
          <w:rFonts w:ascii="Tahoma" w:hAnsi="Tahoma" w:cs="Tahoma"/>
          <w:sz w:val="22"/>
          <w:szCs w:val="22"/>
        </w:rPr>
      </w:pPr>
      <w:r w:rsidRPr="00533952">
        <w:rPr>
          <w:rFonts w:ascii="Tahoma" w:hAnsi="Tahoma" w:cs="Tahoma"/>
          <w:b/>
          <w:sz w:val="22"/>
          <w:szCs w:val="22"/>
        </w:rPr>
        <w:t>n</w:t>
      </w:r>
      <w:r w:rsidRPr="00533952">
        <w:rPr>
          <w:rFonts w:ascii="Tahoma" w:hAnsi="Tahoma" w:cs="Tahoma"/>
          <w:sz w:val="22"/>
          <w:szCs w:val="22"/>
        </w:rPr>
        <w:t xml:space="preserve"> = número de dias úteis entre</w:t>
      </w:r>
      <w:r w:rsidR="00DF19BC">
        <w:rPr>
          <w:rFonts w:ascii="Tahoma" w:hAnsi="Tahoma" w:cs="Tahoma"/>
          <w:sz w:val="22"/>
          <w:szCs w:val="22"/>
        </w:rPr>
        <w:t>:</w:t>
      </w:r>
      <w:r w:rsidR="00DF19BC" w:rsidRPr="00533952">
        <w:rPr>
          <w:rFonts w:ascii="Tahoma" w:hAnsi="Tahoma" w:cs="Tahoma"/>
          <w:sz w:val="22"/>
          <w:szCs w:val="22"/>
        </w:rPr>
        <w:t xml:space="preserve"> </w:t>
      </w:r>
      <w:r w:rsidR="00DF19BC" w:rsidRPr="00CA35A8">
        <w:rPr>
          <w:rFonts w:ascii="Tahoma" w:hAnsi="Tahoma" w:cs="Tahoma"/>
          <w:b/>
          <w:sz w:val="22"/>
          <w:szCs w:val="22"/>
        </w:rPr>
        <w:t>(i)</w:t>
      </w:r>
      <w:r w:rsidR="00DF19BC">
        <w:rPr>
          <w:rFonts w:ascii="Tahoma" w:hAnsi="Tahoma" w:cs="Tahoma"/>
          <w:sz w:val="22"/>
          <w:szCs w:val="22"/>
        </w:rPr>
        <w:t xml:space="preserve"> </w:t>
      </w:r>
      <w:r w:rsidR="00DF19BC" w:rsidRPr="00533952">
        <w:rPr>
          <w:rFonts w:ascii="Tahoma" w:hAnsi="Tahoma" w:cs="Tahoma"/>
          <w:sz w:val="22"/>
          <w:szCs w:val="22"/>
        </w:rPr>
        <w:t>a primeira Data de Integralização</w:t>
      </w:r>
      <w:r w:rsidR="00DF19BC">
        <w:rPr>
          <w:rFonts w:ascii="Tahoma" w:hAnsi="Tahoma" w:cs="Tahoma"/>
          <w:sz w:val="22"/>
          <w:szCs w:val="22"/>
        </w:rPr>
        <w:t xml:space="preserve"> da respectiva Série;</w:t>
      </w:r>
      <w:r w:rsidR="00DF19BC" w:rsidRPr="00533952">
        <w:rPr>
          <w:rFonts w:ascii="Tahoma" w:hAnsi="Tahoma" w:cs="Tahoma"/>
          <w:sz w:val="22"/>
          <w:szCs w:val="22"/>
        </w:rPr>
        <w:t xml:space="preserve">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Primeira Série imediatamente anterior;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Segunda Série, </w:t>
      </w:r>
      <w:r w:rsidR="00DF19BC" w:rsidRPr="00533952">
        <w:rPr>
          <w:rFonts w:ascii="Tahoma" w:hAnsi="Tahoma" w:cs="Tahoma"/>
          <w:sz w:val="22"/>
          <w:szCs w:val="22"/>
        </w:rPr>
        <w:t>imediatamente anterior</w:t>
      </w:r>
      <w:r w:rsidR="00DF19BC">
        <w:rPr>
          <w:rFonts w:ascii="Tahoma" w:hAnsi="Tahoma" w:cs="Tahoma"/>
          <w:sz w:val="22"/>
          <w:szCs w:val="22"/>
        </w:rPr>
        <w:t>, conforme o caso</w:t>
      </w:r>
      <w:r w:rsidR="00DF19BC" w:rsidRPr="00533952">
        <w:rPr>
          <w:rFonts w:ascii="Tahoma" w:hAnsi="Tahoma" w:cs="Tahoma"/>
          <w:sz w:val="22"/>
          <w:szCs w:val="22"/>
        </w:rPr>
        <w:t>, até a data do efetivo pagamento</w:t>
      </w:r>
      <w:r w:rsidRPr="00533952">
        <w:rPr>
          <w:rFonts w:ascii="Tahoma" w:hAnsi="Tahoma" w:cs="Tahoma"/>
          <w:sz w:val="22"/>
          <w:szCs w:val="22"/>
        </w:rPr>
        <w:t>, e a data de cálculo, sendo "n" um número inteiro.</w:t>
      </w:r>
    </w:p>
    <w:p w14:paraId="2232FB5A" w14:textId="77777777" w:rsidR="00954603" w:rsidRPr="00533952" w:rsidRDefault="00954603" w:rsidP="00B14690">
      <w:pPr>
        <w:spacing w:after="0" w:line="320" w:lineRule="exact"/>
        <w:ind w:left="720"/>
        <w:rPr>
          <w:rFonts w:ascii="Tahoma" w:hAnsi="Tahoma" w:cs="Tahoma"/>
          <w:sz w:val="22"/>
          <w:szCs w:val="22"/>
        </w:rPr>
      </w:pPr>
    </w:p>
    <w:p w14:paraId="18E173A1"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Observações:</w:t>
      </w:r>
    </w:p>
    <w:p w14:paraId="1C1DA95A" w14:textId="77777777" w:rsidR="00FF253E" w:rsidRPr="00533952" w:rsidRDefault="00FF253E" w:rsidP="00B14690">
      <w:pPr>
        <w:spacing w:after="0" w:line="320" w:lineRule="exact"/>
        <w:ind w:left="720"/>
        <w:rPr>
          <w:rFonts w:ascii="Tahoma" w:hAnsi="Tahoma" w:cs="Tahoma"/>
          <w:sz w:val="22"/>
          <w:szCs w:val="22"/>
        </w:rPr>
      </w:pPr>
    </w:p>
    <w:p w14:paraId="38F6AE93"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 xml:space="preserve">O fator resultante da expressão (1 + </w:t>
      </w:r>
      <w:proofErr w:type="spellStart"/>
      <w:r w:rsidRPr="00533952">
        <w:rPr>
          <w:rFonts w:ascii="Tahoma" w:hAnsi="Tahoma" w:cs="Tahoma"/>
          <w:sz w:val="22"/>
          <w:szCs w:val="22"/>
        </w:rPr>
        <w:t>TDI</w:t>
      </w:r>
      <w:r w:rsidRPr="00533952">
        <w:rPr>
          <w:rFonts w:ascii="Tahoma" w:hAnsi="Tahoma" w:cs="Tahoma"/>
          <w:sz w:val="22"/>
          <w:szCs w:val="22"/>
          <w:vertAlign w:val="subscript"/>
        </w:rPr>
        <w:t>k</w:t>
      </w:r>
      <w:proofErr w:type="spellEnd"/>
      <w:r w:rsidRPr="00533952">
        <w:rPr>
          <w:rFonts w:ascii="Tahoma" w:hAnsi="Tahoma" w:cs="Tahoma"/>
          <w:sz w:val="22"/>
          <w:szCs w:val="22"/>
        </w:rPr>
        <w:t>) é considerado com 16 (dezesseis) casas decimais, sem arredondamento.</w:t>
      </w:r>
    </w:p>
    <w:p w14:paraId="6A93FED0" w14:textId="77777777" w:rsidR="00FF253E" w:rsidRPr="00533952" w:rsidRDefault="00FF253E" w:rsidP="00B14690">
      <w:pPr>
        <w:spacing w:after="0" w:line="320" w:lineRule="exact"/>
        <w:ind w:left="720"/>
        <w:rPr>
          <w:rFonts w:ascii="Tahoma" w:hAnsi="Tahoma" w:cs="Tahoma"/>
          <w:sz w:val="22"/>
          <w:szCs w:val="22"/>
        </w:rPr>
      </w:pPr>
    </w:p>
    <w:p w14:paraId="4AA3615B"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lastRenderedPageBreak/>
        <w:t xml:space="preserve">Efetua-se o </w:t>
      </w:r>
      <w:proofErr w:type="spellStart"/>
      <w:r w:rsidRPr="00533952">
        <w:rPr>
          <w:rFonts w:ascii="Tahoma" w:hAnsi="Tahoma" w:cs="Tahoma"/>
          <w:sz w:val="22"/>
          <w:szCs w:val="22"/>
        </w:rPr>
        <w:t>produtório</w:t>
      </w:r>
      <w:proofErr w:type="spellEnd"/>
      <w:r w:rsidRPr="00533952">
        <w:rPr>
          <w:rFonts w:ascii="Tahoma" w:hAnsi="Tahoma" w:cs="Tahoma"/>
          <w:sz w:val="22"/>
          <w:szCs w:val="22"/>
        </w:rPr>
        <w:t xml:space="preserve"> dos fatores (1 + </w:t>
      </w:r>
      <w:proofErr w:type="spellStart"/>
      <w:r w:rsidRPr="00533952">
        <w:rPr>
          <w:rFonts w:ascii="Tahoma" w:hAnsi="Tahoma" w:cs="Tahoma"/>
          <w:sz w:val="22"/>
          <w:szCs w:val="22"/>
        </w:rPr>
        <w:t>TDI</w:t>
      </w:r>
      <w:r w:rsidRPr="00533952">
        <w:rPr>
          <w:rFonts w:ascii="Tahoma" w:hAnsi="Tahoma" w:cs="Tahoma"/>
          <w:sz w:val="22"/>
          <w:szCs w:val="22"/>
          <w:vertAlign w:val="subscript"/>
        </w:rPr>
        <w:t>k</w:t>
      </w:r>
      <w:proofErr w:type="spellEnd"/>
      <w:r w:rsidRPr="00533952">
        <w:rPr>
          <w:rFonts w:ascii="Tahoma" w:hAnsi="Tahoma" w:cs="Tahoma"/>
          <w:sz w:val="22"/>
          <w:szCs w:val="22"/>
        </w:rPr>
        <w:t>), sendo que a cada fator acumulado, trunca-se o resultado com 16 (dezesseis) casas decimais, aplicando-se o próximo fator diário, e assim por diante até o último considerado.</w:t>
      </w:r>
    </w:p>
    <w:p w14:paraId="78DABA32" w14:textId="77777777" w:rsidR="00FF253E" w:rsidRPr="00533952" w:rsidRDefault="00FF253E" w:rsidP="00B14690">
      <w:pPr>
        <w:spacing w:after="0" w:line="320" w:lineRule="exact"/>
        <w:ind w:left="720"/>
        <w:rPr>
          <w:rFonts w:ascii="Tahoma" w:hAnsi="Tahoma" w:cs="Tahoma"/>
          <w:sz w:val="22"/>
          <w:szCs w:val="22"/>
        </w:rPr>
      </w:pPr>
    </w:p>
    <w:p w14:paraId="7A25FDB5"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Estando os fatores acumulados, considera-se o fator resultante "Fator DI" com 8 (oito) casas decimais, com arredondamento.</w:t>
      </w:r>
    </w:p>
    <w:p w14:paraId="1E82F82D" w14:textId="77777777" w:rsidR="00FF253E" w:rsidRPr="00533952" w:rsidRDefault="00FF253E" w:rsidP="00B14690">
      <w:pPr>
        <w:spacing w:after="0" w:line="320" w:lineRule="exact"/>
        <w:ind w:left="720"/>
        <w:rPr>
          <w:rFonts w:ascii="Tahoma" w:hAnsi="Tahoma" w:cs="Tahoma"/>
          <w:sz w:val="22"/>
          <w:szCs w:val="22"/>
        </w:rPr>
      </w:pPr>
    </w:p>
    <w:p w14:paraId="21778DB9"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 xml:space="preserve">O fator resultante da expressão (Fator DI x </w:t>
      </w:r>
      <w:proofErr w:type="spellStart"/>
      <w:r w:rsidRPr="00533952">
        <w:rPr>
          <w:rFonts w:ascii="Tahoma" w:hAnsi="Tahoma" w:cs="Tahoma"/>
          <w:sz w:val="22"/>
          <w:szCs w:val="22"/>
        </w:rPr>
        <w:t>FatorSpread</w:t>
      </w:r>
      <w:proofErr w:type="spellEnd"/>
      <w:r w:rsidRPr="00533952">
        <w:rPr>
          <w:rFonts w:ascii="Tahoma" w:hAnsi="Tahoma" w:cs="Tahoma"/>
          <w:sz w:val="22"/>
          <w:szCs w:val="22"/>
        </w:rPr>
        <w:t>) deve ser considerado com 9 (nove) casas decimais, com arredondamento.</w:t>
      </w:r>
    </w:p>
    <w:p w14:paraId="0284AE9A" w14:textId="77777777" w:rsidR="00FF253E" w:rsidRPr="00533952" w:rsidRDefault="00FF253E" w:rsidP="00B14690">
      <w:pPr>
        <w:spacing w:after="0" w:line="320" w:lineRule="exact"/>
        <w:ind w:left="720"/>
        <w:rPr>
          <w:rFonts w:ascii="Tahoma" w:hAnsi="Tahoma" w:cs="Tahoma"/>
          <w:sz w:val="22"/>
          <w:szCs w:val="22"/>
        </w:rPr>
      </w:pPr>
    </w:p>
    <w:p w14:paraId="372B0CDB" w14:textId="77777777" w:rsidR="0050064C" w:rsidRPr="00533952" w:rsidRDefault="0050064C" w:rsidP="00B14690">
      <w:pPr>
        <w:spacing w:after="0" w:line="320" w:lineRule="exact"/>
        <w:ind w:left="720"/>
        <w:rPr>
          <w:rFonts w:ascii="Tahoma" w:hAnsi="Tahoma" w:cs="Tahoma"/>
          <w:sz w:val="22"/>
          <w:szCs w:val="22"/>
        </w:rPr>
      </w:pPr>
      <w:r w:rsidRPr="00533952">
        <w:rPr>
          <w:rFonts w:ascii="Tahoma" w:hAnsi="Tahoma" w:cs="Tahoma"/>
          <w:sz w:val="22"/>
          <w:szCs w:val="22"/>
        </w:rPr>
        <w:t>A Taxa DI deverá ser utilizada considerando idêntico número de casas decimais divulgado pela entidade responsável por seu cálculo, salvo quando expressamente indicado de outra forma.</w:t>
      </w:r>
    </w:p>
    <w:p w14:paraId="09990F45" w14:textId="77777777" w:rsidR="0004737E" w:rsidRPr="00533952" w:rsidRDefault="0004737E" w:rsidP="00B14690">
      <w:pPr>
        <w:spacing w:after="0" w:line="320" w:lineRule="exact"/>
        <w:rPr>
          <w:rFonts w:ascii="Tahoma" w:hAnsi="Tahoma" w:cs="Tahoma"/>
          <w:sz w:val="22"/>
          <w:szCs w:val="22"/>
        </w:rPr>
      </w:pPr>
    </w:p>
    <w:p w14:paraId="4FEB8F26" w14:textId="77777777" w:rsidR="001E7DCD" w:rsidRPr="00533952" w:rsidRDefault="00DD607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4.10</w:t>
      </w:r>
      <w:r w:rsidR="00954603">
        <w:rPr>
          <w:rFonts w:ascii="Tahoma" w:hAnsi="Tahoma" w:cs="Tahoma"/>
          <w:sz w:val="22"/>
          <w:szCs w:val="22"/>
        </w:rPr>
        <w:t>.</w:t>
      </w:r>
      <w:r w:rsidRPr="00533952">
        <w:rPr>
          <w:rFonts w:ascii="Tahoma" w:hAnsi="Tahoma" w:cs="Tahoma"/>
          <w:sz w:val="22"/>
          <w:szCs w:val="22"/>
        </w:rPr>
        <w:t>2</w:t>
      </w:r>
      <w:r w:rsidR="001E7DCD" w:rsidRPr="00533952">
        <w:rPr>
          <w:rFonts w:ascii="Tahoma" w:hAnsi="Tahoma" w:cs="Tahoma"/>
          <w:sz w:val="22"/>
          <w:szCs w:val="22"/>
        </w:rPr>
        <w:t>.</w:t>
      </w:r>
      <w:r w:rsidR="00A046B4" w:rsidRPr="00533952">
        <w:rPr>
          <w:rFonts w:ascii="Tahoma" w:hAnsi="Tahoma" w:cs="Tahoma"/>
          <w:sz w:val="22"/>
          <w:szCs w:val="22"/>
        </w:rPr>
        <w:t xml:space="preserve"> </w:t>
      </w:r>
      <w:r w:rsidR="006A65FA" w:rsidRPr="00533952">
        <w:rPr>
          <w:rFonts w:ascii="Tahoma" w:hAnsi="Tahoma" w:cs="Tahoma"/>
          <w:sz w:val="22"/>
          <w:szCs w:val="22"/>
        </w:rPr>
        <w:t>S</w:t>
      </w:r>
      <w:r w:rsidR="001E7DCD" w:rsidRPr="00533952">
        <w:rPr>
          <w:rFonts w:ascii="Tahoma" w:hAnsi="Tahoma" w:cs="Tahoma"/>
          <w:sz w:val="22"/>
          <w:szCs w:val="22"/>
        </w:rPr>
        <w:t>e, quando do cálculo de quaisquer obrigações pecuniárias relativas às Debêntures previstas nesta Escritura de Emissão, a Taxa DI não estiver disponível, será utilizado, em sua substituição, o percentual correspondente à última Taxa DI divulgada oficialmente até a data do cálculo, não sendo devidas quaisquer compensações financeiras, multas ou penalidades entre a Companhia,</w:t>
      </w:r>
      <w:r w:rsidR="00E94AA8" w:rsidRPr="00533952">
        <w:rPr>
          <w:rFonts w:ascii="Tahoma" w:hAnsi="Tahoma" w:cs="Tahoma"/>
          <w:sz w:val="22"/>
          <w:szCs w:val="22"/>
        </w:rPr>
        <w:t xml:space="preserve"> </w:t>
      </w:r>
      <w:r w:rsidR="004A7725" w:rsidRPr="00533952">
        <w:rPr>
          <w:rFonts w:ascii="Tahoma" w:hAnsi="Tahoma" w:cs="Tahoma"/>
          <w:sz w:val="22"/>
          <w:szCs w:val="22"/>
        </w:rPr>
        <w:t>os Garantidores</w:t>
      </w:r>
      <w:r w:rsidR="006A65FA" w:rsidRPr="00533952">
        <w:rPr>
          <w:rFonts w:ascii="Tahoma" w:hAnsi="Tahoma" w:cs="Tahoma"/>
          <w:sz w:val="22"/>
          <w:szCs w:val="22"/>
        </w:rPr>
        <w:t xml:space="preserve"> e/ou os Debenturistas,</w:t>
      </w:r>
      <w:r w:rsidR="001E7DCD" w:rsidRPr="00533952">
        <w:rPr>
          <w:rFonts w:ascii="Tahoma" w:hAnsi="Tahoma" w:cs="Tahoma"/>
          <w:sz w:val="22"/>
          <w:szCs w:val="22"/>
        </w:rPr>
        <w:t xml:space="preserve"> quando da divulgação posterior da Taxa DI.</w:t>
      </w:r>
    </w:p>
    <w:p w14:paraId="1ADF90C7" w14:textId="77777777" w:rsidR="001E7DCD" w:rsidRPr="00533952" w:rsidRDefault="001E7DCD" w:rsidP="00B14690">
      <w:pPr>
        <w:spacing w:after="0" w:line="320" w:lineRule="exact"/>
        <w:rPr>
          <w:rFonts w:ascii="Tahoma" w:hAnsi="Tahoma" w:cs="Tahoma"/>
          <w:sz w:val="22"/>
          <w:szCs w:val="22"/>
        </w:rPr>
      </w:pPr>
    </w:p>
    <w:p w14:paraId="0DC1F252" w14:textId="77777777" w:rsidR="001E7DCD" w:rsidRPr="00533952" w:rsidRDefault="00DD607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4.10</w:t>
      </w:r>
      <w:r w:rsidR="00A42885">
        <w:rPr>
          <w:rFonts w:ascii="Tahoma" w:hAnsi="Tahoma" w:cs="Tahoma"/>
          <w:sz w:val="22"/>
          <w:szCs w:val="22"/>
        </w:rPr>
        <w:t>.</w:t>
      </w:r>
      <w:r w:rsidRPr="00533952">
        <w:rPr>
          <w:rFonts w:ascii="Tahoma" w:hAnsi="Tahoma" w:cs="Tahoma"/>
          <w:sz w:val="22"/>
          <w:szCs w:val="22"/>
        </w:rPr>
        <w:t>3</w:t>
      </w:r>
      <w:r w:rsidR="001E7DCD" w:rsidRPr="00533952">
        <w:rPr>
          <w:rFonts w:ascii="Tahoma" w:hAnsi="Tahoma" w:cs="Tahoma"/>
          <w:sz w:val="22"/>
          <w:szCs w:val="22"/>
        </w:rPr>
        <w:t>.</w:t>
      </w:r>
      <w:r w:rsidR="00A046B4" w:rsidRPr="00533952">
        <w:rPr>
          <w:rFonts w:ascii="Tahoma" w:hAnsi="Tahoma" w:cs="Tahoma"/>
          <w:sz w:val="22"/>
          <w:szCs w:val="22"/>
        </w:rPr>
        <w:t xml:space="preserve"> </w:t>
      </w:r>
      <w:r w:rsidR="001E7DCD" w:rsidRPr="00533952">
        <w:rPr>
          <w:rFonts w:ascii="Tahoma" w:hAnsi="Tahoma" w:cs="Tahoma"/>
          <w:sz w:val="22"/>
          <w:szCs w:val="22"/>
        </w:rPr>
        <w:t xml:space="preserve">Na hipótese de extinção, limitação e/ou não divulgação da Taxa DI por mais de 10 (dez) dias consecutivos após a data esperada para sua apuração e/ou divulgação, ou no caso de impossibilidade de aplicação da Taxa DI às Debêntures por proibição legal ou judicial, o Agente Fiduciário deverá, no prazo de até </w:t>
      </w:r>
      <w:r w:rsidR="000E64A1" w:rsidRPr="00533952">
        <w:rPr>
          <w:rFonts w:ascii="Tahoma" w:hAnsi="Tahoma" w:cs="Tahoma"/>
          <w:sz w:val="22"/>
          <w:szCs w:val="22"/>
        </w:rPr>
        <w:t>2</w:t>
      </w:r>
      <w:r w:rsidR="001E7DCD" w:rsidRPr="00533952">
        <w:rPr>
          <w:rFonts w:ascii="Tahoma" w:hAnsi="Tahoma" w:cs="Tahoma"/>
          <w:sz w:val="22"/>
          <w:szCs w:val="22"/>
        </w:rPr>
        <w:t> (</w:t>
      </w:r>
      <w:r w:rsidR="000E64A1" w:rsidRPr="00533952">
        <w:rPr>
          <w:rFonts w:ascii="Tahoma" w:hAnsi="Tahoma" w:cs="Tahoma"/>
          <w:sz w:val="22"/>
          <w:szCs w:val="22"/>
        </w:rPr>
        <w:t>dois</w:t>
      </w:r>
      <w:r w:rsidR="001E7DCD" w:rsidRPr="00533952">
        <w:rPr>
          <w:rFonts w:ascii="Tahoma" w:hAnsi="Tahoma" w:cs="Tahoma"/>
          <w:sz w:val="22"/>
          <w:szCs w:val="22"/>
        </w:rPr>
        <w:t>) dias contados da data de término do prazo de 10 (dez) dias consecutivos ou da data de extinção da Taxa DI ou de impossibilidade de aplicação da Taxa DI por proibição legal ou judicial, conforme o caso, convocar assembleia geral de Debenturistas</w:t>
      </w:r>
      <w:r w:rsidR="00E75953" w:rsidRPr="00E75953">
        <w:rPr>
          <w:rFonts w:ascii="Tahoma" w:hAnsi="Tahoma" w:cs="Tahoma"/>
          <w:b/>
          <w:sz w:val="22"/>
          <w:szCs w:val="22"/>
        </w:rPr>
        <w:t xml:space="preserve"> </w:t>
      </w:r>
      <w:r w:rsidR="00E75953" w:rsidRPr="00E75953">
        <w:rPr>
          <w:rFonts w:ascii="Tahoma" w:hAnsi="Tahoma" w:cs="Tahoma"/>
          <w:sz w:val="22"/>
          <w:szCs w:val="22"/>
        </w:rPr>
        <w:t>de cada uma das Séries</w:t>
      </w:r>
      <w:r w:rsidR="001E7DCD" w:rsidRPr="00E75953">
        <w:rPr>
          <w:rFonts w:ascii="Tahoma" w:hAnsi="Tahoma" w:cs="Tahoma"/>
          <w:sz w:val="22"/>
          <w:szCs w:val="22"/>
        </w:rPr>
        <w:t xml:space="preserve"> </w:t>
      </w:r>
      <w:r w:rsidR="001E7DCD" w:rsidRPr="00533952">
        <w:rPr>
          <w:rFonts w:ascii="Tahoma" w:hAnsi="Tahoma" w:cs="Tahoma"/>
          <w:sz w:val="22"/>
          <w:szCs w:val="22"/>
        </w:rPr>
        <w:t>para deliberar, em comum acordo com a Companhia e observada a regulamentação aplicável, sobre o novo parâmetro de remuneração das Debêntures a ser aplicado, que deverá ser aquele que melhor reflita as condiçõe</w:t>
      </w:r>
      <w:r w:rsidR="005B711F">
        <w:rPr>
          <w:rFonts w:ascii="Tahoma" w:hAnsi="Tahoma" w:cs="Tahoma"/>
          <w:sz w:val="22"/>
          <w:szCs w:val="22"/>
        </w:rPr>
        <w:t xml:space="preserve">s do mercado vigentes à época. </w:t>
      </w:r>
      <w:r w:rsidR="001E7DCD" w:rsidRPr="00533952">
        <w:rPr>
          <w:rFonts w:ascii="Tahoma" w:hAnsi="Tahoma" w:cs="Tahoma"/>
          <w:sz w:val="22"/>
          <w:szCs w:val="22"/>
        </w:rPr>
        <w:t xml:space="preserve">Até a deliberação desse novo parâmetro de remuneração das Debêntures, quando do cálculo de quaisquer obrigações pecuniárias relativas às Debêntures previstas nesta Escritura de Emissão, será utilizado, para apuração da Taxa DI, o percentual correspondente à última Taxa DI divulgada oficialmente, não sendo devidas quaisquer compensações entre a Companhia, </w:t>
      </w:r>
      <w:r w:rsidR="004A7725" w:rsidRPr="00533952">
        <w:rPr>
          <w:rFonts w:ascii="Tahoma" w:hAnsi="Tahoma" w:cs="Tahoma"/>
          <w:sz w:val="22"/>
          <w:szCs w:val="22"/>
        </w:rPr>
        <w:t>os Garantidores</w:t>
      </w:r>
      <w:r w:rsidR="001E7DCD" w:rsidRPr="00533952">
        <w:rPr>
          <w:rFonts w:ascii="Tahoma" w:hAnsi="Tahoma" w:cs="Tahoma"/>
          <w:sz w:val="22"/>
          <w:szCs w:val="22"/>
        </w:rPr>
        <w:t xml:space="preserve"> e/ou os Debenturistas quando da deliberação do novo parâmetro de remuneração para as Debêntures</w:t>
      </w:r>
      <w:r w:rsidR="00E71E8B" w:rsidRPr="00533952">
        <w:rPr>
          <w:rFonts w:ascii="Tahoma" w:hAnsi="Tahoma" w:cs="Tahoma"/>
          <w:sz w:val="22"/>
          <w:szCs w:val="22"/>
        </w:rPr>
        <w:t>.</w:t>
      </w:r>
    </w:p>
    <w:p w14:paraId="6479E6F7" w14:textId="77777777" w:rsidR="001E7DCD" w:rsidRPr="00533952" w:rsidRDefault="001E7DCD" w:rsidP="00B14690">
      <w:pPr>
        <w:spacing w:after="0" w:line="320" w:lineRule="exact"/>
        <w:rPr>
          <w:rFonts w:ascii="Tahoma" w:hAnsi="Tahoma" w:cs="Tahoma"/>
          <w:sz w:val="22"/>
          <w:szCs w:val="22"/>
        </w:rPr>
      </w:pPr>
    </w:p>
    <w:p w14:paraId="339E6DE5" w14:textId="77777777" w:rsidR="001E7DCD" w:rsidRPr="00533952" w:rsidRDefault="00DD6076" w:rsidP="00B14690">
      <w:pPr>
        <w:spacing w:after="0" w:line="320" w:lineRule="exact"/>
        <w:rPr>
          <w:rFonts w:ascii="Tahoma" w:hAnsi="Tahoma" w:cs="Tahoma"/>
          <w:sz w:val="22"/>
          <w:szCs w:val="22"/>
        </w:rPr>
      </w:pPr>
      <w:r w:rsidRPr="00533952">
        <w:rPr>
          <w:rFonts w:ascii="Tahoma" w:hAnsi="Tahoma" w:cs="Tahoma"/>
          <w:sz w:val="22"/>
          <w:szCs w:val="22"/>
        </w:rPr>
        <w:lastRenderedPageBreak/>
        <w:t>4.10.4</w:t>
      </w:r>
      <w:r w:rsidR="001E7DCD" w:rsidRPr="00533952">
        <w:rPr>
          <w:rFonts w:ascii="Tahoma" w:hAnsi="Tahoma" w:cs="Tahoma"/>
          <w:sz w:val="22"/>
          <w:szCs w:val="22"/>
        </w:rPr>
        <w:t>.</w:t>
      </w:r>
      <w:r w:rsidR="005B711F">
        <w:rPr>
          <w:rFonts w:ascii="Tahoma" w:hAnsi="Tahoma" w:cs="Tahoma"/>
          <w:sz w:val="22"/>
          <w:szCs w:val="22"/>
        </w:rPr>
        <w:t xml:space="preserve"> </w:t>
      </w:r>
      <w:r w:rsidR="001E7DCD" w:rsidRPr="00533952">
        <w:rPr>
          <w:rFonts w:ascii="Tahoma" w:hAnsi="Tahoma" w:cs="Tahoma"/>
          <w:sz w:val="22"/>
          <w:szCs w:val="22"/>
        </w:rPr>
        <w:t>Caso a Taxa DI volte a ser divulgada antes da realização da assembleia geral de Debenturistas</w:t>
      </w:r>
      <w:r w:rsidR="00E75953" w:rsidRPr="00E75953">
        <w:rPr>
          <w:rFonts w:ascii="Tahoma" w:hAnsi="Tahoma" w:cs="Tahoma"/>
          <w:sz w:val="22"/>
          <w:szCs w:val="22"/>
        </w:rPr>
        <w:t xml:space="preserve"> da respectiva Série</w:t>
      </w:r>
      <w:r w:rsidR="001E7DCD" w:rsidRPr="00E75953">
        <w:rPr>
          <w:rFonts w:ascii="Tahoma" w:hAnsi="Tahoma" w:cs="Tahoma"/>
          <w:sz w:val="22"/>
          <w:szCs w:val="22"/>
        </w:rPr>
        <w:t xml:space="preserve"> </w:t>
      </w:r>
      <w:r w:rsidR="001E7DCD" w:rsidRPr="00533952">
        <w:rPr>
          <w:rFonts w:ascii="Tahoma" w:hAnsi="Tahoma" w:cs="Tahoma"/>
          <w:sz w:val="22"/>
          <w:szCs w:val="22"/>
        </w:rPr>
        <w:t xml:space="preserve">prevista acima, referida assembleia geral de Debenturistas não será realizada, e a Taxa DI, a partir da data de sua divulgação, passará a ser novamente utilizada para o cálculo de quaisquer obrigações pecuniárias relativas às Debêntures previstas nesta Escritura de Emissão. Caso, na assembleia geral de Debenturistas prevista acima, não haja acordo sobre a nova remuneração das Debêntures entre a Companhia e Debenturistas </w:t>
      </w:r>
      <w:r w:rsidR="002C0EB9" w:rsidRPr="00533952">
        <w:rPr>
          <w:rFonts w:ascii="Tahoma" w:hAnsi="Tahoma" w:cs="Tahoma"/>
          <w:sz w:val="22"/>
          <w:szCs w:val="22"/>
        </w:rPr>
        <w:t xml:space="preserve">representando, no mínimo, </w:t>
      </w:r>
      <w:r w:rsidRPr="00533952">
        <w:rPr>
          <w:rFonts w:ascii="Tahoma" w:hAnsi="Tahoma" w:cs="Tahoma"/>
          <w:sz w:val="22"/>
          <w:szCs w:val="22"/>
        </w:rPr>
        <w:t>75% (setenta e cinco por cento</w:t>
      </w:r>
      <w:r w:rsidR="001E7DCD" w:rsidRPr="00533952">
        <w:rPr>
          <w:rFonts w:ascii="Tahoma" w:hAnsi="Tahoma" w:cs="Tahoma"/>
          <w:sz w:val="22"/>
          <w:szCs w:val="22"/>
        </w:rPr>
        <w:t xml:space="preserve">) das Debêntures em </w:t>
      </w:r>
      <w:r w:rsidR="006A65FA" w:rsidRPr="00533952">
        <w:rPr>
          <w:rFonts w:ascii="Tahoma" w:hAnsi="Tahoma" w:cs="Tahoma"/>
          <w:sz w:val="22"/>
          <w:szCs w:val="22"/>
        </w:rPr>
        <w:t>C</w:t>
      </w:r>
      <w:r w:rsidR="001E7DCD" w:rsidRPr="00533952">
        <w:rPr>
          <w:rFonts w:ascii="Tahoma" w:hAnsi="Tahoma" w:cs="Tahoma"/>
          <w:sz w:val="22"/>
          <w:szCs w:val="22"/>
        </w:rPr>
        <w:t>irculação</w:t>
      </w:r>
      <w:r w:rsidR="00E75953" w:rsidRPr="00E75953">
        <w:rPr>
          <w:rFonts w:ascii="Tahoma" w:hAnsi="Tahoma" w:cs="Tahoma"/>
          <w:b/>
          <w:sz w:val="22"/>
          <w:szCs w:val="22"/>
        </w:rPr>
        <w:t xml:space="preserve"> </w:t>
      </w:r>
      <w:r w:rsidR="00E75953" w:rsidRPr="00E75953">
        <w:rPr>
          <w:rFonts w:ascii="Tahoma" w:hAnsi="Tahoma" w:cs="Tahoma"/>
          <w:sz w:val="22"/>
          <w:szCs w:val="22"/>
        </w:rPr>
        <w:t>da respectiva Série</w:t>
      </w:r>
      <w:r w:rsidR="001E7DCD" w:rsidRPr="00533952">
        <w:rPr>
          <w:rFonts w:ascii="Tahoma" w:hAnsi="Tahoma" w:cs="Tahoma"/>
          <w:sz w:val="22"/>
          <w:szCs w:val="22"/>
        </w:rPr>
        <w:t xml:space="preserve">, a Companhia e </w:t>
      </w:r>
      <w:r w:rsidR="004A7725" w:rsidRPr="00533952">
        <w:rPr>
          <w:rFonts w:ascii="Tahoma" w:hAnsi="Tahoma" w:cs="Tahoma"/>
          <w:sz w:val="22"/>
          <w:szCs w:val="22"/>
        </w:rPr>
        <w:t>os Garantidores</w:t>
      </w:r>
      <w:r w:rsidR="001E7DCD" w:rsidRPr="00533952">
        <w:rPr>
          <w:rFonts w:ascii="Tahoma" w:hAnsi="Tahoma" w:cs="Tahoma"/>
          <w:sz w:val="22"/>
          <w:szCs w:val="22"/>
        </w:rPr>
        <w:t>, de forma solidária, se obrigam, desde já, a resgatar a totalidade das Debêntures</w:t>
      </w:r>
      <w:r w:rsidR="00E75953" w:rsidRPr="00E75953">
        <w:rPr>
          <w:rFonts w:ascii="Tahoma" w:hAnsi="Tahoma" w:cs="Tahoma"/>
          <w:b/>
          <w:sz w:val="22"/>
          <w:szCs w:val="22"/>
        </w:rPr>
        <w:t xml:space="preserve"> </w:t>
      </w:r>
      <w:r w:rsidR="00E75953" w:rsidRPr="00E75953">
        <w:rPr>
          <w:rFonts w:ascii="Tahoma" w:hAnsi="Tahoma" w:cs="Tahoma"/>
          <w:sz w:val="22"/>
          <w:szCs w:val="22"/>
        </w:rPr>
        <w:t>da respectiva Série</w:t>
      </w:r>
      <w:r w:rsidR="001E7DCD" w:rsidRPr="00533952">
        <w:rPr>
          <w:rFonts w:ascii="Tahoma" w:hAnsi="Tahoma" w:cs="Tahoma"/>
          <w:sz w:val="22"/>
          <w:szCs w:val="22"/>
        </w:rPr>
        <w:t xml:space="preserve">, com seu consequente cancelamento, no prazo de </w:t>
      </w:r>
      <w:r w:rsidR="00981220" w:rsidRPr="00533952">
        <w:rPr>
          <w:rFonts w:ascii="Tahoma" w:hAnsi="Tahoma" w:cs="Tahoma"/>
          <w:sz w:val="22"/>
          <w:szCs w:val="22"/>
        </w:rPr>
        <w:t>15</w:t>
      </w:r>
      <w:r w:rsidRPr="00533952">
        <w:rPr>
          <w:rFonts w:ascii="Tahoma" w:hAnsi="Tahoma" w:cs="Tahoma"/>
          <w:sz w:val="22"/>
          <w:szCs w:val="22"/>
        </w:rPr>
        <w:t xml:space="preserve"> (</w:t>
      </w:r>
      <w:r w:rsidR="00981220" w:rsidRPr="00533952">
        <w:rPr>
          <w:rFonts w:ascii="Tahoma" w:hAnsi="Tahoma" w:cs="Tahoma"/>
          <w:sz w:val="22"/>
          <w:szCs w:val="22"/>
        </w:rPr>
        <w:t>quinze</w:t>
      </w:r>
      <w:r w:rsidRPr="00533952">
        <w:rPr>
          <w:rFonts w:ascii="Tahoma" w:hAnsi="Tahoma" w:cs="Tahoma"/>
          <w:sz w:val="22"/>
          <w:szCs w:val="22"/>
        </w:rPr>
        <w:t>) Dias Úteis</w:t>
      </w:r>
      <w:r w:rsidR="008B2BC1" w:rsidRPr="00533952">
        <w:rPr>
          <w:rFonts w:ascii="Tahoma" w:hAnsi="Tahoma" w:cs="Tahoma"/>
          <w:sz w:val="22"/>
          <w:szCs w:val="22"/>
        </w:rPr>
        <w:t xml:space="preserve"> contados</w:t>
      </w:r>
      <w:r w:rsidR="001E7DCD" w:rsidRPr="00533952">
        <w:rPr>
          <w:rFonts w:ascii="Tahoma" w:hAnsi="Tahoma" w:cs="Tahoma"/>
          <w:sz w:val="22"/>
          <w:szCs w:val="22"/>
        </w:rPr>
        <w:t xml:space="preserve"> da data da realização da </w:t>
      </w:r>
      <w:r w:rsidR="00E75953">
        <w:rPr>
          <w:rFonts w:ascii="Tahoma" w:hAnsi="Tahoma" w:cs="Tahoma"/>
          <w:sz w:val="22"/>
          <w:szCs w:val="22"/>
        </w:rPr>
        <w:t xml:space="preserve">respectiva </w:t>
      </w:r>
      <w:r w:rsidR="001E7DCD" w:rsidRPr="00533952">
        <w:rPr>
          <w:rFonts w:ascii="Tahoma" w:hAnsi="Tahoma" w:cs="Tahoma"/>
          <w:sz w:val="22"/>
          <w:szCs w:val="22"/>
        </w:rPr>
        <w:t xml:space="preserve">assembleia geral de Debenturistas prevista acima ou na </w:t>
      </w:r>
      <w:r w:rsidR="00205851" w:rsidRPr="00533952">
        <w:rPr>
          <w:rFonts w:ascii="Tahoma" w:hAnsi="Tahoma" w:cs="Tahoma"/>
          <w:sz w:val="22"/>
          <w:szCs w:val="22"/>
        </w:rPr>
        <w:t>Data de Vencimento</w:t>
      </w:r>
      <w:r w:rsidR="001E7DCD" w:rsidRPr="00533952">
        <w:rPr>
          <w:rFonts w:ascii="Tahoma" w:hAnsi="Tahoma" w:cs="Tahoma"/>
          <w:sz w:val="22"/>
          <w:szCs w:val="22"/>
        </w:rPr>
        <w:t xml:space="preserve">, o que ocorrer primeiro, pelo </w:t>
      </w:r>
      <w:r w:rsidR="00857280" w:rsidRPr="00533952">
        <w:rPr>
          <w:rFonts w:ascii="Tahoma" w:hAnsi="Tahoma" w:cs="Tahoma"/>
          <w:sz w:val="22"/>
          <w:szCs w:val="22"/>
        </w:rPr>
        <w:t xml:space="preserve">Valor Nominal Unitário ou </w:t>
      </w:r>
      <w:r w:rsidR="001E7DCD" w:rsidRPr="00533952">
        <w:rPr>
          <w:rFonts w:ascii="Tahoma" w:hAnsi="Tahoma" w:cs="Tahoma"/>
          <w:sz w:val="22"/>
          <w:szCs w:val="22"/>
        </w:rPr>
        <w:t xml:space="preserve">saldo do Valor Nominal </w:t>
      </w:r>
      <w:r w:rsidR="007D566F" w:rsidRPr="00533952">
        <w:rPr>
          <w:rFonts w:ascii="Tahoma" w:hAnsi="Tahoma" w:cs="Tahoma"/>
          <w:sz w:val="22"/>
          <w:szCs w:val="22"/>
        </w:rPr>
        <w:t xml:space="preserve">Unitário </w:t>
      </w:r>
      <w:r w:rsidR="001E7DCD" w:rsidRPr="00533952">
        <w:rPr>
          <w:rFonts w:ascii="Tahoma" w:hAnsi="Tahoma" w:cs="Tahoma"/>
          <w:sz w:val="22"/>
          <w:szCs w:val="22"/>
        </w:rPr>
        <w:t xml:space="preserve">de cada uma das Debêntures, </w:t>
      </w:r>
      <w:r w:rsidR="00857280" w:rsidRPr="00533952">
        <w:rPr>
          <w:rFonts w:ascii="Tahoma" w:hAnsi="Tahoma" w:cs="Tahoma"/>
          <w:sz w:val="22"/>
          <w:szCs w:val="22"/>
        </w:rPr>
        <w:t xml:space="preserve">conforme o caso, </w:t>
      </w:r>
      <w:r w:rsidR="001E7DCD" w:rsidRPr="00533952">
        <w:rPr>
          <w:rFonts w:ascii="Tahoma" w:hAnsi="Tahoma" w:cs="Tahoma"/>
          <w:sz w:val="22"/>
          <w:szCs w:val="22"/>
        </w:rPr>
        <w:t xml:space="preserve">acrescido da </w:t>
      </w:r>
      <w:r w:rsidR="000827EC">
        <w:rPr>
          <w:rFonts w:ascii="Tahoma" w:hAnsi="Tahoma" w:cs="Tahoma"/>
          <w:sz w:val="22"/>
          <w:szCs w:val="22"/>
        </w:rPr>
        <w:t xml:space="preserve">respectiva </w:t>
      </w:r>
      <w:r w:rsidR="001E7DCD" w:rsidRPr="00533952">
        <w:rPr>
          <w:rFonts w:ascii="Tahoma" w:hAnsi="Tahoma" w:cs="Tahoma"/>
          <w:sz w:val="22"/>
          <w:szCs w:val="22"/>
        </w:rPr>
        <w:t>Remuneração</w:t>
      </w:r>
      <w:r w:rsidR="00E94AA8" w:rsidRPr="00533952">
        <w:rPr>
          <w:rFonts w:ascii="Tahoma" w:hAnsi="Tahoma" w:cs="Tahoma"/>
          <w:sz w:val="22"/>
          <w:szCs w:val="22"/>
        </w:rPr>
        <w:t xml:space="preserve">, </w:t>
      </w:r>
      <w:r w:rsidR="001E7DCD" w:rsidRPr="00533952">
        <w:rPr>
          <w:rFonts w:ascii="Tahoma" w:hAnsi="Tahoma" w:cs="Tahoma"/>
          <w:sz w:val="22"/>
          <w:szCs w:val="22"/>
        </w:rPr>
        <w:t xml:space="preserve">calculada </w:t>
      </w:r>
      <w:r w:rsidR="001E7DCD" w:rsidRPr="00533952">
        <w:rPr>
          <w:rFonts w:ascii="Tahoma" w:hAnsi="Tahoma" w:cs="Tahoma"/>
          <w:i/>
          <w:sz w:val="22"/>
          <w:szCs w:val="22"/>
        </w:rPr>
        <w:t xml:space="preserve">pro rata </w:t>
      </w:r>
      <w:proofErr w:type="spellStart"/>
      <w:r w:rsidR="001E7DCD" w:rsidRPr="00533952">
        <w:rPr>
          <w:rFonts w:ascii="Tahoma" w:hAnsi="Tahoma" w:cs="Tahoma"/>
          <w:i/>
          <w:sz w:val="22"/>
          <w:szCs w:val="22"/>
        </w:rPr>
        <w:t>temporis</w:t>
      </w:r>
      <w:proofErr w:type="spellEnd"/>
      <w:r w:rsidR="001E7DCD" w:rsidRPr="00533952">
        <w:rPr>
          <w:rFonts w:ascii="Tahoma" w:hAnsi="Tahoma" w:cs="Tahoma"/>
          <w:sz w:val="22"/>
          <w:szCs w:val="22"/>
        </w:rPr>
        <w:t xml:space="preserve"> </w:t>
      </w:r>
      <w:r w:rsidR="00DF19BC" w:rsidRPr="00533952">
        <w:rPr>
          <w:rFonts w:ascii="Tahoma" w:hAnsi="Tahoma" w:cs="Tahoma"/>
          <w:sz w:val="22"/>
          <w:szCs w:val="22"/>
        </w:rPr>
        <w:t>desde</w:t>
      </w:r>
      <w:r w:rsidR="00DF19BC">
        <w:rPr>
          <w:rFonts w:ascii="Tahoma" w:hAnsi="Tahoma" w:cs="Tahoma"/>
          <w:sz w:val="22"/>
          <w:szCs w:val="22"/>
        </w:rPr>
        <w:t>:</w:t>
      </w:r>
      <w:r w:rsidR="00DF19BC" w:rsidRPr="00533952">
        <w:rPr>
          <w:rFonts w:ascii="Tahoma" w:hAnsi="Tahoma" w:cs="Tahoma"/>
          <w:sz w:val="22"/>
          <w:szCs w:val="22"/>
        </w:rPr>
        <w:t xml:space="preserve"> </w:t>
      </w:r>
      <w:r w:rsidR="00DF19BC" w:rsidRPr="00CA35A8">
        <w:rPr>
          <w:rFonts w:ascii="Tahoma" w:hAnsi="Tahoma" w:cs="Tahoma"/>
          <w:b/>
          <w:sz w:val="22"/>
          <w:szCs w:val="22"/>
        </w:rPr>
        <w:t>(i)</w:t>
      </w:r>
      <w:r w:rsidR="00DF19BC">
        <w:rPr>
          <w:rFonts w:ascii="Tahoma" w:hAnsi="Tahoma" w:cs="Tahoma"/>
          <w:sz w:val="22"/>
          <w:szCs w:val="22"/>
        </w:rPr>
        <w:t xml:space="preserve"> </w:t>
      </w:r>
      <w:r w:rsidR="00DF19BC" w:rsidRPr="00533952">
        <w:rPr>
          <w:rFonts w:ascii="Tahoma" w:hAnsi="Tahoma" w:cs="Tahoma"/>
          <w:sz w:val="22"/>
          <w:szCs w:val="22"/>
        </w:rPr>
        <w:t>a primeira Data de Integralização</w:t>
      </w:r>
      <w:r w:rsidR="00DF19BC">
        <w:rPr>
          <w:rFonts w:ascii="Tahoma" w:hAnsi="Tahoma" w:cs="Tahoma"/>
          <w:sz w:val="22"/>
          <w:szCs w:val="22"/>
        </w:rPr>
        <w:t xml:space="preserve"> da respectiva Série;</w:t>
      </w:r>
      <w:r w:rsidR="00DF19BC" w:rsidRPr="00533952">
        <w:rPr>
          <w:rFonts w:ascii="Tahoma" w:hAnsi="Tahoma" w:cs="Tahoma"/>
          <w:sz w:val="22"/>
          <w:szCs w:val="22"/>
        </w:rPr>
        <w:t xml:space="preserve">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Primeira Série imediatamente anterior;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Segunda Série, </w:t>
      </w:r>
      <w:r w:rsidR="00DF19BC" w:rsidRPr="00533952">
        <w:rPr>
          <w:rFonts w:ascii="Tahoma" w:hAnsi="Tahoma" w:cs="Tahoma"/>
          <w:sz w:val="22"/>
          <w:szCs w:val="22"/>
        </w:rPr>
        <w:t>imediatamente anterior</w:t>
      </w:r>
      <w:r w:rsidR="00DF19BC">
        <w:rPr>
          <w:rFonts w:ascii="Tahoma" w:hAnsi="Tahoma" w:cs="Tahoma"/>
          <w:sz w:val="22"/>
          <w:szCs w:val="22"/>
        </w:rPr>
        <w:t>, conforme o caso</w:t>
      </w:r>
      <w:r w:rsidR="00DF19BC" w:rsidRPr="00533952">
        <w:rPr>
          <w:rFonts w:ascii="Tahoma" w:hAnsi="Tahoma" w:cs="Tahoma"/>
          <w:sz w:val="22"/>
          <w:szCs w:val="22"/>
        </w:rPr>
        <w:t>, até a data do efetivo pagamento</w:t>
      </w:r>
      <w:r w:rsidR="001E7DCD" w:rsidRPr="00533952">
        <w:rPr>
          <w:rFonts w:ascii="Tahoma" w:hAnsi="Tahoma" w:cs="Tahoma"/>
          <w:sz w:val="22"/>
          <w:szCs w:val="22"/>
        </w:rPr>
        <w:t>, caso em que, quando do cálculo de quaisquer obrigações pecuniárias relativas às Debêntures previstas nesta Escritura de Emissão, será utilizado, para apuração da Taxa DI, o percentual correspondente à última Taxa DI divulgada oficialmente.</w:t>
      </w:r>
      <w:r w:rsidRPr="00533952">
        <w:rPr>
          <w:rFonts w:ascii="Tahoma" w:hAnsi="Tahoma" w:cs="Tahoma"/>
          <w:sz w:val="22"/>
          <w:szCs w:val="22"/>
        </w:rPr>
        <w:t xml:space="preserve"> </w:t>
      </w:r>
    </w:p>
    <w:p w14:paraId="5FEAADB3" w14:textId="77777777" w:rsidR="001E7DCD" w:rsidRPr="00533952" w:rsidRDefault="001E7DCD" w:rsidP="00B14690">
      <w:pPr>
        <w:spacing w:after="0" w:line="320" w:lineRule="exact"/>
        <w:rPr>
          <w:rFonts w:ascii="Tahoma" w:hAnsi="Tahoma" w:cs="Tahoma"/>
          <w:sz w:val="22"/>
          <w:szCs w:val="22"/>
        </w:rPr>
      </w:pPr>
    </w:p>
    <w:p w14:paraId="49169F1E" w14:textId="77777777" w:rsidR="005E6C50" w:rsidRPr="00533952" w:rsidRDefault="00DD6076" w:rsidP="00B14690">
      <w:pPr>
        <w:spacing w:after="0" w:line="320" w:lineRule="exact"/>
        <w:rPr>
          <w:rFonts w:ascii="Tahoma" w:hAnsi="Tahoma" w:cs="Tahoma"/>
          <w:sz w:val="22"/>
          <w:szCs w:val="22"/>
        </w:rPr>
      </w:pPr>
      <w:r w:rsidRPr="00533952">
        <w:rPr>
          <w:rFonts w:ascii="Tahoma" w:hAnsi="Tahoma" w:cs="Tahoma"/>
          <w:sz w:val="22"/>
          <w:szCs w:val="22"/>
        </w:rPr>
        <w:t>4.10.5</w:t>
      </w:r>
      <w:r w:rsidR="001E7DCD" w:rsidRPr="00533952">
        <w:rPr>
          <w:rFonts w:ascii="Tahoma" w:hAnsi="Tahoma" w:cs="Tahoma"/>
          <w:sz w:val="22"/>
          <w:szCs w:val="22"/>
        </w:rPr>
        <w:t>.</w:t>
      </w:r>
      <w:r w:rsidR="00A046B4" w:rsidRPr="00533952">
        <w:rPr>
          <w:rFonts w:ascii="Tahoma" w:hAnsi="Tahoma" w:cs="Tahoma"/>
          <w:sz w:val="22"/>
          <w:szCs w:val="22"/>
        </w:rPr>
        <w:t xml:space="preserve"> </w:t>
      </w:r>
      <w:r w:rsidR="004A7725" w:rsidRPr="00533952">
        <w:rPr>
          <w:rFonts w:ascii="Tahoma" w:hAnsi="Tahoma" w:cs="Tahoma"/>
          <w:sz w:val="22"/>
          <w:szCs w:val="22"/>
        </w:rPr>
        <w:t>Os Garantidores</w:t>
      </w:r>
      <w:r w:rsidR="001E7DCD" w:rsidRPr="00533952">
        <w:rPr>
          <w:rFonts w:ascii="Tahoma" w:hAnsi="Tahoma" w:cs="Tahoma"/>
          <w:sz w:val="22"/>
          <w:szCs w:val="22"/>
        </w:rPr>
        <w:t xml:space="preserve"> desde já concordam com o disposto </w:t>
      </w:r>
      <w:r w:rsidR="00FD3A1F" w:rsidRPr="00533952">
        <w:rPr>
          <w:rFonts w:ascii="Tahoma" w:hAnsi="Tahoma" w:cs="Tahoma"/>
          <w:sz w:val="22"/>
          <w:szCs w:val="22"/>
        </w:rPr>
        <w:t>nesta Cláusula</w:t>
      </w:r>
      <w:r w:rsidR="00EF4158" w:rsidRPr="00533952">
        <w:rPr>
          <w:rFonts w:ascii="Tahoma" w:hAnsi="Tahoma" w:cs="Tahoma"/>
          <w:sz w:val="22"/>
          <w:szCs w:val="22"/>
        </w:rPr>
        <w:t xml:space="preserve"> IV</w:t>
      </w:r>
      <w:r w:rsidR="000827EC">
        <w:rPr>
          <w:rFonts w:ascii="Tahoma" w:hAnsi="Tahoma" w:cs="Tahoma"/>
          <w:sz w:val="22"/>
          <w:szCs w:val="22"/>
        </w:rPr>
        <w:t>, declarando que o aqu</w:t>
      </w:r>
      <w:r w:rsidR="001E7DCD" w:rsidRPr="00533952">
        <w:rPr>
          <w:rFonts w:ascii="Tahoma" w:hAnsi="Tahoma" w:cs="Tahoma"/>
          <w:sz w:val="22"/>
          <w:szCs w:val="22"/>
        </w:rPr>
        <w:t xml:space="preserve">i disposto não importará novação, conforme definida e regulada nos termos </w:t>
      </w:r>
      <w:r w:rsidRPr="00533952">
        <w:rPr>
          <w:rFonts w:ascii="Tahoma" w:hAnsi="Tahoma" w:cs="Tahoma"/>
          <w:sz w:val="22"/>
          <w:szCs w:val="22"/>
        </w:rPr>
        <w:t>dos artigos</w:t>
      </w:r>
      <w:r w:rsidR="001E7DCD" w:rsidRPr="00533952">
        <w:rPr>
          <w:rFonts w:ascii="Tahoma" w:hAnsi="Tahoma" w:cs="Tahoma"/>
          <w:sz w:val="22"/>
          <w:szCs w:val="22"/>
        </w:rPr>
        <w:t xml:space="preserve"> 360 e seguintes do Código Civil, mantendo-se a Fiança válida e em pleno vigor, inclusive no caso de acarretar a obrigação à Companhia e </w:t>
      </w:r>
      <w:r w:rsidR="004A7725" w:rsidRPr="00533952">
        <w:rPr>
          <w:rFonts w:ascii="Tahoma" w:hAnsi="Tahoma" w:cs="Tahoma"/>
          <w:sz w:val="22"/>
          <w:szCs w:val="22"/>
        </w:rPr>
        <w:t>aos Garantidores</w:t>
      </w:r>
      <w:r w:rsidR="001E7DCD" w:rsidRPr="00533952">
        <w:rPr>
          <w:rFonts w:ascii="Tahoma" w:hAnsi="Tahoma" w:cs="Tahoma"/>
          <w:sz w:val="22"/>
          <w:szCs w:val="22"/>
        </w:rPr>
        <w:t xml:space="preserve"> de resgatar as Debêntures</w:t>
      </w:r>
      <w:r w:rsidR="00E75953" w:rsidRPr="00E75953">
        <w:rPr>
          <w:rFonts w:ascii="Tahoma" w:hAnsi="Tahoma" w:cs="Tahoma"/>
          <w:b/>
          <w:sz w:val="22"/>
          <w:szCs w:val="22"/>
        </w:rPr>
        <w:t xml:space="preserve"> </w:t>
      </w:r>
      <w:r w:rsidR="00E75953" w:rsidRPr="00E75953">
        <w:rPr>
          <w:rFonts w:ascii="Tahoma" w:hAnsi="Tahoma" w:cs="Tahoma"/>
          <w:sz w:val="22"/>
          <w:szCs w:val="22"/>
        </w:rPr>
        <w:t>da respectiva Série</w:t>
      </w:r>
      <w:r w:rsidR="001E7DCD" w:rsidRPr="00533952">
        <w:rPr>
          <w:rFonts w:ascii="Tahoma" w:hAnsi="Tahoma" w:cs="Tahoma"/>
          <w:sz w:val="22"/>
          <w:szCs w:val="22"/>
        </w:rPr>
        <w:t>, conforme acima previsto, ou no caso de in</w:t>
      </w:r>
      <w:r w:rsidR="005B711F">
        <w:rPr>
          <w:rFonts w:ascii="Tahoma" w:hAnsi="Tahoma" w:cs="Tahoma"/>
          <w:sz w:val="22"/>
          <w:szCs w:val="22"/>
        </w:rPr>
        <w:t xml:space="preserve">adimplemento de tal obrigação. </w:t>
      </w:r>
      <w:r w:rsidR="004A7725" w:rsidRPr="00533952">
        <w:rPr>
          <w:rFonts w:ascii="Tahoma" w:hAnsi="Tahoma" w:cs="Tahoma"/>
          <w:sz w:val="22"/>
          <w:szCs w:val="22"/>
        </w:rPr>
        <w:t>Os Garantidores</w:t>
      </w:r>
      <w:r w:rsidR="001E7DCD" w:rsidRPr="00533952">
        <w:rPr>
          <w:rFonts w:ascii="Tahoma" w:hAnsi="Tahoma" w:cs="Tahoma"/>
          <w:sz w:val="22"/>
          <w:szCs w:val="22"/>
        </w:rPr>
        <w:t>, desde já, concordam e se obrigam a firmar todos e quaisquer documentos necessários à efetivação do disposto na Cláusula </w:t>
      </w:r>
      <w:r w:rsidR="00F67860" w:rsidRPr="00533952">
        <w:rPr>
          <w:rFonts w:ascii="Tahoma" w:hAnsi="Tahoma" w:cs="Tahoma"/>
          <w:sz w:val="22"/>
          <w:szCs w:val="22"/>
        </w:rPr>
        <w:t>4.10.3 acima</w:t>
      </w:r>
      <w:r w:rsidR="001E7DCD" w:rsidRPr="00533952">
        <w:rPr>
          <w:rFonts w:ascii="Tahoma" w:hAnsi="Tahoma" w:cs="Tahoma"/>
          <w:sz w:val="22"/>
          <w:szCs w:val="22"/>
        </w:rPr>
        <w:t>.</w:t>
      </w:r>
    </w:p>
    <w:p w14:paraId="03E31BBE" w14:textId="77777777" w:rsidR="00CB78D1" w:rsidRPr="00533952" w:rsidRDefault="00CB78D1" w:rsidP="00B14690">
      <w:pPr>
        <w:spacing w:after="0" w:line="320" w:lineRule="exact"/>
        <w:rPr>
          <w:rFonts w:ascii="Tahoma" w:hAnsi="Tahoma" w:cs="Tahoma"/>
          <w:sz w:val="22"/>
          <w:szCs w:val="22"/>
        </w:rPr>
      </w:pPr>
    </w:p>
    <w:p w14:paraId="3AABF355" w14:textId="77777777" w:rsidR="005E6C50" w:rsidRPr="00533952" w:rsidRDefault="005E6C50" w:rsidP="00B14690">
      <w:pPr>
        <w:keepNext/>
        <w:tabs>
          <w:tab w:val="left" w:pos="851"/>
        </w:tabs>
        <w:spacing w:after="0" w:line="320" w:lineRule="exact"/>
        <w:rPr>
          <w:rFonts w:ascii="Tahoma" w:hAnsi="Tahoma" w:cs="Tahoma"/>
          <w:b/>
          <w:sz w:val="22"/>
          <w:szCs w:val="22"/>
        </w:rPr>
      </w:pPr>
      <w:r w:rsidRPr="00533952">
        <w:rPr>
          <w:rFonts w:ascii="Tahoma" w:hAnsi="Tahoma" w:cs="Tahoma"/>
          <w:b/>
          <w:sz w:val="22"/>
          <w:szCs w:val="22"/>
        </w:rPr>
        <w:t>4.11.</w:t>
      </w:r>
      <w:r w:rsidR="00A046B4" w:rsidRPr="00533952">
        <w:rPr>
          <w:rFonts w:ascii="Tahoma" w:hAnsi="Tahoma" w:cs="Tahoma"/>
          <w:b/>
          <w:sz w:val="22"/>
          <w:szCs w:val="22"/>
        </w:rPr>
        <w:t xml:space="preserve"> </w:t>
      </w:r>
      <w:r w:rsidR="000827EC">
        <w:rPr>
          <w:rFonts w:ascii="Tahoma" w:hAnsi="Tahoma" w:cs="Tahoma"/>
          <w:b/>
          <w:sz w:val="22"/>
          <w:szCs w:val="22"/>
        </w:rPr>
        <w:tab/>
      </w:r>
      <w:r w:rsidRPr="00533952">
        <w:rPr>
          <w:rFonts w:ascii="Tahoma" w:hAnsi="Tahoma" w:cs="Tahoma"/>
          <w:b/>
          <w:sz w:val="22"/>
          <w:szCs w:val="22"/>
        </w:rPr>
        <w:t>Pagamento da Remuneração</w:t>
      </w:r>
    </w:p>
    <w:p w14:paraId="71A2DD44" w14:textId="77777777" w:rsidR="005E6C50" w:rsidRPr="00533952" w:rsidRDefault="005E6C50" w:rsidP="00B14690">
      <w:pPr>
        <w:keepNext/>
        <w:spacing w:after="0" w:line="320" w:lineRule="exact"/>
        <w:rPr>
          <w:rFonts w:ascii="Tahoma" w:hAnsi="Tahoma" w:cs="Tahoma"/>
          <w:sz w:val="22"/>
          <w:szCs w:val="22"/>
        </w:rPr>
      </w:pPr>
    </w:p>
    <w:p w14:paraId="100F6E4B" w14:textId="77777777" w:rsidR="005E6C50" w:rsidRPr="00533952" w:rsidRDefault="005E6C50" w:rsidP="00B14690">
      <w:pPr>
        <w:keepNext/>
        <w:tabs>
          <w:tab w:val="left" w:pos="851"/>
        </w:tabs>
        <w:spacing w:after="0" w:line="320" w:lineRule="exact"/>
        <w:rPr>
          <w:rFonts w:ascii="Tahoma" w:hAnsi="Tahoma" w:cs="Tahoma"/>
          <w:sz w:val="22"/>
          <w:szCs w:val="22"/>
        </w:rPr>
      </w:pPr>
      <w:r w:rsidRPr="00533952">
        <w:rPr>
          <w:rFonts w:ascii="Tahoma" w:hAnsi="Tahoma" w:cs="Tahoma"/>
          <w:sz w:val="22"/>
          <w:szCs w:val="22"/>
        </w:rPr>
        <w:t>4.11.1.</w:t>
      </w:r>
      <w:r w:rsidR="00A046B4" w:rsidRPr="00533952">
        <w:rPr>
          <w:rFonts w:ascii="Tahoma" w:hAnsi="Tahoma" w:cs="Tahoma"/>
          <w:sz w:val="22"/>
          <w:szCs w:val="22"/>
        </w:rPr>
        <w:t xml:space="preserve"> </w:t>
      </w:r>
      <w:r w:rsidR="000827EC">
        <w:rPr>
          <w:rFonts w:ascii="Tahoma" w:hAnsi="Tahoma" w:cs="Tahoma"/>
          <w:sz w:val="22"/>
          <w:szCs w:val="22"/>
        </w:rPr>
        <w:tab/>
      </w:r>
      <w:r w:rsidRPr="00533952">
        <w:rPr>
          <w:rFonts w:ascii="Tahoma" w:hAnsi="Tahoma" w:cs="Tahoma"/>
          <w:sz w:val="22"/>
          <w:szCs w:val="22"/>
        </w:rPr>
        <w:t>Sem prejuízo dos pagamentos em decorrência de eventual vencimento antecipado das obrigações decorrentes das Debêntures, ou Resgate Antecipado</w:t>
      </w:r>
      <w:r w:rsidR="005B711F">
        <w:rPr>
          <w:rFonts w:ascii="Tahoma" w:hAnsi="Tahoma" w:cs="Tahoma"/>
          <w:sz w:val="22"/>
          <w:szCs w:val="22"/>
        </w:rPr>
        <w:t xml:space="preserve"> Facultativo</w:t>
      </w:r>
      <w:r w:rsidR="000827EC">
        <w:rPr>
          <w:rFonts w:ascii="Tahoma" w:hAnsi="Tahoma" w:cs="Tahoma"/>
          <w:sz w:val="22"/>
          <w:szCs w:val="22"/>
        </w:rPr>
        <w:t>, ou Amortização Extraordinária</w:t>
      </w:r>
      <w:r w:rsidR="0013466E">
        <w:rPr>
          <w:rFonts w:ascii="Tahoma" w:hAnsi="Tahoma" w:cs="Tahoma"/>
          <w:sz w:val="22"/>
          <w:szCs w:val="22"/>
        </w:rPr>
        <w:t xml:space="preserve"> Obrigatória</w:t>
      </w:r>
      <w:r w:rsidR="005B711F">
        <w:rPr>
          <w:rFonts w:ascii="Tahoma" w:hAnsi="Tahoma" w:cs="Tahoma"/>
          <w:sz w:val="22"/>
          <w:szCs w:val="22"/>
        </w:rPr>
        <w:t xml:space="preserve">, </w:t>
      </w:r>
      <w:r w:rsidR="00DF19BC">
        <w:rPr>
          <w:rFonts w:ascii="Tahoma" w:hAnsi="Tahoma" w:cs="Tahoma"/>
          <w:sz w:val="22"/>
          <w:szCs w:val="22"/>
        </w:rPr>
        <w:t xml:space="preserve">Amortização </w:t>
      </w:r>
      <w:r w:rsidR="0013466E">
        <w:rPr>
          <w:rFonts w:ascii="Tahoma" w:hAnsi="Tahoma" w:cs="Tahoma"/>
          <w:sz w:val="22"/>
          <w:szCs w:val="22"/>
        </w:rPr>
        <w:t xml:space="preserve">Extraordinária </w:t>
      </w:r>
      <w:r w:rsidR="005B711F">
        <w:rPr>
          <w:rFonts w:ascii="Tahoma" w:hAnsi="Tahoma" w:cs="Tahoma"/>
          <w:sz w:val="22"/>
          <w:szCs w:val="22"/>
        </w:rPr>
        <w:t>ou Resgate Antecipado Obrigatório</w:t>
      </w:r>
      <w:r w:rsidRPr="00533952">
        <w:rPr>
          <w:rFonts w:ascii="Tahoma" w:hAnsi="Tahoma" w:cs="Tahoma"/>
          <w:sz w:val="22"/>
          <w:szCs w:val="22"/>
        </w:rPr>
        <w:t>, nos termos previstos nesta Escri</w:t>
      </w:r>
      <w:r w:rsidR="008818E0" w:rsidRPr="00533952">
        <w:rPr>
          <w:rFonts w:ascii="Tahoma" w:hAnsi="Tahoma" w:cs="Tahoma"/>
          <w:sz w:val="22"/>
          <w:szCs w:val="22"/>
        </w:rPr>
        <w:t xml:space="preserve">tura de Emissão, a Remuneração </w:t>
      </w:r>
      <w:r w:rsidRPr="00533952">
        <w:rPr>
          <w:rFonts w:ascii="Tahoma" w:hAnsi="Tahoma" w:cs="Tahoma"/>
          <w:sz w:val="22"/>
          <w:szCs w:val="22"/>
        </w:rPr>
        <w:t xml:space="preserve">será paga </w:t>
      </w:r>
      <w:r w:rsidR="000827EC">
        <w:rPr>
          <w:rFonts w:ascii="Tahoma" w:hAnsi="Tahoma" w:cs="Tahoma"/>
          <w:sz w:val="22"/>
          <w:szCs w:val="22"/>
        </w:rPr>
        <w:t>semestralmente</w:t>
      </w:r>
      <w:r w:rsidRPr="00533952">
        <w:rPr>
          <w:rFonts w:ascii="Tahoma" w:hAnsi="Tahoma" w:cs="Tahoma"/>
          <w:sz w:val="22"/>
          <w:szCs w:val="22"/>
        </w:rPr>
        <w:t xml:space="preserve">, sendo o primeiro pagamento devido em </w:t>
      </w:r>
      <w:r w:rsidR="00816209">
        <w:rPr>
          <w:rFonts w:ascii="Tahoma" w:hAnsi="Tahoma" w:cs="Tahoma"/>
          <w:sz w:val="22"/>
          <w:szCs w:val="22"/>
        </w:rPr>
        <w:t>12</w:t>
      </w:r>
      <w:r w:rsidR="00816209" w:rsidRPr="00533952">
        <w:rPr>
          <w:rFonts w:ascii="Tahoma" w:hAnsi="Tahoma" w:cs="Tahoma"/>
          <w:sz w:val="22"/>
          <w:szCs w:val="22"/>
        </w:rPr>
        <w:t xml:space="preserve"> </w:t>
      </w:r>
      <w:r w:rsidR="00817A82" w:rsidRPr="00533952">
        <w:rPr>
          <w:rFonts w:ascii="Tahoma" w:hAnsi="Tahoma" w:cs="Tahoma"/>
          <w:sz w:val="22"/>
          <w:szCs w:val="22"/>
        </w:rPr>
        <w:t xml:space="preserve">de </w:t>
      </w:r>
      <w:r w:rsidR="00816209">
        <w:rPr>
          <w:rFonts w:ascii="Tahoma" w:hAnsi="Tahoma" w:cs="Tahoma"/>
          <w:sz w:val="22"/>
          <w:szCs w:val="22"/>
        </w:rPr>
        <w:t xml:space="preserve">abril </w:t>
      </w:r>
      <w:r w:rsidR="00817A82" w:rsidRPr="00533952">
        <w:rPr>
          <w:rFonts w:ascii="Tahoma" w:hAnsi="Tahoma" w:cs="Tahoma"/>
          <w:sz w:val="22"/>
          <w:szCs w:val="22"/>
        </w:rPr>
        <w:t xml:space="preserve">de </w:t>
      </w:r>
      <w:r w:rsidR="000548D7" w:rsidRPr="00533952">
        <w:rPr>
          <w:rFonts w:ascii="Tahoma" w:hAnsi="Tahoma" w:cs="Tahoma"/>
          <w:sz w:val="22"/>
          <w:szCs w:val="22"/>
        </w:rPr>
        <w:t>201</w:t>
      </w:r>
      <w:r w:rsidR="000548D7">
        <w:rPr>
          <w:rFonts w:ascii="Tahoma" w:hAnsi="Tahoma" w:cs="Tahoma"/>
          <w:sz w:val="22"/>
          <w:szCs w:val="22"/>
        </w:rPr>
        <w:t>9</w:t>
      </w:r>
      <w:r w:rsidRPr="00533952">
        <w:rPr>
          <w:rFonts w:ascii="Tahoma" w:hAnsi="Tahoma" w:cs="Tahoma"/>
          <w:sz w:val="22"/>
          <w:szCs w:val="22"/>
        </w:rPr>
        <w:t xml:space="preserve">, e os demais pagamentos devidos sempre no dia </w:t>
      </w:r>
      <w:r w:rsidR="00816209">
        <w:rPr>
          <w:rFonts w:ascii="Tahoma" w:hAnsi="Tahoma" w:cs="Tahoma"/>
          <w:sz w:val="22"/>
          <w:szCs w:val="22"/>
        </w:rPr>
        <w:t xml:space="preserve">12 </w:t>
      </w:r>
      <w:r w:rsidRPr="00533952">
        <w:rPr>
          <w:rFonts w:ascii="Tahoma" w:hAnsi="Tahoma" w:cs="Tahoma"/>
          <w:sz w:val="22"/>
          <w:szCs w:val="22"/>
        </w:rPr>
        <w:t xml:space="preserve">dos meses </w:t>
      </w:r>
      <w:r w:rsidR="000E64A1" w:rsidRPr="00533952">
        <w:rPr>
          <w:rFonts w:ascii="Tahoma" w:hAnsi="Tahoma" w:cs="Tahoma"/>
          <w:sz w:val="22"/>
          <w:szCs w:val="22"/>
        </w:rPr>
        <w:t xml:space="preserve">de </w:t>
      </w:r>
      <w:r w:rsidR="00816209">
        <w:rPr>
          <w:rFonts w:ascii="Tahoma" w:hAnsi="Tahoma" w:cs="Tahoma"/>
          <w:sz w:val="22"/>
          <w:szCs w:val="22"/>
        </w:rPr>
        <w:t xml:space="preserve">outubro </w:t>
      </w:r>
      <w:r w:rsidR="000E64A1" w:rsidRPr="00533952">
        <w:rPr>
          <w:rFonts w:ascii="Tahoma" w:hAnsi="Tahoma" w:cs="Tahoma"/>
          <w:sz w:val="22"/>
          <w:szCs w:val="22"/>
        </w:rPr>
        <w:t xml:space="preserve">e </w:t>
      </w:r>
      <w:r w:rsidR="00816209">
        <w:rPr>
          <w:rFonts w:ascii="Tahoma" w:hAnsi="Tahoma" w:cs="Tahoma"/>
          <w:sz w:val="22"/>
          <w:szCs w:val="22"/>
        </w:rPr>
        <w:t xml:space="preserve">abril </w:t>
      </w:r>
      <w:r w:rsidRPr="00533952">
        <w:rPr>
          <w:rFonts w:ascii="Tahoma" w:hAnsi="Tahoma" w:cs="Tahoma"/>
          <w:sz w:val="22"/>
          <w:szCs w:val="22"/>
        </w:rPr>
        <w:t>de cada</w:t>
      </w:r>
      <w:r w:rsidR="008818E0" w:rsidRPr="00533952">
        <w:rPr>
          <w:rFonts w:ascii="Tahoma" w:hAnsi="Tahoma" w:cs="Tahoma"/>
          <w:sz w:val="22"/>
          <w:szCs w:val="22"/>
        </w:rPr>
        <w:t xml:space="preserve"> ano, até </w:t>
      </w:r>
      <w:r w:rsidR="00205851" w:rsidRPr="00533952">
        <w:rPr>
          <w:rFonts w:ascii="Tahoma" w:hAnsi="Tahoma" w:cs="Tahoma"/>
          <w:sz w:val="22"/>
          <w:szCs w:val="22"/>
        </w:rPr>
        <w:t xml:space="preserve">Data </w:t>
      </w:r>
      <w:r w:rsidR="00205851" w:rsidRPr="00533952">
        <w:rPr>
          <w:rFonts w:ascii="Tahoma" w:hAnsi="Tahoma" w:cs="Tahoma"/>
          <w:sz w:val="22"/>
          <w:szCs w:val="22"/>
        </w:rPr>
        <w:lastRenderedPageBreak/>
        <w:t xml:space="preserve">de Vencimento </w:t>
      </w:r>
      <w:r w:rsidR="000827EC">
        <w:rPr>
          <w:rFonts w:ascii="Tahoma" w:hAnsi="Tahoma" w:cs="Tahoma"/>
          <w:sz w:val="22"/>
          <w:szCs w:val="22"/>
        </w:rPr>
        <w:t xml:space="preserve">da Primeira Série, ou Data de Vencimento da Segunda Série, conforme o caso </w:t>
      </w:r>
      <w:r w:rsidRPr="00533952">
        <w:rPr>
          <w:rFonts w:ascii="Tahoma" w:hAnsi="Tahoma" w:cs="Tahoma"/>
          <w:sz w:val="22"/>
          <w:szCs w:val="22"/>
        </w:rPr>
        <w:t>(cada uma dessas datas, uma “</w:t>
      </w:r>
      <w:r w:rsidRPr="00533952">
        <w:rPr>
          <w:rFonts w:ascii="Tahoma" w:hAnsi="Tahoma" w:cs="Tahoma"/>
          <w:sz w:val="22"/>
          <w:szCs w:val="22"/>
          <w:u w:val="single"/>
        </w:rPr>
        <w:t>Data de Pagamento da Remuneração das Debêntures</w:t>
      </w:r>
      <w:r w:rsidRPr="00533952">
        <w:rPr>
          <w:rFonts w:ascii="Tahoma" w:hAnsi="Tahoma" w:cs="Tahoma"/>
          <w:sz w:val="22"/>
          <w:szCs w:val="22"/>
        </w:rPr>
        <w:t>”).</w:t>
      </w:r>
      <w:r w:rsidR="00CB78D1" w:rsidRPr="00533952">
        <w:rPr>
          <w:rFonts w:ascii="Tahoma" w:hAnsi="Tahoma" w:cs="Tahoma"/>
          <w:sz w:val="22"/>
          <w:szCs w:val="22"/>
        </w:rPr>
        <w:t xml:space="preserve"> </w:t>
      </w:r>
    </w:p>
    <w:p w14:paraId="3B06FF00" w14:textId="77777777" w:rsidR="00602FE1" w:rsidRPr="00533952" w:rsidRDefault="00602FE1" w:rsidP="00B14690">
      <w:pPr>
        <w:spacing w:after="0" w:line="320" w:lineRule="exact"/>
        <w:rPr>
          <w:rFonts w:ascii="Tahoma" w:hAnsi="Tahoma" w:cs="Tahoma"/>
          <w:sz w:val="22"/>
          <w:szCs w:val="22"/>
        </w:rPr>
      </w:pPr>
    </w:p>
    <w:p w14:paraId="16716EFB" w14:textId="77777777" w:rsidR="00602FE1" w:rsidRPr="00533952" w:rsidRDefault="008818E0"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4.11.2</w:t>
      </w:r>
      <w:r w:rsidR="00602FE1" w:rsidRPr="00533952">
        <w:rPr>
          <w:rFonts w:ascii="Tahoma" w:hAnsi="Tahoma" w:cs="Tahoma"/>
          <w:sz w:val="22"/>
          <w:szCs w:val="22"/>
        </w:rPr>
        <w:t>.</w:t>
      </w:r>
      <w:r w:rsidR="00A046B4" w:rsidRPr="00533952">
        <w:rPr>
          <w:rFonts w:ascii="Tahoma" w:hAnsi="Tahoma" w:cs="Tahoma"/>
          <w:sz w:val="22"/>
          <w:szCs w:val="22"/>
        </w:rPr>
        <w:t xml:space="preserve"> </w:t>
      </w:r>
      <w:r w:rsidR="000827EC">
        <w:rPr>
          <w:rFonts w:ascii="Tahoma" w:hAnsi="Tahoma" w:cs="Tahoma"/>
          <w:sz w:val="22"/>
          <w:szCs w:val="22"/>
        </w:rPr>
        <w:tab/>
      </w:r>
      <w:r w:rsidR="00602FE1" w:rsidRPr="00533952">
        <w:rPr>
          <w:rFonts w:ascii="Tahoma" w:hAnsi="Tahoma" w:cs="Tahoma"/>
          <w:sz w:val="22"/>
          <w:szCs w:val="22"/>
        </w:rPr>
        <w:t xml:space="preserve">Farão jus aos pagamentos das Debêntures aqueles que sejam Debenturistas ao final do Dia Útil anterior a cada Data de Pagamento </w:t>
      </w:r>
      <w:r w:rsidR="00D93A94" w:rsidRPr="00533952">
        <w:rPr>
          <w:rFonts w:ascii="Tahoma" w:hAnsi="Tahoma" w:cs="Tahoma"/>
          <w:sz w:val="22"/>
          <w:szCs w:val="22"/>
        </w:rPr>
        <w:t>da Remuneração das Debêntures</w:t>
      </w:r>
      <w:r w:rsidR="008B2BC1" w:rsidRPr="00533952">
        <w:rPr>
          <w:rFonts w:ascii="Tahoma" w:hAnsi="Tahoma" w:cs="Tahoma"/>
          <w:sz w:val="22"/>
          <w:szCs w:val="22"/>
        </w:rPr>
        <w:t xml:space="preserve"> </w:t>
      </w:r>
      <w:r w:rsidR="00602FE1" w:rsidRPr="00533952">
        <w:rPr>
          <w:rFonts w:ascii="Tahoma" w:hAnsi="Tahoma" w:cs="Tahoma"/>
          <w:sz w:val="22"/>
          <w:szCs w:val="22"/>
        </w:rPr>
        <w:t>previst</w:t>
      </w:r>
      <w:r w:rsidR="00D93A94" w:rsidRPr="00533952">
        <w:rPr>
          <w:rFonts w:ascii="Tahoma" w:hAnsi="Tahoma" w:cs="Tahoma"/>
          <w:sz w:val="22"/>
          <w:szCs w:val="22"/>
        </w:rPr>
        <w:t>a</w:t>
      </w:r>
      <w:r w:rsidR="00602FE1" w:rsidRPr="00533952">
        <w:rPr>
          <w:rFonts w:ascii="Tahoma" w:hAnsi="Tahoma" w:cs="Tahoma"/>
          <w:sz w:val="22"/>
          <w:szCs w:val="22"/>
        </w:rPr>
        <w:t xml:space="preserve"> n</w:t>
      </w:r>
      <w:r w:rsidR="005B711F">
        <w:rPr>
          <w:rFonts w:ascii="Tahoma" w:hAnsi="Tahoma" w:cs="Tahoma"/>
          <w:sz w:val="22"/>
          <w:szCs w:val="22"/>
        </w:rPr>
        <w:t>est</w:t>
      </w:r>
      <w:r w:rsidR="00602FE1" w:rsidRPr="00533952">
        <w:rPr>
          <w:rFonts w:ascii="Tahoma" w:hAnsi="Tahoma" w:cs="Tahoma"/>
          <w:sz w:val="22"/>
          <w:szCs w:val="22"/>
        </w:rPr>
        <w:t>a Escritura de Emissão.</w:t>
      </w:r>
    </w:p>
    <w:p w14:paraId="18BB4DB5" w14:textId="77777777" w:rsidR="00602FE1" w:rsidRPr="00533952" w:rsidRDefault="00602FE1" w:rsidP="00B14690">
      <w:pPr>
        <w:spacing w:after="0" w:line="320" w:lineRule="exact"/>
        <w:rPr>
          <w:rFonts w:ascii="Tahoma" w:hAnsi="Tahoma" w:cs="Tahoma"/>
          <w:sz w:val="22"/>
          <w:szCs w:val="22"/>
        </w:rPr>
      </w:pPr>
    </w:p>
    <w:p w14:paraId="64A0C6E8" w14:textId="77777777" w:rsidR="00602FE1" w:rsidRPr="00533952" w:rsidRDefault="00602FE1" w:rsidP="009C74E8">
      <w:pPr>
        <w:pStyle w:val="Default"/>
        <w:keepNext/>
        <w:tabs>
          <w:tab w:val="left" w:pos="851"/>
        </w:tabs>
        <w:spacing w:line="320" w:lineRule="exact"/>
        <w:rPr>
          <w:rFonts w:ascii="Tahoma" w:hAnsi="Tahoma" w:cs="Tahoma"/>
          <w:b/>
          <w:bCs/>
          <w:sz w:val="22"/>
          <w:szCs w:val="22"/>
        </w:rPr>
      </w:pPr>
      <w:r w:rsidRPr="00533952">
        <w:rPr>
          <w:rFonts w:ascii="Tahoma" w:hAnsi="Tahoma" w:cs="Tahoma"/>
          <w:b/>
          <w:bCs/>
          <w:sz w:val="22"/>
          <w:szCs w:val="22"/>
        </w:rPr>
        <w:t xml:space="preserve">4.12. </w:t>
      </w:r>
      <w:r w:rsidR="000827EC">
        <w:rPr>
          <w:rFonts w:ascii="Tahoma" w:hAnsi="Tahoma" w:cs="Tahoma"/>
          <w:b/>
          <w:bCs/>
          <w:sz w:val="22"/>
          <w:szCs w:val="22"/>
        </w:rPr>
        <w:tab/>
      </w:r>
      <w:r w:rsidRPr="00533952">
        <w:rPr>
          <w:rFonts w:ascii="Tahoma" w:hAnsi="Tahoma" w:cs="Tahoma"/>
          <w:b/>
          <w:bCs/>
          <w:sz w:val="22"/>
          <w:szCs w:val="22"/>
        </w:rPr>
        <w:t xml:space="preserve">Amortização do Valor Nominal </w:t>
      </w:r>
      <w:r w:rsidR="007D566F" w:rsidRPr="00533952">
        <w:rPr>
          <w:rFonts w:ascii="Tahoma" w:hAnsi="Tahoma" w:cs="Tahoma"/>
          <w:b/>
          <w:sz w:val="22"/>
          <w:szCs w:val="22"/>
        </w:rPr>
        <w:t>Unitário</w:t>
      </w:r>
    </w:p>
    <w:p w14:paraId="06FBAE4B" w14:textId="77777777" w:rsidR="00602FE1" w:rsidRPr="00533952" w:rsidRDefault="00602FE1" w:rsidP="009C74E8">
      <w:pPr>
        <w:pStyle w:val="Default"/>
        <w:keepNext/>
        <w:spacing w:line="320" w:lineRule="exact"/>
        <w:rPr>
          <w:rFonts w:ascii="Tahoma" w:hAnsi="Tahoma" w:cs="Tahoma"/>
          <w:sz w:val="22"/>
          <w:szCs w:val="22"/>
        </w:rPr>
      </w:pPr>
    </w:p>
    <w:p w14:paraId="005A17F7" w14:textId="77777777" w:rsidR="000827EC" w:rsidRDefault="001B2B4F" w:rsidP="009C74E8">
      <w:pPr>
        <w:keepNext/>
        <w:tabs>
          <w:tab w:val="left" w:pos="851"/>
        </w:tabs>
        <w:spacing w:after="0" w:line="320" w:lineRule="exact"/>
        <w:rPr>
          <w:rFonts w:ascii="Tahoma" w:hAnsi="Tahoma" w:cs="Tahoma"/>
          <w:sz w:val="22"/>
          <w:szCs w:val="22"/>
        </w:rPr>
      </w:pPr>
      <w:r w:rsidRPr="00533952">
        <w:rPr>
          <w:rFonts w:ascii="Tahoma" w:hAnsi="Tahoma" w:cs="Tahoma"/>
          <w:sz w:val="22"/>
          <w:szCs w:val="22"/>
        </w:rPr>
        <w:t xml:space="preserve">4.12.1. </w:t>
      </w:r>
      <w:r w:rsidR="000827EC">
        <w:rPr>
          <w:rFonts w:ascii="Tahoma" w:hAnsi="Tahoma" w:cs="Tahoma"/>
          <w:sz w:val="22"/>
          <w:szCs w:val="22"/>
        </w:rPr>
        <w:tab/>
      </w:r>
      <w:r w:rsidR="0019035C">
        <w:rPr>
          <w:rFonts w:ascii="Tahoma" w:hAnsi="Tahoma" w:cs="Tahoma"/>
          <w:sz w:val="22"/>
          <w:szCs w:val="22"/>
        </w:rPr>
        <w:t xml:space="preserve">Observado o disposto na Cláusula </w:t>
      </w:r>
      <w:r w:rsidR="005B711F">
        <w:rPr>
          <w:rFonts w:ascii="Tahoma" w:hAnsi="Tahoma" w:cs="Tahoma"/>
          <w:sz w:val="22"/>
          <w:szCs w:val="22"/>
        </w:rPr>
        <w:t>5.2.</w:t>
      </w:r>
      <w:r w:rsidR="00D02B46">
        <w:rPr>
          <w:rFonts w:ascii="Tahoma" w:hAnsi="Tahoma" w:cs="Tahoma"/>
          <w:sz w:val="22"/>
          <w:szCs w:val="22"/>
        </w:rPr>
        <w:t>3</w:t>
      </w:r>
      <w:r w:rsidR="0019035C">
        <w:rPr>
          <w:rFonts w:ascii="Tahoma" w:hAnsi="Tahoma" w:cs="Tahoma"/>
          <w:sz w:val="22"/>
          <w:szCs w:val="22"/>
        </w:rPr>
        <w:t xml:space="preserve"> abaixo, o</w:t>
      </w:r>
      <w:r w:rsidRPr="00533952">
        <w:rPr>
          <w:rFonts w:ascii="Tahoma" w:hAnsi="Tahoma" w:cs="Tahoma"/>
          <w:sz w:val="22"/>
          <w:szCs w:val="22"/>
        </w:rPr>
        <w:t xml:space="preserve"> Valor Nominal</w:t>
      </w:r>
      <w:r w:rsidR="00602FE1" w:rsidRPr="00533952">
        <w:rPr>
          <w:rFonts w:ascii="Tahoma" w:hAnsi="Tahoma" w:cs="Tahoma"/>
          <w:sz w:val="22"/>
          <w:szCs w:val="22"/>
        </w:rPr>
        <w:t xml:space="preserve"> </w:t>
      </w:r>
      <w:r w:rsidR="007D566F" w:rsidRPr="00533952">
        <w:rPr>
          <w:rFonts w:ascii="Tahoma" w:hAnsi="Tahoma" w:cs="Tahoma"/>
          <w:sz w:val="22"/>
          <w:szCs w:val="22"/>
        </w:rPr>
        <w:t xml:space="preserve">Unitário </w:t>
      </w:r>
      <w:r w:rsidR="00602FE1" w:rsidRPr="00533952">
        <w:rPr>
          <w:rFonts w:ascii="Tahoma" w:hAnsi="Tahoma" w:cs="Tahoma"/>
          <w:sz w:val="22"/>
          <w:szCs w:val="22"/>
        </w:rPr>
        <w:t>das Debêntures</w:t>
      </w:r>
      <w:r w:rsidR="000827EC">
        <w:rPr>
          <w:rFonts w:ascii="Tahoma" w:hAnsi="Tahoma" w:cs="Tahoma"/>
          <w:sz w:val="22"/>
          <w:szCs w:val="22"/>
        </w:rPr>
        <w:t xml:space="preserve"> da Primeira Série será amortizado em parcela única, na Data de Vencimento da Primeira Série</w:t>
      </w:r>
      <w:r w:rsidR="0019035C">
        <w:rPr>
          <w:rFonts w:ascii="Tahoma" w:hAnsi="Tahoma" w:cs="Tahoma"/>
          <w:sz w:val="22"/>
          <w:szCs w:val="22"/>
        </w:rPr>
        <w:t xml:space="preserve"> (“</w:t>
      </w:r>
      <w:r w:rsidR="0019035C" w:rsidRPr="0019035C">
        <w:rPr>
          <w:rFonts w:ascii="Tahoma" w:hAnsi="Tahoma" w:cs="Tahoma"/>
          <w:sz w:val="22"/>
          <w:szCs w:val="22"/>
          <w:u w:val="single"/>
        </w:rPr>
        <w:t>Data de Amortização da Primeira Série</w:t>
      </w:r>
      <w:r w:rsidR="0019035C">
        <w:rPr>
          <w:rFonts w:ascii="Tahoma" w:hAnsi="Tahoma" w:cs="Tahoma"/>
          <w:sz w:val="22"/>
          <w:szCs w:val="22"/>
        </w:rPr>
        <w:t>”)</w:t>
      </w:r>
      <w:r w:rsidR="000827EC">
        <w:rPr>
          <w:rFonts w:ascii="Tahoma" w:hAnsi="Tahoma" w:cs="Tahoma"/>
          <w:sz w:val="22"/>
          <w:szCs w:val="22"/>
        </w:rPr>
        <w:t>.</w:t>
      </w:r>
    </w:p>
    <w:p w14:paraId="1B56125C" w14:textId="77777777" w:rsidR="000827EC" w:rsidRDefault="000827EC" w:rsidP="00B14690">
      <w:pPr>
        <w:spacing w:after="0" w:line="320" w:lineRule="exact"/>
        <w:rPr>
          <w:rFonts w:ascii="Tahoma" w:hAnsi="Tahoma" w:cs="Tahoma"/>
          <w:sz w:val="22"/>
          <w:szCs w:val="22"/>
        </w:rPr>
      </w:pPr>
    </w:p>
    <w:p w14:paraId="500B0CAB" w14:textId="77777777" w:rsidR="00347CD8" w:rsidRPr="00533952" w:rsidRDefault="000827EC" w:rsidP="00B14690">
      <w:pPr>
        <w:tabs>
          <w:tab w:val="left" w:pos="851"/>
        </w:tabs>
        <w:spacing w:after="0" w:line="320" w:lineRule="exact"/>
        <w:rPr>
          <w:rFonts w:ascii="Tahoma" w:hAnsi="Tahoma" w:cs="Tahoma"/>
          <w:sz w:val="22"/>
          <w:szCs w:val="22"/>
        </w:rPr>
      </w:pPr>
      <w:r>
        <w:rPr>
          <w:rFonts w:ascii="Tahoma" w:hAnsi="Tahoma" w:cs="Tahoma"/>
          <w:sz w:val="22"/>
          <w:szCs w:val="22"/>
        </w:rPr>
        <w:t>4.12.2.</w:t>
      </w:r>
      <w:r>
        <w:rPr>
          <w:rFonts w:ascii="Tahoma" w:hAnsi="Tahoma" w:cs="Tahoma"/>
          <w:sz w:val="22"/>
          <w:szCs w:val="22"/>
        </w:rPr>
        <w:tab/>
      </w:r>
      <w:r w:rsidR="00602FE1" w:rsidRPr="00533952">
        <w:rPr>
          <w:rFonts w:ascii="Tahoma" w:hAnsi="Tahoma" w:cs="Tahoma"/>
          <w:sz w:val="22"/>
          <w:szCs w:val="22"/>
        </w:rPr>
        <w:t xml:space="preserve"> </w:t>
      </w:r>
      <w:r w:rsidR="0019035C" w:rsidRPr="00AF5DD1">
        <w:rPr>
          <w:rFonts w:ascii="Tahoma" w:hAnsi="Tahoma" w:cs="Tahoma"/>
          <w:sz w:val="22"/>
          <w:szCs w:val="22"/>
        </w:rPr>
        <w:t xml:space="preserve">Observado o disposto na Cláusula </w:t>
      </w:r>
      <w:r w:rsidR="005B711F" w:rsidRPr="00AF5DD1">
        <w:rPr>
          <w:rFonts w:ascii="Tahoma" w:hAnsi="Tahoma" w:cs="Tahoma"/>
          <w:sz w:val="22"/>
          <w:szCs w:val="22"/>
        </w:rPr>
        <w:t>5.2.</w:t>
      </w:r>
      <w:r w:rsidR="00D02B46" w:rsidRPr="00AF5DD1">
        <w:rPr>
          <w:rFonts w:ascii="Tahoma" w:hAnsi="Tahoma" w:cs="Tahoma"/>
          <w:sz w:val="22"/>
          <w:szCs w:val="22"/>
        </w:rPr>
        <w:t>3</w:t>
      </w:r>
      <w:r w:rsidR="0019035C" w:rsidRPr="00AF5DD1">
        <w:rPr>
          <w:rFonts w:ascii="Tahoma" w:hAnsi="Tahoma" w:cs="Tahoma"/>
          <w:sz w:val="22"/>
          <w:szCs w:val="22"/>
        </w:rPr>
        <w:t xml:space="preserve"> abaixo, o</w:t>
      </w:r>
      <w:r w:rsidRPr="00AF5DD1">
        <w:rPr>
          <w:rFonts w:ascii="Tahoma" w:hAnsi="Tahoma" w:cs="Tahoma"/>
          <w:sz w:val="22"/>
          <w:szCs w:val="22"/>
        </w:rPr>
        <w:t xml:space="preserve"> Valor Nominal Unitário das Debêntures da Segunda Série </w:t>
      </w:r>
      <w:r w:rsidR="00602FE1" w:rsidRPr="00AF5DD1">
        <w:rPr>
          <w:rFonts w:ascii="Tahoma" w:hAnsi="Tahoma" w:cs="Tahoma"/>
          <w:sz w:val="22"/>
          <w:szCs w:val="22"/>
        </w:rPr>
        <w:t xml:space="preserve">será amortizado em </w:t>
      </w:r>
      <w:r w:rsidR="0019035C" w:rsidRPr="00AF5DD1">
        <w:rPr>
          <w:rFonts w:ascii="Tahoma" w:hAnsi="Tahoma" w:cs="Tahoma"/>
          <w:sz w:val="22"/>
          <w:szCs w:val="22"/>
        </w:rPr>
        <w:t>6</w:t>
      </w:r>
      <w:r w:rsidR="00602FE1" w:rsidRPr="00AF5DD1">
        <w:rPr>
          <w:rFonts w:ascii="Tahoma" w:hAnsi="Tahoma" w:cs="Tahoma"/>
          <w:sz w:val="22"/>
          <w:szCs w:val="22"/>
        </w:rPr>
        <w:t xml:space="preserve"> </w:t>
      </w:r>
      <w:r w:rsidR="00521346" w:rsidRPr="00AF5DD1">
        <w:rPr>
          <w:rFonts w:ascii="Tahoma" w:hAnsi="Tahoma" w:cs="Tahoma"/>
          <w:sz w:val="22"/>
          <w:szCs w:val="22"/>
        </w:rPr>
        <w:t>(</w:t>
      </w:r>
      <w:r w:rsidR="0019035C" w:rsidRPr="00AF5DD1">
        <w:rPr>
          <w:rFonts w:ascii="Tahoma" w:hAnsi="Tahoma" w:cs="Tahoma"/>
          <w:sz w:val="22"/>
          <w:szCs w:val="22"/>
        </w:rPr>
        <w:t>seis</w:t>
      </w:r>
      <w:r w:rsidR="00521346" w:rsidRPr="00AF5DD1">
        <w:rPr>
          <w:rFonts w:ascii="Tahoma" w:hAnsi="Tahoma" w:cs="Tahoma"/>
          <w:sz w:val="22"/>
          <w:szCs w:val="22"/>
        </w:rPr>
        <w:t xml:space="preserve">) </w:t>
      </w:r>
      <w:r w:rsidR="00602FE1" w:rsidRPr="00AF5DD1">
        <w:rPr>
          <w:rFonts w:ascii="Tahoma" w:hAnsi="Tahoma" w:cs="Tahoma"/>
          <w:sz w:val="22"/>
          <w:szCs w:val="22"/>
        </w:rPr>
        <w:t xml:space="preserve">parcelas </w:t>
      </w:r>
      <w:r w:rsidR="0019035C" w:rsidRPr="00AF5DD1">
        <w:rPr>
          <w:rFonts w:ascii="Tahoma" w:hAnsi="Tahoma" w:cs="Tahoma"/>
          <w:sz w:val="22"/>
          <w:szCs w:val="22"/>
        </w:rPr>
        <w:t xml:space="preserve">anuais </w:t>
      </w:r>
      <w:r w:rsidR="00602FE1" w:rsidRPr="00AF5DD1">
        <w:rPr>
          <w:rFonts w:ascii="Tahoma" w:hAnsi="Tahoma" w:cs="Tahoma"/>
          <w:sz w:val="22"/>
          <w:szCs w:val="22"/>
        </w:rPr>
        <w:t xml:space="preserve">consecutivas, sendo que a primeira parcela será devida em </w:t>
      </w:r>
      <w:r w:rsidR="00AF5DD1">
        <w:rPr>
          <w:rFonts w:ascii="Tahoma" w:hAnsi="Tahoma" w:cs="Tahoma"/>
          <w:sz w:val="22"/>
          <w:szCs w:val="22"/>
        </w:rPr>
        <w:t>12</w:t>
      </w:r>
      <w:r w:rsidR="00AF5DD1" w:rsidRPr="00AF5DD1">
        <w:rPr>
          <w:rFonts w:ascii="Tahoma" w:hAnsi="Tahoma" w:cs="Tahoma"/>
          <w:sz w:val="22"/>
          <w:szCs w:val="22"/>
        </w:rPr>
        <w:t xml:space="preserve"> </w:t>
      </w:r>
      <w:r w:rsidR="005D4A49" w:rsidRPr="00AF5DD1">
        <w:rPr>
          <w:rFonts w:ascii="Tahoma" w:hAnsi="Tahoma" w:cs="Tahoma"/>
          <w:sz w:val="22"/>
          <w:szCs w:val="22"/>
        </w:rPr>
        <w:t xml:space="preserve">de </w:t>
      </w:r>
      <w:r w:rsidR="00AF5DD1">
        <w:rPr>
          <w:rFonts w:ascii="Tahoma" w:hAnsi="Tahoma" w:cs="Tahoma"/>
          <w:sz w:val="22"/>
          <w:szCs w:val="22"/>
        </w:rPr>
        <w:t xml:space="preserve">outubro </w:t>
      </w:r>
      <w:r w:rsidR="00602FE1" w:rsidRPr="00AF5DD1">
        <w:rPr>
          <w:rFonts w:ascii="Tahoma" w:hAnsi="Tahoma" w:cs="Tahoma"/>
          <w:sz w:val="22"/>
          <w:szCs w:val="22"/>
        </w:rPr>
        <w:t xml:space="preserve">de </w:t>
      </w:r>
      <w:r w:rsidR="000E64A1" w:rsidRPr="00AF5DD1">
        <w:rPr>
          <w:rFonts w:ascii="Tahoma" w:hAnsi="Tahoma" w:cs="Tahoma"/>
          <w:sz w:val="22"/>
          <w:szCs w:val="22"/>
        </w:rPr>
        <w:t>201</w:t>
      </w:r>
      <w:r w:rsidR="0019035C" w:rsidRPr="00AF5DD1">
        <w:rPr>
          <w:rFonts w:ascii="Tahoma" w:hAnsi="Tahoma" w:cs="Tahoma"/>
          <w:sz w:val="22"/>
          <w:szCs w:val="22"/>
        </w:rPr>
        <w:t>9</w:t>
      </w:r>
      <w:r w:rsidR="000E64A1" w:rsidRPr="00AF5DD1">
        <w:rPr>
          <w:rFonts w:ascii="Tahoma" w:hAnsi="Tahoma" w:cs="Tahoma"/>
          <w:sz w:val="22"/>
          <w:szCs w:val="22"/>
        </w:rPr>
        <w:t xml:space="preserve">, </w:t>
      </w:r>
      <w:r w:rsidR="00602FE1" w:rsidRPr="00AF5DD1">
        <w:rPr>
          <w:rFonts w:ascii="Tahoma" w:hAnsi="Tahoma" w:cs="Tahoma"/>
          <w:sz w:val="22"/>
          <w:szCs w:val="22"/>
        </w:rPr>
        <w:t>e as demais parcelas serão devidas em cada uma das respetivas datas de amortização das Debêntures</w:t>
      </w:r>
      <w:r w:rsidR="0019035C" w:rsidRPr="00AF5DD1">
        <w:rPr>
          <w:rFonts w:ascii="Tahoma" w:hAnsi="Tahoma" w:cs="Tahoma"/>
          <w:sz w:val="22"/>
          <w:szCs w:val="22"/>
        </w:rPr>
        <w:t xml:space="preserve"> da Segunda Série</w:t>
      </w:r>
      <w:r w:rsidR="00602FE1" w:rsidRPr="00AF5DD1">
        <w:rPr>
          <w:rFonts w:ascii="Tahoma" w:hAnsi="Tahoma" w:cs="Tahoma"/>
          <w:sz w:val="22"/>
          <w:szCs w:val="22"/>
        </w:rPr>
        <w:t>, de acordo com a tabela abaixo (cada uma, uma “</w:t>
      </w:r>
      <w:r w:rsidR="00602FE1" w:rsidRPr="00AF5DD1">
        <w:rPr>
          <w:rFonts w:ascii="Tahoma" w:hAnsi="Tahoma" w:cs="Tahoma"/>
          <w:sz w:val="22"/>
          <w:szCs w:val="22"/>
          <w:u w:val="single"/>
        </w:rPr>
        <w:t>Data de Amortização da</w:t>
      </w:r>
      <w:r w:rsidR="0019035C" w:rsidRPr="00AF5DD1">
        <w:rPr>
          <w:rFonts w:ascii="Tahoma" w:hAnsi="Tahoma" w:cs="Tahoma"/>
          <w:sz w:val="22"/>
          <w:szCs w:val="22"/>
          <w:u w:val="single"/>
        </w:rPr>
        <w:t xml:space="preserve"> Segunda Série</w:t>
      </w:r>
      <w:r w:rsidR="00602FE1" w:rsidRPr="00AF5DD1">
        <w:rPr>
          <w:rFonts w:ascii="Tahoma" w:hAnsi="Tahoma" w:cs="Tahoma"/>
          <w:sz w:val="22"/>
          <w:szCs w:val="22"/>
        </w:rPr>
        <w:t>”</w:t>
      </w:r>
      <w:r w:rsidR="0019035C" w:rsidRPr="00AF5DD1">
        <w:rPr>
          <w:rFonts w:ascii="Tahoma" w:hAnsi="Tahoma" w:cs="Tahoma"/>
          <w:sz w:val="22"/>
          <w:szCs w:val="22"/>
        </w:rPr>
        <w:t xml:space="preserve"> e, em conjunto com a Data de Amortização da Primeira Série</w:t>
      </w:r>
      <w:r w:rsidR="0019035C">
        <w:rPr>
          <w:rFonts w:ascii="Tahoma" w:hAnsi="Tahoma" w:cs="Tahoma"/>
          <w:sz w:val="22"/>
          <w:szCs w:val="22"/>
        </w:rPr>
        <w:t>, “</w:t>
      </w:r>
      <w:r w:rsidR="0019035C" w:rsidRPr="0019035C">
        <w:rPr>
          <w:rFonts w:ascii="Tahoma" w:hAnsi="Tahoma" w:cs="Tahoma"/>
          <w:sz w:val="22"/>
          <w:szCs w:val="22"/>
          <w:u w:val="single"/>
        </w:rPr>
        <w:t>Data de Amortização</w:t>
      </w:r>
      <w:r w:rsidR="0019035C">
        <w:rPr>
          <w:rFonts w:ascii="Tahoma" w:hAnsi="Tahoma" w:cs="Tahoma"/>
          <w:sz w:val="22"/>
          <w:szCs w:val="22"/>
        </w:rPr>
        <w:t>”</w:t>
      </w:r>
      <w:r w:rsidR="00602FE1" w:rsidRPr="00533952">
        <w:rPr>
          <w:rFonts w:ascii="Tahoma" w:hAnsi="Tahoma" w:cs="Tahoma"/>
          <w:sz w:val="22"/>
          <w:szCs w:val="22"/>
        </w:rPr>
        <w:t>).</w:t>
      </w:r>
    </w:p>
    <w:p w14:paraId="52F1DBA7" w14:textId="77777777" w:rsidR="001E7DCD" w:rsidRPr="00533952" w:rsidRDefault="001E7DCD" w:rsidP="00B14690">
      <w:pPr>
        <w:spacing w:after="0" w:line="320" w:lineRule="exact"/>
        <w:rPr>
          <w:rFonts w:ascii="Tahoma" w:hAnsi="Tahoma" w:cs="Tahoma"/>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2933"/>
        <w:gridCol w:w="4383"/>
      </w:tblGrid>
      <w:tr w:rsidR="00853AB1" w:rsidRPr="00533952" w14:paraId="6659E693" w14:textId="77777777" w:rsidTr="00387888">
        <w:tc>
          <w:tcPr>
            <w:tcW w:w="1418" w:type="dxa"/>
            <w:shd w:val="clear" w:color="auto" w:fill="auto"/>
          </w:tcPr>
          <w:p w14:paraId="23848636" w14:textId="77777777" w:rsidR="00602FE1" w:rsidRPr="00533952" w:rsidRDefault="00602FE1" w:rsidP="00B14690">
            <w:pPr>
              <w:keepNext/>
              <w:spacing w:after="0" w:line="320" w:lineRule="exact"/>
              <w:jc w:val="center"/>
              <w:rPr>
                <w:rFonts w:ascii="Tahoma" w:hAnsi="Tahoma" w:cs="Tahoma"/>
                <w:sz w:val="22"/>
                <w:szCs w:val="22"/>
              </w:rPr>
            </w:pPr>
            <w:r w:rsidRPr="00533952">
              <w:rPr>
                <w:rFonts w:ascii="Tahoma" w:hAnsi="Tahoma" w:cs="Tahoma"/>
                <w:b/>
                <w:bCs/>
                <w:sz w:val="22"/>
                <w:szCs w:val="22"/>
              </w:rPr>
              <w:t>Parcela</w:t>
            </w:r>
          </w:p>
        </w:tc>
        <w:tc>
          <w:tcPr>
            <w:tcW w:w="2977" w:type="dxa"/>
            <w:shd w:val="clear" w:color="auto" w:fill="auto"/>
          </w:tcPr>
          <w:p w14:paraId="2E1D98B7" w14:textId="77777777" w:rsidR="00602FE1" w:rsidRPr="00533952" w:rsidRDefault="00602FE1" w:rsidP="00B14690">
            <w:pPr>
              <w:keepNext/>
              <w:spacing w:after="0" w:line="320" w:lineRule="exact"/>
              <w:jc w:val="center"/>
              <w:rPr>
                <w:rFonts w:ascii="Tahoma" w:hAnsi="Tahoma" w:cs="Tahoma"/>
                <w:sz w:val="22"/>
                <w:szCs w:val="22"/>
              </w:rPr>
            </w:pPr>
            <w:r w:rsidRPr="00533952">
              <w:rPr>
                <w:rFonts w:ascii="Tahoma" w:hAnsi="Tahoma" w:cs="Tahoma"/>
                <w:b/>
                <w:bCs/>
                <w:sz w:val="22"/>
                <w:szCs w:val="22"/>
              </w:rPr>
              <w:t>Data de Amortização das Debêntures</w:t>
            </w:r>
          </w:p>
        </w:tc>
        <w:tc>
          <w:tcPr>
            <w:tcW w:w="4477" w:type="dxa"/>
            <w:shd w:val="clear" w:color="auto" w:fill="auto"/>
          </w:tcPr>
          <w:p w14:paraId="407868D1" w14:textId="77777777" w:rsidR="00602FE1" w:rsidRPr="00533952" w:rsidRDefault="00602FE1" w:rsidP="00B14690">
            <w:pPr>
              <w:pStyle w:val="Default"/>
              <w:keepNext/>
              <w:spacing w:line="320" w:lineRule="exact"/>
              <w:jc w:val="center"/>
              <w:rPr>
                <w:rFonts w:ascii="Tahoma" w:hAnsi="Tahoma" w:cs="Tahoma"/>
                <w:sz w:val="22"/>
                <w:szCs w:val="22"/>
              </w:rPr>
            </w:pPr>
            <w:r w:rsidRPr="00533952">
              <w:rPr>
                <w:rFonts w:ascii="Tahoma" w:hAnsi="Tahoma" w:cs="Tahoma"/>
                <w:b/>
                <w:bCs/>
                <w:sz w:val="22"/>
                <w:szCs w:val="22"/>
              </w:rPr>
              <w:t>Percentual Amortizado do Valor</w:t>
            </w:r>
            <w:r w:rsidR="001A1D0A" w:rsidRPr="00533952">
              <w:rPr>
                <w:rFonts w:ascii="Tahoma" w:hAnsi="Tahoma" w:cs="Tahoma"/>
                <w:b/>
                <w:bCs/>
                <w:sz w:val="22"/>
                <w:szCs w:val="22"/>
              </w:rPr>
              <w:t xml:space="preserve"> </w:t>
            </w:r>
            <w:r w:rsidRPr="00533952">
              <w:rPr>
                <w:rFonts w:ascii="Tahoma" w:hAnsi="Tahoma" w:cs="Tahoma"/>
                <w:b/>
                <w:bCs/>
                <w:sz w:val="22"/>
                <w:szCs w:val="22"/>
              </w:rPr>
              <w:t xml:space="preserve">Nominal Unitário </w:t>
            </w:r>
          </w:p>
        </w:tc>
      </w:tr>
      <w:tr w:rsidR="0019035C" w:rsidRPr="00533952" w14:paraId="0CC41CC6" w14:textId="77777777" w:rsidTr="00387888">
        <w:tc>
          <w:tcPr>
            <w:tcW w:w="1418" w:type="dxa"/>
            <w:shd w:val="clear" w:color="auto" w:fill="auto"/>
          </w:tcPr>
          <w:p w14:paraId="21EF8EA3" w14:textId="77777777" w:rsidR="0019035C" w:rsidRPr="00533952" w:rsidRDefault="0019035C" w:rsidP="00B14690">
            <w:pPr>
              <w:spacing w:after="0" w:line="320" w:lineRule="exact"/>
              <w:jc w:val="center"/>
              <w:rPr>
                <w:rFonts w:ascii="Tahoma" w:hAnsi="Tahoma" w:cs="Tahoma"/>
                <w:sz w:val="22"/>
                <w:szCs w:val="22"/>
              </w:rPr>
            </w:pPr>
            <w:r w:rsidRPr="00533952">
              <w:rPr>
                <w:rFonts w:ascii="Tahoma" w:hAnsi="Tahoma" w:cs="Tahoma"/>
                <w:sz w:val="22"/>
                <w:szCs w:val="22"/>
              </w:rPr>
              <w:t>1ª</w:t>
            </w:r>
          </w:p>
        </w:tc>
        <w:tc>
          <w:tcPr>
            <w:tcW w:w="2977" w:type="dxa"/>
            <w:shd w:val="clear" w:color="auto" w:fill="auto"/>
          </w:tcPr>
          <w:p w14:paraId="7E3FD901" w14:textId="77777777" w:rsidR="0019035C" w:rsidRDefault="00AF5DD1" w:rsidP="00B14690">
            <w:pPr>
              <w:spacing w:after="0" w:line="320" w:lineRule="exact"/>
              <w:jc w:val="center"/>
            </w:pPr>
            <w:r>
              <w:rPr>
                <w:rFonts w:ascii="Tahoma" w:hAnsi="Tahoma" w:cs="Tahoma"/>
                <w:sz w:val="22"/>
                <w:szCs w:val="22"/>
              </w:rPr>
              <w:t>12 de outubro</w:t>
            </w:r>
            <w:r w:rsidR="0019035C" w:rsidRPr="002D05FF">
              <w:rPr>
                <w:rFonts w:ascii="Tahoma" w:hAnsi="Tahoma" w:cs="Tahoma"/>
                <w:sz w:val="22"/>
                <w:szCs w:val="22"/>
              </w:rPr>
              <w:t xml:space="preserve"> de 2019</w:t>
            </w:r>
          </w:p>
        </w:tc>
        <w:tc>
          <w:tcPr>
            <w:tcW w:w="4477" w:type="dxa"/>
            <w:shd w:val="clear" w:color="auto" w:fill="auto"/>
          </w:tcPr>
          <w:p w14:paraId="7274FABD" w14:textId="77777777" w:rsidR="0019035C" w:rsidRPr="00533952" w:rsidRDefault="0019035C" w:rsidP="00B14690">
            <w:pPr>
              <w:spacing w:after="0" w:line="320" w:lineRule="exact"/>
              <w:jc w:val="center"/>
              <w:rPr>
                <w:rFonts w:ascii="Tahoma" w:hAnsi="Tahoma" w:cs="Tahoma"/>
                <w:sz w:val="22"/>
                <w:szCs w:val="22"/>
              </w:rPr>
            </w:pPr>
            <w:r>
              <w:rPr>
                <w:rFonts w:ascii="Tahoma" w:hAnsi="Tahoma" w:cs="Tahoma"/>
                <w:sz w:val="22"/>
                <w:szCs w:val="22"/>
              </w:rPr>
              <w:t>5</w:t>
            </w:r>
            <w:r w:rsidRPr="00533952">
              <w:rPr>
                <w:rFonts w:ascii="Tahoma" w:hAnsi="Tahoma" w:cs="Tahoma"/>
                <w:sz w:val="22"/>
                <w:szCs w:val="22"/>
              </w:rPr>
              <w:t>,</w:t>
            </w:r>
            <w:r>
              <w:rPr>
                <w:rFonts w:ascii="Tahoma" w:hAnsi="Tahoma" w:cs="Tahoma"/>
                <w:sz w:val="22"/>
                <w:szCs w:val="22"/>
              </w:rPr>
              <w:t>0000</w:t>
            </w:r>
            <w:r w:rsidRPr="00533952">
              <w:rPr>
                <w:rFonts w:ascii="Tahoma" w:hAnsi="Tahoma" w:cs="Tahoma"/>
                <w:sz w:val="22"/>
                <w:szCs w:val="22"/>
              </w:rPr>
              <w:t>%</w:t>
            </w:r>
          </w:p>
        </w:tc>
      </w:tr>
      <w:tr w:rsidR="0019035C" w:rsidRPr="00533952" w14:paraId="70DCC68C" w14:textId="77777777" w:rsidTr="00387888">
        <w:tc>
          <w:tcPr>
            <w:tcW w:w="1418" w:type="dxa"/>
            <w:shd w:val="clear" w:color="auto" w:fill="auto"/>
          </w:tcPr>
          <w:p w14:paraId="5A9091FF" w14:textId="77777777" w:rsidR="0019035C" w:rsidRPr="00533952" w:rsidRDefault="0019035C" w:rsidP="00B14690">
            <w:pPr>
              <w:spacing w:after="0" w:line="320" w:lineRule="exact"/>
              <w:jc w:val="center"/>
              <w:rPr>
                <w:rFonts w:ascii="Tahoma" w:hAnsi="Tahoma" w:cs="Tahoma"/>
                <w:sz w:val="22"/>
                <w:szCs w:val="22"/>
              </w:rPr>
            </w:pPr>
            <w:r w:rsidRPr="00533952">
              <w:rPr>
                <w:rFonts w:ascii="Tahoma" w:hAnsi="Tahoma" w:cs="Tahoma"/>
                <w:sz w:val="22"/>
                <w:szCs w:val="22"/>
              </w:rPr>
              <w:t>2ª</w:t>
            </w:r>
          </w:p>
        </w:tc>
        <w:tc>
          <w:tcPr>
            <w:tcW w:w="2977" w:type="dxa"/>
            <w:shd w:val="clear" w:color="auto" w:fill="auto"/>
          </w:tcPr>
          <w:p w14:paraId="773DDB12" w14:textId="77777777" w:rsidR="0019035C" w:rsidRDefault="00AF5DD1" w:rsidP="005D4A49">
            <w:pPr>
              <w:spacing w:after="0" w:line="320" w:lineRule="exact"/>
              <w:jc w:val="center"/>
            </w:pPr>
            <w:r>
              <w:rPr>
                <w:rFonts w:ascii="Tahoma" w:hAnsi="Tahoma" w:cs="Tahoma"/>
                <w:sz w:val="22"/>
                <w:szCs w:val="22"/>
              </w:rPr>
              <w:t>12 de outubro</w:t>
            </w:r>
            <w:r w:rsidDel="00AF5DD1">
              <w:rPr>
                <w:rFonts w:ascii="Tahoma" w:hAnsi="Tahoma" w:cs="Tahoma"/>
                <w:sz w:val="22"/>
                <w:szCs w:val="22"/>
              </w:rPr>
              <w:t xml:space="preserve"> </w:t>
            </w:r>
            <w:r w:rsidR="0019035C" w:rsidRPr="002D05FF">
              <w:rPr>
                <w:rFonts w:ascii="Tahoma" w:hAnsi="Tahoma" w:cs="Tahoma"/>
                <w:sz w:val="22"/>
                <w:szCs w:val="22"/>
              </w:rPr>
              <w:t>de 20</w:t>
            </w:r>
            <w:r w:rsidR="0019035C">
              <w:rPr>
                <w:rFonts w:ascii="Tahoma" w:hAnsi="Tahoma" w:cs="Tahoma"/>
                <w:sz w:val="22"/>
                <w:szCs w:val="22"/>
              </w:rPr>
              <w:t>20</w:t>
            </w:r>
          </w:p>
        </w:tc>
        <w:tc>
          <w:tcPr>
            <w:tcW w:w="4477" w:type="dxa"/>
            <w:shd w:val="clear" w:color="auto" w:fill="auto"/>
          </w:tcPr>
          <w:p w14:paraId="1B0A2FE9" w14:textId="77777777" w:rsidR="0019035C" w:rsidRPr="00533952" w:rsidRDefault="0019035C" w:rsidP="00B14690">
            <w:pPr>
              <w:spacing w:after="0" w:line="320" w:lineRule="exact"/>
              <w:jc w:val="center"/>
              <w:rPr>
                <w:rFonts w:ascii="Tahoma" w:hAnsi="Tahoma" w:cs="Tahoma"/>
                <w:sz w:val="22"/>
                <w:szCs w:val="22"/>
              </w:rPr>
            </w:pPr>
            <w:r>
              <w:rPr>
                <w:rFonts w:ascii="Tahoma" w:hAnsi="Tahoma" w:cs="Tahoma"/>
                <w:sz w:val="22"/>
                <w:szCs w:val="22"/>
              </w:rPr>
              <w:t>15</w:t>
            </w:r>
            <w:r w:rsidRPr="00533952">
              <w:rPr>
                <w:rFonts w:ascii="Tahoma" w:hAnsi="Tahoma" w:cs="Tahoma"/>
                <w:sz w:val="22"/>
                <w:szCs w:val="22"/>
              </w:rPr>
              <w:t>,</w:t>
            </w:r>
            <w:r>
              <w:rPr>
                <w:rFonts w:ascii="Tahoma" w:hAnsi="Tahoma" w:cs="Tahoma"/>
                <w:sz w:val="22"/>
                <w:szCs w:val="22"/>
              </w:rPr>
              <w:t>0000</w:t>
            </w:r>
            <w:r w:rsidRPr="00533952">
              <w:rPr>
                <w:rFonts w:ascii="Tahoma" w:hAnsi="Tahoma" w:cs="Tahoma"/>
                <w:sz w:val="22"/>
                <w:szCs w:val="22"/>
              </w:rPr>
              <w:t>%</w:t>
            </w:r>
          </w:p>
        </w:tc>
      </w:tr>
      <w:tr w:rsidR="0019035C" w:rsidRPr="00533952" w14:paraId="12D4FD8B" w14:textId="77777777" w:rsidTr="00387888">
        <w:tc>
          <w:tcPr>
            <w:tcW w:w="1418" w:type="dxa"/>
            <w:shd w:val="clear" w:color="auto" w:fill="auto"/>
          </w:tcPr>
          <w:p w14:paraId="60B9DEF2" w14:textId="77777777" w:rsidR="0019035C" w:rsidRPr="00533952" w:rsidRDefault="0019035C" w:rsidP="00B14690">
            <w:pPr>
              <w:spacing w:after="0" w:line="320" w:lineRule="exact"/>
              <w:jc w:val="center"/>
              <w:rPr>
                <w:rFonts w:ascii="Tahoma" w:hAnsi="Tahoma" w:cs="Tahoma"/>
                <w:sz w:val="22"/>
                <w:szCs w:val="22"/>
              </w:rPr>
            </w:pPr>
            <w:r w:rsidRPr="00533952">
              <w:rPr>
                <w:rFonts w:ascii="Tahoma" w:hAnsi="Tahoma" w:cs="Tahoma"/>
                <w:sz w:val="22"/>
                <w:szCs w:val="22"/>
              </w:rPr>
              <w:t>3ª</w:t>
            </w:r>
          </w:p>
        </w:tc>
        <w:tc>
          <w:tcPr>
            <w:tcW w:w="2977" w:type="dxa"/>
            <w:shd w:val="clear" w:color="auto" w:fill="auto"/>
          </w:tcPr>
          <w:p w14:paraId="55AACDF1" w14:textId="77777777" w:rsidR="0019035C" w:rsidRDefault="00AF5DD1" w:rsidP="005D4A49">
            <w:pPr>
              <w:spacing w:after="0" w:line="320" w:lineRule="exact"/>
              <w:jc w:val="center"/>
            </w:pPr>
            <w:r>
              <w:rPr>
                <w:rFonts w:ascii="Tahoma" w:hAnsi="Tahoma" w:cs="Tahoma"/>
                <w:sz w:val="22"/>
                <w:szCs w:val="22"/>
              </w:rPr>
              <w:t>12 de outubro</w:t>
            </w:r>
            <w:r w:rsidDel="00AF5DD1">
              <w:rPr>
                <w:rFonts w:ascii="Tahoma" w:hAnsi="Tahoma" w:cs="Tahoma"/>
                <w:sz w:val="22"/>
                <w:szCs w:val="22"/>
              </w:rPr>
              <w:t xml:space="preserve"> </w:t>
            </w:r>
            <w:r w:rsidR="0019035C" w:rsidRPr="002D05FF">
              <w:rPr>
                <w:rFonts w:ascii="Tahoma" w:hAnsi="Tahoma" w:cs="Tahoma"/>
                <w:sz w:val="22"/>
                <w:szCs w:val="22"/>
              </w:rPr>
              <w:t>de 20</w:t>
            </w:r>
            <w:r w:rsidR="0019035C">
              <w:rPr>
                <w:rFonts w:ascii="Tahoma" w:hAnsi="Tahoma" w:cs="Tahoma"/>
                <w:sz w:val="22"/>
                <w:szCs w:val="22"/>
              </w:rPr>
              <w:t>21</w:t>
            </w:r>
          </w:p>
        </w:tc>
        <w:tc>
          <w:tcPr>
            <w:tcW w:w="4477" w:type="dxa"/>
            <w:shd w:val="clear" w:color="auto" w:fill="auto"/>
          </w:tcPr>
          <w:p w14:paraId="14AB8333" w14:textId="77777777" w:rsidR="0019035C" w:rsidRPr="00533952" w:rsidRDefault="0019035C" w:rsidP="00B14690">
            <w:pPr>
              <w:spacing w:after="0" w:line="320" w:lineRule="exact"/>
              <w:jc w:val="center"/>
              <w:rPr>
                <w:rFonts w:ascii="Tahoma" w:hAnsi="Tahoma" w:cs="Tahoma"/>
                <w:sz w:val="22"/>
                <w:szCs w:val="22"/>
              </w:rPr>
            </w:pPr>
            <w:r>
              <w:rPr>
                <w:rFonts w:ascii="Tahoma" w:hAnsi="Tahoma" w:cs="Tahoma"/>
                <w:sz w:val="22"/>
                <w:szCs w:val="22"/>
              </w:rPr>
              <w:t>20</w:t>
            </w:r>
            <w:r w:rsidRPr="00533952">
              <w:rPr>
                <w:rFonts w:ascii="Tahoma" w:hAnsi="Tahoma" w:cs="Tahoma"/>
                <w:sz w:val="22"/>
                <w:szCs w:val="22"/>
              </w:rPr>
              <w:t>,</w:t>
            </w:r>
            <w:r>
              <w:rPr>
                <w:rFonts w:ascii="Tahoma" w:hAnsi="Tahoma" w:cs="Tahoma"/>
                <w:sz w:val="22"/>
                <w:szCs w:val="22"/>
              </w:rPr>
              <w:t>0000</w:t>
            </w:r>
            <w:r w:rsidRPr="00533952">
              <w:rPr>
                <w:rFonts w:ascii="Tahoma" w:hAnsi="Tahoma" w:cs="Tahoma"/>
                <w:sz w:val="22"/>
                <w:szCs w:val="22"/>
              </w:rPr>
              <w:t>%</w:t>
            </w:r>
          </w:p>
        </w:tc>
      </w:tr>
      <w:tr w:rsidR="0019035C" w:rsidRPr="00533952" w14:paraId="2AD80B1A" w14:textId="77777777" w:rsidTr="00387888">
        <w:tc>
          <w:tcPr>
            <w:tcW w:w="1418" w:type="dxa"/>
            <w:tcBorders>
              <w:top w:val="single" w:sz="4" w:space="0" w:color="auto"/>
              <w:left w:val="single" w:sz="4" w:space="0" w:color="auto"/>
              <w:bottom w:val="single" w:sz="4" w:space="0" w:color="auto"/>
              <w:right w:val="single" w:sz="4" w:space="0" w:color="auto"/>
            </w:tcBorders>
            <w:shd w:val="clear" w:color="auto" w:fill="auto"/>
          </w:tcPr>
          <w:p w14:paraId="100F71F3" w14:textId="77777777" w:rsidR="0019035C" w:rsidRPr="00533952" w:rsidRDefault="0019035C" w:rsidP="00B14690">
            <w:pPr>
              <w:spacing w:after="0" w:line="320" w:lineRule="exact"/>
              <w:jc w:val="center"/>
              <w:rPr>
                <w:rFonts w:ascii="Tahoma" w:hAnsi="Tahoma" w:cs="Tahoma"/>
                <w:sz w:val="22"/>
                <w:szCs w:val="22"/>
              </w:rPr>
            </w:pPr>
            <w:r w:rsidRPr="00533952">
              <w:rPr>
                <w:rFonts w:ascii="Tahoma" w:hAnsi="Tahoma" w:cs="Tahoma"/>
                <w:sz w:val="22"/>
                <w:szCs w:val="22"/>
              </w:rPr>
              <w:t>4ª</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3B933073" w14:textId="77777777" w:rsidR="0019035C" w:rsidRDefault="00AF5DD1" w:rsidP="005D4A49">
            <w:pPr>
              <w:spacing w:after="0" w:line="320" w:lineRule="exact"/>
              <w:jc w:val="center"/>
            </w:pPr>
            <w:r>
              <w:rPr>
                <w:rFonts w:ascii="Tahoma" w:hAnsi="Tahoma" w:cs="Tahoma"/>
                <w:sz w:val="22"/>
                <w:szCs w:val="22"/>
              </w:rPr>
              <w:t>12 de outubro</w:t>
            </w:r>
            <w:r w:rsidDel="00AF5DD1">
              <w:rPr>
                <w:rFonts w:ascii="Tahoma" w:hAnsi="Tahoma" w:cs="Tahoma"/>
                <w:sz w:val="22"/>
                <w:szCs w:val="22"/>
              </w:rPr>
              <w:t xml:space="preserve"> </w:t>
            </w:r>
            <w:r w:rsidR="0019035C" w:rsidRPr="002D05FF">
              <w:rPr>
                <w:rFonts w:ascii="Tahoma" w:hAnsi="Tahoma" w:cs="Tahoma"/>
                <w:sz w:val="22"/>
                <w:szCs w:val="22"/>
              </w:rPr>
              <w:t>de 20</w:t>
            </w:r>
            <w:r w:rsidR="0019035C">
              <w:rPr>
                <w:rFonts w:ascii="Tahoma" w:hAnsi="Tahoma" w:cs="Tahoma"/>
                <w:sz w:val="22"/>
                <w:szCs w:val="22"/>
              </w:rPr>
              <w:t>22</w:t>
            </w:r>
          </w:p>
        </w:tc>
        <w:tc>
          <w:tcPr>
            <w:tcW w:w="4477" w:type="dxa"/>
            <w:tcBorders>
              <w:top w:val="single" w:sz="4" w:space="0" w:color="auto"/>
              <w:left w:val="single" w:sz="4" w:space="0" w:color="auto"/>
              <w:bottom w:val="single" w:sz="4" w:space="0" w:color="auto"/>
              <w:right w:val="single" w:sz="4" w:space="0" w:color="auto"/>
            </w:tcBorders>
            <w:shd w:val="clear" w:color="auto" w:fill="auto"/>
          </w:tcPr>
          <w:p w14:paraId="18B675F6" w14:textId="77777777" w:rsidR="0019035C" w:rsidRPr="00533952" w:rsidRDefault="0019035C" w:rsidP="00B14690">
            <w:pPr>
              <w:spacing w:after="0" w:line="320" w:lineRule="exact"/>
              <w:jc w:val="center"/>
              <w:rPr>
                <w:rFonts w:ascii="Tahoma" w:hAnsi="Tahoma" w:cs="Tahoma"/>
                <w:sz w:val="22"/>
                <w:szCs w:val="22"/>
              </w:rPr>
            </w:pPr>
            <w:r>
              <w:rPr>
                <w:rFonts w:ascii="Tahoma" w:hAnsi="Tahoma" w:cs="Tahoma"/>
                <w:sz w:val="22"/>
                <w:szCs w:val="22"/>
              </w:rPr>
              <w:t>20</w:t>
            </w:r>
            <w:r w:rsidRPr="00533952">
              <w:rPr>
                <w:rFonts w:ascii="Tahoma" w:hAnsi="Tahoma" w:cs="Tahoma"/>
                <w:sz w:val="22"/>
                <w:szCs w:val="22"/>
              </w:rPr>
              <w:t>,</w:t>
            </w:r>
            <w:r>
              <w:rPr>
                <w:rFonts w:ascii="Tahoma" w:hAnsi="Tahoma" w:cs="Tahoma"/>
                <w:sz w:val="22"/>
                <w:szCs w:val="22"/>
              </w:rPr>
              <w:t>0000</w:t>
            </w:r>
            <w:r w:rsidRPr="00533952">
              <w:rPr>
                <w:rFonts w:ascii="Tahoma" w:hAnsi="Tahoma" w:cs="Tahoma"/>
                <w:sz w:val="22"/>
                <w:szCs w:val="22"/>
              </w:rPr>
              <w:t>%</w:t>
            </w:r>
          </w:p>
        </w:tc>
      </w:tr>
      <w:tr w:rsidR="0019035C" w:rsidRPr="00533952" w14:paraId="1C5D10D6" w14:textId="77777777" w:rsidTr="00387888">
        <w:tc>
          <w:tcPr>
            <w:tcW w:w="1418" w:type="dxa"/>
            <w:tcBorders>
              <w:top w:val="single" w:sz="4" w:space="0" w:color="auto"/>
              <w:left w:val="single" w:sz="4" w:space="0" w:color="auto"/>
              <w:bottom w:val="single" w:sz="4" w:space="0" w:color="auto"/>
              <w:right w:val="single" w:sz="4" w:space="0" w:color="auto"/>
            </w:tcBorders>
            <w:shd w:val="clear" w:color="auto" w:fill="auto"/>
          </w:tcPr>
          <w:p w14:paraId="3D2EA8C8" w14:textId="77777777" w:rsidR="0019035C" w:rsidRPr="00533952" w:rsidRDefault="0019035C" w:rsidP="00B14690">
            <w:pPr>
              <w:spacing w:after="0" w:line="320" w:lineRule="exact"/>
              <w:jc w:val="center"/>
              <w:rPr>
                <w:rFonts w:ascii="Tahoma" w:hAnsi="Tahoma" w:cs="Tahoma"/>
                <w:sz w:val="22"/>
                <w:szCs w:val="22"/>
              </w:rPr>
            </w:pPr>
            <w:r w:rsidRPr="00533952">
              <w:rPr>
                <w:rFonts w:ascii="Tahoma" w:hAnsi="Tahoma" w:cs="Tahoma"/>
                <w:sz w:val="22"/>
                <w:szCs w:val="22"/>
              </w:rPr>
              <w:t>5ª</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20DCD4F" w14:textId="77777777" w:rsidR="0019035C" w:rsidRDefault="00AF5DD1" w:rsidP="005D4A49">
            <w:pPr>
              <w:spacing w:after="0" w:line="320" w:lineRule="exact"/>
              <w:jc w:val="center"/>
            </w:pPr>
            <w:r>
              <w:rPr>
                <w:rFonts w:ascii="Tahoma" w:hAnsi="Tahoma" w:cs="Tahoma"/>
                <w:sz w:val="22"/>
                <w:szCs w:val="22"/>
              </w:rPr>
              <w:t>12 de outubro</w:t>
            </w:r>
            <w:r w:rsidDel="00AF5DD1">
              <w:rPr>
                <w:rFonts w:ascii="Tahoma" w:hAnsi="Tahoma" w:cs="Tahoma"/>
                <w:sz w:val="22"/>
                <w:szCs w:val="22"/>
              </w:rPr>
              <w:t xml:space="preserve"> </w:t>
            </w:r>
            <w:r w:rsidR="0019035C" w:rsidRPr="002D05FF">
              <w:rPr>
                <w:rFonts w:ascii="Tahoma" w:hAnsi="Tahoma" w:cs="Tahoma"/>
                <w:sz w:val="22"/>
                <w:szCs w:val="22"/>
              </w:rPr>
              <w:t>de 20</w:t>
            </w:r>
            <w:r w:rsidR="0019035C">
              <w:rPr>
                <w:rFonts w:ascii="Tahoma" w:hAnsi="Tahoma" w:cs="Tahoma"/>
                <w:sz w:val="22"/>
                <w:szCs w:val="22"/>
              </w:rPr>
              <w:t>23</w:t>
            </w:r>
          </w:p>
        </w:tc>
        <w:tc>
          <w:tcPr>
            <w:tcW w:w="4477" w:type="dxa"/>
            <w:tcBorders>
              <w:top w:val="single" w:sz="4" w:space="0" w:color="auto"/>
              <w:left w:val="single" w:sz="4" w:space="0" w:color="auto"/>
              <w:bottom w:val="single" w:sz="4" w:space="0" w:color="auto"/>
              <w:right w:val="single" w:sz="4" w:space="0" w:color="auto"/>
            </w:tcBorders>
            <w:shd w:val="clear" w:color="auto" w:fill="auto"/>
          </w:tcPr>
          <w:p w14:paraId="268A2292" w14:textId="77777777" w:rsidR="0019035C" w:rsidRPr="00533952" w:rsidRDefault="0019035C" w:rsidP="00B14690">
            <w:pPr>
              <w:spacing w:after="0" w:line="320" w:lineRule="exact"/>
              <w:jc w:val="center"/>
              <w:rPr>
                <w:rFonts w:ascii="Tahoma" w:hAnsi="Tahoma" w:cs="Tahoma"/>
                <w:sz w:val="22"/>
                <w:szCs w:val="22"/>
              </w:rPr>
            </w:pPr>
            <w:r>
              <w:rPr>
                <w:rFonts w:ascii="Tahoma" w:hAnsi="Tahoma" w:cs="Tahoma"/>
                <w:sz w:val="22"/>
                <w:szCs w:val="22"/>
              </w:rPr>
              <w:t>20</w:t>
            </w:r>
            <w:r w:rsidRPr="00533952">
              <w:rPr>
                <w:rFonts w:ascii="Tahoma" w:hAnsi="Tahoma" w:cs="Tahoma"/>
                <w:sz w:val="22"/>
                <w:szCs w:val="22"/>
              </w:rPr>
              <w:t>,</w:t>
            </w:r>
            <w:r>
              <w:rPr>
                <w:rFonts w:ascii="Tahoma" w:hAnsi="Tahoma" w:cs="Tahoma"/>
                <w:sz w:val="22"/>
                <w:szCs w:val="22"/>
              </w:rPr>
              <w:t>0000</w:t>
            </w:r>
            <w:r w:rsidRPr="00533952">
              <w:rPr>
                <w:rFonts w:ascii="Tahoma" w:hAnsi="Tahoma" w:cs="Tahoma"/>
                <w:sz w:val="22"/>
                <w:szCs w:val="22"/>
              </w:rPr>
              <w:t>%</w:t>
            </w:r>
          </w:p>
        </w:tc>
      </w:tr>
      <w:tr w:rsidR="0019035C" w:rsidRPr="00533952" w14:paraId="7A6B7376" w14:textId="77777777" w:rsidTr="00387888">
        <w:tc>
          <w:tcPr>
            <w:tcW w:w="1418" w:type="dxa"/>
            <w:tcBorders>
              <w:top w:val="single" w:sz="4" w:space="0" w:color="auto"/>
              <w:left w:val="single" w:sz="4" w:space="0" w:color="auto"/>
              <w:bottom w:val="single" w:sz="4" w:space="0" w:color="auto"/>
              <w:right w:val="single" w:sz="4" w:space="0" w:color="auto"/>
            </w:tcBorders>
            <w:shd w:val="clear" w:color="auto" w:fill="auto"/>
          </w:tcPr>
          <w:p w14:paraId="395B9465" w14:textId="77777777" w:rsidR="0019035C" w:rsidRPr="00533952" w:rsidRDefault="0019035C" w:rsidP="00B14690">
            <w:pPr>
              <w:spacing w:after="0" w:line="320" w:lineRule="exact"/>
              <w:jc w:val="center"/>
              <w:rPr>
                <w:rFonts w:ascii="Tahoma" w:hAnsi="Tahoma" w:cs="Tahoma"/>
                <w:sz w:val="22"/>
                <w:szCs w:val="22"/>
              </w:rPr>
            </w:pPr>
            <w:r w:rsidRPr="00533952">
              <w:rPr>
                <w:rFonts w:ascii="Tahoma" w:hAnsi="Tahoma" w:cs="Tahoma"/>
                <w:sz w:val="22"/>
                <w:szCs w:val="22"/>
              </w:rPr>
              <w:t>6ª</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0958B871" w14:textId="77777777" w:rsidR="0019035C" w:rsidRDefault="0013466E" w:rsidP="00816209">
            <w:pPr>
              <w:spacing w:after="0" w:line="320" w:lineRule="exact"/>
              <w:jc w:val="center"/>
            </w:pPr>
            <w:r>
              <w:rPr>
                <w:rFonts w:ascii="Tahoma" w:hAnsi="Tahoma" w:cs="Tahoma"/>
                <w:sz w:val="22"/>
                <w:szCs w:val="22"/>
              </w:rPr>
              <w:t>Data de Vencimento</w:t>
            </w:r>
          </w:p>
        </w:tc>
        <w:tc>
          <w:tcPr>
            <w:tcW w:w="4477" w:type="dxa"/>
            <w:tcBorders>
              <w:top w:val="single" w:sz="4" w:space="0" w:color="auto"/>
              <w:left w:val="single" w:sz="4" w:space="0" w:color="auto"/>
              <w:bottom w:val="single" w:sz="4" w:space="0" w:color="auto"/>
              <w:right w:val="single" w:sz="4" w:space="0" w:color="auto"/>
            </w:tcBorders>
            <w:shd w:val="clear" w:color="auto" w:fill="auto"/>
          </w:tcPr>
          <w:p w14:paraId="2BA8810C" w14:textId="77777777" w:rsidR="0019035C" w:rsidRPr="00533952" w:rsidRDefault="0019035C" w:rsidP="00B14690">
            <w:pPr>
              <w:spacing w:after="0" w:line="320" w:lineRule="exact"/>
              <w:jc w:val="center"/>
              <w:rPr>
                <w:rFonts w:ascii="Tahoma" w:hAnsi="Tahoma" w:cs="Tahoma"/>
                <w:sz w:val="22"/>
                <w:szCs w:val="22"/>
              </w:rPr>
            </w:pPr>
            <w:r>
              <w:rPr>
                <w:rFonts w:ascii="Tahoma" w:hAnsi="Tahoma" w:cs="Tahoma"/>
                <w:sz w:val="22"/>
                <w:szCs w:val="22"/>
              </w:rPr>
              <w:t>20</w:t>
            </w:r>
            <w:r w:rsidRPr="00533952">
              <w:rPr>
                <w:rFonts w:ascii="Tahoma" w:hAnsi="Tahoma" w:cs="Tahoma"/>
                <w:sz w:val="22"/>
                <w:szCs w:val="22"/>
              </w:rPr>
              <w:t>,</w:t>
            </w:r>
            <w:r>
              <w:rPr>
                <w:rFonts w:ascii="Tahoma" w:hAnsi="Tahoma" w:cs="Tahoma"/>
                <w:sz w:val="22"/>
                <w:szCs w:val="22"/>
              </w:rPr>
              <w:t>0000</w:t>
            </w:r>
            <w:r w:rsidRPr="00533952">
              <w:rPr>
                <w:rFonts w:ascii="Tahoma" w:hAnsi="Tahoma" w:cs="Tahoma"/>
                <w:sz w:val="22"/>
                <w:szCs w:val="22"/>
              </w:rPr>
              <w:t>%</w:t>
            </w:r>
          </w:p>
        </w:tc>
      </w:tr>
    </w:tbl>
    <w:p w14:paraId="0739685D" w14:textId="77777777" w:rsidR="003811D7" w:rsidRDefault="00CD00B2" w:rsidP="00B14690">
      <w:pPr>
        <w:spacing w:after="0" w:line="320" w:lineRule="exact"/>
        <w:rPr>
          <w:rFonts w:ascii="Tahoma" w:hAnsi="Tahoma" w:cs="Tahoma"/>
          <w:sz w:val="22"/>
          <w:szCs w:val="22"/>
        </w:rPr>
      </w:pPr>
      <w:proofErr w:type="spellStart"/>
      <w:r>
        <w:rPr>
          <w:rFonts w:ascii="Tahoma" w:hAnsi="Tahoma" w:cs="Tahoma"/>
          <w:sz w:val="22"/>
          <w:szCs w:val="22"/>
        </w:rPr>
        <w:t>Obs</w:t>
      </w:r>
      <w:proofErr w:type="spellEnd"/>
      <w:r>
        <w:rPr>
          <w:rFonts w:ascii="Tahoma" w:hAnsi="Tahoma" w:cs="Tahoma"/>
          <w:sz w:val="22"/>
          <w:szCs w:val="22"/>
        </w:rPr>
        <w:t xml:space="preserve">: em caso de Amortização Extraordinária das Debêntures, a qualquer tempo, durante o prazo da Emissão, a parcela de amortização das Debêntures devida </w:t>
      </w:r>
      <w:r w:rsidR="0013466E">
        <w:rPr>
          <w:rFonts w:ascii="Tahoma" w:hAnsi="Tahoma" w:cs="Tahoma"/>
          <w:sz w:val="22"/>
          <w:szCs w:val="22"/>
        </w:rPr>
        <w:t xml:space="preserve">na Data de Vencimento </w:t>
      </w:r>
      <w:r>
        <w:rPr>
          <w:rFonts w:ascii="Tahoma" w:hAnsi="Tahoma" w:cs="Tahoma"/>
          <w:sz w:val="22"/>
          <w:szCs w:val="22"/>
        </w:rPr>
        <w:t>será equivalente ao saldo do Valor Nominal Unitário.</w:t>
      </w:r>
    </w:p>
    <w:p w14:paraId="406559E1" w14:textId="77777777" w:rsidR="00CD00B2" w:rsidRPr="00533952" w:rsidRDefault="00CD00B2" w:rsidP="00B14690">
      <w:pPr>
        <w:spacing w:after="0" w:line="320" w:lineRule="exact"/>
        <w:rPr>
          <w:rFonts w:ascii="Tahoma" w:hAnsi="Tahoma" w:cs="Tahoma"/>
          <w:sz w:val="22"/>
          <w:szCs w:val="22"/>
        </w:rPr>
      </w:pPr>
    </w:p>
    <w:p w14:paraId="0B35D905" w14:textId="77777777" w:rsidR="00DD6076" w:rsidRPr="00533952" w:rsidRDefault="00602FE1" w:rsidP="00B14690">
      <w:pPr>
        <w:keepNext/>
        <w:tabs>
          <w:tab w:val="left" w:pos="851"/>
        </w:tabs>
        <w:spacing w:after="0" w:line="320" w:lineRule="exact"/>
        <w:rPr>
          <w:rFonts w:ascii="Tahoma" w:hAnsi="Tahoma" w:cs="Tahoma"/>
          <w:b/>
          <w:sz w:val="22"/>
          <w:szCs w:val="22"/>
        </w:rPr>
      </w:pPr>
      <w:r w:rsidRPr="00533952">
        <w:rPr>
          <w:rFonts w:ascii="Tahoma" w:hAnsi="Tahoma" w:cs="Tahoma"/>
          <w:b/>
          <w:sz w:val="22"/>
          <w:szCs w:val="22"/>
        </w:rPr>
        <w:t>4.13.</w:t>
      </w:r>
      <w:r w:rsidR="00A046B4" w:rsidRPr="00533952">
        <w:rPr>
          <w:rFonts w:ascii="Tahoma" w:hAnsi="Tahoma" w:cs="Tahoma"/>
          <w:b/>
          <w:sz w:val="22"/>
          <w:szCs w:val="22"/>
        </w:rPr>
        <w:t xml:space="preserve"> </w:t>
      </w:r>
      <w:r w:rsidR="0019035C">
        <w:rPr>
          <w:rFonts w:ascii="Tahoma" w:hAnsi="Tahoma" w:cs="Tahoma"/>
          <w:b/>
          <w:sz w:val="22"/>
          <w:szCs w:val="22"/>
        </w:rPr>
        <w:tab/>
      </w:r>
      <w:r w:rsidRPr="00533952">
        <w:rPr>
          <w:rFonts w:ascii="Tahoma" w:hAnsi="Tahoma" w:cs="Tahoma"/>
          <w:b/>
          <w:sz w:val="22"/>
          <w:szCs w:val="22"/>
        </w:rPr>
        <w:t>Local de Pagamento</w:t>
      </w:r>
    </w:p>
    <w:p w14:paraId="2BD344D9" w14:textId="77777777" w:rsidR="00DD6076" w:rsidRPr="00533952" w:rsidRDefault="00DD6076" w:rsidP="00B14690">
      <w:pPr>
        <w:keepNext/>
        <w:spacing w:after="0" w:line="320" w:lineRule="exact"/>
        <w:rPr>
          <w:rFonts w:ascii="Tahoma" w:hAnsi="Tahoma" w:cs="Tahoma"/>
          <w:b/>
          <w:sz w:val="22"/>
          <w:szCs w:val="22"/>
        </w:rPr>
      </w:pPr>
    </w:p>
    <w:p w14:paraId="6304FCDD" w14:textId="77777777" w:rsidR="00602FE1" w:rsidRPr="00533952" w:rsidRDefault="00DD6076" w:rsidP="00B14690">
      <w:pPr>
        <w:keepNext/>
        <w:tabs>
          <w:tab w:val="left" w:pos="851"/>
        </w:tabs>
        <w:spacing w:after="0" w:line="320" w:lineRule="exact"/>
        <w:rPr>
          <w:rFonts w:ascii="Tahoma" w:hAnsi="Tahoma" w:cs="Tahoma"/>
          <w:sz w:val="22"/>
          <w:szCs w:val="22"/>
        </w:rPr>
      </w:pPr>
      <w:r w:rsidRPr="00533952">
        <w:rPr>
          <w:rFonts w:ascii="Tahoma" w:hAnsi="Tahoma" w:cs="Tahoma"/>
          <w:sz w:val="22"/>
          <w:szCs w:val="22"/>
        </w:rPr>
        <w:t>4.13.1.</w:t>
      </w:r>
      <w:r w:rsidR="00A046B4" w:rsidRPr="00533952">
        <w:rPr>
          <w:rFonts w:ascii="Tahoma" w:hAnsi="Tahoma" w:cs="Tahoma"/>
          <w:b/>
          <w:sz w:val="22"/>
          <w:szCs w:val="22"/>
        </w:rPr>
        <w:t xml:space="preserve"> </w:t>
      </w:r>
      <w:r w:rsidR="00602FE1" w:rsidRPr="00533952">
        <w:rPr>
          <w:rFonts w:ascii="Tahoma" w:hAnsi="Tahoma" w:cs="Tahoma"/>
          <w:sz w:val="22"/>
          <w:szCs w:val="22"/>
        </w:rPr>
        <w:t>Os pagamentos referentes às Debêntures e a quaisquer outros valores eventualmente devidos pela Companhia e/ou pel</w:t>
      </w:r>
      <w:r w:rsidR="004A7725" w:rsidRPr="00533952">
        <w:rPr>
          <w:rFonts w:ascii="Tahoma" w:hAnsi="Tahoma" w:cs="Tahoma"/>
          <w:sz w:val="22"/>
          <w:szCs w:val="22"/>
        </w:rPr>
        <w:t>os Garantidores</w:t>
      </w:r>
      <w:r w:rsidR="00602FE1" w:rsidRPr="00533952">
        <w:rPr>
          <w:rFonts w:ascii="Tahoma" w:hAnsi="Tahoma" w:cs="Tahoma"/>
          <w:sz w:val="22"/>
          <w:szCs w:val="22"/>
        </w:rPr>
        <w:t>, nos termos desta Escritura de Emissã</w:t>
      </w:r>
      <w:r w:rsidR="00CF1F32" w:rsidRPr="00533952">
        <w:rPr>
          <w:rFonts w:ascii="Tahoma" w:hAnsi="Tahoma" w:cs="Tahoma"/>
          <w:sz w:val="22"/>
          <w:szCs w:val="22"/>
        </w:rPr>
        <w:t>o e/ou do</w:t>
      </w:r>
      <w:r w:rsidR="001A1D0A" w:rsidRPr="00533952">
        <w:rPr>
          <w:rFonts w:ascii="Tahoma" w:hAnsi="Tahoma" w:cs="Tahoma"/>
          <w:sz w:val="22"/>
          <w:szCs w:val="22"/>
        </w:rPr>
        <w:t>s</w:t>
      </w:r>
      <w:r w:rsidR="00CF1F32" w:rsidRPr="00533952">
        <w:rPr>
          <w:rFonts w:ascii="Tahoma" w:hAnsi="Tahoma" w:cs="Tahoma"/>
          <w:sz w:val="22"/>
          <w:szCs w:val="22"/>
        </w:rPr>
        <w:t xml:space="preserve"> Contrato</w:t>
      </w:r>
      <w:r w:rsidR="001A1D0A" w:rsidRPr="00533952">
        <w:rPr>
          <w:rFonts w:ascii="Tahoma" w:hAnsi="Tahoma" w:cs="Tahoma"/>
          <w:sz w:val="22"/>
          <w:szCs w:val="22"/>
        </w:rPr>
        <w:t>s</w:t>
      </w:r>
      <w:r w:rsidR="00CF1F32" w:rsidRPr="00533952">
        <w:rPr>
          <w:rFonts w:ascii="Tahoma" w:hAnsi="Tahoma" w:cs="Tahoma"/>
          <w:sz w:val="22"/>
          <w:szCs w:val="22"/>
        </w:rPr>
        <w:t xml:space="preserve"> de Garantia</w:t>
      </w:r>
      <w:r w:rsidR="00602FE1" w:rsidRPr="00533952">
        <w:rPr>
          <w:rFonts w:ascii="Tahoma" w:hAnsi="Tahoma" w:cs="Tahoma"/>
          <w:sz w:val="22"/>
          <w:szCs w:val="22"/>
        </w:rPr>
        <w:t xml:space="preserve">, serão realizados </w:t>
      </w:r>
      <w:r w:rsidR="00602FE1" w:rsidRPr="0019035C">
        <w:rPr>
          <w:rFonts w:ascii="Tahoma" w:hAnsi="Tahoma" w:cs="Tahoma"/>
          <w:b/>
          <w:sz w:val="22"/>
          <w:szCs w:val="22"/>
        </w:rPr>
        <w:t>(i) </w:t>
      </w:r>
      <w:r w:rsidR="00602FE1" w:rsidRPr="00533952">
        <w:rPr>
          <w:rFonts w:ascii="Tahoma" w:hAnsi="Tahoma" w:cs="Tahoma"/>
          <w:sz w:val="22"/>
          <w:szCs w:val="22"/>
        </w:rPr>
        <w:t>pela Companhia, no que se refere a pagamentos referentes ao Valor Nominal</w:t>
      </w:r>
      <w:r w:rsidR="007D566F" w:rsidRPr="00533952">
        <w:rPr>
          <w:rFonts w:ascii="Tahoma" w:hAnsi="Tahoma" w:cs="Tahoma"/>
          <w:sz w:val="22"/>
          <w:szCs w:val="22"/>
        </w:rPr>
        <w:t xml:space="preserve"> Unitário</w:t>
      </w:r>
      <w:r w:rsidR="00602FE1" w:rsidRPr="00533952">
        <w:rPr>
          <w:rFonts w:ascii="Tahoma" w:hAnsi="Tahoma" w:cs="Tahoma"/>
          <w:sz w:val="22"/>
          <w:szCs w:val="22"/>
        </w:rPr>
        <w:t>, à Remuneração</w:t>
      </w:r>
      <w:r w:rsidR="002605AB" w:rsidRPr="00533952">
        <w:rPr>
          <w:rFonts w:ascii="Tahoma" w:hAnsi="Tahoma" w:cs="Tahoma"/>
          <w:sz w:val="22"/>
          <w:szCs w:val="22"/>
        </w:rPr>
        <w:t xml:space="preserve"> e aos </w:t>
      </w:r>
      <w:r w:rsidR="002605AB" w:rsidRPr="00533952">
        <w:rPr>
          <w:rFonts w:ascii="Tahoma" w:hAnsi="Tahoma" w:cs="Tahoma"/>
          <w:sz w:val="22"/>
          <w:szCs w:val="22"/>
        </w:rPr>
        <w:lastRenderedPageBreak/>
        <w:t>Encargos Moratórios</w:t>
      </w:r>
      <w:r w:rsidR="00602FE1" w:rsidRPr="00533952">
        <w:rPr>
          <w:rFonts w:ascii="Tahoma" w:hAnsi="Tahoma" w:cs="Tahoma"/>
          <w:sz w:val="22"/>
          <w:szCs w:val="22"/>
        </w:rPr>
        <w:t xml:space="preserve">, e com relação às Debêntures que estejam custodiadas eletronicamente na </w:t>
      </w:r>
      <w:r w:rsidR="00F92DDF" w:rsidRPr="00533952">
        <w:rPr>
          <w:rFonts w:ascii="Tahoma" w:hAnsi="Tahoma" w:cs="Tahoma"/>
          <w:sz w:val="22"/>
          <w:szCs w:val="22"/>
        </w:rPr>
        <w:t>B3</w:t>
      </w:r>
      <w:r w:rsidR="00602FE1" w:rsidRPr="00533952">
        <w:rPr>
          <w:rFonts w:ascii="Tahoma" w:hAnsi="Tahoma" w:cs="Tahoma"/>
          <w:sz w:val="22"/>
          <w:szCs w:val="22"/>
        </w:rPr>
        <w:t xml:space="preserve">, por meio da </w:t>
      </w:r>
      <w:r w:rsidR="00F92DDF" w:rsidRPr="00533952">
        <w:rPr>
          <w:rFonts w:ascii="Tahoma" w:hAnsi="Tahoma" w:cs="Tahoma"/>
          <w:sz w:val="22"/>
          <w:szCs w:val="22"/>
        </w:rPr>
        <w:t>B3</w:t>
      </w:r>
      <w:r w:rsidR="00602FE1" w:rsidRPr="00533952">
        <w:rPr>
          <w:rFonts w:ascii="Tahoma" w:hAnsi="Tahoma" w:cs="Tahoma"/>
          <w:sz w:val="22"/>
          <w:szCs w:val="22"/>
        </w:rPr>
        <w:t xml:space="preserve">; </w:t>
      </w:r>
      <w:r w:rsidR="00602FE1" w:rsidRPr="0019035C">
        <w:rPr>
          <w:rFonts w:ascii="Tahoma" w:hAnsi="Tahoma" w:cs="Tahoma"/>
          <w:b/>
          <w:sz w:val="22"/>
          <w:szCs w:val="22"/>
        </w:rPr>
        <w:t>(</w:t>
      </w:r>
      <w:proofErr w:type="spellStart"/>
      <w:r w:rsidR="00602FE1" w:rsidRPr="0019035C">
        <w:rPr>
          <w:rFonts w:ascii="Tahoma" w:hAnsi="Tahoma" w:cs="Tahoma"/>
          <w:b/>
          <w:sz w:val="22"/>
          <w:szCs w:val="22"/>
        </w:rPr>
        <w:t>ii</w:t>
      </w:r>
      <w:proofErr w:type="spellEnd"/>
      <w:r w:rsidR="00602FE1" w:rsidRPr="0019035C">
        <w:rPr>
          <w:rFonts w:ascii="Tahoma" w:hAnsi="Tahoma" w:cs="Tahoma"/>
          <w:b/>
          <w:sz w:val="22"/>
          <w:szCs w:val="22"/>
        </w:rPr>
        <w:t>)</w:t>
      </w:r>
      <w:r w:rsidR="00602FE1" w:rsidRPr="00533952">
        <w:rPr>
          <w:rFonts w:ascii="Tahoma" w:hAnsi="Tahoma" w:cs="Tahoma"/>
          <w:sz w:val="22"/>
          <w:szCs w:val="22"/>
        </w:rPr>
        <w:t xml:space="preserve"> pela Companhia, com relação às Debêntures que não estejam custodiadas eletronicamente na </w:t>
      </w:r>
      <w:r w:rsidR="00F92DDF" w:rsidRPr="00533952">
        <w:rPr>
          <w:rFonts w:ascii="Tahoma" w:hAnsi="Tahoma" w:cs="Tahoma"/>
          <w:sz w:val="22"/>
          <w:szCs w:val="22"/>
        </w:rPr>
        <w:t>B3</w:t>
      </w:r>
      <w:r w:rsidR="00602FE1" w:rsidRPr="00533952">
        <w:rPr>
          <w:rFonts w:ascii="Tahoma" w:hAnsi="Tahoma" w:cs="Tahoma"/>
          <w:sz w:val="22"/>
          <w:szCs w:val="22"/>
        </w:rPr>
        <w:t xml:space="preserve">, por meio </w:t>
      </w:r>
      <w:r w:rsidR="00A620ED" w:rsidRPr="00533952">
        <w:rPr>
          <w:rFonts w:ascii="Tahoma" w:hAnsi="Tahoma" w:cs="Tahoma"/>
          <w:sz w:val="22"/>
          <w:szCs w:val="22"/>
        </w:rPr>
        <w:t xml:space="preserve">do </w:t>
      </w:r>
      <w:r w:rsidR="008B2BC1" w:rsidRPr="00533952">
        <w:rPr>
          <w:rFonts w:ascii="Tahoma" w:hAnsi="Tahoma" w:cs="Tahoma"/>
          <w:sz w:val="22"/>
          <w:szCs w:val="22"/>
        </w:rPr>
        <w:t xml:space="preserve">Banco Liquidante </w:t>
      </w:r>
      <w:r w:rsidR="00602FE1" w:rsidRPr="00533952">
        <w:rPr>
          <w:rFonts w:ascii="Tahoma" w:hAnsi="Tahoma" w:cs="Tahoma"/>
          <w:sz w:val="22"/>
          <w:szCs w:val="22"/>
        </w:rPr>
        <w:t xml:space="preserve">ou em sua sede, conforme o caso; ou </w:t>
      </w:r>
      <w:r w:rsidR="00602FE1" w:rsidRPr="0019035C">
        <w:rPr>
          <w:rFonts w:ascii="Tahoma" w:hAnsi="Tahoma" w:cs="Tahoma"/>
          <w:b/>
          <w:sz w:val="22"/>
          <w:szCs w:val="22"/>
        </w:rPr>
        <w:t>(</w:t>
      </w:r>
      <w:proofErr w:type="spellStart"/>
      <w:r w:rsidR="00602FE1" w:rsidRPr="0019035C">
        <w:rPr>
          <w:rFonts w:ascii="Tahoma" w:hAnsi="Tahoma" w:cs="Tahoma"/>
          <w:b/>
          <w:sz w:val="22"/>
          <w:szCs w:val="22"/>
        </w:rPr>
        <w:t>iii</w:t>
      </w:r>
      <w:proofErr w:type="spellEnd"/>
      <w:r w:rsidR="00602FE1" w:rsidRPr="0019035C">
        <w:rPr>
          <w:rFonts w:ascii="Tahoma" w:hAnsi="Tahoma" w:cs="Tahoma"/>
          <w:b/>
          <w:sz w:val="22"/>
          <w:szCs w:val="22"/>
        </w:rPr>
        <w:t>)</w:t>
      </w:r>
      <w:r w:rsidR="00602FE1" w:rsidRPr="00533952">
        <w:rPr>
          <w:rFonts w:ascii="Tahoma" w:hAnsi="Tahoma" w:cs="Tahoma"/>
          <w:sz w:val="22"/>
          <w:szCs w:val="22"/>
        </w:rPr>
        <w:t> pel</w:t>
      </w:r>
      <w:r w:rsidR="004A7725" w:rsidRPr="00533952">
        <w:rPr>
          <w:rFonts w:ascii="Tahoma" w:hAnsi="Tahoma" w:cs="Tahoma"/>
          <w:sz w:val="22"/>
          <w:szCs w:val="22"/>
        </w:rPr>
        <w:t>os Garantidores</w:t>
      </w:r>
      <w:r w:rsidR="00A620ED" w:rsidRPr="00533952">
        <w:rPr>
          <w:rFonts w:ascii="Tahoma" w:hAnsi="Tahoma" w:cs="Tahoma"/>
          <w:sz w:val="22"/>
          <w:szCs w:val="22"/>
        </w:rPr>
        <w:t>, em qualquer caso, por meio do</w:t>
      </w:r>
      <w:r w:rsidR="00602FE1" w:rsidRPr="00533952">
        <w:rPr>
          <w:rFonts w:ascii="Tahoma" w:hAnsi="Tahoma" w:cs="Tahoma"/>
          <w:sz w:val="22"/>
          <w:szCs w:val="22"/>
        </w:rPr>
        <w:t xml:space="preserve"> </w:t>
      </w:r>
      <w:r w:rsidR="008B2BC1" w:rsidRPr="00533952">
        <w:rPr>
          <w:rFonts w:ascii="Tahoma" w:hAnsi="Tahoma" w:cs="Tahoma"/>
          <w:sz w:val="22"/>
          <w:szCs w:val="22"/>
        </w:rPr>
        <w:t xml:space="preserve">Banco Liquidante </w:t>
      </w:r>
      <w:r w:rsidR="00602FE1" w:rsidRPr="00533952">
        <w:rPr>
          <w:rFonts w:ascii="Tahoma" w:hAnsi="Tahoma" w:cs="Tahoma"/>
          <w:sz w:val="22"/>
          <w:szCs w:val="22"/>
        </w:rPr>
        <w:t>ou em sua sede, conforme o caso.</w:t>
      </w:r>
    </w:p>
    <w:p w14:paraId="5165A7CA" w14:textId="77777777" w:rsidR="00E47724" w:rsidRPr="00533952" w:rsidRDefault="00E47724" w:rsidP="00B14690">
      <w:pPr>
        <w:spacing w:after="0" w:line="320" w:lineRule="exact"/>
        <w:rPr>
          <w:rFonts w:ascii="Tahoma" w:hAnsi="Tahoma" w:cs="Tahoma"/>
          <w:sz w:val="22"/>
          <w:szCs w:val="22"/>
        </w:rPr>
      </w:pPr>
    </w:p>
    <w:p w14:paraId="43E2D3BD" w14:textId="77777777" w:rsidR="00DD6076" w:rsidRPr="00533952" w:rsidRDefault="00E47724"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4.14.</w:t>
      </w:r>
      <w:r w:rsidR="00A046B4" w:rsidRPr="00533952">
        <w:rPr>
          <w:rFonts w:ascii="Tahoma" w:hAnsi="Tahoma" w:cs="Tahoma"/>
          <w:b/>
          <w:sz w:val="22"/>
          <w:szCs w:val="22"/>
        </w:rPr>
        <w:t xml:space="preserve"> </w:t>
      </w:r>
      <w:r w:rsidR="0019035C">
        <w:rPr>
          <w:rFonts w:ascii="Tahoma" w:hAnsi="Tahoma" w:cs="Tahoma"/>
          <w:b/>
          <w:sz w:val="22"/>
          <w:szCs w:val="22"/>
        </w:rPr>
        <w:tab/>
      </w:r>
      <w:r w:rsidRPr="00533952">
        <w:rPr>
          <w:rFonts w:ascii="Tahoma" w:hAnsi="Tahoma" w:cs="Tahoma"/>
          <w:b/>
          <w:sz w:val="22"/>
          <w:szCs w:val="22"/>
        </w:rPr>
        <w:t>Prorrogação dos Prazos</w:t>
      </w:r>
    </w:p>
    <w:p w14:paraId="6FE1CDF4" w14:textId="77777777" w:rsidR="00DD6076" w:rsidRPr="00533952" w:rsidRDefault="00DD6076" w:rsidP="00B14690">
      <w:pPr>
        <w:spacing w:after="0" w:line="320" w:lineRule="exact"/>
        <w:rPr>
          <w:rFonts w:ascii="Tahoma" w:hAnsi="Tahoma" w:cs="Tahoma"/>
          <w:b/>
          <w:sz w:val="22"/>
          <w:szCs w:val="22"/>
        </w:rPr>
      </w:pPr>
    </w:p>
    <w:p w14:paraId="44A6F0BE" w14:textId="77777777" w:rsidR="00E47724" w:rsidRPr="00533952" w:rsidRDefault="00DD607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4.14.1.</w:t>
      </w:r>
      <w:r w:rsidR="00A046B4" w:rsidRPr="00533952">
        <w:rPr>
          <w:rFonts w:ascii="Tahoma" w:hAnsi="Tahoma" w:cs="Tahoma"/>
          <w:sz w:val="22"/>
          <w:szCs w:val="22"/>
        </w:rPr>
        <w:t xml:space="preserve"> </w:t>
      </w:r>
      <w:r w:rsidR="0019035C">
        <w:rPr>
          <w:rFonts w:ascii="Tahoma" w:hAnsi="Tahoma" w:cs="Tahoma"/>
          <w:sz w:val="22"/>
          <w:szCs w:val="22"/>
        </w:rPr>
        <w:tab/>
      </w:r>
      <w:r w:rsidR="00E47724" w:rsidRPr="00533952">
        <w:rPr>
          <w:rFonts w:ascii="Tahoma" w:hAnsi="Tahoma" w:cs="Tahoma"/>
          <w:sz w:val="22"/>
          <w:szCs w:val="22"/>
        </w:rPr>
        <w:t>Considerar-se-ão prorrogados os prazos referentes ao pagamento de qualquer obrigação prevista nesta Escritura de Emissão até o 1º (primeiro) Dia Útil (</w:t>
      </w:r>
      <w:r w:rsidR="00E47724" w:rsidRPr="00533952">
        <w:rPr>
          <w:rFonts w:ascii="Tahoma" w:hAnsi="Tahoma" w:cs="Tahoma"/>
          <w:iCs/>
          <w:sz w:val="22"/>
          <w:szCs w:val="22"/>
        </w:rPr>
        <w:t xml:space="preserve">assim entendido como </w:t>
      </w:r>
      <w:r w:rsidR="00E47724" w:rsidRPr="00533952">
        <w:rPr>
          <w:rFonts w:ascii="Tahoma" w:hAnsi="Tahoma" w:cs="Tahoma"/>
          <w:sz w:val="22"/>
          <w:szCs w:val="22"/>
        </w:rPr>
        <w:t>qualquer dia que não seja sábado</w:t>
      </w:r>
      <w:r w:rsidR="008B2BC1" w:rsidRPr="00533952">
        <w:rPr>
          <w:rFonts w:ascii="Tahoma" w:hAnsi="Tahoma" w:cs="Tahoma"/>
          <w:sz w:val="22"/>
          <w:szCs w:val="22"/>
        </w:rPr>
        <w:t>,</w:t>
      </w:r>
      <w:r w:rsidR="00E47724" w:rsidRPr="00533952">
        <w:rPr>
          <w:rFonts w:ascii="Tahoma" w:hAnsi="Tahoma" w:cs="Tahoma"/>
          <w:sz w:val="22"/>
          <w:szCs w:val="22"/>
        </w:rPr>
        <w:t xml:space="preserve"> domingo </w:t>
      </w:r>
      <w:r w:rsidR="008B2BC1" w:rsidRPr="00533952">
        <w:rPr>
          <w:rFonts w:ascii="Tahoma" w:hAnsi="Tahoma" w:cs="Tahoma"/>
          <w:sz w:val="22"/>
          <w:szCs w:val="22"/>
        </w:rPr>
        <w:t xml:space="preserve">ou feriado declarado nacional </w:t>
      </w:r>
      <w:r w:rsidR="00E47724" w:rsidRPr="00533952">
        <w:rPr>
          <w:rFonts w:ascii="Tahoma" w:hAnsi="Tahoma" w:cs="Tahoma"/>
          <w:sz w:val="22"/>
          <w:szCs w:val="22"/>
        </w:rPr>
        <w:t>("</w:t>
      </w:r>
      <w:r w:rsidR="00E47724" w:rsidRPr="00533952">
        <w:rPr>
          <w:rFonts w:ascii="Tahoma" w:hAnsi="Tahoma" w:cs="Tahoma"/>
          <w:sz w:val="22"/>
          <w:szCs w:val="22"/>
          <w:u w:val="single"/>
        </w:rPr>
        <w:t>Dia Útil</w:t>
      </w:r>
      <w:r w:rsidR="00E47724" w:rsidRPr="00533952">
        <w:rPr>
          <w:rFonts w:ascii="Tahoma" w:hAnsi="Tahoma" w:cs="Tahoma"/>
          <w:sz w:val="22"/>
          <w:szCs w:val="22"/>
        </w:rPr>
        <w:t>") subsequente, se o seu vencimento coincidir com dia que não seja um Dia Útil</w:t>
      </w:r>
      <w:r w:rsidR="0013466E" w:rsidRPr="004218C0">
        <w:rPr>
          <w:rFonts w:ascii="Tahoma" w:hAnsi="Tahoma" w:cs="Tahoma"/>
          <w:sz w:val="22"/>
          <w:szCs w:val="22"/>
        </w:rPr>
        <w:t xml:space="preserve"> </w:t>
      </w:r>
      <w:r w:rsidR="0013466E">
        <w:rPr>
          <w:rFonts w:ascii="Tahoma" w:hAnsi="Tahoma" w:cs="Tahoma"/>
          <w:sz w:val="22"/>
          <w:szCs w:val="22"/>
        </w:rPr>
        <w:t xml:space="preserve">ou </w:t>
      </w:r>
      <w:r w:rsidR="0013466E" w:rsidRPr="00533952">
        <w:rPr>
          <w:rFonts w:ascii="Tahoma" w:hAnsi="Tahoma" w:cs="Tahoma"/>
          <w:sz w:val="22"/>
          <w:szCs w:val="22"/>
        </w:rPr>
        <w:t>no qual</w:t>
      </w:r>
      <w:r w:rsidR="004A2EB3">
        <w:rPr>
          <w:rFonts w:ascii="Tahoma" w:hAnsi="Tahoma" w:cs="Tahoma"/>
          <w:sz w:val="22"/>
          <w:szCs w:val="22"/>
        </w:rPr>
        <w:t xml:space="preserve"> não</w:t>
      </w:r>
      <w:r w:rsidR="0013466E" w:rsidRPr="00533952">
        <w:rPr>
          <w:rFonts w:ascii="Tahoma" w:hAnsi="Tahoma" w:cs="Tahoma"/>
          <w:sz w:val="22"/>
          <w:szCs w:val="22"/>
        </w:rPr>
        <w:t xml:space="preserve"> haja expediente nos bancos comerciais na Cidade de São Paulo, Estado de São Paulo</w:t>
      </w:r>
      <w:r w:rsidR="00E47724" w:rsidRPr="00533952">
        <w:rPr>
          <w:rFonts w:ascii="Tahoma" w:hAnsi="Tahoma" w:cs="Tahoma"/>
          <w:sz w:val="22"/>
          <w:szCs w:val="22"/>
        </w:rPr>
        <w:t xml:space="preserve">, não sendo devido qualquer acréscimo aos valores a serem pagos, exceto pelos casos cujos pagamentos devam ser realizados por meio da </w:t>
      </w:r>
      <w:r w:rsidR="00F92DDF" w:rsidRPr="00533952">
        <w:rPr>
          <w:rFonts w:ascii="Tahoma" w:hAnsi="Tahoma" w:cs="Tahoma"/>
          <w:sz w:val="22"/>
          <w:szCs w:val="22"/>
        </w:rPr>
        <w:t>B3</w:t>
      </w:r>
      <w:r w:rsidR="001A1D0A" w:rsidRPr="00533952">
        <w:rPr>
          <w:rFonts w:ascii="Tahoma" w:hAnsi="Tahoma" w:cs="Tahoma"/>
          <w:sz w:val="22"/>
          <w:szCs w:val="22"/>
        </w:rPr>
        <w:t xml:space="preserve">, </w:t>
      </w:r>
      <w:r w:rsidR="00E47724" w:rsidRPr="00533952">
        <w:rPr>
          <w:rFonts w:ascii="Tahoma" w:hAnsi="Tahoma" w:cs="Tahoma"/>
          <w:sz w:val="22"/>
          <w:szCs w:val="22"/>
        </w:rPr>
        <w:t xml:space="preserve">hipótese em que somente haverá prorrogação quando a data de pagamento coincidir com feriado </w:t>
      </w:r>
      <w:r w:rsidR="0013466E">
        <w:rPr>
          <w:rFonts w:ascii="Tahoma" w:hAnsi="Tahoma" w:cs="Tahoma"/>
          <w:sz w:val="22"/>
          <w:szCs w:val="22"/>
        </w:rPr>
        <w:t xml:space="preserve">declarado </w:t>
      </w:r>
      <w:r w:rsidR="00E47724" w:rsidRPr="00533952">
        <w:rPr>
          <w:rFonts w:ascii="Tahoma" w:hAnsi="Tahoma" w:cs="Tahoma"/>
          <w:sz w:val="22"/>
          <w:szCs w:val="22"/>
        </w:rPr>
        <w:t>nacional, sábado ou domingo.</w:t>
      </w:r>
      <w:r w:rsidR="005F69B6" w:rsidRPr="00533952">
        <w:rPr>
          <w:rFonts w:ascii="Tahoma" w:hAnsi="Tahoma" w:cs="Tahoma"/>
          <w:sz w:val="22"/>
          <w:szCs w:val="22"/>
        </w:rPr>
        <w:t xml:space="preserve"> </w:t>
      </w:r>
    </w:p>
    <w:p w14:paraId="536E8077" w14:textId="77777777" w:rsidR="00E47724" w:rsidRPr="00533952" w:rsidRDefault="00E47724" w:rsidP="00B14690">
      <w:pPr>
        <w:spacing w:after="0" w:line="320" w:lineRule="exact"/>
        <w:rPr>
          <w:rFonts w:ascii="Tahoma" w:hAnsi="Tahoma" w:cs="Tahoma"/>
          <w:sz w:val="22"/>
          <w:szCs w:val="22"/>
        </w:rPr>
      </w:pPr>
    </w:p>
    <w:p w14:paraId="51432E18" w14:textId="77777777" w:rsidR="00DD6076" w:rsidRPr="00533952" w:rsidRDefault="00E47724"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4.15.</w:t>
      </w:r>
      <w:r w:rsidR="00A046B4" w:rsidRPr="00533952">
        <w:rPr>
          <w:rFonts w:ascii="Tahoma" w:hAnsi="Tahoma" w:cs="Tahoma"/>
          <w:b/>
          <w:sz w:val="22"/>
          <w:szCs w:val="22"/>
        </w:rPr>
        <w:t xml:space="preserve"> </w:t>
      </w:r>
      <w:r w:rsidR="0019035C">
        <w:rPr>
          <w:rFonts w:ascii="Tahoma" w:hAnsi="Tahoma" w:cs="Tahoma"/>
          <w:b/>
          <w:sz w:val="22"/>
          <w:szCs w:val="22"/>
        </w:rPr>
        <w:tab/>
      </w:r>
      <w:r w:rsidRPr="00533952">
        <w:rPr>
          <w:rFonts w:ascii="Tahoma" w:hAnsi="Tahoma" w:cs="Tahoma"/>
          <w:b/>
          <w:sz w:val="22"/>
          <w:szCs w:val="22"/>
        </w:rPr>
        <w:t>Encargos Moratórios</w:t>
      </w:r>
    </w:p>
    <w:p w14:paraId="194C38E5" w14:textId="77777777" w:rsidR="00DD6076" w:rsidRPr="00533952" w:rsidRDefault="00DD6076" w:rsidP="00B14690">
      <w:pPr>
        <w:spacing w:after="0" w:line="320" w:lineRule="exact"/>
        <w:rPr>
          <w:rFonts w:ascii="Tahoma" w:hAnsi="Tahoma" w:cs="Tahoma"/>
          <w:sz w:val="22"/>
          <w:szCs w:val="22"/>
        </w:rPr>
      </w:pPr>
    </w:p>
    <w:p w14:paraId="1C2F6B6E" w14:textId="77777777" w:rsidR="00E47724" w:rsidRPr="00533952" w:rsidRDefault="00DD607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4.15.1.</w:t>
      </w:r>
      <w:r w:rsidR="00A046B4" w:rsidRPr="00533952">
        <w:rPr>
          <w:rFonts w:ascii="Tahoma" w:hAnsi="Tahoma" w:cs="Tahoma"/>
          <w:sz w:val="22"/>
          <w:szCs w:val="22"/>
        </w:rPr>
        <w:t xml:space="preserve"> </w:t>
      </w:r>
      <w:r w:rsidR="00E47724" w:rsidRPr="00533952">
        <w:rPr>
          <w:rFonts w:ascii="Tahoma" w:hAnsi="Tahoma" w:cs="Tahoma"/>
          <w:sz w:val="22"/>
          <w:szCs w:val="22"/>
        </w:rPr>
        <w:t>Ocorrendo impontualidade no pagamento de qualquer valor devido pela Companhia aos Debenturistas nos termos desta Escritura de Emissão,</w:t>
      </w:r>
      <w:r w:rsidR="001A1D0A" w:rsidRPr="00533952">
        <w:rPr>
          <w:rFonts w:ascii="Tahoma" w:hAnsi="Tahoma" w:cs="Tahoma"/>
          <w:sz w:val="22"/>
          <w:szCs w:val="22"/>
        </w:rPr>
        <w:t xml:space="preserve"> </w:t>
      </w:r>
      <w:r w:rsidR="00E47724" w:rsidRPr="00533952">
        <w:rPr>
          <w:rFonts w:ascii="Tahoma" w:hAnsi="Tahoma" w:cs="Tahoma"/>
          <w:sz w:val="22"/>
          <w:szCs w:val="22"/>
        </w:rPr>
        <w:t xml:space="preserve">adicionalmente ao pagamento da </w:t>
      </w:r>
      <w:r w:rsidR="0019035C">
        <w:rPr>
          <w:rFonts w:ascii="Tahoma" w:hAnsi="Tahoma" w:cs="Tahoma"/>
          <w:sz w:val="22"/>
          <w:szCs w:val="22"/>
        </w:rPr>
        <w:t xml:space="preserve">respectiva </w:t>
      </w:r>
      <w:r w:rsidR="00E47724" w:rsidRPr="00533952">
        <w:rPr>
          <w:rFonts w:ascii="Tahoma" w:hAnsi="Tahoma" w:cs="Tahoma"/>
          <w:sz w:val="22"/>
          <w:szCs w:val="22"/>
        </w:rPr>
        <w:t xml:space="preserve">Remuneração, calculada </w:t>
      </w:r>
      <w:r w:rsidR="00E47724" w:rsidRPr="00533952">
        <w:rPr>
          <w:rFonts w:ascii="Tahoma" w:hAnsi="Tahoma" w:cs="Tahoma"/>
          <w:i/>
          <w:sz w:val="22"/>
          <w:szCs w:val="22"/>
        </w:rPr>
        <w:t xml:space="preserve">pro rata </w:t>
      </w:r>
      <w:proofErr w:type="spellStart"/>
      <w:r w:rsidR="00E47724" w:rsidRPr="00533952">
        <w:rPr>
          <w:rFonts w:ascii="Tahoma" w:hAnsi="Tahoma" w:cs="Tahoma"/>
          <w:i/>
          <w:sz w:val="22"/>
          <w:szCs w:val="22"/>
        </w:rPr>
        <w:t>temporis</w:t>
      </w:r>
      <w:proofErr w:type="spellEnd"/>
      <w:r w:rsidR="00E47724" w:rsidRPr="00533952">
        <w:rPr>
          <w:rFonts w:ascii="Tahoma" w:hAnsi="Tahoma" w:cs="Tahoma"/>
          <w:sz w:val="22"/>
          <w:szCs w:val="22"/>
        </w:rPr>
        <w:t xml:space="preserve">, sobre todos e quaisquer valores em atraso, incidirão, independentemente de aviso, notificação ou interpelação judicial ou extrajudicial, </w:t>
      </w:r>
      <w:r w:rsidR="00E47724" w:rsidRPr="0019035C">
        <w:rPr>
          <w:rFonts w:ascii="Tahoma" w:hAnsi="Tahoma" w:cs="Tahoma"/>
          <w:b/>
          <w:sz w:val="22"/>
          <w:szCs w:val="22"/>
        </w:rPr>
        <w:t>(i) </w:t>
      </w:r>
      <w:r w:rsidR="00E47724" w:rsidRPr="00533952">
        <w:rPr>
          <w:rFonts w:ascii="Tahoma" w:hAnsi="Tahoma" w:cs="Tahoma"/>
          <w:sz w:val="22"/>
          <w:szCs w:val="22"/>
        </w:rPr>
        <w:t xml:space="preserve">juros de mora de 1% (um por cento) ao mês, calculados </w:t>
      </w:r>
      <w:r w:rsidR="00E47724" w:rsidRPr="00533952">
        <w:rPr>
          <w:rFonts w:ascii="Tahoma" w:hAnsi="Tahoma" w:cs="Tahoma"/>
          <w:i/>
          <w:sz w:val="22"/>
          <w:szCs w:val="22"/>
        </w:rPr>
        <w:t xml:space="preserve">pro rata </w:t>
      </w:r>
      <w:proofErr w:type="spellStart"/>
      <w:r w:rsidR="00E47724" w:rsidRPr="00533952">
        <w:rPr>
          <w:rFonts w:ascii="Tahoma" w:hAnsi="Tahoma" w:cs="Tahoma"/>
          <w:i/>
          <w:sz w:val="22"/>
          <w:szCs w:val="22"/>
        </w:rPr>
        <w:t>temporis</w:t>
      </w:r>
      <w:proofErr w:type="spellEnd"/>
      <w:r w:rsidR="00E47724" w:rsidRPr="00533952">
        <w:rPr>
          <w:rFonts w:ascii="Tahoma" w:hAnsi="Tahoma" w:cs="Tahoma"/>
          <w:sz w:val="22"/>
          <w:szCs w:val="22"/>
        </w:rPr>
        <w:t xml:space="preserve"> desde a data de inadimplemento até a data do efetivo pagamento; e </w:t>
      </w:r>
      <w:r w:rsidR="00E47724" w:rsidRPr="0019035C">
        <w:rPr>
          <w:rFonts w:ascii="Tahoma" w:hAnsi="Tahoma" w:cs="Tahoma"/>
          <w:b/>
          <w:sz w:val="22"/>
          <w:szCs w:val="22"/>
        </w:rPr>
        <w:t>(</w:t>
      </w:r>
      <w:proofErr w:type="spellStart"/>
      <w:r w:rsidR="00E47724" w:rsidRPr="0019035C">
        <w:rPr>
          <w:rFonts w:ascii="Tahoma" w:hAnsi="Tahoma" w:cs="Tahoma"/>
          <w:b/>
          <w:sz w:val="22"/>
          <w:szCs w:val="22"/>
        </w:rPr>
        <w:t>ii</w:t>
      </w:r>
      <w:proofErr w:type="spellEnd"/>
      <w:r w:rsidR="00E47724" w:rsidRPr="0019035C">
        <w:rPr>
          <w:rFonts w:ascii="Tahoma" w:hAnsi="Tahoma" w:cs="Tahoma"/>
          <w:b/>
          <w:sz w:val="22"/>
          <w:szCs w:val="22"/>
        </w:rPr>
        <w:t>)</w:t>
      </w:r>
      <w:r w:rsidR="00E47724" w:rsidRPr="00533952">
        <w:rPr>
          <w:rFonts w:ascii="Tahoma" w:hAnsi="Tahoma" w:cs="Tahoma"/>
          <w:sz w:val="22"/>
          <w:szCs w:val="22"/>
        </w:rPr>
        <w:t> multa moratória</w:t>
      </w:r>
      <w:r w:rsidRPr="00533952">
        <w:rPr>
          <w:rFonts w:ascii="Tahoma" w:hAnsi="Tahoma" w:cs="Tahoma"/>
          <w:sz w:val="22"/>
          <w:szCs w:val="22"/>
        </w:rPr>
        <w:t>, irredutível e de natureza não compensatória</w:t>
      </w:r>
      <w:r w:rsidR="00E47724" w:rsidRPr="00533952">
        <w:rPr>
          <w:rFonts w:ascii="Tahoma" w:hAnsi="Tahoma" w:cs="Tahoma"/>
          <w:sz w:val="22"/>
          <w:szCs w:val="22"/>
        </w:rPr>
        <w:t xml:space="preserve"> de 2% (dois por cento) </w:t>
      </w:r>
      <w:r w:rsidR="00F36149" w:rsidRPr="00533952">
        <w:rPr>
          <w:rFonts w:ascii="Tahoma" w:hAnsi="Tahoma" w:cs="Tahoma"/>
          <w:sz w:val="22"/>
          <w:szCs w:val="22"/>
        </w:rPr>
        <w:t xml:space="preserve">sobre o valor devido </w:t>
      </w:r>
      <w:r w:rsidR="00E47724" w:rsidRPr="00533952">
        <w:rPr>
          <w:rFonts w:ascii="Tahoma" w:hAnsi="Tahoma" w:cs="Tahoma"/>
          <w:sz w:val="22"/>
          <w:szCs w:val="22"/>
        </w:rPr>
        <w:t>("</w:t>
      </w:r>
      <w:r w:rsidR="00E47724" w:rsidRPr="00533952">
        <w:rPr>
          <w:rFonts w:ascii="Tahoma" w:hAnsi="Tahoma" w:cs="Tahoma"/>
          <w:sz w:val="22"/>
          <w:szCs w:val="22"/>
          <w:u w:val="single"/>
        </w:rPr>
        <w:t>Encargos Moratórios</w:t>
      </w:r>
      <w:r w:rsidR="00E47724" w:rsidRPr="00533952">
        <w:rPr>
          <w:rFonts w:ascii="Tahoma" w:hAnsi="Tahoma" w:cs="Tahoma"/>
          <w:sz w:val="22"/>
          <w:szCs w:val="22"/>
        </w:rPr>
        <w:t>").</w:t>
      </w:r>
      <w:r w:rsidR="00981220" w:rsidRPr="00533952">
        <w:rPr>
          <w:rFonts w:ascii="Tahoma" w:hAnsi="Tahoma" w:cs="Tahoma"/>
          <w:sz w:val="22"/>
          <w:szCs w:val="22"/>
        </w:rPr>
        <w:t xml:space="preserve"> </w:t>
      </w:r>
    </w:p>
    <w:p w14:paraId="62392450" w14:textId="77777777" w:rsidR="00E47724" w:rsidRPr="00533952" w:rsidRDefault="00E47724" w:rsidP="00B14690">
      <w:pPr>
        <w:spacing w:after="0" w:line="320" w:lineRule="exact"/>
        <w:rPr>
          <w:rFonts w:ascii="Tahoma" w:hAnsi="Tahoma" w:cs="Tahoma"/>
          <w:i/>
          <w:sz w:val="22"/>
          <w:szCs w:val="22"/>
        </w:rPr>
      </w:pPr>
    </w:p>
    <w:p w14:paraId="45330A99" w14:textId="77777777" w:rsidR="00DD6076" w:rsidRPr="00533952" w:rsidRDefault="00E47724"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4.16.</w:t>
      </w:r>
      <w:r w:rsidR="00A046B4" w:rsidRPr="00533952">
        <w:rPr>
          <w:rFonts w:ascii="Tahoma" w:hAnsi="Tahoma" w:cs="Tahoma"/>
          <w:b/>
          <w:sz w:val="22"/>
          <w:szCs w:val="22"/>
        </w:rPr>
        <w:t xml:space="preserve"> </w:t>
      </w:r>
      <w:r w:rsidR="0019035C">
        <w:rPr>
          <w:rFonts w:ascii="Tahoma" w:hAnsi="Tahoma" w:cs="Tahoma"/>
          <w:b/>
          <w:sz w:val="22"/>
          <w:szCs w:val="22"/>
        </w:rPr>
        <w:tab/>
      </w:r>
      <w:r w:rsidRPr="00533952">
        <w:rPr>
          <w:rFonts w:ascii="Tahoma" w:hAnsi="Tahoma" w:cs="Tahoma"/>
          <w:b/>
          <w:sz w:val="22"/>
          <w:szCs w:val="22"/>
        </w:rPr>
        <w:t>Decadência dos Direitos aos Acréscimos</w:t>
      </w:r>
    </w:p>
    <w:p w14:paraId="522A5AE2" w14:textId="77777777" w:rsidR="00DD6076" w:rsidRPr="00533952" w:rsidRDefault="00DD6076" w:rsidP="00B14690">
      <w:pPr>
        <w:spacing w:after="0" w:line="320" w:lineRule="exact"/>
        <w:rPr>
          <w:rFonts w:ascii="Tahoma" w:hAnsi="Tahoma" w:cs="Tahoma"/>
          <w:sz w:val="22"/>
          <w:szCs w:val="22"/>
        </w:rPr>
      </w:pPr>
    </w:p>
    <w:p w14:paraId="3DED7EFF" w14:textId="77777777" w:rsidR="00E47724" w:rsidRPr="00533952" w:rsidRDefault="00DD607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4.16.1.</w:t>
      </w:r>
      <w:r w:rsidR="00A046B4" w:rsidRPr="00533952">
        <w:rPr>
          <w:rFonts w:ascii="Tahoma" w:hAnsi="Tahoma" w:cs="Tahoma"/>
          <w:sz w:val="22"/>
          <w:szCs w:val="22"/>
        </w:rPr>
        <w:t xml:space="preserve"> </w:t>
      </w:r>
      <w:r w:rsidR="0019035C">
        <w:rPr>
          <w:rFonts w:ascii="Tahoma" w:hAnsi="Tahoma" w:cs="Tahoma"/>
          <w:sz w:val="22"/>
          <w:szCs w:val="22"/>
        </w:rPr>
        <w:tab/>
      </w:r>
      <w:r w:rsidR="00E47724" w:rsidRPr="00533952">
        <w:rPr>
          <w:rFonts w:ascii="Tahoma" w:hAnsi="Tahoma" w:cs="Tahoma"/>
          <w:sz w:val="22"/>
          <w:szCs w:val="22"/>
        </w:rPr>
        <w:t xml:space="preserve">O não comparecimento do Debenturista para receber o valor correspondente a quaisquer obrigações pecuniárias nas datas previstas nesta Escritura de Emissão ou em qualquer comunicação realizada ou aviso publicado nos termos desta Escritura de Emissão não lhe dará o direito a qualquer acréscimo no período relativo ao atraso no recebimento, assegurados, todavia, os direitos adquiridos até a data do respectivo vencimento </w:t>
      </w:r>
      <w:r w:rsidR="00E47724" w:rsidRPr="00533952">
        <w:rPr>
          <w:rFonts w:ascii="Tahoma" w:eastAsia="Batang" w:hAnsi="Tahoma" w:cs="Tahoma"/>
          <w:sz w:val="22"/>
          <w:szCs w:val="22"/>
        </w:rPr>
        <w:t>ou pagamento, no caso de impontualidade no pagamento</w:t>
      </w:r>
      <w:r w:rsidR="00E47724" w:rsidRPr="00533952">
        <w:rPr>
          <w:rFonts w:ascii="Tahoma" w:hAnsi="Tahoma" w:cs="Tahoma"/>
          <w:sz w:val="22"/>
          <w:szCs w:val="22"/>
        </w:rPr>
        <w:t>.</w:t>
      </w:r>
    </w:p>
    <w:p w14:paraId="5B2DCFE1" w14:textId="77777777" w:rsidR="00E47724" w:rsidRPr="00533952" w:rsidRDefault="00E47724" w:rsidP="00B14690">
      <w:pPr>
        <w:spacing w:after="0" w:line="320" w:lineRule="exact"/>
        <w:rPr>
          <w:rFonts w:ascii="Tahoma" w:hAnsi="Tahoma" w:cs="Tahoma"/>
          <w:sz w:val="22"/>
          <w:szCs w:val="22"/>
        </w:rPr>
      </w:pPr>
    </w:p>
    <w:p w14:paraId="078CE360" w14:textId="77777777" w:rsidR="00DD6076" w:rsidRPr="00533952" w:rsidRDefault="00E47724"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4.17.</w:t>
      </w:r>
      <w:r w:rsidR="00A046B4" w:rsidRPr="00533952">
        <w:rPr>
          <w:rFonts w:ascii="Tahoma" w:hAnsi="Tahoma" w:cs="Tahoma"/>
          <w:b/>
          <w:sz w:val="22"/>
          <w:szCs w:val="22"/>
        </w:rPr>
        <w:t xml:space="preserve"> </w:t>
      </w:r>
      <w:r w:rsidR="0019035C">
        <w:rPr>
          <w:rFonts w:ascii="Tahoma" w:hAnsi="Tahoma" w:cs="Tahoma"/>
          <w:b/>
          <w:sz w:val="22"/>
          <w:szCs w:val="22"/>
        </w:rPr>
        <w:tab/>
      </w:r>
      <w:r w:rsidRPr="00533952">
        <w:rPr>
          <w:rFonts w:ascii="Tahoma" w:hAnsi="Tahoma" w:cs="Tahoma"/>
          <w:b/>
          <w:sz w:val="22"/>
          <w:szCs w:val="22"/>
        </w:rPr>
        <w:t>Repactuação Programada</w:t>
      </w:r>
    </w:p>
    <w:p w14:paraId="42FB9E49" w14:textId="77777777" w:rsidR="00DD6076" w:rsidRPr="00533952" w:rsidRDefault="00DD6076" w:rsidP="00B14690">
      <w:pPr>
        <w:spacing w:after="0" w:line="320" w:lineRule="exact"/>
        <w:rPr>
          <w:rFonts w:ascii="Tahoma" w:hAnsi="Tahoma" w:cs="Tahoma"/>
          <w:sz w:val="22"/>
          <w:szCs w:val="22"/>
        </w:rPr>
      </w:pPr>
    </w:p>
    <w:p w14:paraId="49F42A24" w14:textId="77777777" w:rsidR="00E47724" w:rsidRPr="00533952" w:rsidRDefault="00DD607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4.17.1.</w:t>
      </w:r>
      <w:r w:rsidR="00A046B4" w:rsidRPr="00533952">
        <w:rPr>
          <w:rFonts w:ascii="Tahoma" w:hAnsi="Tahoma" w:cs="Tahoma"/>
          <w:sz w:val="22"/>
          <w:szCs w:val="22"/>
        </w:rPr>
        <w:t xml:space="preserve"> </w:t>
      </w:r>
      <w:r w:rsidR="0019035C">
        <w:rPr>
          <w:rFonts w:ascii="Tahoma" w:hAnsi="Tahoma" w:cs="Tahoma"/>
          <w:sz w:val="22"/>
          <w:szCs w:val="22"/>
        </w:rPr>
        <w:tab/>
      </w:r>
      <w:r w:rsidR="00E47724" w:rsidRPr="00533952">
        <w:rPr>
          <w:rFonts w:ascii="Tahoma" w:hAnsi="Tahoma" w:cs="Tahoma"/>
          <w:sz w:val="22"/>
          <w:szCs w:val="22"/>
        </w:rPr>
        <w:t>Não haverá repactuação programada.</w:t>
      </w:r>
    </w:p>
    <w:p w14:paraId="370175D4" w14:textId="77777777" w:rsidR="00E47724" w:rsidRPr="00533952" w:rsidRDefault="00E47724" w:rsidP="00B14690">
      <w:pPr>
        <w:spacing w:after="0" w:line="320" w:lineRule="exact"/>
        <w:rPr>
          <w:rFonts w:ascii="Tahoma" w:hAnsi="Tahoma" w:cs="Tahoma"/>
          <w:sz w:val="22"/>
          <w:szCs w:val="22"/>
        </w:rPr>
      </w:pPr>
    </w:p>
    <w:p w14:paraId="4E121C2F" w14:textId="77777777" w:rsidR="00DD6076" w:rsidRPr="00533952" w:rsidRDefault="00E47724"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4.18.</w:t>
      </w:r>
      <w:r w:rsidR="00A046B4" w:rsidRPr="00533952">
        <w:rPr>
          <w:rFonts w:ascii="Tahoma" w:hAnsi="Tahoma" w:cs="Tahoma"/>
          <w:b/>
          <w:sz w:val="22"/>
          <w:szCs w:val="22"/>
        </w:rPr>
        <w:t xml:space="preserve"> </w:t>
      </w:r>
      <w:r w:rsidR="0019035C">
        <w:rPr>
          <w:rFonts w:ascii="Tahoma" w:hAnsi="Tahoma" w:cs="Tahoma"/>
          <w:b/>
          <w:sz w:val="22"/>
          <w:szCs w:val="22"/>
        </w:rPr>
        <w:tab/>
      </w:r>
      <w:r w:rsidRPr="00533952">
        <w:rPr>
          <w:rFonts w:ascii="Tahoma" w:hAnsi="Tahoma" w:cs="Tahoma"/>
          <w:b/>
          <w:sz w:val="22"/>
          <w:szCs w:val="22"/>
        </w:rPr>
        <w:t>Publicidade</w:t>
      </w:r>
    </w:p>
    <w:p w14:paraId="27D00C92" w14:textId="77777777" w:rsidR="00DD6076" w:rsidRPr="00533952" w:rsidRDefault="00DD6076" w:rsidP="00B14690">
      <w:pPr>
        <w:spacing w:after="0" w:line="320" w:lineRule="exact"/>
        <w:rPr>
          <w:rFonts w:ascii="Tahoma" w:hAnsi="Tahoma" w:cs="Tahoma"/>
          <w:sz w:val="22"/>
          <w:szCs w:val="22"/>
        </w:rPr>
      </w:pPr>
    </w:p>
    <w:p w14:paraId="737EFA2E" w14:textId="77777777" w:rsidR="00E47724" w:rsidRPr="00533952" w:rsidRDefault="00DD607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4.18.1. </w:t>
      </w:r>
      <w:r w:rsidR="0019035C">
        <w:rPr>
          <w:rFonts w:ascii="Tahoma" w:hAnsi="Tahoma" w:cs="Tahoma"/>
          <w:sz w:val="22"/>
          <w:szCs w:val="22"/>
        </w:rPr>
        <w:tab/>
      </w:r>
      <w:r w:rsidR="00E47724" w:rsidRPr="00533952">
        <w:rPr>
          <w:rFonts w:ascii="Tahoma" w:hAnsi="Tahoma" w:cs="Tahoma"/>
          <w:sz w:val="22"/>
          <w:szCs w:val="22"/>
        </w:rPr>
        <w:t>Todos os atos e decisões a serem tomados decorrentes desta Emissão que, de qualquer forma, vierem a envolver interesses dos Debenturistas</w:t>
      </w:r>
      <w:r w:rsidR="00755DC6">
        <w:rPr>
          <w:rFonts w:ascii="Tahoma" w:hAnsi="Tahoma" w:cs="Tahoma"/>
          <w:sz w:val="22"/>
          <w:szCs w:val="22"/>
        </w:rPr>
        <w:t>,</w:t>
      </w:r>
      <w:r w:rsidR="00755DC6" w:rsidRPr="00755DC6">
        <w:rPr>
          <w:rFonts w:ascii="Tahoma" w:hAnsi="Tahoma" w:cs="Tahoma"/>
          <w:sz w:val="22"/>
          <w:szCs w:val="22"/>
        </w:rPr>
        <w:t xml:space="preserve"> deverão ser obrigatoriamente comunicados na forma de avisos no DOESP e no ”Diário Comercial” (“</w:t>
      </w:r>
      <w:r w:rsidR="00755DC6" w:rsidRPr="00755DC6">
        <w:rPr>
          <w:rFonts w:ascii="Tahoma" w:hAnsi="Tahoma" w:cs="Tahoma"/>
          <w:sz w:val="22"/>
          <w:szCs w:val="22"/>
          <w:u w:val="single"/>
        </w:rPr>
        <w:t>Aviso aos Debenturistas</w:t>
      </w:r>
      <w:r w:rsidR="00755DC6" w:rsidRPr="00755DC6">
        <w:rPr>
          <w:rFonts w:ascii="Tahoma" w:hAnsi="Tahoma" w:cs="Tahoma"/>
          <w:sz w:val="22"/>
          <w:szCs w:val="22"/>
        </w:rPr>
        <w:t xml:space="preserve">”), </w:t>
      </w:r>
      <w:r w:rsidR="00E47724" w:rsidRPr="00533952">
        <w:rPr>
          <w:rFonts w:ascii="Tahoma" w:hAnsi="Tahoma" w:cs="Tahoma"/>
          <w:sz w:val="22"/>
          <w:szCs w:val="22"/>
        </w:rPr>
        <w:t>observado o estabelecido no artigo 289 da Lei das Sociedades por Ações e as limitações impostas pela Instrução CVM 47</w:t>
      </w:r>
      <w:r w:rsidR="00F92DDF" w:rsidRPr="00533952">
        <w:rPr>
          <w:rFonts w:ascii="Tahoma" w:hAnsi="Tahoma" w:cs="Tahoma"/>
          <w:sz w:val="22"/>
          <w:szCs w:val="22"/>
        </w:rPr>
        <w:t xml:space="preserve">6 </w:t>
      </w:r>
      <w:r w:rsidR="00E47724" w:rsidRPr="00533952">
        <w:rPr>
          <w:rFonts w:ascii="Tahoma" w:hAnsi="Tahoma" w:cs="Tahoma"/>
          <w:sz w:val="22"/>
          <w:szCs w:val="22"/>
        </w:rPr>
        <w:t>em relação à publicidade da Oferta e os prazos legais, devendo a Emissora comunicar o Agente Fiduciário a respeito de qualquer publicação na data da sua realização, sendo certo que, caso a Emissora altere seu jornal de publicação após a Data de Emissão, deverá enviar notificação ao Agente Fiduciário informando o novo veículo para divulgação de suas informações</w:t>
      </w:r>
      <w:r w:rsidR="00CD00B2">
        <w:rPr>
          <w:rFonts w:ascii="Tahoma" w:hAnsi="Tahoma" w:cs="Tahoma"/>
          <w:sz w:val="22"/>
          <w:szCs w:val="22"/>
        </w:rPr>
        <w:t>, bem como comunicar os Debenturistas mediante publicação de Aviso aos Debenturista nos jornais a serem substituídos</w:t>
      </w:r>
      <w:r w:rsidR="00E47724" w:rsidRPr="00533952">
        <w:rPr>
          <w:rFonts w:ascii="Tahoma" w:hAnsi="Tahoma" w:cs="Tahoma"/>
          <w:sz w:val="22"/>
          <w:szCs w:val="22"/>
        </w:rPr>
        <w:t>.</w:t>
      </w:r>
    </w:p>
    <w:p w14:paraId="695098F1" w14:textId="77777777" w:rsidR="00E47724" w:rsidRPr="00533952" w:rsidRDefault="00E47724" w:rsidP="00B14690">
      <w:pPr>
        <w:spacing w:after="0" w:line="320" w:lineRule="exact"/>
        <w:rPr>
          <w:rFonts w:ascii="Tahoma" w:hAnsi="Tahoma" w:cs="Tahoma"/>
          <w:sz w:val="22"/>
          <w:szCs w:val="22"/>
        </w:rPr>
      </w:pPr>
    </w:p>
    <w:p w14:paraId="5408347C" w14:textId="77777777" w:rsidR="00DD6076" w:rsidRPr="00533952" w:rsidRDefault="00E47724"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4.19.</w:t>
      </w:r>
      <w:r w:rsidR="00A046B4" w:rsidRPr="00533952">
        <w:rPr>
          <w:rFonts w:ascii="Tahoma" w:hAnsi="Tahoma" w:cs="Tahoma"/>
          <w:b/>
          <w:sz w:val="22"/>
          <w:szCs w:val="22"/>
        </w:rPr>
        <w:t xml:space="preserve"> </w:t>
      </w:r>
      <w:r w:rsidR="0019035C">
        <w:rPr>
          <w:rFonts w:ascii="Tahoma" w:hAnsi="Tahoma" w:cs="Tahoma"/>
          <w:b/>
          <w:sz w:val="22"/>
          <w:szCs w:val="22"/>
        </w:rPr>
        <w:tab/>
      </w:r>
      <w:r w:rsidRPr="00533952">
        <w:rPr>
          <w:rFonts w:ascii="Tahoma" w:hAnsi="Tahoma" w:cs="Tahoma"/>
          <w:b/>
          <w:iCs/>
          <w:sz w:val="22"/>
          <w:szCs w:val="22"/>
        </w:rPr>
        <w:t>Imunidade Tributária</w:t>
      </w:r>
    </w:p>
    <w:p w14:paraId="59D25834" w14:textId="77777777" w:rsidR="00DD6076" w:rsidRPr="00533952" w:rsidRDefault="00DD6076" w:rsidP="00B14690">
      <w:pPr>
        <w:spacing w:after="0" w:line="320" w:lineRule="exact"/>
        <w:rPr>
          <w:rFonts w:ascii="Tahoma" w:hAnsi="Tahoma" w:cs="Tahoma"/>
          <w:sz w:val="22"/>
          <w:szCs w:val="22"/>
        </w:rPr>
      </w:pPr>
    </w:p>
    <w:p w14:paraId="758EB6F4" w14:textId="77777777" w:rsidR="00E47724" w:rsidRPr="00533952" w:rsidRDefault="00DD6076" w:rsidP="00B14690">
      <w:pPr>
        <w:tabs>
          <w:tab w:val="left" w:pos="851"/>
        </w:tabs>
        <w:spacing w:after="0" w:line="320" w:lineRule="exact"/>
        <w:rPr>
          <w:rFonts w:ascii="Tahoma" w:hAnsi="Tahoma" w:cs="Tahoma"/>
          <w:sz w:val="22"/>
          <w:szCs w:val="22"/>
        </w:rPr>
      </w:pPr>
      <w:r w:rsidRPr="00533952">
        <w:rPr>
          <w:rFonts w:ascii="Tahoma" w:hAnsi="Tahoma" w:cs="Tahoma"/>
          <w:sz w:val="22"/>
          <w:szCs w:val="22"/>
        </w:rPr>
        <w:t>4.19.1.</w:t>
      </w:r>
      <w:r w:rsidR="00A046B4" w:rsidRPr="00533952">
        <w:rPr>
          <w:rFonts w:ascii="Tahoma" w:hAnsi="Tahoma" w:cs="Tahoma"/>
          <w:sz w:val="22"/>
          <w:szCs w:val="22"/>
        </w:rPr>
        <w:t xml:space="preserve"> </w:t>
      </w:r>
      <w:r w:rsidR="0019035C">
        <w:rPr>
          <w:rFonts w:ascii="Tahoma" w:hAnsi="Tahoma" w:cs="Tahoma"/>
          <w:sz w:val="22"/>
          <w:szCs w:val="22"/>
        </w:rPr>
        <w:tab/>
      </w:r>
      <w:r w:rsidR="00E47724" w:rsidRPr="00533952">
        <w:rPr>
          <w:rFonts w:ascii="Tahoma" w:hAnsi="Tahoma" w:cs="Tahoma"/>
          <w:sz w:val="22"/>
          <w:szCs w:val="22"/>
        </w:rPr>
        <w:t xml:space="preserve">Caso qualquer Debenturista tenha imunidade ou isenção tributária, este deverá encaminhar ao </w:t>
      </w:r>
      <w:r w:rsidR="001B2B4F" w:rsidRPr="00533952">
        <w:rPr>
          <w:rFonts w:ascii="Tahoma" w:hAnsi="Tahoma" w:cs="Tahoma"/>
          <w:sz w:val="22"/>
          <w:szCs w:val="22"/>
        </w:rPr>
        <w:t>Banco Liquidante</w:t>
      </w:r>
      <w:r w:rsidR="00E47724" w:rsidRPr="00533952">
        <w:rPr>
          <w:rFonts w:ascii="Tahoma" w:hAnsi="Tahoma" w:cs="Tahoma"/>
          <w:sz w:val="22"/>
          <w:szCs w:val="22"/>
        </w:rPr>
        <w:t>, no prazo mínimo de 10 (dez) Dias Úteis anteriores à data prevista para recebimento de valores relativos às Debêntures, documentação comprobatória da referida imunidade ou isenção tributária, sob pena de ter descontado de seus pagamentos os valores devidos nos termos da legislação tributária em vigor.</w:t>
      </w:r>
    </w:p>
    <w:p w14:paraId="7F0D9656" w14:textId="77777777" w:rsidR="00E47724" w:rsidRPr="00533952" w:rsidRDefault="00E47724" w:rsidP="00B14690">
      <w:pPr>
        <w:spacing w:after="0" w:line="320" w:lineRule="exact"/>
        <w:rPr>
          <w:rFonts w:ascii="Tahoma" w:hAnsi="Tahoma" w:cs="Tahoma"/>
          <w:sz w:val="22"/>
          <w:szCs w:val="22"/>
        </w:rPr>
      </w:pPr>
    </w:p>
    <w:p w14:paraId="474D706E" w14:textId="77777777" w:rsidR="00E47724" w:rsidRPr="00533952" w:rsidRDefault="00E47724" w:rsidP="00B14690">
      <w:pPr>
        <w:keepNext/>
        <w:spacing w:after="0" w:line="320" w:lineRule="exact"/>
        <w:ind w:left="720"/>
        <w:jc w:val="center"/>
        <w:rPr>
          <w:rFonts w:ascii="Tahoma" w:hAnsi="Tahoma" w:cs="Tahoma"/>
          <w:b/>
          <w:sz w:val="22"/>
          <w:szCs w:val="22"/>
        </w:rPr>
      </w:pPr>
      <w:r w:rsidRPr="00533952">
        <w:rPr>
          <w:rFonts w:ascii="Tahoma" w:hAnsi="Tahoma" w:cs="Tahoma"/>
          <w:b/>
          <w:sz w:val="22"/>
          <w:szCs w:val="22"/>
        </w:rPr>
        <w:t xml:space="preserve">CLÁUSULA V </w:t>
      </w:r>
    </w:p>
    <w:p w14:paraId="00DF0A4D" w14:textId="77777777" w:rsidR="00E47724" w:rsidRPr="00533952" w:rsidRDefault="00E47724" w:rsidP="00B14690">
      <w:pPr>
        <w:keepNext/>
        <w:spacing w:after="0" w:line="320" w:lineRule="exact"/>
        <w:ind w:left="720"/>
        <w:jc w:val="center"/>
        <w:rPr>
          <w:rFonts w:ascii="Tahoma" w:hAnsi="Tahoma" w:cs="Tahoma"/>
          <w:b/>
          <w:sz w:val="22"/>
          <w:szCs w:val="22"/>
        </w:rPr>
      </w:pPr>
      <w:r w:rsidRPr="00533952">
        <w:rPr>
          <w:rFonts w:ascii="Tahoma" w:hAnsi="Tahoma" w:cs="Tahoma"/>
          <w:b/>
          <w:sz w:val="22"/>
          <w:szCs w:val="22"/>
        </w:rPr>
        <w:t>RESGATE ANTECIPADO</w:t>
      </w:r>
      <w:r w:rsidR="00E14769">
        <w:rPr>
          <w:rFonts w:ascii="Tahoma" w:hAnsi="Tahoma" w:cs="Tahoma"/>
          <w:b/>
          <w:sz w:val="22"/>
          <w:szCs w:val="22"/>
        </w:rPr>
        <w:t xml:space="preserve"> FACULTATIVO</w:t>
      </w:r>
      <w:r w:rsidR="00217A73">
        <w:rPr>
          <w:rFonts w:ascii="Tahoma" w:hAnsi="Tahoma" w:cs="Tahoma"/>
          <w:b/>
          <w:sz w:val="22"/>
          <w:szCs w:val="22"/>
        </w:rPr>
        <w:t>, AMORTIZAÇÃO EXTRAORDINÁRIA</w:t>
      </w:r>
      <w:r w:rsidR="00E14769">
        <w:rPr>
          <w:rFonts w:ascii="Tahoma" w:hAnsi="Tahoma" w:cs="Tahoma"/>
          <w:b/>
          <w:sz w:val="22"/>
          <w:szCs w:val="22"/>
        </w:rPr>
        <w:t xml:space="preserve"> OBRIGATÓRIA</w:t>
      </w:r>
      <w:r w:rsidR="00305837">
        <w:rPr>
          <w:rFonts w:ascii="Tahoma" w:hAnsi="Tahoma" w:cs="Tahoma"/>
          <w:b/>
          <w:sz w:val="22"/>
          <w:szCs w:val="22"/>
        </w:rPr>
        <w:t xml:space="preserve">, </w:t>
      </w:r>
      <w:r w:rsidR="00DF19BC" w:rsidRPr="00DF19BC">
        <w:rPr>
          <w:rFonts w:ascii="Tahoma" w:hAnsi="Tahoma" w:cs="Tahoma"/>
          <w:b/>
          <w:sz w:val="22"/>
          <w:szCs w:val="22"/>
        </w:rPr>
        <w:t>AMORTIZAÇÃO</w:t>
      </w:r>
      <w:r w:rsidR="0013466E">
        <w:rPr>
          <w:rFonts w:ascii="Tahoma" w:hAnsi="Tahoma" w:cs="Tahoma"/>
          <w:b/>
          <w:sz w:val="22"/>
          <w:szCs w:val="22"/>
        </w:rPr>
        <w:t xml:space="preserve"> EXTRAORDINÁRIA</w:t>
      </w:r>
      <w:r w:rsidR="00DF19BC">
        <w:rPr>
          <w:rFonts w:ascii="Tahoma" w:hAnsi="Tahoma" w:cs="Tahoma"/>
          <w:b/>
          <w:sz w:val="22"/>
          <w:szCs w:val="22"/>
        </w:rPr>
        <w:t>,</w:t>
      </w:r>
      <w:r w:rsidR="00DF19BC" w:rsidRPr="00DF19BC">
        <w:rPr>
          <w:rFonts w:ascii="Tahoma" w:hAnsi="Tahoma" w:cs="Tahoma"/>
          <w:b/>
          <w:sz w:val="22"/>
          <w:szCs w:val="22"/>
        </w:rPr>
        <w:t xml:space="preserve"> </w:t>
      </w:r>
      <w:r w:rsidR="00305837">
        <w:rPr>
          <w:rFonts w:ascii="Tahoma" w:hAnsi="Tahoma" w:cs="Tahoma"/>
          <w:b/>
          <w:sz w:val="22"/>
          <w:szCs w:val="22"/>
        </w:rPr>
        <w:t>RESGATE ANTECIPADO OBRIGATÓRIO</w:t>
      </w:r>
      <w:r w:rsidRPr="00533952">
        <w:rPr>
          <w:rFonts w:ascii="Tahoma" w:hAnsi="Tahoma" w:cs="Tahoma"/>
          <w:b/>
          <w:sz w:val="22"/>
          <w:szCs w:val="22"/>
        </w:rPr>
        <w:t xml:space="preserve"> E AQUISIÇÃO FACULTATIVA</w:t>
      </w:r>
    </w:p>
    <w:p w14:paraId="079AD364" w14:textId="77777777" w:rsidR="00B963ED" w:rsidRDefault="00B963ED" w:rsidP="00B14690">
      <w:pPr>
        <w:keepNext/>
        <w:spacing w:after="0" w:line="320" w:lineRule="exact"/>
        <w:ind w:left="720"/>
        <w:jc w:val="center"/>
        <w:rPr>
          <w:rFonts w:ascii="Tahoma" w:hAnsi="Tahoma" w:cs="Tahoma"/>
          <w:b/>
          <w:sz w:val="22"/>
          <w:szCs w:val="22"/>
        </w:rPr>
      </w:pPr>
    </w:p>
    <w:p w14:paraId="59AC4545" w14:textId="77777777" w:rsidR="00757A4B" w:rsidRPr="00533952" w:rsidRDefault="00757A4B" w:rsidP="00B14690">
      <w:pPr>
        <w:keepNext/>
        <w:tabs>
          <w:tab w:val="left" w:pos="851"/>
        </w:tabs>
        <w:spacing w:after="0" w:line="320" w:lineRule="exact"/>
        <w:rPr>
          <w:rFonts w:ascii="Tahoma" w:hAnsi="Tahoma" w:cs="Tahoma"/>
          <w:b/>
          <w:sz w:val="22"/>
          <w:szCs w:val="22"/>
        </w:rPr>
      </w:pPr>
      <w:bookmarkStart w:id="4" w:name="_Ref272362243"/>
      <w:bookmarkStart w:id="5" w:name="_Ref534176584"/>
      <w:r w:rsidRPr="00533952">
        <w:rPr>
          <w:rFonts w:ascii="Tahoma" w:hAnsi="Tahoma" w:cs="Tahoma"/>
          <w:b/>
          <w:sz w:val="22"/>
          <w:szCs w:val="22"/>
        </w:rPr>
        <w:t>5.</w:t>
      </w:r>
      <w:r w:rsidR="000E64A1" w:rsidRPr="00533952">
        <w:rPr>
          <w:rFonts w:ascii="Tahoma" w:hAnsi="Tahoma" w:cs="Tahoma"/>
          <w:b/>
          <w:sz w:val="22"/>
          <w:szCs w:val="22"/>
        </w:rPr>
        <w:t>1</w:t>
      </w:r>
      <w:r w:rsidRPr="00533952">
        <w:rPr>
          <w:rFonts w:ascii="Tahoma" w:hAnsi="Tahoma" w:cs="Tahoma"/>
          <w:b/>
          <w:sz w:val="22"/>
          <w:szCs w:val="22"/>
        </w:rPr>
        <w:t>.</w:t>
      </w:r>
      <w:bookmarkStart w:id="6" w:name="_Ref286439163"/>
      <w:bookmarkStart w:id="7" w:name="_Ref302744040"/>
      <w:bookmarkStart w:id="8" w:name="_Ref306628854"/>
      <w:r w:rsidR="00A046B4" w:rsidRPr="00533952">
        <w:rPr>
          <w:rFonts w:ascii="Tahoma" w:hAnsi="Tahoma" w:cs="Tahoma"/>
          <w:b/>
          <w:sz w:val="22"/>
          <w:szCs w:val="22"/>
        </w:rPr>
        <w:t xml:space="preserve"> </w:t>
      </w:r>
      <w:r w:rsidR="00217A73">
        <w:rPr>
          <w:rFonts w:ascii="Tahoma" w:hAnsi="Tahoma" w:cs="Tahoma"/>
          <w:b/>
          <w:sz w:val="22"/>
          <w:szCs w:val="22"/>
        </w:rPr>
        <w:tab/>
      </w:r>
      <w:r w:rsidRPr="00533952">
        <w:rPr>
          <w:rFonts w:ascii="Tahoma" w:hAnsi="Tahoma" w:cs="Tahoma"/>
          <w:b/>
          <w:sz w:val="22"/>
          <w:szCs w:val="22"/>
        </w:rPr>
        <w:t>Resgate Antecipado</w:t>
      </w:r>
      <w:bookmarkEnd w:id="6"/>
      <w:bookmarkEnd w:id="7"/>
      <w:r w:rsidR="00217A73">
        <w:rPr>
          <w:rFonts w:ascii="Tahoma" w:hAnsi="Tahoma" w:cs="Tahoma"/>
          <w:b/>
          <w:sz w:val="22"/>
          <w:szCs w:val="22"/>
        </w:rPr>
        <w:t xml:space="preserve"> Facultativo </w:t>
      </w:r>
    </w:p>
    <w:p w14:paraId="40EA5846" w14:textId="77777777" w:rsidR="00F000CD" w:rsidRPr="00533952" w:rsidRDefault="00F000CD" w:rsidP="00B14690">
      <w:pPr>
        <w:keepNext/>
        <w:spacing w:after="0" w:line="320" w:lineRule="exact"/>
        <w:rPr>
          <w:rFonts w:ascii="Tahoma" w:hAnsi="Tahoma" w:cs="Tahoma"/>
          <w:sz w:val="22"/>
          <w:szCs w:val="22"/>
        </w:rPr>
      </w:pPr>
    </w:p>
    <w:p w14:paraId="79493C4F" w14:textId="77777777" w:rsidR="00217A73" w:rsidRDefault="00757A4B" w:rsidP="00B14690">
      <w:pPr>
        <w:keepNext/>
        <w:tabs>
          <w:tab w:val="left" w:pos="851"/>
        </w:tabs>
        <w:spacing w:after="0" w:line="320" w:lineRule="exact"/>
        <w:rPr>
          <w:rFonts w:ascii="Tahoma" w:hAnsi="Tahoma" w:cs="Tahoma"/>
          <w:sz w:val="22"/>
          <w:szCs w:val="22"/>
        </w:rPr>
      </w:pPr>
      <w:r w:rsidRPr="00533952">
        <w:rPr>
          <w:rFonts w:ascii="Tahoma" w:hAnsi="Tahoma" w:cs="Tahoma"/>
          <w:sz w:val="22"/>
          <w:szCs w:val="22"/>
        </w:rPr>
        <w:t>5.</w:t>
      </w:r>
      <w:r w:rsidR="000E64A1" w:rsidRPr="00533952">
        <w:rPr>
          <w:rFonts w:ascii="Tahoma" w:hAnsi="Tahoma" w:cs="Tahoma"/>
          <w:sz w:val="22"/>
          <w:szCs w:val="22"/>
        </w:rPr>
        <w:t>1</w:t>
      </w:r>
      <w:r w:rsidRPr="00533952">
        <w:rPr>
          <w:rFonts w:ascii="Tahoma" w:hAnsi="Tahoma" w:cs="Tahoma"/>
          <w:sz w:val="22"/>
          <w:szCs w:val="22"/>
        </w:rPr>
        <w:t>.1.</w:t>
      </w:r>
      <w:r w:rsidR="00A046B4" w:rsidRPr="00533952">
        <w:rPr>
          <w:rFonts w:ascii="Tahoma" w:hAnsi="Tahoma" w:cs="Tahoma"/>
          <w:sz w:val="22"/>
          <w:szCs w:val="22"/>
        </w:rPr>
        <w:t xml:space="preserve"> </w:t>
      </w:r>
      <w:r w:rsidR="00217A73">
        <w:rPr>
          <w:rFonts w:ascii="Tahoma" w:hAnsi="Tahoma" w:cs="Tahoma"/>
          <w:sz w:val="22"/>
          <w:szCs w:val="22"/>
        </w:rPr>
        <w:tab/>
      </w:r>
      <w:r w:rsidRPr="00533952">
        <w:rPr>
          <w:rFonts w:ascii="Tahoma" w:hAnsi="Tahoma" w:cs="Tahoma"/>
          <w:sz w:val="22"/>
          <w:szCs w:val="22"/>
        </w:rPr>
        <w:t>A</w:t>
      </w:r>
      <w:r w:rsidR="00217A73">
        <w:rPr>
          <w:rFonts w:ascii="Tahoma" w:hAnsi="Tahoma" w:cs="Tahoma"/>
          <w:sz w:val="22"/>
          <w:szCs w:val="22"/>
        </w:rPr>
        <w:t>s Debêntures da Primeira Série não poderão ser objeto de resgate antecipado facultativo.</w:t>
      </w:r>
    </w:p>
    <w:p w14:paraId="099B9C76" w14:textId="77777777" w:rsidR="00217A73" w:rsidRDefault="00217A73" w:rsidP="00B14690">
      <w:pPr>
        <w:tabs>
          <w:tab w:val="left" w:pos="851"/>
        </w:tabs>
        <w:spacing w:after="0" w:line="320" w:lineRule="exact"/>
        <w:rPr>
          <w:rFonts w:ascii="Tahoma" w:hAnsi="Tahoma" w:cs="Tahoma"/>
          <w:sz w:val="22"/>
          <w:szCs w:val="22"/>
        </w:rPr>
      </w:pPr>
    </w:p>
    <w:p w14:paraId="31CE14CA" w14:textId="77777777" w:rsidR="00217A73" w:rsidRDefault="00217A73" w:rsidP="00B14690">
      <w:pPr>
        <w:tabs>
          <w:tab w:val="left" w:pos="851"/>
        </w:tabs>
        <w:spacing w:after="0" w:line="320" w:lineRule="exact"/>
        <w:rPr>
          <w:rFonts w:ascii="Tahoma" w:hAnsi="Tahoma" w:cs="Tahoma"/>
          <w:sz w:val="22"/>
          <w:szCs w:val="22"/>
        </w:rPr>
      </w:pPr>
      <w:r>
        <w:rPr>
          <w:rFonts w:ascii="Tahoma" w:hAnsi="Tahoma" w:cs="Tahoma"/>
          <w:sz w:val="22"/>
          <w:szCs w:val="22"/>
        </w:rPr>
        <w:t>5.1.2.</w:t>
      </w:r>
      <w:r>
        <w:rPr>
          <w:rFonts w:ascii="Tahoma" w:hAnsi="Tahoma" w:cs="Tahoma"/>
          <w:sz w:val="22"/>
          <w:szCs w:val="22"/>
        </w:rPr>
        <w:tab/>
      </w:r>
      <w:r w:rsidRPr="00217A73">
        <w:rPr>
          <w:rFonts w:ascii="Tahoma" w:hAnsi="Tahoma" w:cs="Tahoma"/>
          <w:sz w:val="22"/>
          <w:szCs w:val="22"/>
        </w:rPr>
        <w:t xml:space="preserve">A Emissora poderá, a qualquer tempo, a partir do </w:t>
      </w:r>
      <w:r w:rsidR="00816209">
        <w:rPr>
          <w:rFonts w:ascii="Tahoma" w:hAnsi="Tahoma" w:cs="Tahoma"/>
          <w:sz w:val="22"/>
          <w:szCs w:val="22"/>
        </w:rPr>
        <w:t>11</w:t>
      </w:r>
      <w:r w:rsidR="00816209" w:rsidRPr="00217A73">
        <w:rPr>
          <w:rFonts w:ascii="Tahoma" w:hAnsi="Tahoma" w:cs="Tahoma"/>
          <w:sz w:val="22"/>
          <w:szCs w:val="22"/>
        </w:rPr>
        <w:t xml:space="preserve">º </w:t>
      </w:r>
      <w:r w:rsidRPr="00217A73">
        <w:rPr>
          <w:rFonts w:ascii="Tahoma" w:hAnsi="Tahoma" w:cs="Tahoma"/>
          <w:sz w:val="22"/>
          <w:szCs w:val="22"/>
        </w:rPr>
        <w:t>(</w:t>
      </w:r>
      <w:r w:rsidR="002A0CC6">
        <w:rPr>
          <w:rFonts w:ascii="Tahoma" w:hAnsi="Tahoma" w:cs="Tahoma"/>
          <w:sz w:val="22"/>
          <w:szCs w:val="22"/>
        </w:rPr>
        <w:t xml:space="preserve">décimo </w:t>
      </w:r>
      <w:r w:rsidR="00816209">
        <w:rPr>
          <w:rFonts w:ascii="Tahoma" w:hAnsi="Tahoma" w:cs="Tahoma"/>
          <w:sz w:val="22"/>
          <w:szCs w:val="22"/>
        </w:rPr>
        <w:t>primeiro</w:t>
      </w:r>
      <w:r w:rsidRPr="00217A73">
        <w:rPr>
          <w:rFonts w:ascii="Tahoma" w:hAnsi="Tahoma" w:cs="Tahoma"/>
          <w:sz w:val="22"/>
          <w:szCs w:val="22"/>
        </w:rPr>
        <w:t xml:space="preserve">) mês contado da Data de Emissão, ou seja, </w:t>
      </w:r>
      <w:r w:rsidR="00BB66A8">
        <w:rPr>
          <w:rFonts w:ascii="Tahoma" w:hAnsi="Tahoma" w:cs="Tahoma"/>
          <w:sz w:val="22"/>
          <w:szCs w:val="22"/>
        </w:rPr>
        <w:t xml:space="preserve">12 </w:t>
      </w:r>
      <w:r w:rsidR="002A0CC6">
        <w:rPr>
          <w:rFonts w:ascii="Tahoma" w:hAnsi="Tahoma" w:cs="Tahoma"/>
          <w:sz w:val="22"/>
          <w:szCs w:val="22"/>
        </w:rPr>
        <w:t xml:space="preserve">de </w:t>
      </w:r>
      <w:r w:rsidR="00816209">
        <w:rPr>
          <w:rFonts w:ascii="Tahoma" w:hAnsi="Tahoma" w:cs="Tahoma"/>
          <w:sz w:val="22"/>
          <w:szCs w:val="22"/>
        </w:rPr>
        <w:t xml:space="preserve">outubro </w:t>
      </w:r>
      <w:r w:rsidR="002A0CC6">
        <w:rPr>
          <w:rFonts w:ascii="Tahoma" w:hAnsi="Tahoma" w:cs="Tahoma"/>
          <w:sz w:val="22"/>
          <w:szCs w:val="22"/>
        </w:rPr>
        <w:t>de 2019</w:t>
      </w:r>
      <w:r w:rsidRPr="00217A73">
        <w:rPr>
          <w:rFonts w:ascii="Tahoma" w:hAnsi="Tahoma" w:cs="Tahoma"/>
          <w:sz w:val="22"/>
          <w:szCs w:val="22"/>
        </w:rPr>
        <w:t xml:space="preserve"> (</w:t>
      </w:r>
      <w:r w:rsidR="002A0CC6">
        <w:rPr>
          <w:rFonts w:ascii="Tahoma" w:hAnsi="Tahoma" w:cs="Tahoma"/>
          <w:sz w:val="22"/>
          <w:szCs w:val="22"/>
        </w:rPr>
        <w:t>ex</w:t>
      </w:r>
      <w:r w:rsidRPr="00217A73">
        <w:rPr>
          <w:rFonts w:ascii="Tahoma" w:hAnsi="Tahoma" w:cs="Tahoma"/>
          <w:sz w:val="22"/>
          <w:szCs w:val="22"/>
        </w:rPr>
        <w:t xml:space="preserve">clusive), a seu exclusivo critério, realizar o resgate antecipado da totalidade das Debêntures </w:t>
      </w:r>
      <w:r>
        <w:rPr>
          <w:rFonts w:ascii="Tahoma" w:hAnsi="Tahoma" w:cs="Tahoma"/>
          <w:sz w:val="22"/>
          <w:szCs w:val="22"/>
        </w:rPr>
        <w:t xml:space="preserve">da Segunda Série </w:t>
      </w:r>
      <w:r w:rsidRPr="00217A73">
        <w:rPr>
          <w:rFonts w:ascii="Tahoma" w:hAnsi="Tahoma" w:cs="Tahoma"/>
          <w:sz w:val="22"/>
          <w:szCs w:val="22"/>
        </w:rPr>
        <w:t>(“</w:t>
      </w:r>
      <w:r w:rsidRPr="00217A73">
        <w:rPr>
          <w:rFonts w:ascii="Tahoma" w:hAnsi="Tahoma" w:cs="Tahoma"/>
          <w:sz w:val="22"/>
          <w:szCs w:val="22"/>
          <w:u w:val="single"/>
        </w:rPr>
        <w:t>Resgate Antecipado Facultativo</w:t>
      </w:r>
      <w:r w:rsidRPr="00217A73">
        <w:rPr>
          <w:rFonts w:ascii="Tahoma" w:hAnsi="Tahoma" w:cs="Tahoma"/>
          <w:sz w:val="22"/>
          <w:szCs w:val="22"/>
        </w:rPr>
        <w:t xml:space="preserve">”), mediante envio de comunicado </w:t>
      </w:r>
      <w:r w:rsidR="00CD00B2">
        <w:rPr>
          <w:rFonts w:ascii="Tahoma" w:hAnsi="Tahoma" w:cs="Tahoma"/>
          <w:sz w:val="22"/>
          <w:szCs w:val="22"/>
        </w:rPr>
        <w:t xml:space="preserve">individual </w:t>
      </w:r>
      <w:r w:rsidRPr="00217A73">
        <w:rPr>
          <w:rFonts w:ascii="Tahoma" w:hAnsi="Tahoma" w:cs="Tahoma"/>
          <w:sz w:val="22"/>
          <w:szCs w:val="22"/>
        </w:rPr>
        <w:t xml:space="preserve">aos </w:t>
      </w:r>
      <w:r w:rsidRPr="00217A73">
        <w:rPr>
          <w:rFonts w:ascii="Tahoma" w:hAnsi="Tahoma" w:cs="Tahoma"/>
          <w:sz w:val="22"/>
          <w:szCs w:val="22"/>
        </w:rPr>
        <w:lastRenderedPageBreak/>
        <w:t xml:space="preserve">Debenturistas com cópia ao Agente Fiduciário, ao </w:t>
      </w:r>
      <w:proofErr w:type="spellStart"/>
      <w:r w:rsidRPr="00217A73">
        <w:rPr>
          <w:rFonts w:ascii="Tahoma" w:hAnsi="Tahoma" w:cs="Tahoma"/>
          <w:sz w:val="22"/>
          <w:szCs w:val="22"/>
        </w:rPr>
        <w:t>Escriturador</w:t>
      </w:r>
      <w:proofErr w:type="spellEnd"/>
      <w:r w:rsidRPr="00217A73">
        <w:rPr>
          <w:rFonts w:ascii="Tahoma" w:hAnsi="Tahoma" w:cs="Tahoma"/>
          <w:sz w:val="22"/>
          <w:szCs w:val="22"/>
        </w:rPr>
        <w:t xml:space="preserve"> e à </w:t>
      </w:r>
      <w:r w:rsidRPr="00217A73">
        <w:rPr>
          <w:rFonts w:ascii="Tahoma" w:hAnsi="Tahoma" w:cs="Tahoma"/>
          <w:iCs/>
          <w:sz w:val="22"/>
          <w:szCs w:val="22"/>
        </w:rPr>
        <w:t>B3</w:t>
      </w:r>
      <w:r w:rsidRPr="00217A73">
        <w:rPr>
          <w:rFonts w:ascii="Tahoma" w:hAnsi="Tahoma" w:cs="Tahoma"/>
          <w:sz w:val="22"/>
          <w:szCs w:val="22"/>
        </w:rPr>
        <w:t xml:space="preserve"> ou publicação </w:t>
      </w:r>
      <w:r w:rsidR="005B711F">
        <w:rPr>
          <w:rFonts w:ascii="Tahoma" w:hAnsi="Tahoma" w:cs="Tahoma"/>
          <w:sz w:val="22"/>
          <w:szCs w:val="22"/>
        </w:rPr>
        <w:t xml:space="preserve">de </w:t>
      </w:r>
      <w:r>
        <w:rPr>
          <w:rFonts w:ascii="Tahoma" w:hAnsi="Tahoma" w:cs="Tahoma"/>
          <w:sz w:val="22"/>
          <w:szCs w:val="22"/>
        </w:rPr>
        <w:t xml:space="preserve">Aviso </w:t>
      </w:r>
      <w:r w:rsidRPr="00217A73">
        <w:rPr>
          <w:rFonts w:ascii="Tahoma" w:hAnsi="Tahoma" w:cs="Tahoma"/>
          <w:sz w:val="22"/>
          <w:szCs w:val="22"/>
        </w:rPr>
        <w:t xml:space="preserve">aos Debenturistas, com no mínimo 5 (cinco) Dias Úteis de antecedência, informando: </w:t>
      </w:r>
      <w:r w:rsidRPr="00217A73">
        <w:rPr>
          <w:rFonts w:ascii="Tahoma" w:hAnsi="Tahoma" w:cs="Tahoma"/>
          <w:b/>
          <w:sz w:val="22"/>
          <w:szCs w:val="22"/>
        </w:rPr>
        <w:t>(i)</w:t>
      </w:r>
      <w:r w:rsidRPr="00217A73">
        <w:rPr>
          <w:rFonts w:ascii="Tahoma" w:hAnsi="Tahoma" w:cs="Tahoma"/>
          <w:sz w:val="22"/>
          <w:szCs w:val="22"/>
        </w:rPr>
        <w:t xml:space="preserve"> a data para realização do Resgate Antecipado Facultativo, que deverá, obrigatoriamente, ser um Dia Útil; </w:t>
      </w:r>
      <w:r w:rsidRPr="00217A73">
        <w:rPr>
          <w:rFonts w:ascii="Tahoma" w:hAnsi="Tahoma" w:cs="Tahoma"/>
          <w:b/>
          <w:sz w:val="22"/>
          <w:szCs w:val="22"/>
        </w:rPr>
        <w:t>(</w:t>
      </w:r>
      <w:proofErr w:type="spellStart"/>
      <w:r w:rsidRPr="00217A73">
        <w:rPr>
          <w:rFonts w:ascii="Tahoma" w:hAnsi="Tahoma" w:cs="Tahoma"/>
          <w:b/>
          <w:sz w:val="22"/>
          <w:szCs w:val="22"/>
        </w:rPr>
        <w:t>ii</w:t>
      </w:r>
      <w:proofErr w:type="spellEnd"/>
      <w:r w:rsidRPr="00217A73">
        <w:rPr>
          <w:rFonts w:ascii="Tahoma" w:hAnsi="Tahoma" w:cs="Tahoma"/>
          <w:b/>
          <w:sz w:val="22"/>
          <w:szCs w:val="22"/>
        </w:rPr>
        <w:t>)</w:t>
      </w:r>
      <w:r>
        <w:rPr>
          <w:rFonts w:ascii="Tahoma" w:hAnsi="Tahoma" w:cs="Tahoma"/>
          <w:b/>
          <w:sz w:val="22"/>
          <w:szCs w:val="22"/>
        </w:rPr>
        <w:t xml:space="preserve"> </w:t>
      </w:r>
      <w:r w:rsidRPr="00217A73">
        <w:rPr>
          <w:rFonts w:ascii="Tahoma" w:hAnsi="Tahoma" w:cs="Tahoma"/>
          <w:sz w:val="22"/>
          <w:szCs w:val="22"/>
        </w:rPr>
        <w:t xml:space="preserve">o valor do pagamento devido aos Debenturistas, observado o Prêmio de Resgate Antecipado (conforme definido abaixo); e </w:t>
      </w:r>
      <w:r w:rsidRPr="00217A73">
        <w:rPr>
          <w:rFonts w:ascii="Tahoma" w:hAnsi="Tahoma" w:cs="Tahoma"/>
          <w:b/>
          <w:sz w:val="22"/>
          <w:szCs w:val="22"/>
        </w:rPr>
        <w:t>(</w:t>
      </w:r>
      <w:proofErr w:type="spellStart"/>
      <w:r w:rsidRPr="00217A73">
        <w:rPr>
          <w:rFonts w:ascii="Tahoma" w:hAnsi="Tahoma" w:cs="Tahoma"/>
          <w:b/>
          <w:sz w:val="22"/>
          <w:szCs w:val="22"/>
        </w:rPr>
        <w:t>iii</w:t>
      </w:r>
      <w:proofErr w:type="spellEnd"/>
      <w:r w:rsidRPr="00217A73">
        <w:rPr>
          <w:rFonts w:ascii="Tahoma" w:hAnsi="Tahoma" w:cs="Tahoma"/>
          <w:b/>
          <w:sz w:val="22"/>
          <w:szCs w:val="22"/>
        </w:rPr>
        <w:t>)</w:t>
      </w:r>
      <w:r w:rsidRPr="00217A73">
        <w:rPr>
          <w:rFonts w:ascii="Tahoma" w:hAnsi="Tahoma" w:cs="Tahoma"/>
          <w:sz w:val="22"/>
          <w:szCs w:val="22"/>
        </w:rPr>
        <w:t xml:space="preserve"> qualquer outra informação relevante aos Debenturistas</w:t>
      </w:r>
      <w:r>
        <w:rPr>
          <w:rFonts w:ascii="Tahoma" w:hAnsi="Tahoma" w:cs="Tahoma"/>
          <w:sz w:val="22"/>
          <w:szCs w:val="22"/>
        </w:rPr>
        <w:t>.</w:t>
      </w:r>
      <w:r w:rsidR="00347CD8">
        <w:rPr>
          <w:rFonts w:ascii="Tahoma" w:hAnsi="Tahoma" w:cs="Tahoma"/>
          <w:sz w:val="22"/>
          <w:szCs w:val="22"/>
        </w:rPr>
        <w:t xml:space="preserve"> </w:t>
      </w:r>
    </w:p>
    <w:p w14:paraId="4A004C85" w14:textId="77777777" w:rsidR="00217A73" w:rsidRDefault="00217A73" w:rsidP="00B14690">
      <w:pPr>
        <w:tabs>
          <w:tab w:val="left" w:pos="851"/>
        </w:tabs>
        <w:spacing w:after="0" w:line="320" w:lineRule="exact"/>
        <w:rPr>
          <w:rFonts w:ascii="Tahoma" w:hAnsi="Tahoma" w:cs="Tahoma"/>
          <w:sz w:val="22"/>
          <w:szCs w:val="22"/>
        </w:rPr>
      </w:pPr>
    </w:p>
    <w:p w14:paraId="08845A91" w14:textId="77777777" w:rsidR="005B711F" w:rsidRDefault="00217A73" w:rsidP="00B14690">
      <w:pPr>
        <w:tabs>
          <w:tab w:val="left" w:pos="851"/>
        </w:tabs>
        <w:spacing w:after="0" w:line="320" w:lineRule="exact"/>
        <w:rPr>
          <w:rFonts w:ascii="Tahoma" w:hAnsi="Tahoma" w:cs="Tahoma"/>
          <w:sz w:val="22"/>
          <w:szCs w:val="22"/>
        </w:rPr>
      </w:pPr>
      <w:r>
        <w:rPr>
          <w:rFonts w:ascii="Tahoma" w:hAnsi="Tahoma" w:cs="Tahoma"/>
          <w:sz w:val="22"/>
          <w:szCs w:val="22"/>
        </w:rPr>
        <w:t>5.1.2.1</w:t>
      </w:r>
      <w:r>
        <w:rPr>
          <w:rFonts w:ascii="Tahoma" w:hAnsi="Tahoma" w:cs="Tahoma"/>
          <w:sz w:val="22"/>
          <w:szCs w:val="22"/>
        </w:rPr>
        <w:tab/>
      </w:r>
      <w:r w:rsidRPr="00217A73">
        <w:rPr>
          <w:rFonts w:ascii="Tahoma" w:hAnsi="Tahoma" w:cs="Tahoma"/>
          <w:sz w:val="22"/>
          <w:szCs w:val="22"/>
        </w:rPr>
        <w:t>O valor do Resgate Antecipado Facultativo devido pela Emissora será equivalente ao Valor Nominal Unitário</w:t>
      </w:r>
      <w:r w:rsidR="0013466E">
        <w:rPr>
          <w:rFonts w:ascii="Tahoma" w:hAnsi="Tahoma" w:cs="Tahoma"/>
          <w:sz w:val="22"/>
          <w:szCs w:val="22"/>
        </w:rPr>
        <w:t xml:space="preserve"> ou saldo do Valor Nominal Unitário, conforme o caso</w:t>
      </w:r>
      <w:r w:rsidRPr="00217A73">
        <w:rPr>
          <w:rFonts w:ascii="Tahoma" w:hAnsi="Tahoma" w:cs="Tahoma"/>
          <w:sz w:val="22"/>
          <w:szCs w:val="22"/>
        </w:rPr>
        <w:t>, acrescido da Remuneração</w:t>
      </w:r>
      <w:r>
        <w:rPr>
          <w:rFonts w:ascii="Tahoma" w:hAnsi="Tahoma" w:cs="Tahoma"/>
          <w:sz w:val="22"/>
          <w:szCs w:val="22"/>
        </w:rPr>
        <w:t xml:space="preserve"> da Segunda Série</w:t>
      </w:r>
      <w:r w:rsidRPr="00217A73">
        <w:rPr>
          <w:rFonts w:ascii="Tahoma" w:hAnsi="Tahoma" w:cs="Tahoma"/>
          <w:sz w:val="22"/>
          <w:szCs w:val="22"/>
        </w:rPr>
        <w:t xml:space="preserve">, calculada </w:t>
      </w:r>
      <w:r w:rsidR="00DF19BC" w:rsidRPr="00533952">
        <w:rPr>
          <w:rFonts w:ascii="Tahoma" w:hAnsi="Tahoma" w:cs="Tahoma"/>
          <w:sz w:val="22"/>
          <w:szCs w:val="22"/>
        </w:rPr>
        <w:t>desde</w:t>
      </w:r>
      <w:r w:rsidR="00DF19BC">
        <w:rPr>
          <w:rFonts w:ascii="Tahoma" w:hAnsi="Tahoma" w:cs="Tahoma"/>
          <w:sz w:val="22"/>
          <w:szCs w:val="22"/>
        </w:rPr>
        <w:t>:</w:t>
      </w:r>
      <w:r w:rsidR="00DF19BC" w:rsidRPr="00533952">
        <w:rPr>
          <w:rFonts w:ascii="Tahoma" w:hAnsi="Tahoma" w:cs="Tahoma"/>
          <w:sz w:val="22"/>
          <w:szCs w:val="22"/>
        </w:rPr>
        <w:t xml:space="preserve"> </w:t>
      </w:r>
      <w:r w:rsidR="00DF19BC" w:rsidRPr="00CA35A8">
        <w:rPr>
          <w:rFonts w:ascii="Tahoma" w:hAnsi="Tahoma" w:cs="Tahoma"/>
          <w:b/>
          <w:sz w:val="22"/>
          <w:szCs w:val="22"/>
        </w:rPr>
        <w:t>(i)</w:t>
      </w:r>
      <w:r w:rsidR="00DF19BC">
        <w:rPr>
          <w:rFonts w:ascii="Tahoma" w:hAnsi="Tahoma" w:cs="Tahoma"/>
          <w:sz w:val="22"/>
          <w:szCs w:val="22"/>
        </w:rPr>
        <w:t xml:space="preserve"> </w:t>
      </w:r>
      <w:r w:rsidR="00DF19BC" w:rsidRPr="00533952">
        <w:rPr>
          <w:rFonts w:ascii="Tahoma" w:hAnsi="Tahoma" w:cs="Tahoma"/>
          <w:sz w:val="22"/>
          <w:szCs w:val="22"/>
        </w:rPr>
        <w:t>a primeira Data de Integralização</w:t>
      </w:r>
      <w:r w:rsidR="00DF19BC">
        <w:rPr>
          <w:rFonts w:ascii="Tahoma" w:hAnsi="Tahoma" w:cs="Tahoma"/>
          <w:sz w:val="22"/>
          <w:szCs w:val="22"/>
        </w:rPr>
        <w:t xml:space="preserve"> da Segunda Série;</w:t>
      </w:r>
      <w:r w:rsidR="00DF19BC" w:rsidRPr="00533952">
        <w:rPr>
          <w:rFonts w:ascii="Tahoma" w:hAnsi="Tahoma" w:cs="Tahoma"/>
          <w:sz w:val="22"/>
          <w:szCs w:val="22"/>
        </w:rPr>
        <w:t xml:space="preserve">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Segunda Série, </w:t>
      </w:r>
      <w:r w:rsidR="00DF19BC" w:rsidRPr="00533952">
        <w:rPr>
          <w:rFonts w:ascii="Tahoma" w:hAnsi="Tahoma" w:cs="Tahoma"/>
          <w:sz w:val="22"/>
          <w:szCs w:val="22"/>
        </w:rPr>
        <w:t>imediatamente anterior</w:t>
      </w:r>
      <w:r w:rsidR="00DF19BC">
        <w:rPr>
          <w:rFonts w:ascii="Tahoma" w:hAnsi="Tahoma" w:cs="Tahoma"/>
          <w:sz w:val="22"/>
          <w:szCs w:val="22"/>
        </w:rPr>
        <w:t>, conforme o caso</w:t>
      </w:r>
      <w:r w:rsidR="00DF19BC" w:rsidRPr="00533952">
        <w:rPr>
          <w:rFonts w:ascii="Tahoma" w:hAnsi="Tahoma" w:cs="Tahoma"/>
          <w:sz w:val="22"/>
          <w:szCs w:val="22"/>
        </w:rPr>
        <w:t xml:space="preserve">, </w:t>
      </w:r>
      <w:r w:rsidRPr="00217A73">
        <w:rPr>
          <w:rFonts w:ascii="Tahoma" w:hAnsi="Tahoma" w:cs="Tahoma"/>
          <w:sz w:val="22"/>
          <w:szCs w:val="22"/>
        </w:rPr>
        <w:t xml:space="preserve">até a data do efetivo Resgate </w:t>
      </w:r>
      <w:r w:rsidRPr="00217A73">
        <w:rPr>
          <w:rFonts w:ascii="Tahoma" w:hAnsi="Tahoma" w:cs="Tahoma"/>
          <w:bCs/>
          <w:sz w:val="22"/>
          <w:szCs w:val="22"/>
        </w:rPr>
        <w:t xml:space="preserve">Antecipado </w:t>
      </w:r>
      <w:r w:rsidRPr="00217A73">
        <w:rPr>
          <w:rFonts w:ascii="Tahoma" w:hAnsi="Tahoma" w:cs="Tahoma"/>
          <w:sz w:val="22"/>
          <w:szCs w:val="22"/>
        </w:rPr>
        <w:t xml:space="preserve">Facultativo, dos Encargos Moratórios, se for o caso, e de um prêmio </w:t>
      </w:r>
      <w:r w:rsidR="002A0CC6">
        <w:rPr>
          <w:rFonts w:ascii="Tahoma" w:hAnsi="Tahoma" w:cs="Tahoma"/>
          <w:i/>
          <w:sz w:val="22"/>
          <w:szCs w:val="22"/>
        </w:rPr>
        <w:t xml:space="preserve">flat </w:t>
      </w:r>
      <w:r w:rsidRPr="00217A73">
        <w:rPr>
          <w:rFonts w:ascii="Tahoma" w:hAnsi="Tahoma" w:cs="Tahoma"/>
          <w:sz w:val="22"/>
          <w:szCs w:val="22"/>
        </w:rPr>
        <w:t>incidente sobre o valor total resgatado equivalente a</w:t>
      </w:r>
      <w:r w:rsidR="00E14769">
        <w:rPr>
          <w:rFonts w:ascii="Tahoma" w:hAnsi="Tahoma" w:cs="Tahoma"/>
          <w:sz w:val="22"/>
          <w:szCs w:val="22"/>
        </w:rPr>
        <w:t xml:space="preserve"> (“</w:t>
      </w:r>
      <w:r w:rsidR="00E14769" w:rsidRPr="00E14769">
        <w:rPr>
          <w:rFonts w:ascii="Tahoma" w:hAnsi="Tahoma" w:cs="Tahoma"/>
          <w:sz w:val="22"/>
          <w:szCs w:val="22"/>
          <w:u w:val="single"/>
        </w:rPr>
        <w:t>Prêmio de Resgate Antecipado</w:t>
      </w:r>
      <w:r w:rsidR="00E14769">
        <w:rPr>
          <w:rFonts w:ascii="Tahoma" w:hAnsi="Tahoma" w:cs="Tahoma"/>
          <w:sz w:val="22"/>
          <w:szCs w:val="22"/>
        </w:rPr>
        <w:t>”)</w:t>
      </w:r>
      <w:r>
        <w:rPr>
          <w:rFonts w:ascii="Tahoma" w:hAnsi="Tahoma" w:cs="Tahoma"/>
          <w:sz w:val="22"/>
          <w:szCs w:val="22"/>
        </w:rPr>
        <w:t xml:space="preserve">: </w:t>
      </w:r>
    </w:p>
    <w:p w14:paraId="589334C1" w14:textId="77777777" w:rsidR="005B711F" w:rsidRDefault="005B711F" w:rsidP="00B14690">
      <w:pPr>
        <w:tabs>
          <w:tab w:val="left" w:pos="851"/>
        </w:tabs>
        <w:spacing w:after="0" w:line="320" w:lineRule="exact"/>
        <w:rPr>
          <w:rFonts w:ascii="Tahoma" w:hAnsi="Tahoma" w:cs="Tahoma"/>
          <w:sz w:val="22"/>
          <w:szCs w:val="22"/>
        </w:rPr>
      </w:pPr>
    </w:p>
    <w:p w14:paraId="225BC647" w14:textId="77777777" w:rsidR="005B711F" w:rsidRDefault="00217A73" w:rsidP="00B14690">
      <w:pPr>
        <w:pStyle w:val="PargrafodaLista"/>
        <w:numPr>
          <w:ilvl w:val="4"/>
          <w:numId w:val="31"/>
        </w:numPr>
        <w:tabs>
          <w:tab w:val="clear" w:pos="2835"/>
          <w:tab w:val="num" w:pos="1418"/>
        </w:tabs>
        <w:spacing w:after="0" w:line="320" w:lineRule="exact"/>
        <w:ind w:left="1418" w:hanging="567"/>
        <w:rPr>
          <w:rFonts w:ascii="Tahoma" w:hAnsi="Tahoma" w:cs="Tahoma"/>
          <w:sz w:val="22"/>
          <w:szCs w:val="22"/>
        </w:rPr>
      </w:pPr>
      <w:r w:rsidRPr="005B711F">
        <w:rPr>
          <w:rFonts w:ascii="Tahoma" w:hAnsi="Tahoma" w:cs="Tahoma"/>
          <w:sz w:val="22"/>
          <w:szCs w:val="22"/>
        </w:rPr>
        <w:t xml:space="preserve">1,50% (um inteiro e cinquenta centésimos por cento), </w:t>
      </w:r>
      <w:r w:rsidR="00E14769" w:rsidRPr="005B711F">
        <w:rPr>
          <w:rFonts w:ascii="Tahoma" w:hAnsi="Tahoma" w:cs="Tahoma"/>
          <w:sz w:val="22"/>
          <w:szCs w:val="22"/>
        </w:rPr>
        <w:t xml:space="preserve">caso o Resgate Antecipado Facultativo seja realizado entre </w:t>
      </w:r>
      <w:r w:rsidR="00BB66A8">
        <w:rPr>
          <w:rFonts w:ascii="Tahoma" w:hAnsi="Tahoma" w:cs="Tahoma"/>
          <w:sz w:val="22"/>
          <w:szCs w:val="22"/>
        </w:rPr>
        <w:t xml:space="preserve">12 </w:t>
      </w:r>
      <w:r w:rsidR="002A0CC6">
        <w:rPr>
          <w:rFonts w:ascii="Tahoma" w:hAnsi="Tahoma" w:cs="Tahoma"/>
          <w:sz w:val="22"/>
          <w:szCs w:val="22"/>
        </w:rPr>
        <w:t xml:space="preserve">de </w:t>
      </w:r>
      <w:r w:rsidR="00816209">
        <w:rPr>
          <w:rFonts w:ascii="Tahoma" w:hAnsi="Tahoma" w:cs="Tahoma"/>
          <w:sz w:val="22"/>
          <w:szCs w:val="22"/>
        </w:rPr>
        <w:t xml:space="preserve">outubro </w:t>
      </w:r>
      <w:r w:rsidR="002A0CC6">
        <w:rPr>
          <w:rFonts w:ascii="Tahoma" w:hAnsi="Tahoma" w:cs="Tahoma"/>
          <w:sz w:val="22"/>
          <w:szCs w:val="22"/>
        </w:rPr>
        <w:t>de 2019</w:t>
      </w:r>
      <w:r w:rsidR="002A0CC6" w:rsidRPr="005B711F">
        <w:rPr>
          <w:rFonts w:ascii="Tahoma" w:hAnsi="Tahoma" w:cs="Tahoma"/>
          <w:sz w:val="22"/>
          <w:szCs w:val="22"/>
        </w:rPr>
        <w:t xml:space="preserve"> </w:t>
      </w:r>
      <w:r w:rsidR="002A0CC6">
        <w:rPr>
          <w:rFonts w:ascii="Tahoma" w:hAnsi="Tahoma" w:cs="Tahoma"/>
          <w:sz w:val="22"/>
          <w:szCs w:val="22"/>
        </w:rPr>
        <w:t>(exclusive)</w:t>
      </w:r>
      <w:r w:rsidR="00846AC6">
        <w:rPr>
          <w:rFonts w:ascii="Tahoma" w:hAnsi="Tahoma" w:cs="Tahoma"/>
          <w:sz w:val="22"/>
          <w:szCs w:val="22"/>
        </w:rPr>
        <w:t xml:space="preserve"> </w:t>
      </w:r>
      <w:r w:rsidR="00E14769" w:rsidRPr="005B711F">
        <w:rPr>
          <w:rFonts w:ascii="Tahoma" w:hAnsi="Tahoma" w:cs="Tahoma"/>
          <w:sz w:val="22"/>
          <w:szCs w:val="22"/>
        </w:rPr>
        <w:t xml:space="preserve">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w:t>
      </w:r>
      <w:r w:rsidR="002A0CC6">
        <w:rPr>
          <w:rFonts w:ascii="Tahoma" w:hAnsi="Tahoma" w:cs="Tahoma"/>
          <w:sz w:val="22"/>
          <w:szCs w:val="22"/>
        </w:rPr>
        <w:t>20</w:t>
      </w:r>
      <w:r w:rsidR="00E14769" w:rsidRPr="005B711F">
        <w:rPr>
          <w:rFonts w:ascii="Tahoma" w:hAnsi="Tahoma" w:cs="Tahoma"/>
          <w:sz w:val="22"/>
          <w:szCs w:val="22"/>
        </w:rPr>
        <w:t xml:space="preserve"> (inclusive);</w:t>
      </w:r>
    </w:p>
    <w:p w14:paraId="35D2566E" w14:textId="77777777" w:rsidR="005B711F" w:rsidRDefault="005B711F" w:rsidP="00B14690">
      <w:pPr>
        <w:pStyle w:val="PargrafodaLista"/>
        <w:spacing w:after="0" w:line="320" w:lineRule="exact"/>
        <w:ind w:left="1418"/>
        <w:rPr>
          <w:rFonts w:ascii="Tahoma" w:hAnsi="Tahoma" w:cs="Tahoma"/>
          <w:sz w:val="22"/>
          <w:szCs w:val="22"/>
        </w:rPr>
      </w:pPr>
    </w:p>
    <w:p w14:paraId="614A7C1F" w14:textId="77777777" w:rsidR="005B711F" w:rsidRDefault="00E14769" w:rsidP="00B14690">
      <w:pPr>
        <w:pStyle w:val="PargrafodaLista"/>
        <w:numPr>
          <w:ilvl w:val="4"/>
          <w:numId w:val="31"/>
        </w:numPr>
        <w:tabs>
          <w:tab w:val="clear" w:pos="2835"/>
          <w:tab w:val="num" w:pos="1418"/>
        </w:tabs>
        <w:spacing w:after="0" w:line="320" w:lineRule="exact"/>
        <w:ind w:left="1418" w:hanging="567"/>
        <w:rPr>
          <w:rFonts w:ascii="Tahoma" w:hAnsi="Tahoma" w:cs="Tahoma"/>
          <w:sz w:val="22"/>
          <w:szCs w:val="22"/>
        </w:rPr>
      </w:pPr>
      <w:r w:rsidRPr="005B711F">
        <w:rPr>
          <w:rFonts w:ascii="Tahoma" w:hAnsi="Tahoma" w:cs="Tahoma"/>
          <w:sz w:val="22"/>
          <w:szCs w:val="22"/>
        </w:rPr>
        <w:t xml:space="preserve">1,25% (um inteiro e vinte e cinco centésimos por cento), caso o Resgate Antecipado Facultativo seja realizado entre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w:t>
      </w:r>
      <w:r w:rsidR="002A0CC6">
        <w:rPr>
          <w:rFonts w:ascii="Tahoma" w:hAnsi="Tahoma" w:cs="Tahoma"/>
          <w:sz w:val="22"/>
          <w:szCs w:val="22"/>
        </w:rPr>
        <w:t>20</w:t>
      </w:r>
      <w:r w:rsidR="00846AC6" w:rsidRPr="005B711F">
        <w:rPr>
          <w:rFonts w:ascii="Tahoma" w:hAnsi="Tahoma" w:cs="Tahoma"/>
          <w:sz w:val="22"/>
          <w:szCs w:val="22"/>
        </w:rPr>
        <w:t xml:space="preserve"> </w:t>
      </w:r>
      <w:r w:rsidRPr="005B711F">
        <w:rPr>
          <w:rFonts w:ascii="Tahoma" w:hAnsi="Tahoma" w:cs="Tahoma"/>
          <w:sz w:val="22"/>
          <w:szCs w:val="22"/>
        </w:rPr>
        <w:t xml:space="preserve">(exclusive) 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202</w:t>
      </w:r>
      <w:r w:rsidR="002A0CC6">
        <w:rPr>
          <w:rFonts w:ascii="Tahoma" w:hAnsi="Tahoma" w:cs="Tahoma"/>
          <w:sz w:val="22"/>
          <w:szCs w:val="22"/>
        </w:rPr>
        <w:t>1</w:t>
      </w:r>
      <w:r w:rsidR="00846AC6" w:rsidRPr="005B711F">
        <w:rPr>
          <w:rFonts w:ascii="Tahoma" w:hAnsi="Tahoma" w:cs="Tahoma"/>
          <w:sz w:val="22"/>
          <w:szCs w:val="22"/>
        </w:rPr>
        <w:t xml:space="preserve"> </w:t>
      </w:r>
      <w:r w:rsidRPr="005B711F">
        <w:rPr>
          <w:rFonts w:ascii="Tahoma" w:hAnsi="Tahoma" w:cs="Tahoma"/>
          <w:sz w:val="22"/>
          <w:szCs w:val="22"/>
        </w:rPr>
        <w:t>(inclusive);</w:t>
      </w:r>
    </w:p>
    <w:p w14:paraId="01889A04" w14:textId="77777777" w:rsidR="005B711F" w:rsidRPr="005B711F" w:rsidRDefault="005B711F" w:rsidP="00B14690">
      <w:pPr>
        <w:pStyle w:val="PargrafodaLista"/>
        <w:spacing w:after="0" w:line="320" w:lineRule="exact"/>
        <w:rPr>
          <w:rFonts w:ascii="Tahoma" w:hAnsi="Tahoma" w:cs="Tahoma"/>
          <w:sz w:val="22"/>
          <w:szCs w:val="22"/>
        </w:rPr>
      </w:pPr>
    </w:p>
    <w:p w14:paraId="70893C61" w14:textId="77777777" w:rsidR="005B711F" w:rsidRDefault="00E14769" w:rsidP="00B14690">
      <w:pPr>
        <w:pStyle w:val="PargrafodaLista"/>
        <w:numPr>
          <w:ilvl w:val="4"/>
          <w:numId w:val="31"/>
        </w:numPr>
        <w:tabs>
          <w:tab w:val="clear" w:pos="2835"/>
          <w:tab w:val="num" w:pos="1418"/>
        </w:tabs>
        <w:spacing w:after="0" w:line="320" w:lineRule="exact"/>
        <w:ind w:left="1418" w:hanging="567"/>
        <w:rPr>
          <w:rFonts w:ascii="Tahoma" w:hAnsi="Tahoma" w:cs="Tahoma"/>
          <w:sz w:val="22"/>
          <w:szCs w:val="22"/>
        </w:rPr>
      </w:pPr>
      <w:r w:rsidRPr="005B711F">
        <w:rPr>
          <w:rFonts w:ascii="Tahoma" w:hAnsi="Tahoma" w:cs="Tahoma"/>
          <w:sz w:val="22"/>
          <w:szCs w:val="22"/>
        </w:rPr>
        <w:t xml:space="preserve">1,00% (um por cento), caso o Resgate Antecipado Facultativo seja realizado entre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202</w:t>
      </w:r>
      <w:r w:rsidR="002A0CC6">
        <w:rPr>
          <w:rFonts w:ascii="Tahoma" w:hAnsi="Tahoma" w:cs="Tahoma"/>
          <w:sz w:val="22"/>
          <w:szCs w:val="22"/>
        </w:rPr>
        <w:t>1</w:t>
      </w:r>
      <w:r w:rsidRPr="005B711F">
        <w:rPr>
          <w:rFonts w:ascii="Tahoma" w:hAnsi="Tahoma" w:cs="Tahoma"/>
          <w:sz w:val="22"/>
          <w:szCs w:val="22"/>
        </w:rPr>
        <w:t xml:space="preserve"> (exclusive) 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202</w:t>
      </w:r>
      <w:r w:rsidR="002A0CC6">
        <w:rPr>
          <w:rFonts w:ascii="Tahoma" w:hAnsi="Tahoma" w:cs="Tahoma"/>
          <w:sz w:val="22"/>
          <w:szCs w:val="22"/>
        </w:rPr>
        <w:t>2</w:t>
      </w:r>
      <w:r w:rsidRPr="005B711F">
        <w:rPr>
          <w:rFonts w:ascii="Tahoma" w:hAnsi="Tahoma" w:cs="Tahoma"/>
          <w:sz w:val="22"/>
          <w:szCs w:val="22"/>
        </w:rPr>
        <w:t xml:space="preserve"> (inclusive);</w:t>
      </w:r>
    </w:p>
    <w:p w14:paraId="5BDE4688" w14:textId="77777777" w:rsidR="005B711F" w:rsidRPr="005B711F" w:rsidRDefault="005B711F" w:rsidP="00B14690">
      <w:pPr>
        <w:pStyle w:val="PargrafodaLista"/>
        <w:spacing w:after="0" w:line="320" w:lineRule="exact"/>
        <w:rPr>
          <w:rFonts w:ascii="Tahoma" w:hAnsi="Tahoma" w:cs="Tahoma"/>
          <w:sz w:val="22"/>
          <w:szCs w:val="22"/>
        </w:rPr>
      </w:pPr>
    </w:p>
    <w:p w14:paraId="7944A6FF" w14:textId="77777777" w:rsidR="005B711F" w:rsidRDefault="00E14769" w:rsidP="00B14690">
      <w:pPr>
        <w:pStyle w:val="PargrafodaLista"/>
        <w:numPr>
          <w:ilvl w:val="4"/>
          <w:numId w:val="31"/>
        </w:numPr>
        <w:tabs>
          <w:tab w:val="clear" w:pos="2835"/>
          <w:tab w:val="num" w:pos="1418"/>
        </w:tabs>
        <w:spacing w:after="0" w:line="320" w:lineRule="exact"/>
        <w:ind w:left="1418" w:hanging="567"/>
        <w:rPr>
          <w:rFonts w:ascii="Tahoma" w:hAnsi="Tahoma" w:cs="Tahoma"/>
          <w:sz w:val="22"/>
          <w:szCs w:val="22"/>
        </w:rPr>
      </w:pPr>
      <w:r w:rsidRPr="005B711F">
        <w:rPr>
          <w:rFonts w:ascii="Tahoma" w:hAnsi="Tahoma" w:cs="Tahoma"/>
          <w:sz w:val="22"/>
          <w:szCs w:val="22"/>
        </w:rPr>
        <w:t xml:space="preserve">0,75% (setenta e cinco centésimos por cento), caso o Resgate Antecipado Facultativo seja realizado entre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202</w:t>
      </w:r>
      <w:r w:rsidR="002A0CC6">
        <w:rPr>
          <w:rFonts w:ascii="Tahoma" w:hAnsi="Tahoma" w:cs="Tahoma"/>
          <w:sz w:val="22"/>
          <w:szCs w:val="22"/>
        </w:rPr>
        <w:t>2</w:t>
      </w:r>
      <w:r w:rsidRPr="005B711F">
        <w:rPr>
          <w:rFonts w:ascii="Tahoma" w:hAnsi="Tahoma" w:cs="Tahoma"/>
          <w:sz w:val="22"/>
          <w:szCs w:val="22"/>
        </w:rPr>
        <w:t xml:space="preserve"> (exclusive) 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202</w:t>
      </w:r>
      <w:r w:rsidR="002A0CC6">
        <w:rPr>
          <w:rFonts w:ascii="Tahoma" w:hAnsi="Tahoma" w:cs="Tahoma"/>
          <w:sz w:val="22"/>
          <w:szCs w:val="22"/>
        </w:rPr>
        <w:t>3</w:t>
      </w:r>
      <w:r w:rsidRPr="005B711F">
        <w:rPr>
          <w:rFonts w:ascii="Tahoma" w:hAnsi="Tahoma" w:cs="Tahoma"/>
          <w:sz w:val="22"/>
          <w:szCs w:val="22"/>
        </w:rPr>
        <w:t xml:space="preserve"> (inclusive); e </w:t>
      </w:r>
    </w:p>
    <w:p w14:paraId="59C76B70" w14:textId="77777777" w:rsidR="005B711F" w:rsidRPr="005B711F" w:rsidRDefault="005B711F" w:rsidP="00B14690">
      <w:pPr>
        <w:pStyle w:val="PargrafodaLista"/>
        <w:spacing w:after="0" w:line="320" w:lineRule="exact"/>
        <w:rPr>
          <w:rFonts w:ascii="Tahoma" w:hAnsi="Tahoma" w:cs="Tahoma"/>
          <w:b/>
          <w:sz w:val="22"/>
          <w:szCs w:val="22"/>
        </w:rPr>
      </w:pPr>
    </w:p>
    <w:p w14:paraId="5271899E" w14:textId="77777777" w:rsidR="005B711F" w:rsidRDefault="00E14769" w:rsidP="00B14690">
      <w:pPr>
        <w:pStyle w:val="PargrafodaLista"/>
        <w:numPr>
          <w:ilvl w:val="4"/>
          <w:numId w:val="31"/>
        </w:numPr>
        <w:tabs>
          <w:tab w:val="clear" w:pos="2835"/>
          <w:tab w:val="num" w:pos="1418"/>
        </w:tabs>
        <w:spacing w:after="0" w:line="320" w:lineRule="exact"/>
        <w:ind w:left="1418" w:hanging="567"/>
        <w:rPr>
          <w:rFonts w:ascii="Tahoma" w:hAnsi="Tahoma" w:cs="Tahoma"/>
          <w:sz w:val="22"/>
          <w:szCs w:val="22"/>
        </w:rPr>
      </w:pPr>
      <w:r w:rsidRPr="005B711F">
        <w:rPr>
          <w:rFonts w:ascii="Tahoma" w:hAnsi="Tahoma" w:cs="Tahoma"/>
          <w:sz w:val="22"/>
          <w:szCs w:val="22"/>
        </w:rPr>
        <w:t xml:space="preserve">0,50% (cinquenta centésimos por cento), caso o Resgate Antecipado Facultativo seja realizado entre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202</w:t>
      </w:r>
      <w:r w:rsidR="002A0CC6">
        <w:rPr>
          <w:rFonts w:ascii="Tahoma" w:hAnsi="Tahoma" w:cs="Tahoma"/>
          <w:sz w:val="22"/>
          <w:szCs w:val="22"/>
        </w:rPr>
        <w:t>3</w:t>
      </w:r>
      <w:r w:rsidR="00846AC6" w:rsidRPr="005B711F">
        <w:rPr>
          <w:rFonts w:ascii="Tahoma" w:hAnsi="Tahoma" w:cs="Tahoma"/>
          <w:sz w:val="22"/>
          <w:szCs w:val="22"/>
        </w:rPr>
        <w:t xml:space="preserve"> </w:t>
      </w:r>
      <w:r w:rsidRPr="005B711F">
        <w:rPr>
          <w:rFonts w:ascii="Tahoma" w:hAnsi="Tahoma" w:cs="Tahoma"/>
          <w:sz w:val="22"/>
          <w:szCs w:val="22"/>
        </w:rPr>
        <w:t xml:space="preserve">(exclusive) e </w:t>
      </w:r>
      <w:r w:rsidR="00BB66A8">
        <w:rPr>
          <w:rFonts w:ascii="Tahoma" w:hAnsi="Tahoma" w:cs="Tahoma"/>
          <w:sz w:val="22"/>
          <w:szCs w:val="22"/>
        </w:rPr>
        <w:t xml:space="preserve">12 </w:t>
      </w:r>
      <w:r w:rsidR="00846AC6">
        <w:rPr>
          <w:rFonts w:ascii="Tahoma" w:hAnsi="Tahoma" w:cs="Tahoma"/>
          <w:sz w:val="22"/>
          <w:szCs w:val="22"/>
        </w:rPr>
        <w:t xml:space="preserve">de </w:t>
      </w:r>
      <w:r w:rsidR="00816209">
        <w:rPr>
          <w:rFonts w:ascii="Tahoma" w:hAnsi="Tahoma" w:cs="Tahoma"/>
          <w:sz w:val="22"/>
          <w:szCs w:val="22"/>
        </w:rPr>
        <w:t>outubro</w:t>
      </w:r>
      <w:r w:rsidR="00816209" w:rsidDel="00816209">
        <w:rPr>
          <w:rFonts w:ascii="Tahoma" w:hAnsi="Tahoma" w:cs="Tahoma"/>
          <w:sz w:val="22"/>
          <w:szCs w:val="22"/>
        </w:rPr>
        <w:t xml:space="preserve"> </w:t>
      </w:r>
      <w:r w:rsidR="00846AC6">
        <w:rPr>
          <w:rFonts w:ascii="Tahoma" w:hAnsi="Tahoma" w:cs="Tahoma"/>
          <w:sz w:val="22"/>
          <w:szCs w:val="22"/>
        </w:rPr>
        <w:t>de 2024</w:t>
      </w:r>
      <w:r w:rsidR="00846AC6" w:rsidRPr="005B711F">
        <w:rPr>
          <w:rFonts w:ascii="Tahoma" w:hAnsi="Tahoma" w:cs="Tahoma"/>
          <w:sz w:val="22"/>
          <w:szCs w:val="22"/>
        </w:rPr>
        <w:t xml:space="preserve"> </w:t>
      </w:r>
      <w:r w:rsidRPr="005B711F">
        <w:rPr>
          <w:rFonts w:ascii="Tahoma" w:hAnsi="Tahoma" w:cs="Tahoma"/>
          <w:sz w:val="22"/>
          <w:szCs w:val="22"/>
        </w:rPr>
        <w:t>(</w:t>
      </w:r>
      <w:r w:rsidR="0013466E">
        <w:rPr>
          <w:rFonts w:ascii="Tahoma" w:hAnsi="Tahoma" w:cs="Tahoma"/>
          <w:sz w:val="22"/>
          <w:szCs w:val="22"/>
        </w:rPr>
        <w:t>exclusive</w:t>
      </w:r>
      <w:r w:rsidRPr="005B711F">
        <w:rPr>
          <w:rFonts w:ascii="Tahoma" w:hAnsi="Tahoma" w:cs="Tahoma"/>
          <w:sz w:val="22"/>
          <w:szCs w:val="22"/>
        </w:rPr>
        <w:t xml:space="preserve">). </w:t>
      </w:r>
    </w:p>
    <w:p w14:paraId="68B95BBF" w14:textId="77777777" w:rsidR="005B711F" w:rsidRPr="005B711F" w:rsidRDefault="005B711F" w:rsidP="00B14690">
      <w:pPr>
        <w:pStyle w:val="PargrafodaLista"/>
        <w:spacing w:after="0" w:line="320" w:lineRule="exact"/>
        <w:rPr>
          <w:rFonts w:ascii="Tahoma" w:hAnsi="Tahoma" w:cs="Tahoma"/>
          <w:sz w:val="22"/>
          <w:szCs w:val="22"/>
        </w:rPr>
      </w:pPr>
    </w:p>
    <w:p w14:paraId="2A019710" w14:textId="77777777" w:rsidR="00E14769" w:rsidRDefault="00E14769" w:rsidP="00B14690">
      <w:pPr>
        <w:tabs>
          <w:tab w:val="left" w:pos="851"/>
        </w:tabs>
        <w:spacing w:after="0" w:line="320" w:lineRule="exact"/>
        <w:rPr>
          <w:rFonts w:ascii="Tahoma" w:hAnsi="Tahoma" w:cs="Tahoma"/>
          <w:sz w:val="22"/>
          <w:szCs w:val="22"/>
        </w:rPr>
      </w:pPr>
      <w:r>
        <w:rPr>
          <w:rFonts w:ascii="Tahoma" w:hAnsi="Tahoma" w:cs="Tahoma"/>
          <w:sz w:val="22"/>
          <w:szCs w:val="22"/>
        </w:rPr>
        <w:t>5.1.2.2.</w:t>
      </w:r>
      <w:r>
        <w:rPr>
          <w:rFonts w:ascii="Tahoma" w:hAnsi="Tahoma" w:cs="Tahoma"/>
          <w:sz w:val="22"/>
          <w:szCs w:val="22"/>
        </w:rPr>
        <w:tab/>
      </w:r>
      <w:r w:rsidRPr="00E14769">
        <w:rPr>
          <w:rFonts w:ascii="Tahoma" w:hAnsi="Tahoma" w:cs="Tahoma"/>
          <w:sz w:val="22"/>
          <w:szCs w:val="22"/>
        </w:rPr>
        <w:t xml:space="preserve">As Debêntures </w:t>
      </w:r>
      <w:r>
        <w:rPr>
          <w:rFonts w:ascii="Tahoma" w:hAnsi="Tahoma" w:cs="Tahoma"/>
          <w:sz w:val="22"/>
          <w:szCs w:val="22"/>
        </w:rPr>
        <w:t xml:space="preserve">da Segunda Série </w:t>
      </w:r>
      <w:r w:rsidRPr="00E14769">
        <w:rPr>
          <w:rFonts w:ascii="Tahoma" w:hAnsi="Tahoma" w:cs="Tahoma"/>
          <w:sz w:val="22"/>
          <w:szCs w:val="22"/>
        </w:rPr>
        <w:t>objeto de Resgate Antecipado Facultativo serão obrigatoriamente canceladas pela Emissora</w:t>
      </w:r>
      <w:r>
        <w:rPr>
          <w:rFonts w:ascii="Tahoma" w:hAnsi="Tahoma" w:cs="Tahoma"/>
          <w:sz w:val="22"/>
          <w:szCs w:val="22"/>
        </w:rPr>
        <w:t>.</w:t>
      </w:r>
    </w:p>
    <w:p w14:paraId="1A0D1123" w14:textId="77777777" w:rsidR="00E14769" w:rsidRDefault="00E14769" w:rsidP="00B14690">
      <w:pPr>
        <w:tabs>
          <w:tab w:val="left" w:pos="851"/>
        </w:tabs>
        <w:spacing w:after="0" w:line="320" w:lineRule="exact"/>
        <w:rPr>
          <w:rFonts w:ascii="Tahoma" w:hAnsi="Tahoma" w:cs="Tahoma"/>
          <w:sz w:val="22"/>
          <w:szCs w:val="22"/>
        </w:rPr>
      </w:pPr>
    </w:p>
    <w:p w14:paraId="02573AC5" w14:textId="77777777" w:rsidR="00E14769" w:rsidRDefault="00E14769" w:rsidP="00B14690">
      <w:pPr>
        <w:tabs>
          <w:tab w:val="left" w:pos="851"/>
        </w:tabs>
        <w:spacing w:after="0" w:line="320" w:lineRule="exact"/>
        <w:rPr>
          <w:rFonts w:ascii="Tahoma" w:hAnsi="Tahoma" w:cs="Tahoma"/>
          <w:sz w:val="22"/>
          <w:szCs w:val="22"/>
        </w:rPr>
      </w:pPr>
      <w:r>
        <w:rPr>
          <w:rFonts w:ascii="Tahoma" w:hAnsi="Tahoma" w:cs="Tahoma"/>
          <w:sz w:val="22"/>
          <w:szCs w:val="22"/>
        </w:rPr>
        <w:t>5.1.2.3.</w:t>
      </w:r>
      <w:r>
        <w:rPr>
          <w:rFonts w:ascii="Tahoma" w:hAnsi="Tahoma" w:cs="Tahoma"/>
          <w:sz w:val="22"/>
          <w:szCs w:val="22"/>
        </w:rPr>
        <w:tab/>
      </w:r>
      <w:r w:rsidRPr="00E14769">
        <w:rPr>
          <w:rFonts w:ascii="Tahoma" w:hAnsi="Tahoma" w:cs="Tahoma"/>
          <w:bCs/>
          <w:sz w:val="22"/>
          <w:szCs w:val="22"/>
        </w:rPr>
        <w:t xml:space="preserve">O </w:t>
      </w:r>
      <w:r>
        <w:rPr>
          <w:rFonts w:ascii="Tahoma" w:hAnsi="Tahoma" w:cs="Tahoma"/>
          <w:bCs/>
          <w:sz w:val="22"/>
          <w:szCs w:val="22"/>
        </w:rPr>
        <w:t>R</w:t>
      </w:r>
      <w:r w:rsidRPr="00E14769">
        <w:rPr>
          <w:rFonts w:ascii="Tahoma" w:hAnsi="Tahoma" w:cs="Tahoma"/>
          <w:bCs/>
          <w:sz w:val="22"/>
          <w:szCs w:val="22"/>
        </w:rPr>
        <w:t xml:space="preserve">esgate </w:t>
      </w:r>
      <w:r>
        <w:rPr>
          <w:rFonts w:ascii="Tahoma" w:hAnsi="Tahoma" w:cs="Tahoma"/>
          <w:bCs/>
          <w:sz w:val="22"/>
          <w:szCs w:val="22"/>
        </w:rPr>
        <w:t>A</w:t>
      </w:r>
      <w:r w:rsidRPr="00E14769">
        <w:rPr>
          <w:rFonts w:ascii="Tahoma" w:hAnsi="Tahoma" w:cs="Tahoma"/>
          <w:bCs/>
          <w:sz w:val="22"/>
          <w:szCs w:val="22"/>
        </w:rPr>
        <w:t>ntecipado</w:t>
      </w:r>
      <w:r>
        <w:rPr>
          <w:rFonts w:ascii="Tahoma" w:hAnsi="Tahoma" w:cs="Tahoma"/>
          <w:bCs/>
          <w:sz w:val="22"/>
          <w:szCs w:val="22"/>
        </w:rPr>
        <w:t xml:space="preserve"> Facultativo</w:t>
      </w:r>
      <w:r w:rsidRPr="00E14769">
        <w:rPr>
          <w:rFonts w:ascii="Tahoma" w:hAnsi="Tahoma" w:cs="Tahoma"/>
          <w:bCs/>
          <w:sz w:val="22"/>
          <w:szCs w:val="22"/>
        </w:rPr>
        <w:t>, com relação às Debêntures</w:t>
      </w:r>
      <w:r>
        <w:rPr>
          <w:rFonts w:ascii="Tahoma" w:hAnsi="Tahoma" w:cs="Tahoma"/>
          <w:bCs/>
          <w:sz w:val="22"/>
          <w:szCs w:val="22"/>
        </w:rPr>
        <w:t xml:space="preserve"> da Segunda Série</w:t>
      </w:r>
      <w:r w:rsidRPr="00E14769">
        <w:rPr>
          <w:rFonts w:ascii="Tahoma" w:hAnsi="Tahoma" w:cs="Tahoma"/>
          <w:bCs/>
          <w:sz w:val="22"/>
          <w:szCs w:val="22"/>
        </w:rPr>
        <w:t xml:space="preserve"> </w:t>
      </w:r>
      <w:r w:rsidRPr="00E14769">
        <w:rPr>
          <w:rFonts w:ascii="Tahoma" w:hAnsi="Tahoma" w:cs="Tahoma"/>
          <w:b/>
          <w:bCs/>
          <w:sz w:val="22"/>
          <w:szCs w:val="22"/>
        </w:rPr>
        <w:t>(i)</w:t>
      </w:r>
      <w:r w:rsidRPr="00E14769">
        <w:rPr>
          <w:rFonts w:ascii="Tahoma" w:hAnsi="Tahoma" w:cs="Tahoma"/>
          <w:bCs/>
          <w:sz w:val="22"/>
          <w:szCs w:val="22"/>
        </w:rPr>
        <w:t xml:space="preserve"> que estejam depositadas eletronicamente na B3, será realizado em conformidade com </w:t>
      </w:r>
      <w:r w:rsidRPr="00E14769">
        <w:rPr>
          <w:rFonts w:ascii="Tahoma" w:hAnsi="Tahoma" w:cs="Tahoma"/>
          <w:bCs/>
          <w:sz w:val="22"/>
          <w:szCs w:val="22"/>
        </w:rPr>
        <w:lastRenderedPageBreak/>
        <w:t xml:space="preserve">os procedimentos operacionais da B3; e </w:t>
      </w:r>
      <w:r w:rsidRPr="00E14769">
        <w:rPr>
          <w:rFonts w:ascii="Tahoma" w:hAnsi="Tahoma" w:cs="Tahoma"/>
          <w:b/>
          <w:bCs/>
          <w:sz w:val="22"/>
          <w:szCs w:val="22"/>
        </w:rPr>
        <w:t>(</w:t>
      </w:r>
      <w:proofErr w:type="spellStart"/>
      <w:r w:rsidRPr="00E14769">
        <w:rPr>
          <w:rFonts w:ascii="Tahoma" w:hAnsi="Tahoma" w:cs="Tahoma"/>
          <w:b/>
          <w:bCs/>
          <w:sz w:val="22"/>
          <w:szCs w:val="22"/>
        </w:rPr>
        <w:t>ii</w:t>
      </w:r>
      <w:proofErr w:type="spellEnd"/>
      <w:r w:rsidRPr="00E14769">
        <w:rPr>
          <w:rFonts w:ascii="Tahoma" w:hAnsi="Tahoma" w:cs="Tahoma"/>
          <w:b/>
          <w:bCs/>
          <w:sz w:val="22"/>
          <w:szCs w:val="22"/>
        </w:rPr>
        <w:t>)</w:t>
      </w:r>
      <w:r w:rsidRPr="00E14769">
        <w:rPr>
          <w:rFonts w:ascii="Tahoma" w:hAnsi="Tahoma" w:cs="Tahoma"/>
          <w:bCs/>
          <w:sz w:val="22"/>
          <w:szCs w:val="22"/>
        </w:rPr>
        <w:t xml:space="preserve"> que não estejam depositadas eletronicamente na B3, será realizado em conformidade com os procedimentos operacionais do </w:t>
      </w:r>
      <w:proofErr w:type="spellStart"/>
      <w:r w:rsidRPr="00E14769">
        <w:rPr>
          <w:rFonts w:ascii="Tahoma" w:hAnsi="Tahoma" w:cs="Tahoma"/>
          <w:bCs/>
          <w:sz w:val="22"/>
          <w:szCs w:val="22"/>
        </w:rPr>
        <w:t>Escriturador</w:t>
      </w:r>
      <w:proofErr w:type="spellEnd"/>
      <w:r>
        <w:rPr>
          <w:rFonts w:ascii="Tahoma" w:hAnsi="Tahoma" w:cs="Tahoma"/>
          <w:bCs/>
          <w:sz w:val="22"/>
          <w:szCs w:val="22"/>
        </w:rPr>
        <w:t>.</w:t>
      </w:r>
    </w:p>
    <w:p w14:paraId="67763CE1" w14:textId="77777777" w:rsidR="00E14769" w:rsidRDefault="00E14769" w:rsidP="00B14690">
      <w:pPr>
        <w:spacing w:after="0" w:line="320" w:lineRule="exact"/>
        <w:rPr>
          <w:rFonts w:ascii="Tahoma" w:hAnsi="Tahoma" w:cs="Tahoma"/>
          <w:b/>
          <w:sz w:val="22"/>
          <w:szCs w:val="22"/>
        </w:rPr>
      </w:pPr>
      <w:bookmarkStart w:id="9" w:name="_Ref279314174"/>
      <w:bookmarkEnd w:id="4"/>
      <w:bookmarkEnd w:id="8"/>
    </w:p>
    <w:p w14:paraId="3E0A6F1D" w14:textId="77777777" w:rsidR="00E14769" w:rsidRDefault="00D50A76" w:rsidP="009C74E8">
      <w:pPr>
        <w:keepNext/>
        <w:tabs>
          <w:tab w:val="left" w:pos="851"/>
        </w:tabs>
        <w:spacing w:after="0" w:line="320" w:lineRule="exact"/>
        <w:rPr>
          <w:rFonts w:ascii="Tahoma" w:hAnsi="Tahoma" w:cs="Tahoma"/>
          <w:b/>
          <w:sz w:val="22"/>
          <w:szCs w:val="22"/>
        </w:rPr>
      </w:pPr>
      <w:r w:rsidRPr="00533952">
        <w:rPr>
          <w:rFonts w:ascii="Tahoma" w:hAnsi="Tahoma" w:cs="Tahoma"/>
          <w:b/>
          <w:sz w:val="22"/>
          <w:szCs w:val="22"/>
        </w:rPr>
        <w:t>5.</w:t>
      </w:r>
      <w:r w:rsidR="005D4D30" w:rsidRPr="00533952">
        <w:rPr>
          <w:rFonts w:ascii="Tahoma" w:hAnsi="Tahoma" w:cs="Tahoma"/>
          <w:b/>
          <w:sz w:val="22"/>
          <w:szCs w:val="22"/>
        </w:rPr>
        <w:t>2</w:t>
      </w:r>
      <w:r w:rsidRPr="00533952">
        <w:rPr>
          <w:rFonts w:ascii="Tahoma" w:hAnsi="Tahoma" w:cs="Tahoma"/>
          <w:b/>
          <w:sz w:val="22"/>
          <w:szCs w:val="22"/>
        </w:rPr>
        <w:t>.</w:t>
      </w:r>
      <w:r w:rsidR="00A046B4" w:rsidRPr="00533952">
        <w:rPr>
          <w:rFonts w:ascii="Tahoma" w:hAnsi="Tahoma" w:cs="Tahoma"/>
          <w:sz w:val="22"/>
          <w:szCs w:val="22"/>
        </w:rPr>
        <w:t xml:space="preserve"> </w:t>
      </w:r>
      <w:r w:rsidR="00E14769">
        <w:rPr>
          <w:rFonts w:ascii="Tahoma" w:hAnsi="Tahoma" w:cs="Tahoma"/>
          <w:sz w:val="22"/>
          <w:szCs w:val="22"/>
        </w:rPr>
        <w:tab/>
      </w:r>
      <w:r w:rsidR="00E14769">
        <w:rPr>
          <w:rFonts w:ascii="Tahoma" w:hAnsi="Tahoma" w:cs="Tahoma"/>
          <w:b/>
          <w:sz w:val="22"/>
          <w:szCs w:val="22"/>
        </w:rPr>
        <w:t>Amortização Extraordinária Obrigatória</w:t>
      </w:r>
      <w:r w:rsidR="00DF19BC">
        <w:rPr>
          <w:rFonts w:ascii="Tahoma" w:hAnsi="Tahoma" w:cs="Tahoma"/>
          <w:b/>
          <w:sz w:val="22"/>
          <w:szCs w:val="22"/>
        </w:rPr>
        <w:t xml:space="preserve">, </w:t>
      </w:r>
      <w:r w:rsidR="00DF19BC" w:rsidRPr="00DF19BC">
        <w:rPr>
          <w:rFonts w:ascii="Tahoma" w:hAnsi="Tahoma" w:cs="Tahoma"/>
          <w:b/>
          <w:sz w:val="22"/>
          <w:szCs w:val="22"/>
        </w:rPr>
        <w:t>Amortização</w:t>
      </w:r>
      <w:r w:rsidR="00305837">
        <w:rPr>
          <w:rFonts w:ascii="Tahoma" w:hAnsi="Tahoma" w:cs="Tahoma"/>
          <w:b/>
          <w:sz w:val="22"/>
          <w:szCs w:val="22"/>
        </w:rPr>
        <w:t xml:space="preserve"> </w:t>
      </w:r>
      <w:r w:rsidR="0013466E">
        <w:rPr>
          <w:rFonts w:ascii="Tahoma" w:hAnsi="Tahoma" w:cs="Tahoma"/>
          <w:b/>
          <w:sz w:val="22"/>
          <w:szCs w:val="22"/>
        </w:rPr>
        <w:t>Extraordinária e</w:t>
      </w:r>
      <w:r w:rsidR="00305837">
        <w:rPr>
          <w:rFonts w:ascii="Tahoma" w:hAnsi="Tahoma" w:cs="Tahoma"/>
          <w:b/>
          <w:sz w:val="22"/>
          <w:szCs w:val="22"/>
        </w:rPr>
        <w:t xml:space="preserve"> Resgate Antecipado Obrigatório</w:t>
      </w:r>
      <w:r w:rsidR="0013466E">
        <w:rPr>
          <w:rFonts w:ascii="Tahoma" w:hAnsi="Tahoma" w:cs="Tahoma"/>
          <w:b/>
          <w:sz w:val="22"/>
          <w:szCs w:val="22"/>
        </w:rPr>
        <w:t xml:space="preserve"> </w:t>
      </w:r>
    </w:p>
    <w:p w14:paraId="3155812E" w14:textId="77777777" w:rsidR="00E14769" w:rsidRPr="00E14769" w:rsidRDefault="00E14769" w:rsidP="009C74E8">
      <w:pPr>
        <w:keepNext/>
        <w:tabs>
          <w:tab w:val="left" w:pos="851"/>
        </w:tabs>
        <w:spacing w:after="0" w:line="320" w:lineRule="exact"/>
        <w:rPr>
          <w:rFonts w:ascii="Tahoma" w:hAnsi="Tahoma" w:cs="Tahoma"/>
          <w:sz w:val="22"/>
          <w:szCs w:val="22"/>
        </w:rPr>
      </w:pPr>
    </w:p>
    <w:p w14:paraId="38498CCA" w14:textId="77777777" w:rsidR="00305837" w:rsidRDefault="00E14769" w:rsidP="009C74E8">
      <w:pPr>
        <w:keepNext/>
        <w:tabs>
          <w:tab w:val="left" w:pos="851"/>
        </w:tabs>
        <w:spacing w:after="0" w:line="320" w:lineRule="exact"/>
        <w:rPr>
          <w:rFonts w:ascii="Tahoma" w:hAnsi="Tahoma" w:cs="Tahoma"/>
          <w:sz w:val="22"/>
          <w:szCs w:val="22"/>
        </w:rPr>
      </w:pPr>
      <w:r>
        <w:rPr>
          <w:rFonts w:ascii="Tahoma" w:hAnsi="Tahoma" w:cs="Tahoma"/>
          <w:sz w:val="22"/>
          <w:szCs w:val="22"/>
        </w:rPr>
        <w:t>5.2.1.</w:t>
      </w:r>
      <w:r>
        <w:rPr>
          <w:rFonts w:ascii="Tahoma" w:hAnsi="Tahoma" w:cs="Tahoma"/>
          <w:sz w:val="22"/>
          <w:szCs w:val="22"/>
        </w:rPr>
        <w:tab/>
      </w:r>
      <w:r w:rsidR="00305837" w:rsidRPr="00305837">
        <w:rPr>
          <w:rFonts w:ascii="Tahoma" w:hAnsi="Tahoma" w:cs="Tahoma"/>
          <w:sz w:val="22"/>
          <w:szCs w:val="22"/>
        </w:rPr>
        <w:t>A Emissora deverá realizar a Amortização Extraordinária Obrigatória</w:t>
      </w:r>
      <w:r w:rsidR="00DF19BC">
        <w:rPr>
          <w:rFonts w:ascii="Tahoma" w:hAnsi="Tahoma" w:cs="Tahoma"/>
          <w:sz w:val="22"/>
          <w:szCs w:val="22"/>
        </w:rPr>
        <w:t xml:space="preserve">, a </w:t>
      </w:r>
      <w:r w:rsidR="0013466E">
        <w:rPr>
          <w:rFonts w:ascii="Tahoma" w:hAnsi="Tahoma" w:cs="Tahoma"/>
          <w:sz w:val="22"/>
          <w:szCs w:val="22"/>
        </w:rPr>
        <w:t xml:space="preserve">Amortização Extraordinária </w:t>
      </w:r>
      <w:r w:rsidR="00305837" w:rsidRPr="00305837">
        <w:rPr>
          <w:rFonts w:ascii="Tahoma" w:hAnsi="Tahoma" w:cs="Tahoma"/>
          <w:sz w:val="22"/>
          <w:szCs w:val="22"/>
        </w:rPr>
        <w:t xml:space="preserve">ou o Resgate Antecipado Obrigatório (conforme </w:t>
      </w:r>
      <w:r w:rsidR="00305837">
        <w:rPr>
          <w:rFonts w:ascii="Tahoma" w:hAnsi="Tahoma" w:cs="Tahoma"/>
          <w:sz w:val="22"/>
          <w:szCs w:val="22"/>
        </w:rPr>
        <w:t xml:space="preserve">abaixo </w:t>
      </w:r>
      <w:r w:rsidR="00305837" w:rsidRPr="00305837">
        <w:rPr>
          <w:rFonts w:ascii="Tahoma" w:hAnsi="Tahoma" w:cs="Tahoma"/>
          <w:sz w:val="22"/>
          <w:szCs w:val="22"/>
        </w:rPr>
        <w:t xml:space="preserve">definidos), conforme o caso, </w:t>
      </w:r>
      <w:r w:rsidR="00B95D93">
        <w:rPr>
          <w:rFonts w:ascii="Tahoma" w:hAnsi="Tahoma" w:cs="Tahoma"/>
          <w:sz w:val="22"/>
          <w:szCs w:val="22"/>
        </w:rPr>
        <w:t xml:space="preserve">na hipótese de ser </w:t>
      </w:r>
      <w:r w:rsidR="00DF19BC">
        <w:rPr>
          <w:rFonts w:ascii="Tahoma" w:hAnsi="Tahoma" w:cs="Tahoma"/>
          <w:sz w:val="22"/>
          <w:szCs w:val="22"/>
        </w:rPr>
        <w:t xml:space="preserve">verificada a ocorrência </w:t>
      </w:r>
      <w:r w:rsidR="00305837" w:rsidRPr="00305837">
        <w:rPr>
          <w:rFonts w:ascii="Tahoma" w:hAnsi="Tahoma" w:cs="Tahoma"/>
          <w:sz w:val="22"/>
          <w:szCs w:val="22"/>
        </w:rPr>
        <w:t xml:space="preserve">dos </w:t>
      </w:r>
      <w:r w:rsidR="005B711F" w:rsidRPr="00305837">
        <w:rPr>
          <w:rFonts w:ascii="Tahoma" w:hAnsi="Tahoma" w:cs="Tahoma"/>
          <w:sz w:val="22"/>
          <w:szCs w:val="22"/>
        </w:rPr>
        <w:t xml:space="preserve">eventos </w:t>
      </w:r>
      <w:r w:rsidR="005B711F">
        <w:rPr>
          <w:rFonts w:ascii="Tahoma" w:hAnsi="Tahoma" w:cs="Tahoma"/>
          <w:sz w:val="22"/>
          <w:szCs w:val="22"/>
        </w:rPr>
        <w:t>descritos na</w:t>
      </w:r>
      <w:r w:rsidR="005959D3">
        <w:rPr>
          <w:rFonts w:ascii="Tahoma" w:hAnsi="Tahoma" w:cs="Tahoma"/>
          <w:sz w:val="22"/>
          <w:szCs w:val="22"/>
        </w:rPr>
        <w:t>s</w:t>
      </w:r>
      <w:r w:rsidR="005B711F">
        <w:rPr>
          <w:rFonts w:ascii="Tahoma" w:hAnsi="Tahoma" w:cs="Tahoma"/>
          <w:sz w:val="22"/>
          <w:szCs w:val="22"/>
        </w:rPr>
        <w:t xml:space="preserve"> Cláusula</w:t>
      </w:r>
      <w:r w:rsidR="00DF19BC">
        <w:rPr>
          <w:rFonts w:ascii="Tahoma" w:hAnsi="Tahoma" w:cs="Tahoma"/>
          <w:sz w:val="22"/>
          <w:szCs w:val="22"/>
        </w:rPr>
        <w:t>s</w:t>
      </w:r>
      <w:r w:rsidR="005B711F">
        <w:rPr>
          <w:rFonts w:ascii="Tahoma" w:hAnsi="Tahoma" w:cs="Tahoma"/>
          <w:sz w:val="22"/>
          <w:szCs w:val="22"/>
        </w:rPr>
        <w:t xml:space="preserve"> 5.2.2 </w:t>
      </w:r>
      <w:r w:rsidR="00AB65AD">
        <w:rPr>
          <w:rFonts w:ascii="Tahoma" w:hAnsi="Tahoma" w:cs="Tahoma"/>
          <w:sz w:val="22"/>
          <w:szCs w:val="22"/>
        </w:rPr>
        <w:t>a</w:t>
      </w:r>
      <w:r w:rsidR="00DF19BC">
        <w:rPr>
          <w:rFonts w:ascii="Tahoma" w:hAnsi="Tahoma" w:cs="Tahoma"/>
          <w:sz w:val="22"/>
          <w:szCs w:val="22"/>
        </w:rPr>
        <w:t xml:space="preserve"> 5.2.</w:t>
      </w:r>
      <w:r w:rsidR="00D02B46">
        <w:rPr>
          <w:rFonts w:ascii="Tahoma" w:hAnsi="Tahoma" w:cs="Tahoma"/>
          <w:sz w:val="22"/>
          <w:szCs w:val="22"/>
        </w:rPr>
        <w:t>3</w:t>
      </w:r>
      <w:r w:rsidR="00DF19BC">
        <w:rPr>
          <w:rFonts w:ascii="Tahoma" w:hAnsi="Tahoma" w:cs="Tahoma"/>
          <w:sz w:val="22"/>
          <w:szCs w:val="22"/>
        </w:rPr>
        <w:t xml:space="preserve"> </w:t>
      </w:r>
      <w:r w:rsidR="005B711F">
        <w:rPr>
          <w:rFonts w:ascii="Tahoma" w:hAnsi="Tahoma" w:cs="Tahoma"/>
          <w:sz w:val="22"/>
          <w:szCs w:val="22"/>
        </w:rPr>
        <w:t>abaixo</w:t>
      </w:r>
      <w:r w:rsidR="00305837" w:rsidRPr="00305837">
        <w:rPr>
          <w:rFonts w:ascii="Tahoma" w:hAnsi="Tahoma" w:cs="Tahoma"/>
          <w:sz w:val="22"/>
          <w:szCs w:val="22"/>
        </w:rPr>
        <w:t xml:space="preserve">, a serem informados previamente pela Emissora </w:t>
      </w:r>
      <w:r w:rsidR="00305837">
        <w:rPr>
          <w:rFonts w:ascii="Tahoma" w:hAnsi="Tahoma" w:cs="Tahoma"/>
          <w:sz w:val="22"/>
          <w:szCs w:val="22"/>
        </w:rPr>
        <w:t xml:space="preserve">e/ou pelos Garantidores, conforme o caso, </w:t>
      </w:r>
      <w:r w:rsidR="00305837" w:rsidRPr="00305837">
        <w:rPr>
          <w:rFonts w:ascii="Tahoma" w:hAnsi="Tahoma" w:cs="Tahoma"/>
          <w:sz w:val="22"/>
          <w:szCs w:val="22"/>
        </w:rPr>
        <w:t>ao Agente Fiduciário</w:t>
      </w:r>
      <w:r w:rsidR="00305837">
        <w:rPr>
          <w:rFonts w:ascii="Tahoma" w:hAnsi="Tahoma" w:cs="Tahoma"/>
          <w:sz w:val="22"/>
          <w:szCs w:val="22"/>
        </w:rPr>
        <w:t>.</w:t>
      </w:r>
    </w:p>
    <w:p w14:paraId="78AAFB5E" w14:textId="77777777" w:rsidR="00305837" w:rsidRDefault="00305837" w:rsidP="00B14690">
      <w:pPr>
        <w:tabs>
          <w:tab w:val="left" w:pos="851"/>
        </w:tabs>
        <w:spacing w:after="0" w:line="320" w:lineRule="exact"/>
        <w:rPr>
          <w:rFonts w:ascii="Tahoma" w:hAnsi="Tahoma" w:cs="Tahoma"/>
          <w:sz w:val="22"/>
          <w:szCs w:val="22"/>
        </w:rPr>
      </w:pPr>
    </w:p>
    <w:p w14:paraId="527A4B1F" w14:textId="77777777" w:rsidR="002354EF" w:rsidRDefault="00305837" w:rsidP="00B14690">
      <w:pPr>
        <w:tabs>
          <w:tab w:val="left" w:pos="851"/>
        </w:tabs>
        <w:spacing w:after="0" w:line="320" w:lineRule="exact"/>
        <w:rPr>
          <w:rFonts w:ascii="Tahoma" w:hAnsi="Tahoma" w:cs="Tahoma"/>
          <w:bCs/>
          <w:sz w:val="22"/>
          <w:szCs w:val="22"/>
        </w:rPr>
      </w:pPr>
      <w:r>
        <w:rPr>
          <w:rFonts w:ascii="Tahoma" w:hAnsi="Tahoma" w:cs="Tahoma"/>
          <w:sz w:val="22"/>
          <w:szCs w:val="22"/>
        </w:rPr>
        <w:t>5.2.2.</w:t>
      </w:r>
      <w:r>
        <w:rPr>
          <w:rFonts w:ascii="Tahoma" w:hAnsi="Tahoma" w:cs="Tahoma"/>
          <w:sz w:val="22"/>
          <w:szCs w:val="22"/>
        </w:rPr>
        <w:tab/>
      </w:r>
      <w:r w:rsidR="00DF19BC">
        <w:rPr>
          <w:rFonts w:ascii="Tahoma" w:hAnsi="Tahoma" w:cs="Tahoma"/>
          <w:sz w:val="22"/>
          <w:szCs w:val="22"/>
        </w:rPr>
        <w:t>Observado o disposto na Cláusula 5.2.</w:t>
      </w:r>
      <w:r w:rsidR="00D02B46">
        <w:rPr>
          <w:rFonts w:ascii="Tahoma" w:hAnsi="Tahoma" w:cs="Tahoma"/>
          <w:sz w:val="22"/>
          <w:szCs w:val="22"/>
        </w:rPr>
        <w:t>3</w:t>
      </w:r>
      <w:r w:rsidR="00DF19BC">
        <w:rPr>
          <w:rFonts w:ascii="Tahoma" w:hAnsi="Tahoma" w:cs="Tahoma"/>
          <w:sz w:val="22"/>
          <w:szCs w:val="22"/>
        </w:rPr>
        <w:t xml:space="preserve"> abaixo, </w:t>
      </w:r>
      <w:r w:rsidR="00B95D93">
        <w:rPr>
          <w:rFonts w:ascii="Tahoma" w:hAnsi="Tahoma" w:cs="Tahoma"/>
          <w:sz w:val="22"/>
          <w:szCs w:val="22"/>
        </w:rPr>
        <w:t>a</w:t>
      </w:r>
      <w:r w:rsidRPr="00305837">
        <w:rPr>
          <w:rFonts w:ascii="Tahoma" w:hAnsi="Tahoma" w:cs="Tahoma"/>
          <w:sz w:val="22"/>
          <w:szCs w:val="22"/>
        </w:rPr>
        <w:t>s Debêntures</w:t>
      </w:r>
      <w:r w:rsidR="00CD00B2" w:rsidRPr="00CD00B2">
        <w:rPr>
          <w:rFonts w:ascii="Tahoma" w:hAnsi="Tahoma" w:cs="Tahoma"/>
          <w:sz w:val="22"/>
          <w:szCs w:val="22"/>
        </w:rPr>
        <w:t xml:space="preserve"> </w:t>
      </w:r>
      <w:r w:rsidR="00CD00B2">
        <w:rPr>
          <w:rFonts w:ascii="Tahoma" w:hAnsi="Tahoma" w:cs="Tahoma"/>
          <w:sz w:val="22"/>
          <w:szCs w:val="22"/>
        </w:rPr>
        <w:t>de ambas as Séries</w:t>
      </w:r>
      <w:r w:rsidRPr="00305837">
        <w:rPr>
          <w:rFonts w:ascii="Tahoma" w:hAnsi="Tahoma" w:cs="Tahoma"/>
          <w:sz w:val="22"/>
          <w:szCs w:val="22"/>
        </w:rPr>
        <w:t xml:space="preserve"> deverão ser amortizadas extraordinariamente</w:t>
      </w:r>
      <w:r w:rsidR="004A2EB3" w:rsidRPr="004A2EB3">
        <w:rPr>
          <w:rFonts w:ascii="Tahoma" w:hAnsi="Tahoma" w:cs="Tahoma"/>
          <w:sz w:val="22"/>
          <w:szCs w:val="22"/>
        </w:rPr>
        <w:t>, limitada a 98% (noventa e oito por cento) do Valor Nominal Unitário</w:t>
      </w:r>
      <w:r w:rsidR="004A2EB3">
        <w:rPr>
          <w:rFonts w:ascii="Tahoma" w:hAnsi="Tahoma" w:cs="Tahoma"/>
          <w:sz w:val="22"/>
          <w:szCs w:val="22"/>
        </w:rPr>
        <w:t>,</w:t>
      </w:r>
      <w:r w:rsidR="00CD00B2" w:rsidRPr="00CD00B2">
        <w:rPr>
          <w:rFonts w:ascii="Tahoma" w:hAnsi="Tahoma" w:cs="Tahoma"/>
          <w:sz w:val="22"/>
          <w:szCs w:val="22"/>
        </w:rPr>
        <w:t xml:space="preserve"> </w:t>
      </w:r>
      <w:r w:rsidR="00CD00B2">
        <w:rPr>
          <w:rFonts w:ascii="Tahoma" w:hAnsi="Tahoma" w:cs="Tahoma"/>
          <w:sz w:val="22"/>
          <w:szCs w:val="22"/>
        </w:rPr>
        <w:t>e de forma proporcional para cada Série</w:t>
      </w:r>
      <w:r w:rsidRPr="00305837">
        <w:rPr>
          <w:rFonts w:ascii="Tahoma" w:hAnsi="Tahoma" w:cs="Tahoma"/>
          <w:sz w:val="22"/>
          <w:szCs w:val="22"/>
        </w:rPr>
        <w:t xml:space="preserve"> (“</w:t>
      </w:r>
      <w:r w:rsidRPr="00305837">
        <w:rPr>
          <w:rFonts w:ascii="Tahoma" w:hAnsi="Tahoma" w:cs="Tahoma"/>
          <w:sz w:val="22"/>
          <w:szCs w:val="22"/>
          <w:u w:val="single"/>
        </w:rPr>
        <w:t>Amortização Extraordinária Obrigatória</w:t>
      </w:r>
      <w:r w:rsidRPr="00305837">
        <w:rPr>
          <w:rFonts w:ascii="Tahoma" w:hAnsi="Tahoma" w:cs="Tahoma"/>
          <w:sz w:val="22"/>
          <w:szCs w:val="22"/>
        </w:rPr>
        <w:t>”)</w:t>
      </w:r>
      <w:r w:rsidR="00FE171E" w:rsidRPr="00FE171E">
        <w:rPr>
          <w:rFonts w:ascii="Tahoma" w:hAnsi="Tahoma" w:cs="Tahoma"/>
          <w:sz w:val="22"/>
          <w:szCs w:val="22"/>
          <w:lang w:val="pt-PT"/>
        </w:rPr>
        <w:t xml:space="preserve"> </w:t>
      </w:r>
      <w:r w:rsidR="00FE171E">
        <w:rPr>
          <w:rFonts w:ascii="Tahoma" w:hAnsi="Tahoma" w:cs="Tahoma"/>
          <w:sz w:val="22"/>
          <w:szCs w:val="22"/>
          <w:lang w:val="pt-PT"/>
        </w:rPr>
        <w:t>caso</w:t>
      </w:r>
      <w:r w:rsidR="000548D7">
        <w:rPr>
          <w:rFonts w:ascii="Tahoma" w:hAnsi="Tahoma" w:cs="Tahoma"/>
          <w:sz w:val="22"/>
          <w:szCs w:val="22"/>
          <w:lang w:val="pt-PT"/>
        </w:rPr>
        <w:t xml:space="preserve"> </w:t>
      </w:r>
      <w:r w:rsidR="000548D7" w:rsidRPr="004D4031">
        <w:rPr>
          <w:rFonts w:ascii="Tahoma" w:hAnsi="Tahoma" w:cs="Tahoma"/>
          <w:b/>
          <w:sz w:val="22"/>
          <w:szCs w:val="22"/>
          <w:lang w:val="pt-PT"/>
        </w:rPr>
        <w:t>(i)</w:t>
      </w:r>
      <w:r w:rsidR="00FE171E">
        <w:rPr>
          <w:rFonts w:ascii="Tahoma" w:hAnsi="Tahoma" w:cs="Tahoma"/>
          <w:sz w:val="22"/>
          <w:szCs w:val="22"/>
          <w:lang w:val="pt-PT"/>
        </w:rPr>
        <w:t xml:space="preserve"> o </w:t>
      </w:r>
      <w:r w:rsidR="00F612FF">
        <w:rPr>
          <w:rFonts w:ascii="Tahoma" w:hAnsi="Tahoma" w:cs="Tahoma"/>
          <w:sz w:val="22"/>
          <w:szCs w:val="22"/>
          <w:lang w:val="pt-PT"/>
        </w:rPr>
        <w:t>Nível de Garantia</w:t>
      </w:r>
      <w:r w:rsidR="00FE171E" w:rsidRPr="002354EF">
        <w:rPr>
          <w:rFonts w:ascii="Tahoma" w:hAnsi="Tahoma" w:cs="Tahoma"/>
          <w:bCs/>
          <w:sz w:val="22"/>
          <w:szCs w:val="22"/>
        </w:rPr>
        <w:t xml:space="preserve"> </w:t>
      </w:r>
      <w:r w:rsidR="00FE171E">
        <w:rPr>
          <w:rFonts w:ascii="Tahoma" w:hAnsi="Tahoma" w:cs="Tahoma"/>
          <w:bCs/>
          <w:sz w:val="22"/>
          <w:szCs w:val="22"/>
        </w:rPr>
        <w:t>corresponda, a qualquer momento, a montante inferior a 14</w:t>
      </w:r>
      <w:r w:rsidR="00FE171E" w:rsidRPr="002354EF">
        <w:rPr>
          <w:rFonts w:ascii="Tahoma" w:hAnsi="Tahoma" w:cs="Tahoma"/>
          <w:bCs/>
          <w:sz w:val="22"/>
          <w:szCs w:val="22"/>
        </w:rPr>
        <w:t>0% (</w:t>
      </w:r>
      <w:r w:rsidR="00FE171E">
        <w:rPr>
          <w:rFonts w:ascii="Tahoma" w:hAnsi="Tahoma" w:cs="Tahoma"/>
          <w:bCs/>
          <w:sz w:val="22"/>
          <w:szCs w:val="22"/>
        </w:rPr>
        <w:t xml:space="preserve">cento e quarenta </w:t>
      </w:r>
      <w:r w:rsidR="00FE171E" w:rsidRPr="002354EF">
        <w:rPr>
          <w:rFonts w:ascii="Tahoma" w:hAnsi="Tahoma" w:cs="Tahoma"/>
          <w:bCs/>
          <w:sz w:val="22"/>
          <w:szCs w:val="22"/>
        </w:rPr>
        <w:t xml:space="preserve">por cento) do </w:t>
      </w:r>
      <w:r w:rsidR="00F612FF">
        <w:rPr>
          <w:rFonts w:ascii="Tahoma" w:hAnsi="Tahoma" w:cs="Tahoma"/>
          <w:bCs/>
          <w:sz w:val="22"/>
          <w:szCs w:val="22"/>
        </w:rPr>
        <w:t>S</w:t>
      </w:r>
      <w:r w:rsidR="00F612FF" w:rsidRPr="002354EF">
        <w:rPr>
          <w:rFonts w:ascii="Tahoma" w:hAnsi="Tahoma" w:cs="Tahoma"/>
          <w:bCs/>
          <w:sz w:val="22"/>
          <w:szCs w:val="22"/>
        </w:rPr>
        <w:t xml:space="preserve">aldo </w:t>
      </w:r>
      <w:r w:rsidR="00F612FF">
        <w:rPr>
          <w:rFonts w:ascii="Tahoma" w:hAnsi="Tahoma" w:cs="Tahoma"/>
          <w:bCs/>
          <w:sz w:val="22"/>
          <w:szCs w:val="22"/>
        </w:rPr>
        <w:t>D</w:t>
      </w:r>
      <w:r w:rsidR="00F612FF" w:rsidRPr="002354EF">
        <w:rPr>
          <w:rFonts w:ascii="Tahoma" w:hAnsi="Tahoma" w:cs="Tahoma"/>
          <w:bCs/>
          <w:sz w:val="22"/>
          <w:szCs w:val="22"/>
        </w:rPr>
        <w:t xml:space="preserve">evedor </w:t>
      </w:r>
      <w:r w:rsidR="00FE171E" w:rsidRPr="002354EF">
        <w:rPr>
          <w:rFonts w:ascii="Tahoma" w:hAnsi="Tahoma" w:cs="Tahoma"/>
          <w:bCs/>
          <w:sz w:val="22"/>
          <w:szCs w:val="22"/>
        </w:rPr>
        <w:t>da Emissão</w:t>
      </w:r>
      <w:ins w:id="10" w:author="Nathalia Esteves" w:date="2018-10-29T21:07:00Z">
        <w:r w:rsidR="00751887">
          <w:rPr>
            <w:rFonts w:ascii="Tahoma" w:hAnsi="Tahoma" w:cs="Tahoma"/>
            <w:bCs/>
            <w:sz w:val="22"/>
            <w:szCs w:val="22"/>
          </w:rPr>
          <w:t>, apurado na forma da Cláusula 3.5.1.4 acima</w:t>
        </w:r>
      </w:ins>
      <w:r w:rsidR="000548D7">
        <w:rPr>
          <w:rFonts w:ascii="Tahoma" w:hAnsi="Tahoma" w:cs="Tahoma"/>
          <w:bCs/>
          <w:sz w:val="22"/>
          <w:szCs w:val="22"/>
        </w:rPr>
        <w:t xml:space="preserve">; e </w:t>
      </w:r>
      <w:r w:rsidR="000548D7" w:rsidRPr="004D4031">
        <w:rPr>
          <w:rFonts w:ascii="Tahoma" w:hAnsi="Tahoma" w:cs="Tahoma"/>
          <w:b/>
          <w:bCs/>
          <w:sz w:val="22"/>
          <w:szCs w:val="22"/>
        </w:rPr>
        <w:t>(</w:t>
      </w:r>
      <w:proofErr w:type="spellStart"/>
      <w:r w:rsidR="000548D7" w:rsidRPr="004D4031">
        <w:rPr>
          <w:rFonts w:ascii="Tahoma" w:hAnsi="Tahoma" w:cs="Tahoma"/>
          <w:b/>
          <w:bCs/>
          <w:sz w:val="22"/>
          <w:szCs w:val="22"/>
        </w:rPr>
        <w:t>ii</w:t>
      </w:r>
      <w:proofErr w:type="spellEnd"/>
      <w:r w:rsidR="000548D7" w:rsidRPr="004D4031">
        <w:rPr>
          <w:rFonts w:ascii="Tahoma" w:hAnsi="Tahoma" w:cs="Tahoma"/>
          <w:b/>
          <w:bCs/>
          <w:sz w:val="22"/>
          <w:szCs w:val="22"/>
        </w:rPr>
        <w:t>)</w:t>
      </w:r>
      <w:r w:rsidR="000548D7">
        <w:rPr>
          <w:rFonts w:ascii="Tahoma" w:hAnsi="Tahoma" w:cs="Tahoma"/>
          <w:bCs/>
          <w:sz w:val="22"/>
          <w:szCs w:val="22"/>
        </w:rPr>
        <w:t xml:space="preserve"> a Emissora e/ou os Garantidores não realizem a recomposição das Garantias, conforme procedimentos previstos nos respectivos Contratos de Garantia</w:t>
      </w:r>
      <w:r w:rsidR="00FE171E">
        <w:rPr>
          <w:rFonts w:ascii="Tahoma" w:hAnsi="Tahoma" w:cs="Tahoma"/>
          <w:bCs/>
          <w:sz w:val="22"/>
          <w:szCs w:val="22"/>
        </w:rPr>
        <w:t>.</w:t>
      </w:r>
    </w:p>
    <w:p w14:paraId="38A0B569" w14:textId="77777777" w:rsidR="00FE171E" w:rsidRDefault="00FE171E" w:rsidP="00B14690">
      <w:pPr>
        <w:tabs>
          <w:tab w:val="left" w:pos="851"/>
        </w:tabs>
        <w:spacing w:after="0" w:line="320" w:lineRule="exact"/>
        <w:rPr>
          <w:rFonts w:ascii="Tahoma" w:hAnsi="Tahoma" w:cs="Tahoma"/>
          <w:bCs/>
          <w:sz w:val="22"/>
          <w:szCs w:val="22"/>
        </w:rPr>
      </w:pPr>
    </w:p>
    <w:p w14:paraId="085C4C1F" w14:textId="77777777" w:rsidR="00FE171E" w:rsidRDefault="00FE171E" w:rsidP="00B14690">
      <w:pPr>
        <w:tabs>
          <w:tab w:val="left" w:pos="851"/>
        </w:tabs>
        <w:spacing w:after="0" w:line="320" w:lineRule="exact"/>
        <w:rPr>
          <w:rFonts w:ascii="Tahoma" w:hAnsi="Tahoma" w:cs="Tahoma"/>
          <w:sz w:val="22"/>
          <w:szCs w:val="22"/>
        </w:rPr>
      </w:pPr>
      <w:r>
        <w:rPr>
          <w:rFonts w:ascii="Tahoma" w:hAnsi="Tahoma" w:cs="Tahoma"/>
          <w:bCs/>
          <w:sz w:val="22"/>
          <w:szCs w:val="22"/>
        </w:rPr>
        <w:t>5.2.2.1.</w:t>
      </w:r>
      <w:r>
        <w:rPr>
          <w:rFonts w:ascii="Tahoma" w:hAnsi="Tahoma" w:cs="Tahoma"/>
          <w:bCs/>
          <w:sz w:val="22"/>
          <w:szCs w:val="22"/>
        </w:rPr>
        <w:tab/>
      </w:r>
      <w:r w:rsidRPr="00305837">
        <w:rPr>
          <w:rFonts w:ascii="Tahoma" w:hAnsi="Tahoma" w:cs="Tahoma"/>
          <w:sz w:val="22"/>
          <w:szCs w:val="22"/>
        </w:rPr>
        <w:t>A Amortização Extraordinária Obrigatória deverá abranger</w:t>
      </w:r>
      <w:r>
        <w:rPr>
          <w:rFonts w:ascii="Tahoma" w:hAnsi="Tahoma" w:cs="Tahoma"/>
          <w:sz w:val="22"/>
          <w:szCs w:val="22"/>
        </w:rPr>
        <w:t xml:space="preserve"> igualmente todas as Debêntures.</w:t>
      </w:r>
    </w:p>
    <w:p w14:paraId="57E105F8" w14:textId="77777777" w:rsidR="00FE171E" w:rsidRDefault="00FE171E" w:rsidP="00B14690">
      <w:pPr>
        <w:tabs>
          <w:tab w:val="left" w:pos="851"/>
        </w:tabs>
        <w:spacing w:after="0" w:line="320" w:lineRule="exact"/>
        <w:rPr>
          <w:rFonts w:ascii="Tahoma" w:hAnsi="Tahoma" w:cs="Tahoma"/>
          <w:sz w:val="22"/>
          <w:szCs w:val="22"/>
        </w:rPr>
      </w:pPr>
    </w:p>
    <w:p w14:paraId="6EAEEA96" w14:textId="77777777" w:rsidR="00FE171E" w:rsidRDefault="00FE171E" w:rsidP="00B14690">
      <w:pPr>
        <w:tabs>
          <w:tab w:val="left" w:pos="851"/>
        </w:tabs>
        <w:spacing w:after="0" w:line="320" w:lineRule="exact"/>
        <w:rPr>
          <w:rFonts w:ascii="Tahoma" w:hAnsi="Tahoma" w:cs="Tahoma"/>
          <w:sz w:val="22"/>
          <w:szCs w:val="22"/>
        </w:rPr>
      </w:pPr>
      <w:r>
        <w:rPr>
          <w:rFonts w:ascii="Tahoma" w:hAnsi="Tahoma" w:cs="Tahoma"/>
          <w:sz w:val="22"/>
          <w:szCs w:val="22"/>
        </w:rPr>
        <w:t>5.2.2.2. A Emissora deverá realizar a Amortização Extraordinária Obrigatória de forma a reestabelecer o Nível de Garantia</w:t>
      </w:r>
      <w:r w:rsidR="00D344F4">
        <w:rPr>
          <w:rFonts w:ascii="Tahoma" w:hAnsi="Tahoma" w:cs="Tahoma"/>
          <w:sz w:val="22"/>
          <w:szCs w:val="22"/>
        </w:rPr>
        <w:t>, até que este seja equivalente a, pelo menos, 180% (cento e oitenta por cento) do Saldo Devedor</w:t>
      </w:r>
      <w:r>
        <w:rPr>
          <w:rFonts w:ascii="Tahoma" w:hAnsi="Tahoma" w:cs="Tahoma"/>
          <w:sz w:val="22"/>
          <w:szCs w:val="22"/>
        </w:rPr>
        <w:t>, sem prejuízo das hipóteses de recomposição de garantias previstas nos Contratos de Garantia</w:t>
      </w:r>
      <w:r w:rsidR="00AB65AD">
        <w:rPr>
          <w:rFonts w:ascii="Tahoma" w:hAnsi="Tahoma" w:cs="Tahoma"/>
          <w:sz w:val="22"/>
          <w:szCs w:val="22"/>
        </w:rPr>
        <w:t>.</w:t>
      </w:r>
    </w:p>
    <w:p w14:paraId="476A611F" w14:textId="77777777" w:rsidR="00A23467" w:rsidRDefault="00A23467" w:rsidP="00B14690">
      <w:pPr>
        <w:tabs>
          <w:tab w:val="left" w:pos="851"/>
        </w:tabs>
        <w:spacing w:after="0" w:line="320" w:lineRule="exact"/>
        <w:rPr>
          <w:rFonts w:ascii="Tahoma" w:hAnsi="Tahoma" w:cs="Tahoma"/>
          <w:sz w:val="22"/>
          <w:szCs w:val="22"/>
        </w:rPr>
      </w:pPr>
    </w:p>
    <w:p w14:paraId="571CBA00" w14:textId="77777777" w:rsidR="00A23467" w:rsidRDefault="00A23467" w:rsidP="00B14690">
      <w:pPr>
        <w:tabs>
          <w:tab w:val="left" w:pos="851"/>
        </w:tabs>
        <w:spacing w:after="0" w:line="320" w:lineRule="exact"/>
        <w:rPr>
          <w:rFonts w:ascii="Tahoma" w:hAnsi="Tahoma" w:cs="Tahoma"/>
          <w:sz w:val="22"/>
          <w:szCs w:val="22"/>
        </w:rPr>
      </w:pPr>
      <w:r>
        <w:rPr>
          <w:rFonts w:ascii="Tahoma" w:hAnsi="Tahoma" w:cs="Tahoma"/>
          <w:sz w:val="22"/>
          <w:szCs w:val="22"/>
        </w:rPr>
        <w:t>5.2.2.3.</w:t>
      </w:r>
      <w:r>
        <w:rPr>
          <w:rFonts w:ascii="Tahoma" w:hAnsi="Tahoma" w:cs="Tahoma"/>
          <w:sz w:val="22"/>
          <w:szCs w:val="22"/>
        </w:rPr>
        <w:tab/>
      </w:r>
      <w:r w:rsidRPr="00A23467">
        <w:rPr>
          <w:rFonts w:ascii="Tahoma" w:hAnsi="Tahoma" w:cs="Tahoma"/>
          <w:sz w:val="22"/>
          <w:szCs w:val="22"/>
        </w:rPr>
        <w:t>O valor da Amortização Extraordinária</w:t>
      </w:r>
      <w:r>
        <w:rPr>
          <w:rFonts w:ascii="Tahoma" w:hAnsi="Tahoma" w:cs="Tahoma"/>
          <w:sz w:val="22"/>
          <w:szCs w:val="22"/>
        </w:rPr>
        <w:t xml:space="preserve"> Obrigatória</w:t>
      </w:r>
      <w:r w:rsidRPr="00A23467">
        <w:rPr>
          <w:rFonts w:ascii="Tahoma" w:hAnsi="Tahoma" w:cs="Tahoma"/>
          <w:sz w:val="22"/>
          <w:szCs w:val="22"/>
        </w:rPr>
        <w:t xml:space="preserve"> devida pela Emissora será equivalente a um percentual fixado pela Emissora do Valor Nominal Unitário, acrescido da Remuneração, calculada desde </w:t>
      </w:r>
      <w:r w:rsidRPr="00A23467">
        <w:rPr>
          <w:rFonts w:ascii="Tahoma" w:hAnsi="Tahoma" w:cs="Tahoma"/>
          <w:b/>
          <w:sz w:val="22"/>
          <w:szCs w:val="22"/>
        </w:rPr>
        <w:t>(i)</w:t>
      </w:r>
      <w:r w:rsidRPr="00A23467">
        <w:rPr>
          <w:rFonts w:ascii="Tahoma" w:hAnsi="Tahoma" w:cs="Tahoma"/>
          <w:sz w:val="22"/>
          <w:szCs w:val="22"/>
        </w:rPr>
        <w:t xml:space="preserve"> a primeira Data de Integralização da respectiva Série; ou </w:t>
      </w:r>
      <w:r w:rsidRPr="00A23467">
        <w:rPr>
          <w:rFonts w:ascii="Tahoma" w:hAnsi="Tahoma" w:cs="Tahoma"/>
          <w:b/>
          <w:sz w:val="22"/>
          <w:szCs w:val="22"/>
        </w:rPr>
        <w:t>(</w:t>
      </w:r>
      <w:proofErr w:type="spellStart"/>
      <w:r w:rsidRPr="00A23467">
        <w:rPr>
          <w:rFonts w:ascii="Tahoma" w:hAnsi="Tahoma" w:cs="Tahoma"/>
          <w:b/>
          <w:sz w:val="22"/>
          <w:szCs w:val="22"/>
        </w:rPr>
        <w:t>ii</w:t>
      </w:r>
      <w:proofErr w:type="spellEnd"/>
      <w:r w:rsidRPr="00A23467">
        <w:rPr>
          <w:rFonts w:ascii="Tahoma" w:hAnsi="Tahoma" w:cs="Tahoma"/>
          <w:b/>
          <w:sz w:val="22"/>
          <w:szCs w:val="22"/>
        </w:rPr>
        <w:t xml:space="preserve">) </w:t>
      </w:r>
      <w:r w:rsidRPr="00A23467">
        <w:rPr>
          <w:rFonts w:ascii="Tahoma" w:hAnsi="Tahoma" w:cs="Tahoma"/>
          <w:sz w:val="22"/>
          <w:szCs w:val="22"/>
        </w:rPr>
        <w:t xml:space="preserve">a data de pagamento de Remuneração da Primeira Série imediatamente anterior; ou </w:t>
      </w:r>
      <w:r w:rsidRPr="00A23467">
        <w:rPr>
          <w:rFonts w:ascii="Tahoma" w:hAnsi="Tahoma" w:cs="Tahoma"/>
          <w:b/>
          <w:sz w:val="22"/>
          <w:szCs w:val="22"/>
        </w:rPr>
        <w:t>(</w:t>
      </w:r>
      <w:proofErr w:type="spellStart"/>
      <w:r w:rsidRPr="00A23467">
        <w:rPr>
          <w:rFonts w:ascii="Tahoma" w:hAnsi="Tahoma" w:cs="Tahoma"/>
          <w:b/>
          <w:sz w:val="22"/>
          <w:szCs w:val="22"/>
        </w:rPr>
        <w:t>iii</w:t>
      </w:r>
      <w:proofErr w:type="spellEnd"/>
      <w:r w:rsidRPr="00A23467">
        <w:rPr>
          <w:rFonts w:ascii="Tahoma" w:hAnsi="Tahoma" w:cs="Tahoma"/>
          <w:b/>
          <w:sz w:val="22"/>
          <w:szCs w:val="22"/>
        </w:rPr>
        <w:t xml:space="preserve">) </w:t>
      </w:r>
      <w:r w:rsidRPr="00A23467">
        <w:rPr>
          <w:rFonts w:ascii="Tahoma" w:hAnsi="Tahoma" w:cs="Tahoma"/>
          <w:sz w:val="22"/>
          <w:szCs w:val="22"/>
        </w:rPr>
        <w:t xml:space="preserve">a data de pagamento de Remuneração da Segunda Série, imediatamente anterior, conforme o caso, até a data da efetiva Amortização Extraordinária </w:t>
      </w:r>
      <w:r>
        <w:rPr>
          <w:rFonts w:ascii="Tahoma" w:hAnsi="Tahoma" w:cs="Tahoma"/>
          <w:sz w:val="22"/>
          <w:szCs w:val="22"/>
        </w:rPr>
        <w:t xml:space="preserve">Obrigatória </w:t>
      </w:r>
      <w:r w:rsidRPr="00A23467">
        <w:rPr>
          <w:rFonts w:ascii="Tahoma" w:hAnsi="Tahoma" w:cs="Tahoma"/>
          <w:sz w:val="22"/>
          <w:szCs w:val="22"/>
        </w:rPr>
        <w:t>e dos Encargos Moratórios, se for o caso</w:t>
      </w:r>
      <w:r>
        <w:rPr>
          <w:rFonts w:ascii="Tahoma" w:hAnsi="Tahoma" w:cs="Tahoma"/>
          <w:sz w:val="22"/>
          <w:szCs w:val="22"/>
        </w:rPr>
        <w:t>.</w:t>
      </w:r>
    </w:p>
    <w:p w14:paraId="041886BE" w14:textId="77777777" w:rsidR="00A23467" w:rsidRDefault="00A23467" w:rsidP="00B14690">
      <w:pPr>
        <w:tabs>
          <w:tab w:val="left" w:pos="851"/>
        </w:tabs>
        <w:spacing w:after="0" w:line="320" w:lineRule="exact"/>
        <w:rPr>
          <w:rFonts w:ascii="Tahoma" w:hAnsi="Tahoma" w:cs="Tahoma"/>
          <w:sz w:val="22"/>
          <w:szCs w:val="22"/>
        </w:rPr>
      </w:pPr>
    </w:p>
    <w:p w14:paraId="3BF5DA5A" w14:textId="77777777" w:rsidR="002354EF" w:rsidRPr="002354EF" w:rsidRDefault="00FE171E" w:rsidP="00B14690">
      <w:pPr>
        <w:tabs>
          <w:tab w:val="left" w:pos="851"/>
        </w:tabs>
        <w:spacing w:after="0" w:line="320" w:lineRule="exact"/>
        <w:rPr>
          <w:rFonts w:ascii="Tahoma" w:hAnsi="Tahoma" w:cs="Tahoma"/>
          <w:sz w:val="22"/>
          <w:szCs w:val="22"/>
        </w:rPr>
      </w:pPr>
      <w:r>
        <w:rPr>
          <w:rFonts w:ascii="Tahoma" w:hAnsi="Tahoma" w:cs="Tahoma"/>
          <w:sz w:val="22"/>
          <w:szCs w:val="22"/>
        </w:rPr>
        <w:t>5.2.</w:t>
      </w:r>
      <w:r w:rsidR="00AB65AD">
        <w:rPr>
          <w:rFonts w:ascii="Tahoma" w:hAnsi="Tahoma" w:cs="Tahoma"/>
          <w:sz w:val="22"/>
          <w:szCs w:val="22"/>
        </w:rPr>
        <w:t>3</w:t>
      </w:r>
      <w:r>
        <w:rPr>
          <w:rFonts w:ascii="Tahoma" w:hAnsi="Tahoma" w:cs="Tahoma"/>
          <w:sz w:val="22"/>
          <w:szCs w:val="22"/>
        </w:rPr>
        <w:t>.</w:t>
      </w:r>
      <w:r>
        <w:rPr>
          <w:rFonts w:ascii="Tahoma" w:hAnsi="Tahoma" w:cs="Tahoma"/>
          <w:sz w:val="22"/>
          <w:szCs w:val="22"/>
        </w:rPr>
        <w:tab/>
      </w:r>
      <w:r w:rsidR="00A433C5">
        <w:rPr>
          <w:rFonts w:ascii="Tahoma" w:hAnsi="Tahoma" w:cs="Tahoma"/>
          <w:sz w:val="22"/>
          <w:szCs w:val="22"/>
        </w:rPr>
        <w:t xml:space="preserve">A partir do envio da Comunicação de Encerramento à CVM, </w:t>
      </w:r>
      <w:del w:id="11" w:author="Nathalia Esteves" w:date="2018-10-29T21:09:00Z">
        <w:r w:rsidR="00A433C5" w:rsidDel="00D52F69">
          <w:rPr>
            <w:rFonts w:ascii="Tahoma" w:hAnsi="Tahoma" w:cs="Tahoma"/>
            <w:sz w:val="22"/>
            <w:szCs w:val="22"/>
          </w:rPr>
          <w:delText xml:space="preserve">o </w:delText>
        </w:r>
        <w:r w:rsidR="00277810" w:rsidDel="00D52F69">
          <w:rPr>
            <w:rFonts w:ascii="Tahoma" w:hAnsi="Tahoma" w:cs="Tahoma"/>
            <w:sz w:val="22"/>
            <w:szCs w:val="22"/>
          </w:rPr>
          <w:delText>Valor Nominal Unitário ou o saldo do Valor Nominal Unitário, conforme o caso, será</w:delText>
        </w:r>
      </w:del>
      <w:del w:id="12" w:author="Nathalia Esteves" w:date="2018-10-29T21:15:00Z">
        <w:r w:rsidR="00277810" w:rsidDel="00A14B48">
          <w:rPr>
            <w:rFonts w:ascii="Tahoma" w:hAnsi="Tahoma" w:cs="Tahoma"/>
            <w:sz w:val="22"/>
            <w:szCs w:val="22"/>
          </w:rPr>
          <w:delText xml:space="preserve"> </w:delText>
        </w:r>
      </w:del>
      <w:r w:rsidR="00277810" w:rsidRPr="00277810">
        <w:rPr>
          <w:rFonts w:ascii="Tahoma" w:hAnsi="Tahoma" w:cs="Tahoma"/>
          <w:b/>
          <w:sz w:val="22"/>
          <w:szCs w:val="22"/>
        </w:rPr>
        <w:t>(i)</w:t>
      </w:r>
      <w:r w:rsidR="00277810">
        <w:rPr>
          <w:rFonts w:ascii="Tahoma" w:hAnsi="Tahoma" w:cs="Tahoma"/>
          <w:b/>
          <w:sz w:val="22"/>
          <w:szCs w:val="22"/>
        </w:rPr>
        <w:t xml:space="preserve"> </w:t>
      </w:r>
      <w:ins w:id="13" w:author="Nathalia Esteves" w:date="2018-10-29T21:15:00Z">
        <w:r w:rsidR="00A14B48" w:rsidRPr="00A14B48">
          <w:rPr>
            <w:rFonts w:ascii="Tahoma" w:hAnsi="Tahoma" w:cs="Tahoma"/>
            <w:sz w:val="22"/>
            <w:szCs w:val="22"/>
            <w:rPrChange w:id="14" w:author="Nathalia Esteves" w:date="2018-10-29T21:15:00Z">
              <w:rPr>
                <w:rFonts w:ascii="Tahoma" w:hAnsi="Tahoma" w:cs="Tahoma"/>
                <w:b/>
                <w:sz w:val="22"/>
                <w:szCs w:val="22"/>
              </w:rPr>
            </w:rPrChange>
          </w:rPr>
          <w:t>a totalidade d</w:t>
        </w:r>
        <w:r w:rsidR="00A14B48">
          <w:rPr>
            <w:rFonts w:ascii="Tahoma" w:hAnsi="Tahoma" w:cs="Tahoma"/>
            <w:sz w:val="22"/>
            <w:szCs w:val="22"/>
          </w:rPr>
          <w:t xml:space="preserve">as Debêntures </w:t>
        </w:r>
      </w:ins>
      <w:ins w:id="15" w:author="Nathalia Esteves" w:date="2018-10-29T21:18:00Z">
        <w:r w:rsidR="004512F7">
          <w:rPr>
            <w:rFonts w:ascii="Tahoma" w:hAnsi="Tahoma" w:cs="Tahoma"/>
            <w:sz w:val="22"/>
            <w:szCs w:val="22"/>
          </w:rPr>
          <w:lastRenderedPageBreak/>
          <w:t xml:space="preserve">de ambas as Séries </w:t>
        </w:r>
      </w:ins>
      <w:bookmarkStart w:id="16" w:name="_GoBack"/>
      <w:bookmarkEnd w:id="16"/>
      <w:ins w:id="17" w:author="Nathalia Esteves" w:date="2018-10-29T21:15:00Z">
        <w:r w:rsidR="00A14B48">
          <w:rPr>
            <w:rFonts w:ascii="Tahoma" w:hAnsi="Tahoma" w:cs="Tahoma"/>
            <w:sz w:val="22"/>
            <w:szCs w:val="22"/>
          </w:rPr>
          <w:t xml:space="preserve">deverá ser </w:t>
        </w:r>
      </w:ins>
      <w:r w:rsidRPr="00305837">
        <w:rPr>
          <w:rFonts w:ascii="Tahoma" w:hAnsi="Tahoma" w:cs="Tahoma"/>
          <w:sz w:val="22"/>
          <w:szCs w:val="22"/>
        </w:rPr>
        <w:t>resgatad</w:t>
      </w:r>
      <w:ins w:id="18" w:author="Nathalia Esteves" w:date="2018-10-29T21:10:00Z">
        <w:r w:rsidR="00D52F69">
          <w:rPr>
            <w:rFonts w:ascii="Tahoma" w:hAnsi="Tahoma" w:cs="Tahoma"/>
            <w:sz w:val="22"/>
            <w:szCs w:val="22"/>
          </w:rPr>
          <w:t>a</w:t>
        </w:r>
      </w:ins>
      <w:del w:id="19" w:author="Nathalia Esteves" w:date="2018-10-29T21:10:00Z">
        <w:r w:rsidR="00277810" w:rsidDel="00D52F69">
          <w:rPr>
            <w:rFonts w:ascii="Tahoma" w:hAnsi="Tahoma" w:cs="Tahoma"/>
            <w:sz w:val="22"/>
            <w:szCs w:val="22"/>
          </w:rPr>
          <w:delText>o</w:delText>
        </w:r>
      </w:del>
      <w:r w:rsidRPr="00305837">
        <w:rPr>
          <w:rFonts w:ascii="Tahoma" w:hAnsi="Tahoma" w:cs="Tahoma"/>
          <w:sz w:val="22"/>
          <w:szCs w:val="22"/>
        </w:rPr>
        <w:t xml:space="preserve"> antecipadamente (“</w:t>
      </w:r>
      <w:r w:rsidRPr="00305837">
        <w:rPr>
          <w:rFonts w:ascii="Tahoma" w:hAnsi="Tahoma" w:cs="Tahoma"/>
          <w:sz w:val="22"/>
          <w:szCs w:val="22"/>
          <w:u w:val="single"/>
        </w:rPr>
        <w:t>Resgate Antecipado Obrigatório</w:t>
      </w:r>
      <w:r w:rsidRPr="00305837">
        <w:rPr>
          <w:rFonts w:ascii="Tahoma" w:hAnsi="Tahoma" w:cs="Tahoma"/>
          <w:sz w:val="22"/>
          <w:szCs w:val="22"/>
        </w:rPr>
        <w:t xml:space="preserve">”), </w:t>
      </w:r>
      <w:r w:rsidR="005959D3">
        <w:rPr>
          <w:rFonts w:ascii="Tahoma" w:hAnsi="Tahoma" w:cs="Tahoma"/>
          <w:sz w:val="22"/>
          <w:szCs w:val="22"/>
        </w:rPr>
        <w:t xml:space="preserve">caso </w:t>
      </w:r>
      <w:r w:rsidR="005959D3" w:rsidRPr="00305837">
        <w:rPr>
          <w:rFonts w:ascii="Tahoma" w:hAnsi="Tahoma" w:cs="Tahoma"/>
          <w:sz w:val="22"/>
          <w:szCs w:val="22"/>
        </w:rPr>
        <w:t>o</w:t>
      </w:r>
      <w:r w:rsidR="00277810">
        <w:rPr>
          <w:rFonts w:ascii="Tahoma" w:hAnsi="Tahoma" w:cs="Tahoma"/>
          <w:sz w:val="22"/>
          <w:szCs w:val="22"/>
        </w:rPr>
        <w:t>s</w:t>
      </w:r>
      <w:r w:rsidR="005959D3" w:rsidRPr="00305837">
        <w:rPr>
          <w:rFonts w:ascii="Tahoma" w:hAnsi="Tahoma" w:cs="Tahoma"/>
          <w:sz w:val="22"/>
          <w:szCs w:val="22"/>
        </w:rPr>
        <w:t xml:space="preserve"> </w:t>
      </w:r>
      <w:r w:rsidR="005959D3">
        <w:rPr>
          <w:rFonts w:ascii="Tahoma" w:hAnsi="Tahoma" w:cs="Tahoma"/>
          <w:sz w:val="22"/>
          <w:szCs w:val="22"/>
        </w:rPr>
        <w:t xml:space="preserve">Rendimentos </w:t>
      </w:r>
      <w:r w:rsidR="00277810">
        <w:rPr>
          <w:rFonts w:ascii="Tahoma" w:hAnsi="Tahoma" w:cs="Tahoma"/>
          <w:sz w:val="22"/>
          <w:szCs w:val="22"/>
        </w:rPr>
        <w:t xml:space="preserve">Onerados </w:t>
      </w:r>
      <w:r w:rsidR="005959D3">
        <w:rPr>
          <w:rFonts w:ascii="Tahoma" w:hAnsi="Tahoma" w:cs="Tahoma"/>
          <w:sz w:val="22"/>
          <w:szCs w:val="22"/>
        </w:rPr>
        <w:t xml:space="preserve">(conforme abaixo definido) </w:t>
      </w:r>
      <w:r w:rsidR="005959D3" w:rsidRPr="00305837">
        <w:rPr>
          <w:rFonts w:ascii="Tahoma" w:hAnsi="Tahoma" w:cs="Tahoma"/>
          <w:sz w:val="22"/>
          <w:szCs w:val="22"/>
        </w:rPr>
        <w:t>correspond</w:t>
      </w:r>
      <w:r w:rsidR="005959D3">
        <w:rPr>
          <w:rFonts w:ascii="Tahoma" w:hAnsi="Tahoma" w:cs="Tahoma"/>
          <w:sz w:val="22"/>
          <w:szCs w:val="22"/>
        </w:rPr>
        <w:t>a</w:t>
      </w:r>
      <w:r w:rsidR="00755DC6">
        <w:rPr>
          <w:rFonts w:ascii="Tahoma" w:hAnsi="Tahoma" w:cs="Tahoma"/>
          <w:sz w:val="22"/>
          <w:szCs w:val="22"/>
        </w:rPr>
        <w:t>m</w:t>
      </w:r>
      <w:r w:rsidR="005959D3" w:rsidRPr="00305837">
        <w:rPr>
          <w:rFonts w:ascii="Tahoma" w:hAnsi="Tahoma" w:cs="Tahoma"/>
          <w:sz w:val="22"/>
          <w:szCs w:val="22"/>
        </w:rPr>
        <w:t xml:space="preserve"> a um valor </w:t>
      </w:r>
      <w:r w:rsidR="005959D3" w:rsidRPr="00AB65AD">
        <w:rPr>
          <w:rFonts w:ascii="Tahoma" w:hAnsi="Tahoma" w:cs="Tahoma"/>
          <w:sz w:val="22"/>
          <w:szCs w:val="22"/>
        </w:rPr>
        <w:t>superior</w:t>
      </w:r>
      <w:r w:rsidR="005959D3">
        <w:rPr>
          <w:rFonts w:ascii="Tahoma" w:hAnsi="Tahoma" w:cs="Tahoma"/>
          <w:b/>
          <w:sz w:val="22"/>
          <w:szCs w:val="22"/>
        </w:rPr>
        <w:t xml:space="preserve"> </w:t>
      </w:r>
      <w:r w:rsidR="005959D3">
        <w:rPr>
          <w:rFonts w:ascii="Tahoma" w:hAnsi="Tahoma" w:cs="Tahoma"/>
          <w:sz w:val="22"/>
          <w:szCs w:val="22"/>
        </w:rPr>
        <w:t>a</w:t>
      </w:r>
      <w:r w:rsidR="005959D3" w:rsidRPr="00305837">
        <w:rPr>
          <w:rFonts w:ascii="Tahoma" w:hAnsi="Tahoma" w:cs="Tahoma"/>
          <w:sz w:val="22"/>
          <w:szCs w:val="22"/>
        </w:rPr>
        <w:t xml:space="preserve">o percentual de </w:t>
      </w:r>
      <w:r w:rsidR="005959D3" w:rsidRPr="004D4031">
        <w:rPr>
          <w:rFonts w:ascii="Tahoma" w:hAnsi="Tahoma" w:cs="Tahoma"/>
          <w:sz w:val="22"/>
          <w:szCs w:val="22"/>
        </w:rPr>
        <w:t>98% (noventa e oito por cento)</w:t>
      </w:r>
      <w:r w:rsidR="005959D3" w:rsidRPr="00305837">
        <w:rPr>
          <w:rFonts w:ascii="Tahoma" w:hAnsi="Tahoma" w:cs="Tahoma"/>
          <w:sz w:val="22"/>
          <w:szCs w:val="22"/>
        </w:rPr>
        <w:t xml:space="preserve"> </w:t>
      </w:r>
      <w:r w:rsidR="00E71D3C">
        <w:rPr>
          <w:rFonts w:ascii="Tahoma" w:hAnsi="Tahoma" w:cs="Tahoma"/>
          <w:sz w:val="22"/>
          <w:szCs w:val="22"/>
        </w:rPr>
        <w:t xml:space="preserve">da somatória </w:t>
      </w:r>
      <w:r w:rsidR="005959D3" w:rsidRPr="00305837">
        <w:rPr>
          <w:rFonts w:ascii="Tahoma" w:hAnsi="Tahoma" w:cs="Tahoma"/>
          <w:sz w:val="22"/>
          <w:szCs w:val="22"/>
        </w:rPr>
        <w:t xml:space="preserve">do Valor Nominal Unitário acrescido da </w:t>
      </w:r>
      <w:r w:rsidR="005959D3">
        <w:rPr>
          <w:rFonts w:ascii="Tahoma" w:hAnsi="Tahoma" w:cs="Tahoma"/>
          <w:sz w:val="22"/>
          <w:szCs w:val="22"/>
        </w:rPr>
        <w:t>respectiva R</w:t>
      </w:r>
      <w:r w:rsidR="005959D3" w:rsidRPr="00305837">
        <w:rPr>
          <w:rFonts w:ascii="Tahoma" w:hAnsi="Tahoma" w:cs="Tahoma"/>
          <w:sz w:val="22"/>
          <w:szCs w:val="22"/>
        </w:rPr>
        <w:t xml:space="preserve">emuneração, de cada uma das Debêntures, ainda que para tanto </w:t>
      </w:r>
      <w:r w:rsidR="005959D3">
        <w:rPr>
          <w:rFonts w:ascii="Tahoma" w:hAnsi="Tahoma" w:cs="Tahoma"/>
          <w:sz w:val="22"/>
          <w:szCs w:val="22"/>
        </w:rPr>
        <w:t xml:space="preserve">a Emissora </w:t>
      </w:r>
      <w:r w:rsidR="005959D3" w:rsidRPr="00305837">
        <w:rPr>
          <w:rFonts w:ascii="Tahoma" w:hAnsi="Tahoma" w:cs="Tahoma"/>
          <w:sz w:val="22"/>
          <w:szCs w:val="22"/>
        </w:rPr>
        <w:t>complemente os valores relativos ao</w:t>
      </w:r>
      <w:r w:rsidR="005E484E">
        <w:rPr>
          <w:rFonts w:ascii="Tahoma" w:hAnsi="Tahoma" w:cs="Tahoma"/>
          <w:sz w:val="22"/>
          <w:szCs w:val="22"/>
        </w:rPr>
        <w:t>s</w:t>
      </w:r>
      <w:r w:rsidR="005959D3" w:rsidRPr="00305837">
        <w:rPr>
          <w:rFonts w:ascii="Tahoma" w:hAnsi="Tahoma" w:cs="Tahoma"/>
          <w:sz w:val="22"/>
          <w:szCs w:val="22"/>
        </w:rPr>
        <w:t xml:space="preserve"> </w:t>
      </w:r>
      <w:r w:rsidR="005959D3">
        <w:rPr>
          <w:rFonts w:ascii="Tahoma" w:hAnsi="Tahoma" w:cs="Tahoma"/>
          <w:sz w:val="22"/>
          <w:szCs w:val="22"/>
        </w:rPr>
        <w:t>Rendimentos</w:t>
      </w:r>
      <w:r w:rsidR="005959D3" w:rsidRPr="00305837">
        <w:rPr>
          <w:rFonts w:ascii="Tahoma" w:hAnsi="Tahoma" w:cs="Tahoma"/>
          <w:sz w:val="22"/>
          <w:szCs w:val="22"/>
        </w:rPr>
        <w:t xml:space="preserve"> </w:t>
      </w:r>
      <w:r w:rsidR="005E484E">
        <w:rPr>
          <w:rFonts w:ascii="Tahoma" w:hAnsi="Tahoma" w:cs="Tahoma"/>
          <w:sz w:val="22"/>
          <w:szCs w:val="22"/>
        </w:rPr>
        <w:t xml:space="preserve">Onerados </w:t>
      </w:r>
      <w:r w:rsidR="005959D3" w:rsidRPr="00305837">
        <w:rPr>
          <w:rFonts w:ascii="Tahoma" w:hAnsi="Tahoma" w:cs="Tahoma"/>
          <w:sz w:val="22"/>
          <w:szCs w:val="22"/>
        </w:rPr>
        <w:t>com recursos próprios</w:t>
      </w:r>
      <w:r w:rsidR="00277810">
        <w:rPr>
          <w:rFonts w:ascii="Tahoma" w:hAnsi="Tahoma" w:cs="Tahoma"/>
          <w:bCs/>
          <w:sz w:val="22"/>
          <w:szCs w:val="22"/>
        </w:rPr>
        <w:t xml:space="preserve">; ou </w:t>
      </w:r>
      <w:commentRangeStart w:id="20"/>
      <w:r w:rsidR="00277810" w:rsidRPr="00277810">
        <w:rPr>
          <w:rFonts w:ascii="Tahoma" w:hAnsi="Tahoma" w:cs="Tahoma"/>
          <w:b/>
          <w:bCs/>
          <w:sz w:val="22"/>
          <w:szCs w:val="22"/>
        </w:rPr>
        <w:t>(</w:t>
      </w:r>
      <w:proofErr w:type="spellStart"/>
      <w:r w:rsidR="00277810" w:rsidRPr="00277810">
        <w:rPr>
          <w:rFonts w:ascii="Tahoma" w:hAnsi="Tahoma" w:cs="Tahoma"/>
          <w:b/>
          <w:bCs/>
          <w:sz w:val="22"/>
          <w:szCs w:val="22"/>
        </w:rPr>
        <w:t>ii</w:t>
      </w:r>
      <w:proofErr w:type="spellEnd"/>
      <w:r w:rsidR="00277810" w:rsidRPr="00277810">
        <w:rPr>
          <w:rFonts w:ascii="Tahoma" w:hAnsi="Tahoma" w:cs="Tahoma"/>
          <w:b/>
          <w:bCs/>
          <w:sz w:val="22"/>
          <w:szCs w:val="22"/>
        </w:rPr>
        <w:t>)</w:t>
      </w:r>
      <w:r w:rsidR="00277810">
        <w:rPr>
          <w:rFonts w:ascii="Tahoma" w:hAnsi="Tahoma" w:cs="Tahoma"/>
          <w:bCs/>
          <w:sz w:val="22"/>
          <w:szCs w:val="22"/>
        </w:rPr>
        <w:t xml:space="preserve"> </w:t>
      </w:r>
      <w:ins w:id="21" w:author="Nathalia Esteves" w:date="2018-10-29T21:15:00Z">
        <w:r w:rsidR="00A14B48">
          <w:rPr>
            <w:rFonts w:ascii="Tahoma" w:hAnsi="Tahoma" w:cs="Tahoma"/>
            <w:sz w:val="22"/>
            <w:szCs w:val="22"/>
          </w:rPr>
          <w:t xml:space="preserve">o Valor Nominal Unitário ou o saldo do Valor Nominal Unitário, conforme o caso, será </w:t>
        </w:r>
      </w:ins>
      <w:r w:rsidR="005E484E">
        <w:rPr>
          <w:rFonts w:ascii="Tahoma" w:hAnsi="Tahoma" w:cs="Tahoma"/>
          <w:bCs/>
          <w:sz w:val="22"/>
          <w:szCs w:val="22"/>
        </w:rPr>
        <w:t xml:space="preserve">amortizado </w:t>
      </w:r>
      <w:r w:rsidR="00277810">
        <w:rPr>
          <w:rFonts w:ascii="Tahoma" w:hAnsi="Tahoma" w:cs="Tahoma"/>
          <w:sz w:val="22"/>
          <w:szCs w:val="22"/>
        </w:rPr>
        <w:t>de forma antecipada à prevista na Cláusula 4.12. desta Escritura (“</w:t>
      </w:r>
      <w:r w:rsidR="0013466E">
        <w:rPr>
          <w:rFonts w:ascii="Tahoma" w:hAnsi="Tahoma" w:cs="Tahoma"/>
          <w:sz w:val="22"/>
          <w:szCs w:val="22"/>
          <w:u w:val="single"/>
        </w:rPr>
        <w:t>Amortização Extraordinária</w:t>
      </w:r>
      <w:r w:rsidR="00277810">
        <w:rPr>
          <w:rFonts w:ascii="Tahoma" w:hAnsi="Tahoma" w:cs="Tahoma"/>
          <w:sz w:val="22"/>
          <w:szCs w:val="22"/>
        </w:rPr>
        <w:t xml:space="preserve">”), caso, até </w:t>
      </w:r>
      <w:r w:rsidR="00E80E86" w:rsidRPr="004A2EB3">
        <w:rPr>
          <w:rFonts w:ascii="Tahoma" w:hAnsi="Tahoma" w:cs="Tahoma"/>
          <w:sz w:val="22"/>
          <w:szCs w:val="22"/>
        </w:rPr>
        <w:t>1</w:t>
      </w:r>
      <w:r w:rsidR="003368AD">
        <w:rPr>
          <w:rFonts w:ascii="Tahoma" w:hAnsi="Tahoma" w:cs="Tahoma"/>
          <w:sz w:val="22"/>
          <w:szCs w:val="22"/>
        </w:rPr>
        <w:t>5</w:t>
      </w:r>
      <w:r w:rsidR="00E80E86" w:rsidRPr="004A2EB3">
        <w:rPr>
          <w:rFonts w:ascii="Tahoma" w:hAnsi="Tahoma" w:cs="Tahoma"/>
          <w:sz w:val="22"/>
          <w:szCs w:val="22"/>
        </w:rPr>
        <w:t xml:space="preserve"> de </w:t>
      </w:r>
      <w:r w:rsidR="003368AD">
        <w:rPr>
          <w:rFonts w:ascii="Tahoma" w:hAnsi="Tahoma" w:cs="Tahoma"/>
          <w:sz w:val="22"/>
          <w:szCs w:val="22"/>
        </w:rPr>
        <w:t>setembro</w:t>
      </w:r>
      <w:r w:rsidR="00277810">
        <w:rPr>
          <w:rFonts w:ascii="Tahoma" w:hAnsi="Tahoma" w:cs="Tahoma"/>
          <w:sz w:val="22"/>
          <w:szCs w:val="22"/>
        </w:rPr>
        <w:t xml:space="preserve"> de cada ano, os </w:t>
      </w:r>
      <w:r w:rsidR="00277810" w:rsidRPr="00EF713C">
        <w:rPr>
          <w:rFonts w:ascii="Tahoma" w:hAnsi="Tahoma" w:cs="Tahoma"/>
          <w:sz w:val="22"/>
          <w:szCs w:val="22"/>
        </w:rPr>
        <w:t xml:space="preserve">recursos </w:t>
      </w:r>
      <w:r w:rsidR="00277810">
        <w:rPr>
          <w:rFonts w:ascii="Tahoma" w:hAnsi="Tahoma" w:cs="Tahoma"/>
          <w:sz w:val="22"/>
          <w:szCs w:val="22"/>
        </w:rPr>
        <w:t xml:space="preserve">decorrentes dos Rendimentos Onerados sejam suficientes para realizar o pagamento </w:t>
      </w:r>
      <w:r w:rsidR="00277810" w:rsidRPr="00EF713C">
        <w:rPr>
          <w:rFonts w:ascii="Tahoma" w:hAnsi="Tahoma" w:cs="Tahoma"/>
          <w:bCs/>
          <w:sz w:val="22"/>
          <w:szCs w:val="22"/>
        </w:rPr>
        <w:t>d</w:t>
      </w:r>
      <w:r w:rsidR="004A2EB3">
        <w:rPr>
          <w:rFonts w:ascii="Tahoma" w:hAnsi="Tahoma" w:cs="Tahoma"/>
          <w:bCs/>
          <w:sz w:val="22"/>
          <w:szCs w:val="22"/>
        </w:rPr>
        <w:t>o Valor de Amortização Extraordinária (conforme abaixo definido)</w:t>
      </w:r>
      <w:r w:rsidR="00277810">
        <w:rPr>
          <w:rFonts w:ascii="Tahoma" w:hAnsi="Tahoma" w:cs="Tahoma"/>
          <w:bCs/>
          <w:sz w:val="22"/>
          <w:szCs w:val="22"/>
        </w:rPr>
        <w:t>.</w:t>
      </w:r>
      <w:r w:rsidR="00A32442">
        <w:rPr>
          <w:rFonts w:ascii="Tahoma" w:hAnsi="Tahoma" w:cs="Tahoma"/>
          <w:bCs/>
          <w:sz w:val="22"/>
          <w:szCs w:val="22"/>
        </w:rPr>
        <w:t xml:space="preserve"> </w:t>
      </w:r>
      <w:commentRangeEnd w:id="20"/>
      <w:r w:rsidR="004512F7">
        <w:rPr>
          <w:rStyle w:val="Refdecomentrio"/>
        </w:rPr>
        <w:commentReference w:id="20"/>
      </w:r>
    </w:p>
    <w:p w14:paraId="61C6726E" w14:textId="77777777" w:rsidR="00305837" w:rsidRDefault="00305837" w:rsidP="00B14690">
      <w:pPr>
        <w:tabs>
          <w:tab w:val="left" w:pos="851"/>
        </w:tabs>
        <w:spacing w:after="0" w:line="320" w:lineRule="exact"/>
        <w:rPr>
          <w:rFonts w:ascii="Tahoma" w:hAnsi="Tahoma" w:cs="Tahoma"/>
          <w:sz w:val="22"/>
          <w:szCs w:val="22"/>
        </w:rPr>
      </w:pPr>
    </w:p>
    <w:p w14:paraId="1520C798" w14:textId="77777777" w:rsidR="005959D3" w:rsidRDefault="00305837" w:rsidP="00B14690">
      <w:pPr>
        <w:tabs>
          <w:tab w:val="left" w:pos="851"/>
        </w:tabs>
        <w:spacing w:after="0" w:line="320" w:lineRule="exact"/>
        <w:rPr>
          <w:rFonts w:ascii="Tahoma" w:hAnsi="Tahoma" w:cs="Tahoma"/>
          <w:sz w:val="22"/>
          <w:szCs w:val="22"/>
        </w:rPr>
      </w:pPr>
      <w:r>
        <w:rPr>
          <w:rFonts w:ascii="Tahoma" w:hAnsi="Tahoma" w:cs="Tahoma"/>
          <w:sz w:val="22"/>
          <w:szCs w:val="22"/>
        </w:rPr>
        <w:t>5.2.</w:t>
      </w:r>
      <w:r w:rsidR="00AB65AD">
        <w:rPr>
          <w:rFonts w:ascii="Tahoma" w:hAnsi="Tahoma" w:cs="Tahoma"/>
          <w:sz w:val="22"/>
          <w:szCs w:val="22"/>
        </w:rPr>
        <w:t>3</w:t>
      </w:r>
      <w:r w:rsidR="003D0FE2">
        <w:rPr>
          <w:rFonts w:ascii="Tahoma" w:hAnsi="Tahoma" w:cs="Tahoma"/>
          <w:sz w:val="22"/>
          <w:szCs w:val="22"/>
        </w:rPr>
        <w:t>.1</w:t>
      </w:r>
      <w:r>
        <w:rPr>
          <w:rFonts w:ascii="Tahoma" w:hAnsi="Tahoma" w:cs="Tahoma"/>
          <w:sz w:val="22"/>
          <w:szCs w:val="22"/>
        </w:rPr>
        <w:t>.</w:t>
      </w:r>
      <w:r>
        <w:rPr>
          <w:rFonts w:ascii="Tahoma" w:hAnsi="Tahoma" w:cs="Tahoma"/>
          <w:sz w:val="22"/>
          <w:szCs w:val="22"/>
        </w:rPr>
        <w:tab/>
      </w:r>
      <w:r w:rsidR="005959D3">
        <w:rPr>
          <w:rFonts w:ascii="Tahoma" w:hAnsi="Tahoma" w:cs="Tahoma"/>
          <w:sz w:val="22"/>
          <w:szCs w:val="22"/>
        </w:rPr>
        <w:t>Para fins desta Cláusula V, “Rendimentos</w:t>
      </w:r>
      <w:r w:rsidR="00277810">
        <w:rPr>
          <w:rFonts w:ascii="Tahoma" w:hAnsi="Tahoma" w:cs="Tahoma"/>
          <w:sz w:val="22"/>
          <w:szCs w:val="22"/>
        </w:rPr>
        <w:t xml:space="preserve"> Onerados</w:t>
      </w:r>
      <w:r w:rsidR="005959D3">
        <w:rPr>
          <w:rFonts w:ascii="Tahoma" w:hAnsi="Tahoma" w:cs="Tahoma"/>
          <w:sz w:val="22"/>
          <w:szCs w:val="22"/>
        </w:rPr>
        <w:t xml:space="preserve">” significa os valores recebidos </w:t>
      </w:r>
      <w:r w:rsidR="005959D3" w:rsidRPr="002354EF">
        <w:rPr>
          <w:rFonts w:ascii="Tahoma" w:hAnsi="Tahoma" w:cs="Tahoma"/>
          <w:sz w:val="22"/>
          <w:szCs w:val="22"/>
        </w:rPr>
        <w:t>pela Emissora e/ou pelo FIP, nas respectivas contas custódia mantidas junto a B3</w:t>
      </w:r>
      <w:r w:rsidR="0013466E" w:rsidRPr="0013466E">
        <w:rPr>
          <w:rFonts w:ascii="Tahoma" w:hAnsi="Tahoma" w:cs="Tahoma"/>
          <w:sz w:val="22"/>
          <w:szCs w:val="22"/>
        </w:rPr>
        <w:t xml:space="preserve"> S.A. – Brasil, Bolsa, Balcão – Segmento BM&amp;FBOVESPA</w:t>
      </w:r>
      <w:r w:rsidR="005959D3" w:rsidRPr="002354EF">
        <w:rPr>
          <w:rFonts w:ascii="Tahoma" w:hAnsi="Tahoma" w:cs="Tahoma"/>
          <w:sz w:val="22"/>
          <w:szCs w:val="22"/>
        </w:rPr>
        <w:t xml:space="preserve">, </w:t>
      </w:r>
      <w:r w:rsidR="005959D3">
        <w:rPr>
          <w:rFonts w:ascii="Tahoma" w:hAnsi="Tahoma" w:cs="Tahoma"/>
          <w:sz w:val="22"/>
          <w:szCs w:val="22"/>
        </w:rPr>
        <w:t xml:space="preserve">a título de </w:t>
      </w:r>
      <w:r w:rsidR="005959D3" w:rsidRPr="002354EF">
        <w:rPr>
          <w:rFonts w:ascii="Tahoma" w:hAnsi="Tahoma" w:cs="Tahoma"/>
          <w:sz w:val="22"/>
          <w:szCs w:val="22"/>
        </w:rPr>
        <w:t>dividendos, lucros, receitas, rendimentos</w:t>
      </w:r>
      <w:r w:rsidR="005959D3">
        <w:rPr>
          <w:rFonts w:ascii="Tahoma" w:hAnsi="Tahoma" w:cs="Tahoma"/>
          <w:sz w:val="22"/>
          <w:szCs w:val="22"/>
        </w:rPr>
        <w:t>,</w:t>
      </w:r>
      <w:r w:rsidR="005959D3" w:rsidRPr="002354EF">
        <w:rPr>
          <w:rFonts w:ascii="Tahoma" w:hAnsi="Tahoma" w:cs="Tahoma"/>
          <w:sz w:val="22"/>
          <w:szCs w:val="22"/>
        </w:rPr>
        <w:t xml:space="preserve"> juros sobre capital próprio, reembolso de capital, proventos, valores pagos a título de resgate de ações, redução de capital efetivada em moeda, a qualquer tempo recebidos, e a qualquer título distribuídos à Emissora e/ou ao FIP</w:t>
      </w:r>
      <w:r w:rsidR="005959D3">
        <w:rPr>
          <w:rFonts w:ascii="Tahoma" w:hAnsi="Tahoma" w:cs="Tahoma"/>
          <w:sz w:val="22"/>
          <w:szCs w:val="22"/>
        </w:rPr>
        <w:t>,</w:t>
      </w:r>
      <w:r w:rsidR="005959D3" w:rsidRPr="002354EF">
        <w:rPr>
          <w:rFonts w:ascii="Tahoma" w:hAnsi="Tahoma" w:cs="Tahoma"/>
          <w:sz w:val="22"/>
          <w:szCs w:val="22"/>
        </w:rPr>
        <w:t xml:space="preserve"> e relativos às ações de emissão da </w:t>
      </w:r>
      <w:proofErr w:type="spellStart"/>
      <w:r w:rsidR="005959D3" w:rsidRPr="002354EF">
        <w:rPr>
          <w:rFonts w:ascii="Tahoma" w:hAnsi="Tahoma" w:cs="Tahoma"/>
          <w:sz w:val="22"/>
          <w:szCs w:val="22"/>
        </w:rPr>
        <w:t>Qualicorp</w:t>
      </w:r>
      <w:proofErr w:type="spellEnd"/>
      <w:r w:rsidR="005959D3" w:rsidRPr="002354EF">
        <w:rPr>
          <w:rFonts w:ascii="Tahoma" w:hAnsi="Tahoma" w:cs="Tahoma"/>
          <w:sz w:val="22"/>
          <w:szCs w:val="22"/>
        </w:rPr>
        <w:t xml:space="preserve"> de sua titularidade</w:t>
      </w:r>
      <w:r w:rsidR="005959D3">
        <w:rPr>
          <w:rFonts w:ascii="Tahoma" w:hAnsi="Tahoma" w:cs="Tahoma"/>
          <w:sz w:val="22"/>
          <w:szCs w:val="22"/>
        </w:rPr>
        <w:t>.</w:t>
      </w:r>
      <w:r w:rsidR="00820C36">
        <w:rPr>
          <w:rFonts w:ascii="Tahoma" w:hAnsi="Tahoma" w:cs="Tahoma"/>
          <w:sz w:val="22"/>
          <w:szCs w:val="22"/>
        </w:rPr>
        <w:t xml:space="preserve"> </w:t>
      </w:r>
    </w:p>
    <w:p w14:paraId="2595DFB2" w14:textId="77777777" w:rsidR="00277810" w:rsidRDefault="00277810" w:rsidP="00B14690">
      <w:pPr>
        <w:tabs>
          <w:tab w:val="left" w:pos="851"/>
        </w:tabs>
        <w:spacing w:after="0" w:line="320" w:lineRule="exact"/>
        <w:rPr>
          <w:rFonts w:ascii="Tahoma" w:hAnsi="Tahoma" w:cs="Tahoma"/>
          <w:sz w:val="22"/>
          <w:szCs w:val="22"/>
        </w:rPr>
      </w:pPr>
    </w:p>
    <w:p w14:paraId="01B38277" w14:textId="77777777" w:rsidR="00277810" w:rsidRDefault="00277810" w:rsidP="00B14690">
      <w:pPr>
        <w:tabs>
          <w:tab w:val="left" w:pos="851"/>
        </w:tabs>
        <w:spacing w:after="0" w:line="320" w:lineRule="exact"/>
        <w:rPr>
          <w:rFonts w:ascii="Tahoma" w:hAnsi="Tahoma" w:cs="Tahoma"/>
          <w:sz w:val="22"/>
          <w:szCs w:val="22"/>
        </w:rPr>
      </w:pPr>
      <w:r>
        <w:rPr>
          <w:rFonts w:ascii="Tahoma" w:hAnsi="Tahoma" w:cs="Tahoma"/>
          <w:sz w:val="22"/>
          <w:szCs w:val="22"/>
        </w:rPr>
        <w:t>5.2.3.2.</w:t>
      </w:r>
      <w:r>
        <w:rPr>
          <w:rFonts w:ascii="Tahoma" w:hAnsi="Tahoma" w:cs="Tahoma"/>
          <w:sz w:val="22"/>
          <w:szCs w:val="22"/>
        </w:rPr>
        <w:tab/>
      </w:r>
      <w:r w:rsidRPr="00277810">
        <w:rPr>
          <w:rFonts w:ascii="Tahoma" w:hAnsi="Tahoma" w:cs="Tahoma"/>
          <w:sz w:val="22"/>
          <w:szCs w:val="22"/>
        </w:rPr>
        <w:t>Sem prejuízo das demais obrigações estabelecidas n</w:t>
      </w:r>
      <w:r w:rsidR="0094360F">
        <w:rPr>
          <w:rFonts w:ascii="Tahoma" w:hAnsi="Tahoma" w:cs="Tahoma"/>
          <w:sz w:val="22"/>
          <w:szCs w:val="22"/>
        </w:rPr>
        <w:t xml:space="preserve">a presente Escritura </w:t>
      </w:r>
      <w:r w:rsidR="00D75A9C">
        <w:rPr>
          <w:rFonts w:ascii="Tahoma" w:hAnsi="Tahoma" w:cs="Tahoma"/>
          <w:sz w:val="22"/>
          <w:szCs w:val="22"/>
        </w:rPr>
        <w:t xml:space="preserve">de Emissão </w:t>
      </w:r>
      <w:r w:rsidR="0094360F">
        <w:rPr>
          <w:rFonts w:ascii="Tahoma" w:hAnsi="Tahoma" w:cs="Tahoma"/>
          <w:sz w:val="22"/>
          <w:szCs w:val="22"/>
        </w:rPr>
        <w:t>e nos Contratos de Garantia</w:t>
      </w:r>
      <w:r w:rsidRPr="00277810">
        <w:rPr>
          <w:rFonts w:ascii="Tahoma" w:hAnsi="Tahoma" w:cs="Tahoma"/>
          <w:sz w:val="22"/>
          <w:szCs w:val="22"/>
        </w:rPr>
        <w:t xml:space="preserve">, </w:t>
      </w:r>
      <w:r w:rsidR="00461DF8">
        <w:rPr>
          <w:rFonts w:ascii="Tahoma" w:hAnsi="Tahoma" w:cs="Tahoma"/>
          <w:sz w:val="22"/>
          <w:szCs w:val="22"/>
        </w:rPr>
        <w:t>o Agente Fiduciário deverá verificar</w:t>
      </w:r>
      <w:r w:rsidRPr="00277810">
        <w:rPr>
          <w:rFonts w:ascii="Tahoma" w:hAnsi="Tahoma" w:cs="Tahoma"/>
          <w:sz w:val="22"/>
          <w:szCs w:val="22"/>
        </w:rPr>
        <w:t>, até o 5º (quinto) Dia Útil de cada mês após a assinatura dest</w:t>
      </w:r>
      <w:r w:rsidR="0094360F">
        <w:rPr>
          <w:rFonts w:ascii="Tahoma" w:hAnsi="Tahoma" w:cs="Tahoma"/>
          <w:sz w:val="22"/>
          <w:szCs w:val="22"/>
        </w:rPr>
        <w:t>a</w:t>
      </w:r>
      <w:r w:rsidRPr="00277810">
        <w:rPr>
          <w:rFonts w:ascii="Tahoma" w:hAnsi="Tahoma" w:cs="Tahoma"/>
          <w:sz w:val="22"/>
          <w:szCs w:val="22"/>
        </w:rPr>
        <w:t xml:space="preserve"> </w:t>
      </w:r>
      <w:r w:rsidR="0094360F">
        <w:rPr>
          <w:rFonts w:ascii="Tahoma" w:hAnsi="Tahoma" w:cs="Tahoma"/>
          <w:sz w:val="22"/>
          <w:szCs w:val="22"/>
        </w:rPr>
        <w:t xml:space="preserve">Escritura e dos </w:t>
      </w:r>
      <w:r w:rsidRPr="00277810">
        <w:rPr>
          <w:rFonts w:ascii="Tahoma" w:hAnsi="Tahoma" w:cs="Tahoma"/>
          <w:sz w:val="22"/>
          <w:szCs w:val="22"/>
        </w:rPr>
        <w:t>Contrato</w:t>
      </w:r>
      <w:r w:rsidR="0094360F">
        <w:rPr>
          <w:rFonts w:ascii="Tahoma" w:hAnsi="Tahoma" w:cs="Tahoma"/>
          <w:sz w:val="22"/>
          <w:szCs w:val="22"/>
        </w:rPr>
        <w:t>s de Garantia</w:t>
      </w:r>
      <w:r w:rsidRPr="00277810">
        <w:rPr>
          <w:rFonts w:ascii="Tahoma" w:hAnsi="Tahoma" w:cs="Tahoma"/>
          <w:sz w:val="22"/>
          <w:szCs w:val="22"/>
        </w:rPr>
        <w:t xml:space="preserve">, </w:t>
      </w:r>
      <w:r w:rsidR="00461DF8">
        <w:rPr>
          <w:rFonts w:ascii="Tahoma" w:hAnsi="Tahoma" w:cs="Tahoma"/>
          <w:sz w:val="22"/>
          <w:szCs w:val="22"/>
        </w:rPr>
        <w:t xml:space="preserve">os </w:t>
      </w:r>
      <w:r w:rsidRPr="00277810">
        <w:rPr>
          <w:rFonts w:ascii="Tahoma" w:hAnsi="Tahoma" w:cs="Tahoma"/>
          <w:sz w:val="22"/>
          <w:szCs w:val="22"/>
        </w:rPr>
        <w:t>extrato</w:t>
      </w:r>
      <w:r w:rsidR="00461DF8">
        <w:rPr>
          <w:rFonts w:ascii="Tahoma" w:hAnsi="Tahoma" w:cs="Tahoma"/>
          <w:sz w:val="22"/>
          <w:szCs w:val="22"/>
        </w:rPr>
        <w:t>s</w:t>
      </w:r>
      <w:r w:rsidRPr="00277810">
        <w:rPr>
          <w:rFonts w:ascii="Tahoma" w:hAnsi="Tahoma" w:cs="Tahoma"/>
          <w:sz w:val="22"/>
          <w:szCs w:val="22"/>
        </w:rPr>
        <w:t xml:space="preserve"> </w:t>
      </w:r>
      <w:r w:rsidR="0094360F">
        <w:rPr>
          <w:rFonts w:ascii="Tahoma" w:hAnsi="Tahoma" w:cs="Tahoma"/>
          <w:sz w:val="22"/>
          <w:szCs w:val="22"/>
        </w:rPr>
        <w:t>das contas vinculadas</w:t>
      </w:r>
      <w:r w:rsidR="00D75A9C">
        <w:rPr>
          <w:rFonts w:ascii="Tahoma" w:hAnsi="Tahoma" w:cs="Tahoma"/>
          <w:sz w:val="22"/>
          <w:szCs w:val="22"/>
        </w:rPr>
        <w:t>, conforme descritas</w:t>
      </w:r>
      <w:r w:rsidR="0094360F">
        <w:rPr>
          <w:rFonts w:ascii="Tahoma" w:hAnsi="Tahoma" w:cs="Tahoma"/>
          <w:sz w:val="22"/>
          <w:szCs w:val="22"/>
        </w:rPr>
        <w:t xml:space="preserve"> </w:t>
      </w:r>
      <w:r w:rsidR="00D75A9C">
        <w:rPr>
          <w:rFonts w:ascii="Tahoma" w:hAnsi="Tahoma" w:cs="Tahoma"/>
          <w:sz w:val="22"/>
          <w:szCs w:val="22"/>
        </w:rPr>
        <w:t>n</w:t>
      </w:r>
      <w:r w:rsidR="0094360F">
        <w:rPr>
          <w:rFonts w:ascii="Tahoma" w:hAnsi="Tahoma" w:cs="Tahoma"/>
          <w:sz w:val="22"/>
          <w:szCs w:val="22"/>
        </w:rPr>
        <w:t>os respectivos Contratos de Garantia</w:t>
      </w:r>
      <w:r w:rsidR="00461DF8">
        <w:rPr>
          <w:rFonts w:ascii="Tahoma" w:hAnsi="Tahoma" w:cs="Tahoma"/>
          <w:sz w:val="22"/>
          <w:szCs w:val="22"/>
        </w:rPr>
        <w:t>, para apurar os valores ali existentes</w:t>
      </w:r>
      <w:r w:rsidRPr="00277810">
        <w:rPr>
          <w:rFonts w:ascii="Tahoma" w:hAnsi="Tahoma" w:cs="Tahoma"/>
          <w:sz w:val="22"/>
          <w:szCs w:val="22"/>
        </w:rPr>
        <w:t xml:space="preserve">. Caso o </w:t>
      </w:r>
      <w:r w:rsidR="0094360F">
        <w:rPr>
          <w:rFonts w:ascii="Tahoma" w:hAnsi="Tahoma" w:cs="Tahoma"/>
          <w:sz w:val="22"/>
          <w:szCs w:val="22"/>
        </w:rPr>
        <w:t xml:space="preserve">Agente Fiduciário </w:t>
      </w:r>
      <w:r w:rsidRPr="00277810">
        <w:rPr>
          <w:rFonts w:ascii="Tahoma" w:hAnsi="Tahoma" w:cs="Tahoma"/>
          <w:sz w:val="22"/>
          <w:szCs w:val="22"/>
        </w:rPr>
        <w:t xml:space="preserve">verifique </w:t>
      </w:r>
      <w:r w:rsidR="0094360F">
        <w:rPr>
          <w:rFonts w:ascii="Tahoma" w:hAnsi="Tahoma" w:cs="Tahoma"/>
          <w:sz w:val="22"/>
          <w:szCs w:val="22"/>
        </w:rPr>
        <w:t xml:space="preserve">que a totalidade dos recursos existentes nas </w:t>
      </w:r>
      <w:r w:rsidR="00D75A9C">
        <w:rPr>
          <w:rFonts w:ascii="Tahoma" w:hAnsi="Tahoma" w:cs="Tahoma"/>
          <w:sz w:val="22"/>
          <w:szCs w:val="22"/>
        </w:rPr>
        <w:t xml:space="preserve">contas vinculadas </w:t>
      </w:r>
      <w:r w:rsidR="0094360F">
        <w:rPr>
          <w:rFonts w:ascii="Tahoma" w:hAnsi="Tahoma" w:cs="Tahoma"/>
          <w:sz w:val="22"/>
          <w:szCs w:val="22"/>
        </w:rPr>
        <w:t xml:space="preserve">seja suficiente para realizar o Resgate Antecipado Obrigatório ou a </w:t>
      </w:r>
      <w:r w:rsidR="0013466E" w:rsidRPr="0013466E">
        <w:rPr>
          <w:rFonts w:ascii="Tahoma" w:hAnsi="Tahoma" w:cs="Tahoma"/>
          <w:sz w:val="22"/>
          <w:szCs w:val="22"/>
        </w:rPr>
        <w:t>Amortização Extraordinária</w:t>
      </w:r>
      <w:r w:rsidR="0094360F">
        <w:rPr>
          <w:rFonts w:ascii="Tahoma" w:hAnsi="Tahoma" w:cs="Tahoma"/>
          <w:sz w:val="22"/>
          <w:szCs w:val="22"/>
        </w:rPr>
        <w:t>, conforme o caso</w:t>
      </w:r>
      <w:r w:rsidR="00D02B46">
        <w:rPr>
          <w:rFonts w:ascii="Tahoma" w:hAnsi="Tahoma" w:cs="Tahoma"/>
          <w:sz w:val="22"/>
          <w:szCs w:val="22"/>
        </w:rPr>
        <w:t xml:space="preserve">, o Agente Fiduciário deverá notificar tal fato à Emissora, </w:t>
      </w:r>
      <w:r w:rsidR="00461DF8">
        <w:rPr>
          <w:rFonts w:ascii="Tahoma" w:hAnsi="Tahoma" w:cs="Tahoma"/>
          <w:sz w:val="22"/>
          <w:szCs w:val="22"/>
        </w:rPr>
        <w:t xml:space="preserve">que deverá observar </w:t>
      </w:r>
      <w:r w:rsidR="00D02B46">
        <w:rPr>
          <w:rFonts w:ascii="Tahoma" w:hAnsi="Tahoma" w:cs="Tahoma"/>
          <w:sz w:val="22"/>
          <w:szCs w:val="22"/>
        </w:rPr>
        <w:t>o disposto na Cláusula 5.2.6 abaixo.</w:t>
      </w:r>
    </w:p>
    <w:p w14:paraId="5EA0B7B1" w14:textId="77777777" w:rsidR="004A2EB3" w:rsidRDefault="004A2EB3" w:rsidP="00B14690">
      <w:pPr>
        <w:tabs>
          <w:tab w:val="left" w:pos="851"/>
        </w:tabs>
        <w:spacing w:after="0" w:line="320" w:lineRule="exact"/>
        <w:rPr>
          <w:rFonts w:ascii="Tahoma" w:hAnsi="Tahoma" w:cs="Tahoma"/>
          <w:sz w:val="22"/>
          <w:szCs w:val="22"/>
        </w:rPr>
      </w:pPr>
    </w:p>
    <w:p w14:paraId="56B3DE70" w14:textId="77777777" w:rsidR="004A2EB3" w:rsidRDefault="004A2EB3" w:rsidP="004A2EB3">
      <w:pPr>
        <w:tabs>
          <w:tab w:val="left" w:pos="851"/>
        </w:tabs>
        <w:spacing w:after="0" w:line="320" w:lineRule="exact"/>
        <w:rPr>
          <w:rFonts w:ascii="Tahoma" w:hAnsi="Tahoma" w:cs="Tahoma"/>
          <w:sz w:val="22"/>
          <w:szCs w:val="22"/>
        </w:rPr>
      </w:pPr>
      <w:r>
        <w:rPr>
          <w:rFonts w:ascii="Tahoma" w:hAnsi="Tahoma" w:cs="Tahoma"/>
          <w:sz w:val="22"/>
          <w:szCs w:val="22"/>
        </w:rPr>
        <w:t>5.2.3.3.</w:t>
      </w:r>
      <w:r>
        <w:rPr>
          <w:rFonts w:ascii="Tahoma" w:hAnsi="Tahoma" w:cs="Tahoma"/>
          <w:sz w:val="22"/>
          <w:szCs w:val="22"/>
        </w:rPr>
        <w:tab/>
      </w:r>
      <w:r w:rsidRPr="004A2EB3">
        <w:rPr>
          <w:rFonts w:ascii="Tahoma" w:hAnsi="Tahoma" w:cs="Tahoma"/>
          <w:sz w:val="22"/>
          <w:szCs w:val="22"/>
        </w:rPr>
        <w:t xml:space="preserve">O valor da Amortização Extraordinária devida pela Emissora será equivalente a </w:t>
      </w:r>
      <w:r>
        <w:rPr>
          <w:rFonts w:ascii="Tahoma" w:hAnsi="Tahoma" w:cs="Tahoma"/>
          <w:bCs/>
          <w:sz w:val="22"/>
          <w:szCs w:val="22"/>
        </w:rPr>
        <w:t>parcela de amortização devida na Data de Amortização imediatamente subsequente</w:t>
      </w:r>
      <w:r w:rsidRPr="004A2EB3">
        <w:rPr>
          <w:rFonts w:ascii="Tahoma" w:hAnsi="Tahoma" w:cs="Tahoma"/>
          <w:sz w:val="22"/>
          <w:szCs w:val="22"/>
        </w:rPr>
        <w:t>, acrescido da Remuneração, calculada desde</w:t>
      </w:r>
      <w:r>
        <w:rPr>
          <w:rFonts w:ascii="Tahoma" w:hAnsi="Tahoma" w:cs="Tahoma"/>
          <w:sz w:val="22"/>
          <w:szCs w:val="22"/>
        </w:rPr>
        <w:t xml:space="preserve"> </w:t>
      </w:r>
      <w:r w:rsidRPr="004A2EB3">
        <w:rPr>
          <w:rFonts w:ascii="Tahoma" w:hAnsi="Tahoma" w:cs="Tahoma"/>
          <w:b/>
          <w:sz w:val="22"/>
          <w:szCs w:val="22"/>
        </w:rPr>
        <w:t>(i)</w:t>
      </w:r>
      <w:r>
        <w:rPr>
          <w:rFonts w:ascii="Tahoma" w:hAnsi="Tahoma" w:cs="Tahoma"/>
          <w:sz w:val="22"/>
          <w:szCs w:val="22"/>
        </w:rPr>
        <w:t xml:space="preserve"> a </w:t>
      </w:r>
      <w:r w:rsidRPr="00533952">
        <w:rPr>
          <w:rFonts w:ascii="Tahoma" w:hAnsi="Tahoma" w:cs="Tahoma"/>
          <w:sz w:val="22"/>
          <w:szCs w:val="22"/>
        </w:rPr>
        <w:t>primeira Data de Integralização</w:t>
      </w:r>
      <w:r>
        <w:rPr>
          <w:rFonts w:ascii="Tahoma" w:hAnsi="Tahoma" w:cs="Tahoma"/>
          <w:sz w:val="22"/>
          <w:szCs w:val="22"/>
        </w:rPr>
        <w:t xml:space="preserve"> da respectiva Série;</w:t>
      </w:r>
      <w:r w:rsidRPr="00533952">
        <w:rPr>
          <w:rFonts w:ascii="Tahoma" w:hAnsi="Tahoma" w:cs="Tahoma"/>
          <w:sz w:val="22"/>
          <w:szCs w:val="22"/>
        </w:rPr>
        <w:t xml:space="preserve"> ou </w:t>
      </w:r>
      <w:r w:rsidRPr="00CA35A8">
        <w:rPr>
          <w:rFonts w:ascii="Tahoma" w:hAnsi="Tahoma" w:cs="Tahoma"/>
          <w:b/>
          <w:sz w:val="22"/>
          <w:szCs w:val="22"/>
        </w:rPr>
        <w:t>(</w:t>
      </w:r>
      <w:proofErr w:type="spellStart"/>
      <w:r w:rsidRPr="00CA35A8">
        <w:rPr>
          <w:rFonts w:ascii="Tahoma" w:hAnsi="Tahoma" w:cs="Tahoma"/>
          <w:b/>
          <w:sz w:val="22"/>
          <w:szCs w:val="22"/>
        </w:rPr>
        <w:t>i</w:t>
      </w:r>
      <w:r>
        <w:rPr>
          <w:rFonts w:ascii="Tahoma" w:hAnsi="Tahoma" w:cs="Tahoma"/>
          <w:b/>
          <w:sz w:val="22"/>
          <w:szCs w:val="22"/>
        </w:rPr>
        <w:t>i</w:t>
      </w:r>
      <w:proofErr w:type="spellEnd"/>
      <w:r w:rsidRPr="00CA35A8">
        <w:rPr>
          <w:rFonts w:ascii="Tahoma" w:hAnsi="Tahoma" w:cs="Tahoma"/>
          <w:b/>
          <w:sz w:val="22"/>
          <w:szCs w:val="22"/>
        </w:rPr>
        <w:t>)</w:t>
      </w:r>
      <w:r>
        <w:rPr>
          <w:rFonts w:ascii="Tahoma" w:hAnsi="Tahoma" w:cs="Tahoma"/>
          <w:b/>
          <w:sz w:val="22"/>
          <w:szCs w:val="22"/>
        </w:rPr>
        <w:t xml:space="preserve"> </w:t>
      </w:r>
      <w:r w:rsidRPr="00533952">
        <w:rPr>
          <w:rFonts w:ascii="Tahoma" w:hAnsi="Tahoma" w:cs="Tahoma"/>
          <w:sz w:val="22"/>
          <w:szCs w:val="22"/>
        </w:rPr>
        <w:t xml:space="preserve">a data de pagamento de Remuneração </w:t>
      </w:r>
      <w:r>
        <w:rPr>
          <w:rFonts w:ascii="Tahoma" w:hAnsi="Tahoma" w:cs="Tahoma"/>
          <w:sz w:val="22"/>
          <w:szCs w:val="22"/>
        </w:rPr>
        <w:t xml:space="preserve">da Primeira Série imediatamente anterior; ou </w:t>
      </w:r>
      <w:r w:rsidRPr="00CA35A8">
        <w:rPr>
          <w:rFonts w:ascii="Tahoma" w:hAnsi="Tahoma" w:cs="Tahoma"/>
          <w:b/>
          <w:sz w:val="22"/>
          <w:szCs w:val="22"/>
        </w:rPr>
        <w:t>(</w:t>
      </w:r>
      <w:proofErr w:type="spellStart"/>
      <w:r w:rsidRPr="00CA35A8">
        <w:rPr>
          <w:rFonts w:ascii="Tahoma" w:hAnsi="Tahoma" w:cs="Tahoma"/>
          <w:b/>
          <w:sz w:val="22"/>
          <w:szCs w:val="22"/>
        </w:rPr>
        <w:t>i</w:t>
      </w:r>
      <w:r>
        <w:rPr>
          <w:rFonts w:ascii="Tahoma" w:hAnsi="Tahoma" w:cs="Tahoma"/>
          <w:b/>
          <w:sz w:val="22"/>
          <w:szCs w:val="22"/>
        </w:rPr>
        <w:t>ii</w:t>
      </w:r>
      <w:proofErr w:type="spellEnd"/>
      <w:r w:rsidRPr="00CA35A8">
        <w:rPr>
          <w:rFonts w:ascii="Tahoma" w:hAnsi="Tahoma" w:cs="Tahoma"/>
          <w:b/>
          <w:sz w:val="22"/>
          <w:szCs w:val="22"/>
        </w:rPr>
        <w:t>)</w:t>
      </w:r>
      <w:r>
        <w:rPr>
          <w:rFonts w:ascii="Tahoma" w:hAnsi="Tahoma" w:cs="Tahoma"/>
          <w:b/>
          <w:sz w:val="22"/>
          <w:szCs w:val="22"/>
        </w:rPr>
        <w:t xml:space="preserve"> </w:t>
      </w:r>
      <w:r w:rsidRPr="00533952">
        <w:rPr>
          <w:rFonts w:ascii="Tahoma" w:hAnsi="Tahoma" w:cs="Tahoma"/>
          <w:sz w:val="22"/>
          <w:szCs w:val="22"/>
        </w:rPr>
        <w:t xml:space="preserve">a data de pagamento de Remuneração </w:t>
      </w:r>
      <w:r>
        <w:rPr>
          <w:rFonts w:ascii="Tahoma" w:hAnsi="Tahoma" w:cs="Tahoma"/>
          <w:sz w:val="22"/>
          <w:szCs w:val="22"/>
        </w:rPr>
        <w:t xml:space="preserve">da Segunda Série, </w:t>
      </w:r>
      <w:r w:rsidRPr="00533952">
        <w:rPr>
          <w:rFonts w:ascii="Tahoma" w:hAnsi="Tahoma" w:cs="Tahoma"/>
          <w:sz w:val="22"/>
          <w:szCs w:val="22"/>
        </w:rPr>
        <w:t>imediatamente anterior</w:t>
      </w:r>
      <w:r>
        <w:rPr>
          <w:rFonts w:ascii="Tahoma" w:hAnsi="Tahoma" w:cs="Tahoma"/>
          <w:sz w:val="22"/>
          <w:szCs w:val="22"/>
        </w:rPr>
        <w:t>, conforme o caso</w:t>
      </w:r>
      <w:r w:rsidRPr="004A2EB3">
        <w:rPr>
          <w:rFonts w:ascii="Tahoma" w:hAnsi="Tahoma" w:cs="Tahoma"/>
          <w:sz w:val="22"/>
          <w:szCs w:val="22"/>
        </w:rPr>
        <w:t>, até a data da efetiva Amortização Extraordinária e dos Encargos Moratórios, se for o caso</w:t>
      </w:r>
      <w:r>
        <w:rPr>
          <w:rFonts w:ascii="Tahoma" w:hAnsi="Tahoma" w:cs="Tahoma"/>
          <w:sz w:val="22"/>
          <w:szCs w:val="22"/>
        </w:rPr>
        <w:t xml:space="preserve"> (“</w:t>
      </w:r>
      <w:r w:rsidRPr="004A2EB3">
        <w:rPr>
          <w:rFonts w:ascii="Tahoma" w:hAnsi="Tahoma" w:cs="Tahoma"/>
          <w:sz w:val="22"/>
          <w:szCs w:val="22"/>
          <w:u w:val="single"/>
        </w:rPr>
        <w:t>Valor de Amortização Extraordinária</w:t>
      </w:r>
      <w:r>
        <w:rPr>
          <w:rFonts w:ascii="Tahoma" w:hAnsi="Tahoma" w:cs="Tahoma"/>
          <w:sz w:val="22"/>
          <w:szCs w:val="22"/>
        </w:rPr>
        <w:t>”).</w:t>
      </w:r>
    </w:p>
    <w:p w14:paraId="4D695710" w14:textId="77777777" w:rsidR="004A2EB3" w:rsidRDefault="004A2EB3" w:rsidP="00B14690">
      <w:pPr>
        <w:tabs>
          <w:tab w:val="left" w:pos="851"/>
        </w:tabs>
        <w:spacing w:after="0" w:line="320" w:lineRule="exact"/>
        <w:rPr>
          <w:rFonts w:ascii="Tahoma" w:hAnsi="Tahoma" w:cs="Tahoma"/>
          <w:sz w:val="22"/>
          <w:szCs w:val="22"/>
        </w:rPr>
      </w:pPr>
    </w:p>
    <w:p w14:paraId="5D3DDBA0" w14:textId="77777777" w:rsidR="00305837" w:rsidRDefault="005959D3" w:rsidP="00B14690">
      <w:pPr>
        <w:tabs>
          <w:tab w:val="left" w:pos="851"/>
        </w:tabs>
        <w:spacing w:after="0" w:line="320" w:lineRule="exact"/>
        <w:rPr>
          <w:rFonts w:ascii="Tahoma" w:hAnsi="Tahoma" w:cs="Tahoma"/>
          <w:sz w:val="22"/>
          <w:szCs w:val="22"/>
        </w:rPr>
      </w:pPr>
      <w:r>
        <w:rPr>
          <w:rFonts w:ascii="Tahoma" w:hAnsi="Tahoma" w:cs="Tahoma"/>
          <w:sz w:val="22"/>
          <w:szCs w:val="22"/>
        </w:rPr>
        <w:t>5.2.</w:t>
      </w:r>
      <w:r w:rsidR="00277810">
        <w:rPr>
          <w:rFonts w:ascii="Tahoma" w:hAnsi="Tahoma" w:cs="Tahoma"/>
          <w:sz w:val="22"/>
          <w:szCs w:val="22"/>
        </w:rPr>
        <w:t>4</w:t>
      </w:r>
      <w:r>
        <w:rPr>
          <w:rFonts w:ascii="Tahoma" w:hAnsi="Tahoma" w:cs="Tahoma"/>
          <w:sz w:val="22"/>
          <w:szCs w:val="22"/>
        </w:rPr>
        <w:t>.</w:t>
      </w:r>
      <w:r>
        <w:rPr>
          <w:rFonts w:ascii="Tahoma" w:hAnsi="Tahoma" w:cs="Tahoma"/>
          <w:sz w:val="22"/>
          <w:szCs w:val="22"/>
        </w:rPr>
        <w:tab/>
      </w:r>
      <w:r w:rsidR="00AB65AD">
        <w:rPr>
          <w:rFonts w:ascii="Tahoma" w:hAnsi="Tahoma" w:cs="Tahoma"/>
          <w:sz w:val="22"/>
          <w:szCs w:val="22"/>
        </w:rPr>
        <w:t xml:space="preserve">O </w:t>
      </w:r>
      <w:r w:rsidR="00305837" w:rsidRPr="00305837">
        <w:rPr>
          <w:rFonts w:ascii="Tahoma" w:hAnsi="Tahoma" w:cs="Tahoma"/>
          <w:sz w:val="22"/>
          <w:szCs w:val="22"/>
        </w:rPr>
        <w:t xml:space="preserve">Resgate Antecipado Obrigatório </w:t>
      </w:r>
      <w:r w:rsidR="00461DF8">
        <w:rPr>
          <w:rFonts w:ascii="Tahoma" w:hAnsi="Tahoma" w:cs="Tahoma"/>
          <w:sz w:val="22"/>
          <w:szCs w:val="22"/>
        </w:rPr>
        <w:t xml:space="preserve">e a </w:t>
      </w:r>
      <w:r w:rsidR="0013466E" w:rsidRPr="0013466E">
        <w:rPr>
          <w:rFonts w:ascii="Tahoma" w:hAnsi="Tahoma" w:cs="Tahoma"/>
          <w:sz w:val="22"/>
          <w:szCs w:val="22"/>
        </w:rPr>
        <w:t>Amortização Extraordinária</w:t>
      </w:r>
      <w:r w:rsidR="0013466E" w:rsidRPr="0013466E" w:rsidDel="0013466E">
        <w:rPr>
          <w:rFonts w:ascii="Tahoma" w:hAnsi="Tahoma" w:cs="Tahoma"/>
          <w:sz w:val="22"/>
          <w:szCs w:val="22"/>
        </w:rPr>
        <w:t xml:space="preserve"> </w:t>
      </w:r>
      <w:r w:rsidR="00305837" w:rsidRPr="00305837">
        <w:rPr>
          <w:rFonts w:ascii="Tahoma" w:hAnsi="Tahoma" w:cs="Tahoma"/>
          <w:sz w:val="22"/>
          <w:szCs w:val="22"/>
        </w:rPr>
        <w:t>dever</w:t>
      </w:r>
      <w:r w:rsidR="00461DF8">
        <w:rPr>
          <w:rFonts w:ascii="Tahoma" w:hAnsi="Tahoma" w:cs="Tahoma"/>
          <w:sz w:val="22"/>
          <w:szCs w:val="22"/>
        </w:rPr>
        <w:t>ão</w:t>
      </w:r>
      <w:r w:rsidR="00305837" w:rsidRPr="00305837">
        <w:rPr>
          <w:rFonts w:ascii="Tahoma" w:hAnsi="Tahoma" w:cs="Tahoma"/>
          <w:sz w:val="22"/>
          <w:szCs w:val="22"/>
        </w:rPr>
        <w:t xml:space="preserve"> abranger</w:t>
      </w:r>
      <w:r w:rsidR="00305837">
        <w:rPr>
          <w:rFonts w:ascii="Tahoma" w:hAnsi="Tahoma" w:cs="Tahoma"/>
          <w:sz w:val="22"/>
          <w:szCs w:val="22"/>
        </w:rPr>
        <w:t xml:space="preserve"> igualmente todas as Debêntures.</w:t>
      </w:r>
    </w:p>
    <w:p w14:paraId="291F68A9" w14:textId="77777777" w:rsidR="003D0FE2" w:rsidRDefault="003D0FE2" w:rsidP="00B14690">
      <w:pPr>
        <w:tabs>
          <w:tab w:val="left" w:pos="851"/>
        </w:tabs>
        <w:spacing w:after="0" w:line="320" w:lineRule="exact"/>
        <w:rPr>
          <w:rFonts w:ascii="Tahoma" w:hAnsi="Tahoma" w:cs="Tahoma"/>
          <w:sz w:val="22"/>
          <w:szCs w:val="22"/>
        </w:rPr>
      </w:pPr>
    </w:p>
    <w:p w14:paraId="34FEE593" w14:textId="77777777" w:rsidR="00EF713C" w:rsidRDefault="00EF713C" w:rsidP="00B14690">
      <w:pPr>
        <w:tabs>
          <w:tab w:val="left" w:pos="851"/>
        </w:tabs>
        <w:spacing w:after="0" w:line="320" w:lineRule="exact"/>
        <w:rPr>
          <w:rFonts w:ascii="Tahoma" w:hAnsi="Tahoma" w:cs="Tahoma"/>
          <w:sz w:val="22"/>
          <w:szCs w:val="22"/>
        </w:rPr>
      </w:pPr>
      <w:r>
        <w:rPr>
          <w:rFonts w:ascii="Tahoma" w:hAnsi="Tahoma" w:cs="Tahoma"/>
          <w:sz w:val="22"/>
          <w:szCs w:val="22"/>
        </w:rPr>
        <w:t>5.2.</w:t>
      </w:r>
      <w:r w:rsidR="005959D3">
        <w:rPr>
          <w:rFonts w:ascii="Tahoma" w:hAnsi="Tahoma" w:cs="Tahoma"/>
          <w:sz w:val="22"/>
          <w:szCs w:val="22"/>
        </w:rPr>
        <w:t>5</w:t>
      </w:r>
      <w:r>
        <w:rPr>
          <w:rFonts w:ascii="Tahoma" w:hAnsi="Tahoma" w:cs="Tahoma"/>
          <w:sz w:val="22"/>
          <w:szCs w:val="22"/>
        </w:rPr>
        <w:t>.</w:t>
      </w:r>
      <w:r>
        <w:rPr>
          <w:rFonts w:ascii="Tahoma" w:hAnsi="Tahoma" w:cs="Tahoma"/>
          <w:sz w:val="22"/>
          <w:szCs w:val="22"/>
        </w:rPr>
        <w:tab/>
      </w:r>
      <w:r w:rsidRPr="00EF713C">
        <w:rPr>
          <w:rFonts w:ascii="Tahoma" w:hAnsi="Tahoma" w:cs="Tahoma"/>
          <w:sz w:val="22"/>
          <w:szCs w:val="22"/>
        </w:rPr>
        <w:t>Ocorrido quaisquer dos eventos de</w:t>
      </w:r>
      <w:r w:rsidR="00184AC5">
        <w:rPr>
          <w:rFonts w:ascii="Tahoma" w:hAnsi="Tahoma" w:cs="Tahoma"/>
          <w:sz w:val="22"/>
          <w:szCs w:val="22"/>
        </w:rPr>
        <w:t xml:space="preserve">scritos nas Cláusulas 5.2.2 </w:t>
      </w:r>
      <w:r w:rsidR="00461DF8">
        <w:rPr>
          <w:rFonts w:ascii="Tahoma" w:hAnsi="Tahoma" w:cs="Tahoma"/>
          <w:sz w:val="22"/>
          <w:szCs w:val="22"/>
        </w:rPr>
        <w:t>e</w:t>
      </w:r>
      <w:r w:rsidR="00184AC5">
        <w:rPr>
          <w:rFonts w:ascii="Tahoma" w:hAnsi="Tahoma" w:cs="Tahoma"/>
          <w:sz w:val="22"/>
          <w:szCs w:val="22"/>
        </w:rPr>
        <w:t xml:space="preserve"> 5.2.</w:t>
      </w:r>
      <w:r w:rsidR="00D02B46">
        <w:rPr>
          <w:rFonts w:ascii="Tahoma" w:hAnsi="Tahoma" w:cs="Tahoma"/>
          <w:sz w:val="22"/>
          <w:szCs w:val="22"/>
        </w:rPr>
        <w:t>3</w:t>
      </w:r>
      <w:r w:rsidR="00184AC5">
        <w:rPr>
          <w:rFonts w:ascii="Tahoma" w:hAnsi="Tahoma" w:cs="Tahoma"/>
          <w:sz w:val="22"/>
          <w:szCs w:val="22"/>
        </w:rPr>
        <w:t xml:space="preserve"> acima</w:t>
      </w:r>
      <w:r w:rsidRPr="00EF713C">
        <w:rPr>
          <w:rFonts w:ascii="Tahoma" w:hAnsi="Tahoma" w:cs="Tahoma"/>
          <w:sz w:val="22"/>
          <w:szCs w:val="22"/>
        </w:rPr>
        <w:t>, a Emissora se obriga a realizar a Amortização Extraordinária Obrigatória</w:t>
      </w:r>
      <w:r w:rsidR="00184AC5">
        <w:rPr>
          <w:rFonts w:ascii="Tahoma" w:hAnsi="Tahoma" w:cs="Tahoma"/>
          <w:sz w:val="22"/>
          <w:szCs w:val="22"/>
        </w:rPr>
        <w:t>,</w:t>
      </w:r>
      <w:r w:rsidRPr="00EF713C">
        <w:rPr>
          <w:rFonts w:ascii="Tahoma" w:hAnsi="Tahoma" w:cs="Tahoma"/>
          <w:sz w:val="22"/>
          <w:szCs w:val="22"/>
        </w:rPr>
        <w:t xml:space="preserve"> o Resgate Antecipado Obrigatório</w:t>
      </w:r>
      <w:r w:rsidR="00184AC5">
        <w:rPr>
          <w:rFonts w:ascii="Tahoma" w:hAnsi="Tahoma" w:cs="Tahoma"/>
          <w:sz w:val="22"/>
          <w:szCs w:val="22"/>
        </w:rPr>
        <w:t xml:space="preserve"> ou a </w:t>
      </w:r>
      <w:r w:rsidR="0013466E" w:rsidRPr="0013466E">
        <w:rPr>
          <w:rFonts w:ascii="Tahoma" w:hAnsi="Tahoma" w:cs="Tahoma"/>
          <w:sz w:val="22"/>
          <w:szCs w:val="22"/>
        </w:rPr>
        <w:t>Amortização Extraordinária</w:t>
      </w:r>
      <w:r w:rsidRPr="00EF713C">
        <w:rPr>
          <w:rFonts w:ascii="Tahoma" w:hAnsi="Tahoma" w:cs="Tahoma"/>
          <w:sz w:val="22"/>
          <w:szCs w:val="22"/>
        </w:rPr>
        <w:t xml:space="preserve">, conforme o caso, no prazo de até </w:t>
      </w:r>
      <w:r w:rsidR="002A0CC6">
        <w:rPr>
          <w:rFonts w:ascii="Tahoma" w:hAnsi="Tahoma" w:cs="Tahoma"/>
          <w:sz w:val="22"/>
          <w:szCs w:val="22"/>
        </w:rPr>
        <w:t>5</w:t>
      </w:r>
      <w:r w:rsidRPr="00EF713C">
        <w:rPr>
          <w:rFonts w:ascii="Tahoma" w:hAnsi="Tahoma" w:cs="Tahoma"/>
          <w:sz w:val="22"/>
          <w:szCs w:val="22"/>
        </w:rPr>
        <w:t xml:space="preserve"> (</w:t>
      </w:r>
      <w:r w:rsidR="002A0CC6">
        <w:rPr>
          <w:rFonts w:ascii="Tahoma" w:hAnsi="Tahoma" w:cs="Tahoma"/>
          <w:sz w:val="22"/>
          <w:szCs w:val="22"/>
        </w:rPr>
        <w:t>cinco</w:t>
      </w:r>
      <w:r w:rsidR="003D0FE2">
        <w:rPr>
          <w:rFonts w:ascii="Tahoma" w:hAnsi="Tahoma" w:cs="Tahoma"/>
          <w:sz w:val="22"/>
          <w:szCs w:val="22"/>
        </w:rPr>
        <w:t xml:space="preserve">) </w:t>
      </w:r>
      <w:r w:rsidR="002A0CC6">
        <w:rPr>
          <w:rFonts w:ascii="Tahoma" w:hAnsi="Tahoma" w:cs="Tahoma"/>
          <w:sz w:val="22"/>
          <w:szCs w:val="22"/>
        </w:rPr>
        <w:t>D</w:t>
      </w:r>
      <w:r w:rsidR="003D0FE2">
        <w:rPr>
          <w:rFonts w:ascii="Tahoma" w:hAnsi="Tahoma" w:cs="Tahoma"/>
          <w:sz w:val="22"/>
          <w:szCs w:val="22"/>
        </w:rPr>
        <w:t xml:space="preserve">ias </w:t>
      </w:r>
      <w:r w:rsidR="002A0CC6">
        <w:rPr>
          <w:rFonts w:ascii="Tahoma" w:hAnsi="Tahoma" w:cs="Tahoma"/>
          <w:sz w:val="22"/>
          <w:szCs w:val="22"/>
        </w:rPr>
        <w:t xml:space="preserve">Úteis </w:t>
      </w:r>
      <w:r w:rsidR="003D0FE2">
        <w:rPr>
          <w:rFonts w:ascii="Tahoma" w:hAnsi="Tahoma" w:cs="Tahoma"/>
          <w:sz w:val="22"/>
          <w:szCs w:val="22"/>
        </w:rPr>
        <w:t>contados da ocorrência do respectivo evento</w:t>
      </w:r>
      <w:r>
        <w:rPr>
          <w:rFonts w:ascii="Tahoma" w:hAnsi="Tahoma" w:cs="Tahoma"/>
          <w:sz w:val="22"/>
          <w:szCs w:val="22"/>
        </w:rPr>
        <w:t>.</w:t>
      </w:r>
    </w:p>
    <w:p w14:paraId="31BA0B80" w14:textId="77777777" w:rsidR="00EF713C" w:rsidRDefault="00EF713C" w:rsidP="00B14690">
      <w:pPr>
        <w:tabs>
          <w:tab w:val="left" w:pos="851"/>
        </w:tabs>
        <w:spacing w:after="0" w:line="320" w:lineRule="exact"/>
        <w:rPr>
          <w:rFonts w:ascii="Tahoma" w:hAnsi="Tahoma" w:cs="Tahoma"/>
          <w:sz w:val="22"/>
          <w:szCs w:val="22"/>
        </w:rPr>
      </w:pPr>
    </w:p>
    <w:p w14:paraId="4957F1D6" w14:textId="77777777" w:rsidR="00D615E4" w:rsidRDefault="00D615E4" w:rsidP="00B14690">
      <w:pPr>
        <w:tabs>
          <w:tab w:val="left" w:pos="851"/>
        </w:tabs>
        <w:spacing w:after="0" w:line="320" w:lineRule="exact"/>
        <w:rPr>
          <w:rFonts w:ascii="Tahoma" w:hAnsi="Tahoma" w:cs="Tahoma"/>
          <w:bCs/>
          <w:sz w:val="22"/>
          <w:szCs w:val="22"/>
        </w:rPr>
      </w:pPr>
      <w:r>
        <w:rPr>
          <w:rFonts w:ascii="Tahoma" w:hAnsi="Tahoma" w:cs="Tahoma"/>
          <w:bCs/>
          <w:sz w:val="22"/>
          <w:szCs w:val="22"/>
        </w:rPr>
        <w:t>5.2.</w:t>
      </w:r>
      <w:r w:rsidR="005959D3">
        <w:rPr>
          <w:rFonts w:ascii="Tahoma" w:hAnsi="Tahoma" w:cs="Tahoma"/>
          <w:bCs/>
          <w:sz w:val="22"/>
          <w:szCs w:val="22"/>
        </w:rPr>
        <w:t>6</w:t>
      </w:r>
      <w:r>
        <w:rPr>
          <w:rFonts w:ascii="Tahoma" w:hAnsi="Tahoma" w:cs="Tahoma"/>
          <w:bCs/>
          <w:sz w:val="22"/>
          <w:szCs w:val="22"/>
        </w:rPr>
        <w:t>.</w:t>
      </w:r>
      <w:r>
        <w:rPr>
          <w:rFonts w:ascii="Tahoma" w:hAnsi="Tahoma" w:cs="Tahoma"/>
          <w:bCs/>
          <w:sz w:val="22"/>
          <w:szCs w:val="22"/>
        </w:rPr>
        <w:tab/>
      </w:r>
      <w:r w:rsidRPr="00D615E4">
        <w:rPr>
          <w:rFonts w:ascii="Tahoma" w:hAnsi="Tahoma" w:cs="Tahoma"/>
          <w:bCs/>
          <w:sz w:val="22"/>
          <w:szCs w:val="22"/>
        </w:rPr>
        <w:t>A Emissora deverá enviar aviso individual à cada um dos Debenturistas da respectiva Série ou de todas as Séries, conforme o caso, com cópia para o Agente Fiduciário</w:t>
      </w:r>
      <w:r w:rsidR="00F059E6">
        <w:rPr>
          <w:rFonts w:ascii="Tahoma" w:hAnsi="Tahoma" w:cs="Tahoma"/>
          <w:bCs/>
          <w:sz w:val="22"/>
          <w:szCs w:val="22"/>
        </w:rPr>
        <w:t xml:space="preserve"> e ao </w:t>
      </w:r>
      <w:proofErr w:type="spellStart"/>
      <w:r w:rsidR="00F059E6">
        <w:rPr>
          <w:rFonts w:ascii="Tahoma" w:hAnsi="Tahoma" w:cs="Tahoma"/>
          <w:bCs/>
          <w:sz w:val="22"/>
          <w:szCs w:val="22"/>
        </w:rPr>
        <w:t>Escriturador</w:t>
      </w:r>
      <w:proofErr w:type="spellEnd"/>
      <w:r w:rsidRPr="00D615E4">
        <w:rPr>
          <w:rFonts w:ascii="Tahoma" w:hAnsi="Tahoma" w:cs="Tahoma"/>
          <w:bCs/>
          <w:sz w:val="22"/>
          <w:szCs w:val="22"/>
        </w:rPr>
        <w:t xml:space="preserve">, com antecedência mínima de </w:t>
      </w:r>
      <w:r w:rsidR="00F505A1">
        <w:rPr>
          <w:rFonts w:ascii="Tahoma" w:hAnsi="Tahoma" w:cs="Tahoma"/>
          <w:bCs/>
          <w:sz w:val="22"/>
          <w:szCs w:val="22"/>
        </w:rPr>
        <w:t>5</w:t>
      </w:r>
      <w:r w:rsidRPr="00D615E4">
        <w:rPr>
          <w:rFonts w:ascii="Tahoma" w:hAnsi="Tahoma" w:cs="Tahoma"/>
          <w:bCs/>
          <w:sz w:val="22"/>
          <w:szCs w:val="22"/>
        </w:rPr>
        <w:t xml:space="preserve"> (</w:t>
      </w:r>
      <w:r w:rsidR="00F505A1">
        <w:rPr>
          <w:rFonts w:ascii="Tahoma" w:hAnsi="Tahoma" w:cs="Tahoma"/>
          <w:bCs/>
          <w:sz w:val="22"/>
          <w:szCs w:val="22"/>
        </w:rPr>
        <w:t>cinco</w:t>
      </w:r>
      <w:r w:rsidRPr="00D615E4">
        <w:rPr>
          <w:rFonts w:ascii="Tahoma" w:hAnsi="Tahoma" w:cs="Tahoma"/>
          <w:bCs/>
          <w:sz w:val="22"/>
          <w:szCs w:val="22"/>
        </w:rPr>
        <w:t xml:space="preserve">) Dias Úteis contados da data em que for ocorrer o </w:t>
      </w:r>
      <w:r>
        <w:rPr>
          <w:rFonts w:ascii="Tahoma" w:hAnsi="Tahoma" w:cs="Tahoma"/>
          <w:bCs/>
          <w:sz w:val="22"/>
          <w:szCs w:val="22"/>
        </w:rPr>
        <w:t>e</w:t>
      </w:r>
      <w:r w:rsidRPr="00D615E4">
        <w:rPr>
          <w:rFonts w:ascii="Tahoma" w:hAnsi="Tahoma" w:cs="Tahoma"/>
          <w:bCs/>
          <w:sz w:val="22"/>
          <w:szCs w:val="22"/>
        </w:rPr>
        <w:t>vento de Amortização Extraordinária Obrigatória</w:t>
      </w:r>
      <w:r w:rsidR="00755CFA">
        <w:rPr>
          <w:rFonts w:ascii="Tahoma" w:hAnsi="Tahoma" w:cs="Tahoma"/>
          <w:bCs/>
          <w:sz w:val="22"/>
          <w:szCs w:val="22"/>
        </w:rPr>
        <w:t>,</w:t>
      </w:r>
      <w:r w:rsidRPr="00D615E4">
        <w:rPr>
          <w:rFonts w:ascii="Tahoma" w:hAnsi="Tahoma" w:cs="Tahoma"/>
          <w:bCs/>
          <w:sz w:val="22"/>
          <w:szCs w:val="22"/>
        </w:rPr>
        <w:t xml:space="preserve"> </w:t>
      </w:r>
      <w:r>
        <w:rPr>
          <w:rFonts w:ascii="Tahoma" w:hAnsi="Tahoma" w:cs="Tahoma"/>
          <w:bCs/>
          <w:sz w:val="22"/>
          <w:szCs w:val="22"/>
        </w:rPr>
        <w:t>e</w:t>
      </w:r>
      <w:r w:rsidRPr="00D615E4">
        <w:rPr>
          <w:rFonts w:ascii="Tahoma" w:hAnsi="Tahoma" w:cs="Tahoma"/>
          <w:bCs/>
          <w:sz w:val="22"/>
          <w:szCs w:val="22"/>
        </w:rPr>
        <w:t xml:space="preserve">vento </w:t>
      </w:r>
      <w:r w:rsidR="00F505A1">
        <w:rPr>
          <w:rFonts w:ascii="Tahoma" w:hAnsi="Tahoma" w:cs="Tahoma"/>
          <w:bCs/>
          <w:sz w:val="22"/>
          <w:szCs w:val="22"/>
        </w:rPr>
        <w:t xml:space="preserve">de </w:t>
      </w:r>
      <w:r w:rsidRPr="00D615E4">
        <w:rPr>
          <w:rFonts w:ascii="Tahoma" w:hAnsi="Tahoma" w:cs="Tahoma"/>
          <w:bCs/>
          <w:sz w:val="22"/>
          <w:szCs w:val="22"/>
        </w:rPr>
        <w:t xml:space="preserve">Resgate Antecipado Obrigatório </w:t>
      </w:r>
      <w:r w:rsidR="00755CFA">
        <w:rPr>
          <w:rFonts w:ascii="Tahoma" w:hAnsi="Tahoma" w:cs="Tahoma"/>
          <w:bCs/>
          <w:sz w:val="22"/>
          <w:szCs w:val="22"/>
        </w:rPr>
        <w:t xml:space="preserve">ou o evento de </w:t>
      </w:r>
      <w:r w:rsidR="0013466E" w:rsidRPr="0013466E">
        <w:rPr>
          <w:rFonts w:ascii="Tahoma" w:hAnsi="Tahoma" w:cs="Tahoma"/>
          <w:bCs/>
          <w:sz w:val="22"/>
          <w:szCs w:val="22"/>
        </w:rPr>
        <w:t>Amortização Extraordinária</w:t>
      </w:r>
      <w:r w:rsidR="00755CFA">
        <w:rPr>
          <w:rFonts w:ascii="Tahoma" w:hAnsi="Tahoma" w:cs="Tahoma"/>
          <w:bCs/>
          <w:sz w:val="22"/>
          <w:szCs w:val="22"/>
        </w:rPr>
        <w:t xml:space="preserve">, </w:t>
      </w:r>
      <w:r w:rsidRPr="00D615E4">
        <w:rPr>
          <w:rFonts w:ascii="Tahoma" w:hAnsi="Tahoma" w:cs="Tahoma"/>
          <w:bCs/>
          <w:sz w:val="22"/>
          <w:szCs w:val="22"/>
        </w:rPr>
        <w:t xml:space="preserve">informando </w:t>
      </w:r>
      <w:r w:rsidRPr="00D615E4">
        <w:rPr>
          <w:rFonts w:ascii="Tahoma" w:hAnsi="Tahoma" w:cs="Tahoma"/>
          <w:b/>
          <w:bCs/>
          <w:sz w:val="22"/>
          <w:szCs w:val="22"/>
        </w:rPr>
        <w:t>(i)</w:t>
      </w:r>
      <w:r w:rsidRPr="00D615E4">
        <w:rPr>
          <w:rFonts w:ascii="Tahoma" w:hAnsi="Tahoma" w:cs="Tahoma"/>
          <w:bCs/>
          <w:sz w:val="22"/>
          <w:szCs w:val="22"/>
        </w:rPr>
        <w:t xml:space="preserve"> a ocorrência do respectivo evento; </w:t>
      </w:r>
      <w:r w:rsidRPr="00D615E4">
        <w:rPr>
          <w:rFonts w:ascii="Tahoma" w:hAnsi="Tahoma" w:cs="Tahoma"/>
          <w:b/>
          <w:bCs/>
          <w:sz w:val="22"/>
          <w:szCs w:val="22"/>
        </w:rPr>
        <w:t>(</w:t>
      </w:r>
      <w:proofErr w:type="spellStart"/>
      <w:r w:rsidRPr="00D615E4">
        <w:rPr>
          <w:rFonts w:ascii="Tahoma" w:hAnsi="Tahoma" w:cs="Tahoma"/>
          <w:b/>
          <w:bCs/>
          <w:sz w:val="22"/>
          <w:szCs w:val="22"/>
        </w:rPr>
        <w:t>ii</w:t>
      </w:r>
      <w:proofErr w:type="spellEnd"/>
      <w:r w:rsidRPr="00D615E4">
        <w:rPr>
          <w:rFonts w:ascii="Tahoma" w:hAnsi="Tahoma" w:cs="Tahoma"/>
          <w:b/>
          <w:bCs/>
          <w:sz w:val="22"/>
          <w:szCs w:val="22"/>
        </w:rPr>
        <w:t>)</w:t>
      </w:r>
      <w:r w:rsidRPr="00D615E4">
        <w:rPr>
          <w:rFonts w:ascii="Tahoma" w:hAnsi="Tahoma" w:cs="Tahoma"/>
          <w:bCs/>
          <w:sz w:val="22"/>
          <w:szCs w:val="22"/>
        </w:rPr>
        <w:t xml:space="preserve"> a data para a realização da Amortização Extraordinária Obrigatóri</w:t>
      </w:r>
      <w:r w:rsidR="005959D3">
        <w:rPr>
          <w:rFonts w:ascii="Tahoma" w:hAnsi="Tahoma" w:cs="Tahoma"/>
          <w:bCs/>
          <w:sz w:val="22"/>
          <w:szCs w:val="22"/>
        </w:rPr>
        <w:t>a</w:t>
      </w:r>
      <w:r w:rsidR="00755CFA">
        <w:rPr>
          <w:rFonts w:ascii="Tahoma" w:hAnsi="Tahoma" w:cs="Tahoma"/>
          <w:bCs/>
          <w:sz w:val="22"/>
          <w:szCs w:val="22"/>
        </w:rPr>
        <w:t>, d</w:t>
      </w:r>
      <w:r>
        <w:rPr>
          <w:rFonts w:ascii="Tahoma" w:hAnsi="Tahoma" w:cs="Tahoma"/>
          <w:bCs/>
          <w:sz w:val="22"/>
          <w:szCs w:val="22"/>
        </w:rPr>
        <w:t xml:space="preserve">o </w:t>
      </w:r>
      <w:r w:rsidRPr="00D615E4">
        <w:rPr>
          <w:rFonts w:ascii="Tahoma" w:hAnsi="Tahoma" w:cs="Tahoma"/>
          <w:bCs/>
          <w:sz w:val="22"/>
          <w:szCs w:val="22"/>
        </w:rPr>
        <w:t>Resgate Antecipado Obrigatório</w:t>
      </w:r>
      <w:r w:rsidR="00755CFA">
        <w:rPr>
          <w:rFonts w:ascii="Tahoma" w:hAnsi="Tahoma" w:cs="Tahoma"/>
          <w:bCs/>
          <w:sz w:val="22"/>
          <w:szCs w:val="22"/>
        </w:rPr>
        <w:t xml:space="preserve"> ou da </w:t>
      </w:r>
      <w:r w:rsidR="0013466E" w:rsidRPr="0013466E">
        <w:rPr>
          <w:rFonts w:ascii="Tahoma" w:hAnsi="Tahoma" w:cs="Tahoma"/>
          <w:bCs/>
          <w:sz w:val="22"/>
          <w:szCs w:val="22"/>
        </w:rPr>
        <w:t>Amortização Extraordinária</w:t>
      </w:r>
      <w:r w:rsidRPr="00D615E4">
        <w:rPr>
          <w:rFonts w:ascii="Tahoma" w:hAnsi="Tahoma" w:cs="Tahoma"/>
          <w:bCs/>
          <w:sz w:val="22"/>
          <w:szCs w:val="22"/>
        </w:rPr>
        <w:t>, conforme o caso, e o efetivo pagamento aos respectivos Debenturistas, observado o prazo estabelecido n</w:t>
      </w:r>
      <w:r w:rsidR="00F505A1">
        <w:rPr>
          <w:rFonts w:ascii="Tahoma" w:hAnsi="Tahoma" w:cs="Tahoma"/>
          <w:bCs/>
          <w:sz w:val="22"/>
          <w:szCs w:val="22"/>
        </w:rPr>
        <w:t>a Cláusula 5.2.</w:t>
      </w:r>
      <w:r w:rsidR="005959D3">
        <w:rPr>
          <w:rFonts w:ascii="Tahoma" w:hAnsi="Tahoma" w:cs="Tahoma"/>
          <w:bCs/>
          <w:sz w:val="22"/>
          <w:szCs w:val="22"/>
        </w:rPr>
        <w:t>5</w:t>
      </w:r>
      <w:r>
        <w:rPr>
          <w:rFonts w:ascii="Tahoma" w:hAnsi="Tahoma" w:cs="Tahoma"/>
          <w:bCs/>
          <w:sz w:val="22"/>
          <w:szCs w:val="22"/>
        </w:rPr>
        <w:t>. acima</w:t>
      </w:r>
      <w:r w:rsidRPr="00D615E4">
        <w:rPr>
          <w:rFonts w:ascii="Tahoma" w:hAnsi="Tahoma" w:cs="Tahoma"/>
          <w:bCs/>
          <w:sz w:val="22"/>
          <w:szCs w:val="22"/>
        </w:rPr>
        <w:t xml:space="preserve">; </w:t>
      </w:r>
      <w:r w:rsidRPr="00D615E4">
        <w:rPr>
          <w:rFonts w:ascii="Tahoma" w:hAnsi="Tahoma" w:cs="Tahoma"/>
          <w:b/>
          <w:bCs/>
          <w:sz w:val="22"/>
          <w:szCs w:val="22"/>
        </w:rPr>
        <w:t>(</w:t>
      </w:r>
      <w:proofErr w:type="spellStart"/>
      <w:r w:rsidRPr="00D615E4">
        <w:rPr>
          <w:rFonts w:ascii="Tahoma" w:hAnsi="Tahoma" w:cs="Tahoma"/>
          <w:b/>
          <w:bCs/>
          <w:sz w:val="22"/>
          <w:szCs w:val="22"/>
        </w:rPr>
        <w:t>iii</w:t>
      </w:r>
      <w:proofErr w:type="spellEnd"/>
      <w:r w:rsidRPr="00D615E4">
        <w:rPr>
          <w:rFonts w:ascii="Tahoma" w:hAnsi="Tahoma" w:cs="Tahoma"/>
          <w:b/>
          <w:bCs/>
          <w:sz w:val="22"/>
          <w:szCs w:val="22"/>
        </w:rPr>
        <w:t>)</w:t>
      </w:r>
      <w:r w:rsidRPr="00D615E4">
        <w:rPr>
          <w:rFonts w:ascii="Tahoma" w:hAnsi="Tahoma" w:cs="Tahoma"/>
          <w:bCs/>
          <w:sz w:val="22"/>
          <w:szCs w:val="22"/>
        </w:rPr>
        <w:t xml:space="preserve"> </w:t>
      </w:r>
      <w:r w:rsidR="00A23467">
        <w:rPr>
          <w:rFonts w:ascii="Tahoma" w:hAnsi="Tahoma" w:cs="Tahoma"/>
          <w:bCs/>
          <w:sz w:val="22"/>
          <w:szCs w:val="22"/>
        </w:rPr>
        <w:t xml:space="preserve">caso aplicável, </w:t>
      </w:r>
      <w:r w:rsidR="00A23467" w:rsidRPr="00A23467">
        <w:rPr>
          <w:rFonts w:ascii="Tahoma" w:hAnsi="Tahoma" w:cs="Tahoma"/>
          <w:bCs/>
          <w:sz w:val="22"/>
          <w:szCs w:val="22"/>
        </w:rPr>
        <w:t>o percentual do Valor Nominal Unitário das Debêntures que ser</w:t>
      </w:r>
      <w:r w:rsidR="00A23467">
        <w:rPr>
          <w:rFonts w:ascii="Tahoma" w:hAnsi="Tahoma" w:cs="Tahoma"/>
          <w:bCs/>
          <w:sz w:val="22"/>
          <w:szCs w:val="22"/>
        </w:rPr>
        <w:t>á</w:t>
      </w:r>
      <w:r w:rsidR="00A23467" w:rsidRPr="00A23467">
        <w:rPr>
          <w:rFonts w:ascii="Tahoma" w:hAnsi="Tahoma" w:cs="Tahoma"/>
          <w:bCs/>
          <w:sz w:val="22"/>
          <w:szCs w:val="22"/>
        </w:rPr>
        <w:t xml:space="preserve"> amortizad</w:t>
      </w:r>
      <w:r w:rsidR="00A23467">
        <w:rPr>
          <w:rFonts w:ascii="Tahoma" w:hAnsi="Tahoma" w:cs="Tahoma"/>
          <w:bCs/>
          <w:sz w:val="22"/>
          <w:szCs w:val="22"/>
        </w:rPr>
        <w:t xml:space="preserve">o; </w:t>
      </w:r>
      <w:r w:rsidR="00A23467" w:rsidRPr="00A23467">
        <w:rPr>
          <w:rFonts w:ascii="Tahoma" w:hAnsi="Tahoma" w:cs="Tahoma"/>
          <w:b/>
          <w:bCs/>
          <w:sz w:val="22"/>
          <w:szCs w:val="22"/>
        </w:rPr>
        <w:t>(</w:t>
      </w:r>
      <w:proofErr w:type="spellStart"/>
      <w:r w:rsidR="00A23467" w:rsidRPr="00A23467">
        <w:rPr>
          <w:rFonts w:ascii="Tahoma" w:hAnsi="Tahoma" w:cs="Tahoma"/>
          <w:b/>
          <w:bCs/>
          <w:sz w:val="22"/>
          <w:szCs w:val="22"/>
        </w:rPr>
        <w:t>iv</w:t>
      </w:r>
      <w:proofErr w:type="spellEnd"/>
      <w:r w:rsidR="00A23467" w:rsidRPr="00A23467">
        <w:rPr>
          <w:rFonts w:ascii="Tahoma" w:hAnsi="Tahoma" w:cs="Tahoma"/>
          <w:b/>
          <w:bCs/>
          <w:sz w:val="22"/>
          <w:szCs w:val="22"/>
        </w:rPr>
        <w:t>)</w:t>
      </w:r>
      <w:r w:rsidR="00A23467" w:rsidRPr="00A23467">
        <w:rPr>
          <w:rFonts w:ascii="Tahoma" w:hAnsi="Tahoma" w:cs="Tahoma"/>
          <w:bCs/>
          <w:sz w:val="22"/>
          <w:szCs w:val="22"/>
        </w:rPr>
        <w:t xml:space="preserve"> </w:t>
      </w:r>
      <w:r w:rsidRPr="00D615E4">
        <w:rPr>
          <w:rFonts w:ascii="Tahoma" w:hAnsi="Tahoma" w:cs="Tahoma"/>
          <w:bCs/>
          <w:sz w:val="22"/>
          <w:szCs w:val="22"/>
        </w:rPr>
        <w:t xml:space="preserve">o </w:t>
      </w:r>
      <w:r w:rsidR="003D0FE2" w:rsidRPr="00D615E4">
        <w:rPr>
          <w:rFonts w:ascii="Tahoma" w:hAnsi="Tahoma" w:cs="Tahoma"/>
          <w:bCs/>
          <w:sz w:val="22"/>
          <w:szCs w:val="22"/>
        </w:rPr>
        <w:t xml:space="preserve">valor </w:t>
      </w:r>
      <w:r w:rsidRPr="00D615E4">
        <w:rPr>
          <w:rFonts w:ascii="Tahoma" w:hAnsi="Tahoma" w:cs="Tahoma"/>
          <w:bCs/>
          <w:sz w:val="22"/>
          <w:szCs w:val="22"/>
        </w:rPr>
        <w:t xml:space="preserve">da Amortização Extraordinária </w:t>
      </w:r>
      <w:r w:rsidR="003D0FE2">
        <w:rPr>
          <w:rFonts w:ascii="Tahoma" w:hAnsi="Tahoma" w:cs="Tahoma"/>
          <w:bCs/>
          <w:sz w:val="22"/>
          <w:szCs w:val="22"/>
        </w:rPr>
        <w:t>Obrigatória</w:t>
      </w:r>
      <w:r w:rsidR="00755CFA">
        <w:rPr>
          <w:rFonts w:ascii="Tahoma" w:hAnsi="Tahoma" w:cs="Tahoma"/>
          <w:bCs/>
          <w:sz w:val="22"/>
          <w:szCs w:val="22"/>
        </w:rPr>
        <w:t>,</w:t>
      </w:r>
      <w:r w:rsidR="003D0FE2">
        <w:rPr>
          <w:rFonts w:ascii="Tahoma" w:hAnsi="Tahoma" w:cs="Tahoma"/>
          <w:bCs/>
          <w:sz w:val="22"/>
          <w:szCs w:val="22"/>
        </w:rPr>
        <w:t xml:space="preserve"> </w:t>
      </w:r>
      <w:r w:rsidRPr="00D615E4">
        <w:rPr>
          <w:rFonts w:ascii="Tahoma" w:hAnsi="Tahoma" w:cs="Tahoma"/>
          <w:bCs/>
          <w:sz w:val="22"/>
          <w:szCs w:val="22"/>
        </w:rPr>
        <w:t xml:space="preserve">o </w:t>
      </w:r>
      <w:r w:rsidR="003D0FE2">
        <w:rPr>
          <w:rFonts w:ascii="Tahoma" w:hAnsi="Tahoma" w:cs="Tahoma"/>
          <w:bCs/>
          <w:sz w:val="22"/>
          <w:szCs w:val="22"/>
        </w:rPr>
        <w:t>v</w:t>
      </w:r>
      <w:r w:rsidRPr="00D615E4">
        <w:rPr>
          <w:rFonts w:ascii="Tahoma" w:hAnsi="Tahoma" w:cs="Tahoma"/>
          <w:bCs/>
          <w:sz w:val="22"/>
          <w:szCs w:val="22"/>
        </w:rPr>
        <w:t xml:space="preserve">alor do Resgate Antecipado </w:t>
      </w:r>
      <w:r w:rsidR="003D0FE2">
        <w:rPr>
          <w:rFonts w:ascii="Tahoma" w:hAnsi="Tahoma" w:cs="Tahoma"/>
          <w:bCs/>
          <w:sz w:val="22"/>
          <w:szCs w:val="22"/>
        </w:rPr>
        <w:t xml:space="preserve">Obrigatório </w:t>
      </w:r>
      <w:r w:rsidR="00755CFA">
        <w:rPr>
          <w:rFonts w:ascii="Tahoma" w:hAnsi="Tahoma" w:cs="Tahoma"/>
          <w:bCs/>
          <w:sz w:val="22"/>
          <w:szCs w:val="22"/>
        </w:rPr>
        <w:t xml:space="preserve">ou o Valor de </w:t>
      </w:r>
      <w:r w:rsidR="0013466E" w:rsidRPr="0013466E">
        <w:rPr>
          <w:rFonts w:ascii="Tahoma" w:hAnsi="Tahoma" w:cs="Tahoma"/>
          <w:bCs/>
          <w:sz w:val="22"/>
          <w:szCs w:val="22"/>
        </w:rPr>
        <w:t>Amortização Extraordinária</w:t>
      </w:r>
      <w:r w:rsidR="005959D3">
        <w:rPr>
          <w:rFonts w:ascii="Tahoma" w:hAnsi="Tahoma" w:cs="Tahoma"/>
          <w:bCs/>
          <w:sz w:val="22"/>
          <w:szCs w:val="22"/>
        </w:rPr>
        <w:t>, conforme o caso,</w:t>
      </w:r>
      <w:r w:rsidR="00755CFA">
        <w:rPr>
          <w:rFonts w:ascii="Tahoma" w:hAnsi="Tahoma" w:cs="Tahoma"/>
          <w:bCs/>
          <w:sz w:val="22"/>
          <w:szCs w:val="22"/>
        </w:rPr>
        <w:t xml:space="preserve"> </w:t>
      </w:r>
      <w:r w:rsidRPr="00D615E4">
        <w:rPr>
          <w:rFonts w:ascii="Tahoma" w:hAnsi="Tahoma" w:cs="Tahoma"/>
          <w:bCs/>
          <w:sz w:val="22"/>
          <w:szCs w:val="22"/>
        </w:rPr>
        <w:t xml:space="preserve">a ser pago; e </w:t>
      </w:r>
      <w:r w:rsidR="00A23467">
        <w:rPr>
          <w:rFonts w:ascii="Tahoma" w:hAnsi="Tahoma" w:cs="Tahoma"/>
          <w:b/>
          <w:bCs/>
          <w:sz w:val="22"/>
          <w:szCs w:val="22"/>
        </w:rPr>
        <w:t>(</w:t>
      </w:r>
      <w:r w:rsidRPr="00D615E4">
        <w:rPr>
          <w:rFonts w:ascii="Tahoma" w:hAnsi="Tahoma" w:cs="Tahoma"/>
          <w:b/>
          <w:bCs/>
          <w:sz w:val="22"/>
          <w:szCs w:val="22"/>
        </w:rPr>
        <w:t>v)</w:t>
      </w:r>
      <w:r w:rsidRPr="00D615E4">
        <w:rPr>
          <w:rFonts w:ascii="Tahoma" w:hAnsi="Tahoma" w:cs="Tahoma"/>
          <w:bCs/>
          <w:sz w:val="22"/>
          <w:szCs w:val="22"/>
        </w:rPr>
        <w:t xml:space="preserve"> as demais informações consideradas relevantes pela Emissora para conhecimento dos Debenturistas</w:t>
      </w:r>
      <w:r>
        <w:rPr>
          <w:rFonts w:ascii="Tahoma" w:hAnsi="Tahoma" w:cs="Tahoma"/>
          <w:bCs/>
          <w:sz w:val="22"/>
          <w:szCs w:val="22"/>
        </w:rPr>
        <w:t>.</w:t>
      </w:r>
    </w:p>
    <w:p w14:paraId="4DE56B65" w14:textId="77777777" w:rsidR="00D615E4" w:rsidRDefault="00D615E4" w:rsidP="00B14690">
      <w:pPr>
        <w:tabs>
          <w:tab w:val="left" w:pos="851"/>
        </w:tabs>
        <w:spacing w:after="0" w:line="320" w:lineRule="exact"/>
        <w:rPr>
          <w:rFonts w:ascii="Tahoma" w:hAnsi="Tahoma" w:cs="Tahoma"/>
          <w:bCs/>
          <w:sz w:val="22"/>
          <w:szCs w:val="22"/>
        </w:rPr>
      </w:pPr>
    </w:p>
    <w:p w14:paraId="7555D48F" w14:textId="77777777" w:rsidR="00D615E4" w:rsidRDefault="00D615E4" w:rsidP="00B14690">
      <w:pPr>
        <w:tabs>
          <w:tab w:val="left" w:pos="851"/>
        </w:tabs>
        <w:spacing w:after="0" w:line="320" w:lineRule="exact"/>
        <w:rPr>
          <w:rFonts w:ascii="Tahoma" w:hAnsi="Tahoma" w:cs="Tahoma"/>
          <w:sz w:val="22"/>
          <w:szCs w:val="22"/>
        </w:rPr>
      </w:pPr>
      <w:r>
        <w:rPr>
          <w:rFonts w:ascii="Tahoma" w:hAnsi="Tahoma" w:cs="Tahoma"/>
          <w:sz w:val="22"/>
          <w:szCs w:val="22"/>
        </w:rPr>
        <w:t>5.2.</w:t>
      </w:r>
      <w:r w:rsidR="005959D3">
        <w:rPr>
          <w:rFonts w:ascii="Tahoma" w:hAnsi="Tahoma" w:cs="Tahoma"/>
          <w:sz w:val="22"/>
          <w:szCs w:val="22"/>
        </w:rPr>
        <w:t>7</w:t>
      </w:r>
      <w:r>
        <w:rPr>
          <w:rFonts w:ascii="Tahoma" w:hAnsi="Tahoma" w:cs="Tahoma"/>
          <w:sz w:val="22"/>
          <w:szCs w:val="22"/>
        </w:rPr>
        <w:t>.</w:t>
      </w:r>
      <w:r>
        <w:rPr>
          <w:rFonts w:ascii="Tahoma" w:hAnsi="Tahoma" w:cs="Tahoma"/>
          <w:sz w:val="22"/>
          <w:szCs w:val="22"/>
        </w:rPr>
        <w:tab/>
      </w:r>
      <w:r w:rsidRPr="00D615E4">
        <w:rPr>
          <w:rFonts w:ascii="Tahoma" w:hAnsi="Tahoma" w:cs="Tahoma"/>
          <w:sz w:val="22"/>
          <w:szCs w:val="22"/>
        </w:rPr>
        <w:t>A Amortização Extraordinária Obrigatória</w:t>
      </w:r>
      <w:r w:rsidR="00755CFA">
        <w:rPr>
          <w:rFonts w:ascii="Tahoma" w:hAnsi="Tahoma" w:cs="Tahoma"/>
          <w:sz w:val="22"/>
          <w:szCs w:val="22"/>
        </w:rPr>
        <w:t>,</w:t>
      </w:r>
      <w:r w:rsidRPr="00D615E4">
        <w:rPr>
          <w:rFonts w:ascii="Tahoma" w:hAnsi="Tahoma" w:cs="Tahoma"/>
          <w:sz w:val="22"/>
          <w:szCs w:val="22"/>
        </w:rPr>
        <w:t xml:space="preserve"> </w:t>
      </w:r>
      <w:r w:rsidR="00755CFA">
        <w:rPr>
          <w:rFonts w:ascii="Tahoma" w:hAnsi="Tahoma" w:cs="Tahoma"/>
          <w:sz w:val="22"/>
          <w:szCs w:val="22"/>
        </w:rPr>
        <w:t>a</w:t>
      </w:r>
      <w:r w:rsidRPr="00D615E4">
        <w:rPr>
          <w:rFonts w:ascii="Tahoma" w:hAnsi="Tahoma" w:cs="Tahoma"/>
          <w:sz w:val="22"/>
          <w:szCs w:val="22"/>
        </w:rPr>
        <w:t xml:space="preserve"> Resgate Antecipado Obrigatório</w:t>
      </w:r>
      <w:r w:rsidR="00755CFA">
        <w:rPr>
          <w:rFonts w:ascii="Tahoma" w:hAnsi="Tahoma" w:cs="Tahoma"/>
          <w:sz w:val="22"/>
          <w:szCs w:val="22"/>
        </w:rPr>
        <w:t xml:space="preserve"> ou a </w:t>
      </w:r>
      <w:r w:rsidR="0013466E" w:rsidRPr="0013466E">
        <w:rPr>
          <w:rFonts w:ascii="Tahoma" w:hAnsi="Tahoma" w:cs="Tahoma"/>
          <w:bCs/>
          <w:sz w:val="22"/>
          <w:szCs w:val="22"/>
        </w:rPr>
        <w:t>Amortização Extraordinária</w:t>
      </w:r>
      <w:r w:rsidRPr="00D615E4">
        <w:rPr>
          <w:rFonts w:ascii="Tahoma" w:hAnsi="Tahoma" w:cs="Tahoma"/>
          <w:sz w:val="22"/>
          <w:szCs w:val="22"/>
        </w:rPr>
        <w:t>, conforme o caso, seguirão os procedimentos adotados pela B3, conforme as Debêntures estejam custodiadas eletronicamente na B3</w:t>
      </w:r>
      <w:r>
        <w:rPr>
          <w:rFonts w:ascii="Tahoma" w:hAnsi="Tahoma" w:cs="Tahoma"/>
          <w:sz w:val="22"/>
          <w:szCs w:val="22"/>
        </w:rPr>
        <w:t>.</w:t>
      </w:r>
    </w:p>
    <w:p w14:paraId="78C86E1A" w14:textId="77777777" w:rsidR="00D615E4" w:rsidRDefault="00D615E4" w:rsidP="00B14690">
      <w:pPr>
        <w:tabs>
          <w:tab w:val="left" w:pos="851"/>
        </w:tabs>
        <w:spacing w:after="0" w:line="320" w:lineRule="exact"/>
        <w:rPr>
          <w:rFonts w:ascii="Tahoma" w:hAnsi="Tahoma" w:cs="Tahoma"/>
          <w:sz w:val="22"/>
          <w:szCs w:val="22"/>
        </w:rPr>
      </w:pPr>
    </w:p>
    <w:p w14:paraId="3C34DAE6" w14:textId="77777777" w:rsidR="0013466E" w:rsidRDefault="00D615E4" w:rsidP="00B14690">
      <w:pPr>
        <w:tabs>
          <w:tab w:val="left" w:pos="851"/>
        </w:tabs>
        <w:spacing w:after="0" w:line="320" w:lineRule="exact"/>
        <w:rPr>
          <w:rFonts w:ascii="Tahoma" w:hAnsi="Tahoma" w:cs="Tahoma"/>
          <w:sz w:val="22"/>
          <w:szCs w:val="22"/>
        </w:rPr>
      </w:pPr>
      <w:r>
        <w:rPr>
          <w:rFonts w:ascii="Tahoma" w:hAnsi="Tahoma" w:cs="Tahoma"/>
          <w:sz w:val="22"/>
          <w:szCs w:val="22"/>
        </w:rPr>
        <w:t>5.2.</w:t>
      </w:r>
      <w:r w:rsidR="005959D3">
        <w:rPr>
          <w:rFonts w:ascii="Tahoma" w:hAnsi="Tahoma" w:cs="Tahoma"/>
          <w:sz w:val="22"/>
          <w:szCs w:val="22"/>
        </w:rPr>
        <w:t>8</w:t>
      </w:r>
      <w:r>
        <w:rPr>
          <w:rFonts w:ascii="Tahoma" w:hAnsi="Tahoma" w:cs="Tahoma"/>
          <w:sz w:val="22"/>
          <w:szCs w:val="22"/>
        </w:rPr>
        <w:t>.</w:t>
      </w:r>
      <w:r>
        <w:rPr>
          <w:rFonts w:ascii="Tahoma" w:hAnsi="Tahoma" w:cs="Tahoma"/>
          <w:sz w:val="22"/>
          <w:szCs w:val="22"/>
        </w:rPr>
        <w:tab/>
      </w:r>
      <w:r w:rsidRPr="00D615E4">
        <w:rPr>
          <w:rFonts w:ascii="Tahoma" w:hAnsi="Tahoma" w:cs="Tahoma"/>
          <w:sz w:val="22"/>
          <w:szCs w:val="22"/>
        </w:rPr>
        <w:t xml:space="preserve">A B3 deverá ser comunicada pela Emissora </w:t>
      </w:r>
      <w:r w:rsidR="00F059E6">
        <w:rPr>
          <w:rFonts w:ascii="Tahoma" w:hAnsi="Tahoma" w:cs="Tahoma"/>
          <w:sz w:val="22"/>
          <w:szCs w:val="22"/>
        </w:rPr>
        <w:t xml:space="preserve">em conjunto com o </w:t>
      </w:r>
      <w:r w:rsidRPr="00D615E4">
        <w:rPr>
          <w:rFonts w:ascii="Tahoma" w:hAnsi="Tahoma" w:cs="Tahoma"/>
          <w:sz w:val="22"/>
          <w:szCs w:val="22"/>
        </w:rPr>
        <w:t xml:space="preserve">Agente Fiduciário, com antecedência mínima de </w:t>
      </w:r>
      <w:r w:rsidR="00F505A1">
        <w:rPr>
          <w:rFonts w:ascii="Tahoma" w:hAnsi="Tahoma" w:cs="Tahoma"/>
          <w:sz w:val="22"/>
          <w:szCs w:val="22"/>
        </w:rPr>
        <w:t>5</w:t>
      </w:r>
      <w:r w:rsidRPr="00D615E4">
        <w:rPr>
          <w:rFonts w:ascii="Tahoma" w:hAnsi="Tahoma" w:cs="Tahoma"/>
          <w:sz w:val="22"/>
          <w:szCs w:val="22"/>
        </w:rPr>
        <w:t xml:space="preserve"> (</w:t>
      </w:r>
      <w:r w:rsidR="00F505A1">
        <w:rPr>
          <w:rFonts w:ascii="Tahoma" w:hAnsi="Tahoma" w:cs="Tahoma"/>
          <w:sz w:val="22"/>
          <w:szCs w:val="22"/>
        </w:rPr>
        <w:t>cinco</w:t>
      </w:r>
      <w:r w:rsidRPr="00D615E4">
        <w:rPr>
          <w:rFonts w:ascii="Tahoma" w:hAnsi="Tahoma" w:cs="Tahoma"/>
          <w:sz w:val="22"/>
          <w:szCs w:val="22"/>
        </w:rPr>
        <w:t>) Dias Úteis da respectiva data prevista</w:t>
      </w:r>
      <w:r>
        <w:rPr>
          <w:rFonts w:ascii="Tahoma" w:hAnsi="Tahoma" w:cs="Tahoma"/>
          <w:sz w:val="22"/>
          <w:szCs w:val="22"/>
        </w:rPr>
        <w:t>,</w:t>
      </w:r>
      <w:r w:rsidRPr="00D615E4">
        <w:rPr>
          <w:rFonts w:ascii="Tahoma" w:hAnsi="Tahoma" w:cs="Tahoma"/>
          <w:sz w:val="22"/>
          <w:szCs w:val="22"/>
        </w:rPr>
        <w:t xml:space="preserve"> sobre</w:t>
      </w:r>
      <w:r>
        <w:rPr>
          <w:rFonts w:ascii="Tahoma" w:hAnsi="Tahoma" w:cs="Tahoma"/>
          <w:sz w:val="22"/>
          <w:szCs w:val="22"/>
        </w:rPr>
        <w:t xml:space="preserve"> </w:t>
      </w:r>
      <w:r w:rsidRPr="00D615E4">
        <w:rPr>
          <w:rFonts w:ascii="Tahoma" w:hAnsi="Tahoma" w:cs="Tahoma"/>
          <w:b/>
          <w:sz w:val="22"/>
          <w:szCs w:val="22"/>
        </w:rPr>
        <w:t>(i)</w:t>
      </w:r>
      <w:r w:rsidRPr="00D615E4">
        <w:rPr>
          <w:rFonts w:ascii="Tahoma" w:hAnsi="Tahoma" w:cs="Tahoma"/>
          <w:sz w:val="22"/>
          <w:szCs w:val="22"/>
        </w:rPr>
        <w:t xml:space="preserve"> a Amortização Extraordinária Obrigatória</w:t>
      </w:r>
      <w:r w:rsidR="00755CFA">
        <w:rPr>
          <w:rFonts w:ascii="Tahoma" w:hAnsi="Tahoma" w:cs="Tahoma"/>
          <w:sz w:val="22"/>
          <w:szCs w:val="22"/>
        </w:rPr>
        <w:t>,</w:t>
      </w:r>
      <w:r w:rsidRPr="00D615E4">
        <w:rPr>
          <w:rFonts w:ascii="Tahoma" w:hAnsi="Tahoma" w:cs="Tahoma"/>
          <w:sz w:val="22"/>
          <w:szCs w:val="22"/>
        </w:rPr>
        <w:t xml:space="preserve"> </w:t>
      </w:r>
      <w:r w:rsidR="00755CFA">
        <w:rPr>
          <w:rFonts w:ascii="Tahoma" w:hAnsi="Tahoma" w:cs="Tahoma"/>
          <w:sz w:val="22"/>
          <w:szCs w:val="22"/>
        </w:rPr>
        <w:t>o</w:t>
      </w:r>
      <w:r w:rsidRPr="00D615E4">
        <w:rPr>
          <w:rFonts w:ascii="Tahoma" w:hAnsi="Tahoma" w:cs="Tahoma"/>
          <w:sz w:val="22"/>
          <w:szCs w:val="22"/>
        </w:rPr>
        <w:t xml:space="preserve"> Resgate Antecipado Obrigatório</w:t>
      </w:r>
      <w:r w:rsidR="00755CFA">
        <w:rPr>
          <w:rFonts w:ascii="Tahoma" w:hAnsi="Tahoma" w:cs="Tahoma"/>
          <w:sz w:val="22"/>
          <w:szCs w:val="22"/>
        </w:rPr>
        <w:t xml:space="preserve"> ou a </w:t>
      </w:r>
      <w:r w:rsidR="0013466E" w:rsidRPr="0013466E">
        <w:rPr>
          <w:rFonts w:ascii="Tahoma" w:hAnsi="Tahoma" w:cs="Tahoma"/>
          <w:bCs/>
          <w:sz w:val="22"/>
          <w:szCs w:val="22"/>
        </w:rPr>
        <w:t>Amortização Extraordinária</w:t>
      </w:r>
      <w:r w:rsidRPr="00D615E4">
        <w:rPr>
          <w:rFonts w:ascii="Tahoma" w:hAnsi="Tahoma" w:cs="Tahoma"/>
          <w:sz w:val="22"/>
          <w:szCs w:val="22"/>
        </w:rPr>
        <w:t>, conforme o caso</w:t>
      </w:r>
      <w:r>
        <w:rPr>
          <w:rFonts w:ascii="Tahoma" w:hAnsi="Tahoma" w:cs="Tahoma"/>
          <w:sz w:val="22"/>
          <w:szCs w:val="22"/>
        </w:rPr>
        <w:t xml:space="preserve">; </w:t>
      </w:r>
      <w:r w:rsidRPr="00D615E4">
        <w:rPr>
          <w:rFonts w:ascii="Tahoma" w:hAnsi="Tahoma" w:cs="Tahoma"/>
          <w:b/>
          <w:sz w:val="22"/>
          <w:szCs w:val="22"/>
        </w:rPr>
        <w:t>(</w:t>
      </w:r>
      <w:proofErr w:type="spellStart"/>
      <w:r w:rsidRPr="00A23467">
        <w:rPr>
          <w:rFonts w:ascii="Tahoma" w:hAnsi="Tahoma" w:cs="Tahoma"/>
          <w:b/>
          <w:sz w:val="22"/>
          <w:szCs w:val="22"/>
        </w:rPr>
        <w:t>ii</w:t>
      </w:r>
      <w:proofErr w:type="spellEnd"/>
      <w:r w:rsidRPr="00A23467">
        <w:rPr>
          <w:rFonts w:ascii="Tahoma" w:hAnsi="Tahoma" w:cs="Tahoma"/>
          <w:b/>
          <w:sz w:val="22"/>
          <w:szCs w:val="22"/>
        </w:rPr>
        <w:t>)</w:t>
      </w:r>
      <w:r w:rsidRPr="00A23467">
        <w:rPr>
          <w:rFonts w:ascii="Tahoma" w:hAnsi="Tahoma" w:cs="Tahoma"/>
          <w:sz w:val="22"/>
          <w:szCs w:val="22"/>
        </w:rPr>
        <w:t xml:space="preserve"> caso ap</w:t>
      </w:r>
      <w:r w:rsidR="00755CFA" w:rsidRPr="00A23467">
        <w:rPr>
          <w:rFonts w:ascii="Tahoma" w:hAnsi="Tahoma" w:cs="Tahoma"/>
          <w:sz w:val="22"/>
          <w:szCs w:val="22"/>
        </w:rPr>
        <w:t xml:space="preserve">licável, o pagamento do Valor de </w:t>
      </w:r>
      <w:r w:rsidR="00A23467">
        <w:rPr>
          <w:rFonts w:ascii="Tahoma" w:hAnsi="Tahoma" w:cs="Tahoma"/>
          <w:sz w:val="22"/>
          <w:szCs w:val="22"/>
        </w:rPr>
        <w:t>Amortização Extraordinária</w:t>
      </w:r>
      <w:r>
        <w:rPr>
          <w:rFonts w:ascii="Tahoma" w:hAnsi="Tahoma" w:cs="Tahoma"/>
          <w:sz w:val="22"/>
          <w:szCs w:val="22"/>
        </w:rPr>
        <w:t xml:space="preserve">; e </w:t>
      </w:r>
      <w:r w:rsidRPr="00D615E4">
        <w:rPr>
          <w:rFonts w:ascii="Tahoma" w:hAnsi="Tahoma" w:cs="Tahoma"/>
          <w:b/>
          <w:sz w:val="22"/>
          <w:szCs w:val="22"/>
        </w:rPr>
        <w:t>(</w:t>
      </w:r>
      <w:proofErr w:type="spellStart"/>
      <w:r w:rsidRPr="00D615E4">
        <w:rPr>
          <w:rFonts w:ascii="Tahoma" w:hAnsi="Tahoma" w:cs="Tahoma"/>
          <w:b/>
          <w:sz w:val="22"/>
          <w:szCs w:val="22"/>
        </w:rPr>
        <w:t>iii</w:t>
      </w:r>
      <w:proofErr w:type="spellEnd"/>
      <w:r w:rsidRPr="00D615E4">
        <w:rPr>
          <w:rFonts w:ascii="Tahoma" w:hAnsi="Tahoma" w:cs="Tahoma"/>
          <w:b/>
          <w:sz w:val="22"/>
          <w:szCs w:val="22"/>
        </w:rPr>
        <w:t>)</w:t>
      </w:r>
      <w:r>
        <w:rPr>
          <w:rFonts w:ascii="Tahoma" w:hAnsi="Tahoma" w:cs="Tahoma"/>
          <w:sz w:val="22"/>
          <w:szCs w:val="22"/>
        </w:rPr>
        <w:t xml:space="preserve"> em virtude do disposto no item (</w:t>
      </w:r>
      <w:proofErr w:type="spellStart"/>
      <w:r>
        <w:rPr>
          <w:rFonts w:ascii="Tahoma" w:hAnsi="Tahoma" w:cs="Tahoma"/>
          <w:sz w:val="22"/>
          <w:szCs w:val="22"/>
        </w:rPr>
        <w:t>ii</w:t>
      </w:r>
      <w:proofErr w:type="spellEnd"/>
      <w:r>
        <w:rPr>
          <w:rFonts w:ascii="Tahoma" w:hAnsi="Tahoma" w:cs="Tahoma"/>
          <w:sz w:val="22"/>
          <w:szCs w:val="22"/>
        </w:rPr>
        <w:t xml:space="preserve">) acima, </w:t>
      </w:r>
      <w:r w:rsidR="00C94F90">
        <w:rPr>
          <w:rFonts w:ascii="Tahoma" w:hAnsi="Tahoma" w:cs="Tahoma"/>
          <w:sz w:val="22"/>
          <w:szCs w:val="22"/>
        </w:rPr>
        <w:t xml:space="preserve">(a) </w:t>
      </w:r>
      <w:r>
        <w:rPr>
          <w:rFonts w:ascii="Tahoma" w:hAnsi="Tahoma" w:cs="Tahoma"/>
          <w:sz w:val="22"/>
          <w:szCs w:val="22"/>
        </w:rPr>
        <w:t>a dispensa da necessidade de pagamento da próxima parcela de amo</w:t>
      </w:r>
      <w:r w:rsidR="00CD1417">
        <w:rPr>
          <w:rFonts w:ascii="Tahoma" w:hAnsi="Tahoma" w:cs="Tahoma"/>
          <w:sz w:val="22"/>
          <w:szCs w:val="22"/>
        </w:rPr>
        <w:t>r</w:t>
      </w:r>
      <w:r>
        <w:rPr>
          <w:rFonts w:ascii="Tahoma" w:hAnsi="Tahoma" w:cs="Tahoma"/>
          <w:sz w:val="22"/>
          <w:szCs w:val="22"/>
        </w:rPr>
        <w:t xml:space="preserve">tização das Debêntures, conforme prevista na Cláusula 4.12 acima, </w:t>
      </w:r>
      <w:r w:rsidR="00C94F90">
        <w:rPr>
          <w:rFonts w:ascii="Tahoma" w:hAnsi="Tahoma" w:cs="Tahoma"/>
          <w:sz w:val="22"/>
          <w:szCs w:val="22"/>
        </w:rPr>
        <w:t xml:space="preserve">e (b) </w:t>
      </w:r>
      <w:r>
        <w:rPr>
          <w:rFonts w:ascii="Tahoma" w:hAnsi="Tahoma" w:cs="Tahoma"/>
          <w:sz w:val="22"/>
          <w:szCs w:val="22"/>
        </w:rPr>
        <w:t>a atualização</w:t>
      </w:r>
      <w:r w:rsidR="00F505A1">
        <w:rPr>
          <w:rFonts w:ascii="Tahoma" w:hAnsi="Tahoma" w:cs="Tahoma"/>
          <w:sz w:val="22"/>
          <w:szCs w:val="22"/>
        </w:rPr>
        <w:t xml:space="preserve"> dos registros </w:t>
      </w:r>
      <w:r w:rsidR="00C94F90">
        <w:rPr>
          <w:rFonts w:ascii="Tahoma" w:hAnsi="Tahoma" w:cs="Tahoma"/>
          <w:sz w:val="22"/>
          <w:szCs w:val="22"/>
        </w:rPr>
        <w:t xml:space="preserve">de amortizações </w:t>
      </w:r>
      <w:r w:rsidR="00F505A1">
        <w:rPr>
          <w:rFonts w:ascii="Tahoma" w:hAnsi="Tahoma" w:cs="Tahoma"/>
          <w:sz w:val="22"/>
          <w:szCs w:val="22"/>
        </w:rPr>
        <w:t>constantes</w:t>
      </w:r>
      <w:r>
        <w:rPr>
          <w:rFonts w:ascii="Tahoma" w:hAnsi="Tahoma" w:cs="Tahoma"/>
          <w:sz w:val="22"/>
          <w:szCs w:val="22"/>
        </w:rPr>
        <w:t xml:space="preserve"> do </w:t>
      </w:r>
      <w:r w:rsidR="00E75953">
        <w:rPr>
          <w:rFonts w:ascii="Tahoma" w:hAnsi="Tahoma" w:cs="Tahoma"/>
          <w:sz w:val="22"/>
          <w:szCs w:val="22"/>
        </w:rPr>
        <w:t>sistema de depósito eletrônico da B3</w:t>
      </w:r>
      <w:r>
        <w:rPr>
          <w:rFonts w:ascii="Tahoma" w:hAnsi="Tahoma" w:cs="Tahoma"/>
          <w:sz w:val="22"/>
          <w:szCs w:val="22"/>
        </w:rPr>
        <w:t>.</w:t>
      </w:r>
    </w:p>
    <w:p w14:paraId="52BE8258" w14:textId="77777777" w:rsidR="00EF713C" w:rsidRDefault="00EF713C" w:rsidP="00B14690">
      <w:pPr>
        <w:tabs>
          <w:tab w:val="left" w:pos="851"/>
        </w:tabs>
        <w:spacing w:after="0" w:line="320" w:lineRule="exact"/>
        <w:rPr>
          <w:rFonts w:ascii="Tahoma" w:hAnsi="Tahoma" w:cs="Tahoma"/>
          <w:sz w:val="22"/>
          <w:szCs w:val="22"/>
        </w:rPr>
      </w:pPr>
    </w:p>
    <w:p w14:paraId="719B4D2C" w14:textId="77777777" w:rsidR="00757A4B" w:rsidRPr="00533952" w:rsidRDefault="00E75953" w:rsidP="00B14690">
      <w:pPr>
        <w:tabs>
          <w:tab w:val="left" w:pos="851"/>
        </w:tabs>
        <w:spacing w:after="0" w:line="320" w:lineRule="exact"/>
        <w:rPr>
          <w:rFonts w:ascii="Tahoma" w:hAnsi="Tahoma" w:cs="Tahoma"/>
          <w:b/>
          <w:sz w:val="22"/>
          <w:szCs w:val="22"/>
        </w:rPr>
      </w:pPr>
      <w:r>
        <w:rPr>
          <w:rFonts w:ascii="Tahoma" w:hAnsi="Tahoma" w:cs="Tahoma"/>
          <w:b/>
          <w:sz w:val="22"/>
          <w:szCs w:val="22"/>
        </w:rPr>
        <w:t>5.3.</w:t>
      </w:r>
      <w:r>
        <w:rPr>
          <w:rFonts w:ascii="Tahoma" w:hAnsi="Tahoma" w:cs="Tahoma"/>
          <w:b/>
          <w:sz w:val="22"/>
          <w:szCs w:val="22"/>
        </w:rPr>
        <w:tab/>
      </w:r>
      <w:r w:rsidR="009C68BB" w:rsidRPr="00533952">
        <w:rPr>
          <w:rFonts w:ascii="Tahoma" w:hAnsi="Tahoma" w:cs="Tahoma"/>
          <w:b/>
          <w:sz w:val="22"/>
          <w:szCs w:val="22"/>
        </w:rPr>
        <w:t>Aquisição Facultativa</w:t>
      </w:r>
    </w:p>
    <w:p w14:paraId="6DEC7DB4" w14:textId="77777777" w:rsidR="00757A4B" w:rsidRPr="00533952" w:rsidRDefault="00757A4B" w:rsidP="00B14690">
      <w:pPr>
        <w:spacing w:after="0" w:line="320" w:lineRule="exact"/>
        <w:rPr>
          <w:rFonts w:ascii="Tahoma" w:hAnsi="Tahoma" w:cs="Tahoma"/>
          <w:b/>
          <w:sz w:val="22"/>
          <w:szCs w:val="22"/>
        </w:rPr>
      </w:pPr>
    </w:p>
    <w:p w14:paraId="249F51D0" w14:textId="77777777" w:rsidR="009C68BB" w:rsidRPr="00533952" w:rsidRDefault="00757A4B" w:rsidP="00B14690">
      <w:pPr>
        <w:spacing w:after="0" w:line="320" w:lineRule="exact"/>
        <w:rPr>
          <w:rFonts w:ascii="Tahoma" w:hAnsi="Tahoma" w:cs="Tahoma"/>
          <w:sz w:val="22"/>
          <w:szCs w:val="22"/>
        </w:rPr>
      </w:pPr>
      <w:r w:rsidRPr="00533952">
        <w:rPr>
          <w:rFonts w:ascii="Tahoma" w:hAnsi="Tahoma" w:cs="Tahoma"/>
          <w:sz w:val="22"/>
          <w:szCs w:val="22"/>
        </w:rPr>
        <w:t>5.</w:t>
      </w:r>
      <w:r w:rsidR="00E75953">
        <w:rPr>
          <w:rFonts w:ascii="Tahoma" w:hAnsi="Tahoma" w:cs="Tahoma"/>
          <w:sz w:val="22"/>
          <w:szCs w:val="22"/>
        </w:rPr>
        <w:t>3</w:t>
      </w:r>
      <w:r w:rsidRPr="00533952">
        <w:rPr>
          <w:rFonts w:ascii="Tahoma" w:hAnsi="Tahoma" w:cs="Tahoma"/>
          <w:sz w:val="22"/>
          <w:szCs w:val="22"/>
        </w:rPr>
        <w:t>.1.</w:t>
      </w:r>
      <w:r w:rsidR="00A046B4" w:rsidRPr="00533952">
        <w:rPr>
          <w:rFonts w:ascii="Tahoma" w:hAnsi="Tahoma" w:cs="Tahoma"/>
          <w:sz w:val="22"/>
          <w:szCs w:val="22"/>
        </w:rPr>
        <w:t xml:space="preserve"> </w:t>
      </w:r>
      <w:r w:rsidR="009C68BB" w:rsidRPr="00533952">
        <w:rPr>
          <w:rFonts w:ascii="Tahoma" w:hAnsi="Tahoma" w:cs="Tahoma"/>
          <w:sz w:val="22"/>
          <w:szCs w:val="22"/>
        </w:rPr>
        <w:t xml:space="preserve">A </w:t>
      </w:r>
      <w:r w:rsidR="00D50A76" w:rsidRPr="00533952">
        <w:rPr>
          <w:rFonts w:ascii="Tahoma" w:hAnsi="Tahoma" w:cs="Tahoma"/>
          <w:sz w:val="22"/>
          <w:szCs w:val="22"/>
        </w:rPr>
        <w:t xml:space="preserve">Emissora </w:t>
      </w:r>
      <w:r w:rsidR="009C68BB" w:rsidRPr="00533952">
        <w:rPr>
          <w:rFonts w:ascii="Tahoma" w:hAnsi="Tahoma" w:cs="Tahoma"/>
          <w:sz w:val="22"/>
          <w:szCs w:val="22"/>
        </w:rPr>
        <w:t xml:space="preserve">poderá, a qualquer tempo, adquirir Debêntures </w:t>
      </w:r>
      <w:r w:rsidR="002C1694" w:rsidRPr="002C1694">
        <w:rPr>
          <w:rFonts w:ascii="Tahoma" w:hAnsi="Tahoma" w:cs="Tahoma"/>
          <w:sz w:val="22"/>
          <w:szCs w:val="22"/>
        </w:rPr>
        <w:t>de uma ou todas as Séries, conforme o caso,</w:t>
      </w:r>
      <w:r w:rsidR="002C1694" w:rsidRPr="002C1694">
        <w:rPr>
          <w:rFonts w:ascii="Tahoma" w:hAnsi="Tahoma" w:cs="Tahoma"/>
          <w:b/>
          <w:sz w:val="22"/>
          <w:szCs w:val="22"/>
        </w:rPr>
        <w:t xml:space="preserve"> </w:t>
      </w:r>
      <w:r w:rsidR="009C68BB" w:rsidRPr="00533952">
        <w:rPr>
          <w:rFonts w:ascii="Tahoma" w:hAnsi="Tahoma" w:cs="Tahoma"/>
          <w:sz w:val="22"/>
          <w:szCs w:val="22"/>
        </w:rPr>
        <w:t>desde que observe o disposto no artigo 55, parágrafo 3º, da Lei das Sociedades por Ações, nos artigos 13 e 15 da Instrução CVM 476 e na regulamentação aplicável da CVM</w:t>
      </w:r>
      <w:r w:rsidR="00D50A76" w:rsidRPr="00533952">
        <w:rPr>
          <w:rFonts w:ascii="Tahoma" w:hAnsi="Tahoma" w:cs="Tahoma"/>
          <w:sz w:val="22"/>
          <w:szCs w:val="22"/>
        </w:rPr>
        <w:t xml:space="preserve">, devendo tal fato, se assim exigido pelas disposições legais e </w:t>
      </w:r>
      <w:r w:rsidR="00D50A76" w:rsidRPr="00533952">
        <w:rPr>
          <w:rFonts w:ascii="Tahoma" w:hAnsi="Tahoma" w:cs="Tahoma"/>
          <w:sz w:val="22"/>
          <w:szCs w:val="22"/>
        </w:rPr>
        <w:lastRenderedPageBreak/>
        <w:t>regulamentares aplicáveis, constar do relatório da administração e das demonstrações financeiras da Emissora</w:t>
      </w:r>
      <w:r w:rsidR="009C68BB" w:rsidRPr="00533952">
        <w:rPr>
          <w:rFonts w:ascii="Tahoma" w:hAnsi="Tahoma" w:cs="Tahoma"/>
          <w:sz w:val="22"/>
          <w:szCs w:val="22"/>
        </w:rPr>
        <w:t>.</w:t>
      </w:r>
      <w:r w:rsidR="00A046B4" w:rsidRPr="00533952">
        <w:rPr>
          <w:rFonts w:ascii="Tahoma" w:hAnsi="Tahoma" w:cs="Tahoma"/>
          <w:sz w:val="22"/>
          <w:szCs w:val="22"/>
        </w:rPr>
        <w:t xml:space="preserve"> </w:t>
      </w:r>
      <w:r w:rsidR="009C68BB" w:rsidRPr="00533952">
        <w:rPr>
          <w:rFonts w:ascii="Tahoma" w:hAnsi="Tahoma" w:cs="Tahoma"/>
          <w:sz w:val="22"/>
          <w:szCs w:val="22"/>
        </w:rPr>
        <w:t xml:space="preserve">As Debêntures adquiridas pela </w:t>
      </w:r>
      <w:r w:rsidR="00D50A76" w:rsidRPr="00533952">
        <w:rPr>
          <w:rFonts w:ascii="Tahoma" w:hAnsi="Tahoma" w:cs="Tahoma"/>
          <w:sz w:val="22"/>
          <w:szCs w:val="22"/>
        </w:rPr>
        <w:t xml:space="preserve">Emissora </w:t>
      </w:r>
      <w:r w:rsidR="009C68BB" w:rsidRPr="00533952">
        <w:rPr>
          <w:rFonts w:ascii="Tahoma" w:hAnsi="Tahoma" w:cs="Tahoma"/>
          <w:sz w:val="22"/>
          <w:szCs w:val="22"/>
        </w:rPr>
        <w:t xml:space="preserve">poderão, a critério da </w:t>
      </w:r>
      <w:r w:rsidR="00D50A76" w:rsidRPr="00533952">
        <w:rPr>
          <w:rFonts w:ascii="Tahoma" w:hAnsi="Tahoma" w:cs="Tahoma"/>
          <w:sz w:val="22"/>
          <w:szCs w:val="22"/>
        </w:rPr>
        <w:t>Emissora</w:t>
      </w:r>
      <w:r w:rsidR="009C68BB" w:rsidRPr="00533952">
        <w:rPr>
          <w:rFonts w:ascii="Tahoma" w:hAnsi="Tahoma" w:cs="Tahoma"/>
          <w:sz w:val="22"/>
          <w:szCs w:val="22"/>
        </w:rPr>
        <w:t>, ser canceladas, permanecer em tesouraria ou ser novamente colocadas no mercado.</w:t>
      </w:r>
      <w:r w:rsidR="00A046B4" w:rsidRPr="00533952">
        <w:rPr>
          <w:rFonts w:ascii="Tahoma" w:hAnsi="Tahoma" w:cs="Tahoma"/>
          <w:sz w:val="22"/>
          <w:szCs w:val="22"/>
        </w:rPr>
        <w:t xml:space="preserve"> </w:t>
      </w:r>
      <w:r w:rsidR="009C68BB" w:rsidRPr="00533952">
        <w:rPr>
          <w:rFonts w:ascii="Tahoma" w:hAnsi="Tahoma" w:cs="Tahoma"/>
          <w:sz w:val="22"/>
          <w:szCs w:val="22"/>
        </w:rPr>
        <w:t>As Debêntures adquiridas pela Companhia para permanência em tesouraria nos termos desta Cláusula, se e quando recolocadas no mercado, farão jus à mesma Remuneração aplicável às demais Debêntures</w:t>
      </w:r>
      <w:r w:rsidR="00744CE6" w:rsidRPr="00533952">
        <w:rPr>
          <w:rFonts w:ascii="Tahoma" w:hAnsi="Tahoma" w:cs="Tahoma"/>
          <w:sz w:val="22"/>
          <w:szCs w:val="22"/>
        </w:rPr>
        <w:t xml:space="preserve"> </w:t>
      </w:r>
      <w:r w:rsidR="00E75953">
        <w:rPr>
          <w:rFonts w:ascii="Tahoma" w:hAnsi="Tahoma" w:cs="Tahoma"/>
          <w:sz w:val="22"/>
          <w:szCs w:val="22"/>
        </w:rPr>
        <w:t>de mesma Série</w:t>
      </w:r>
      <w:r w:rsidR="009C68BB" w:rsidRPr="00533952">
        <w:rPr>
          <w:rFonts w:ascii="Tahoma" w:hAnsi="Tahoma" w:cs="Tahoma"/>
          <w:sz w:val="22"/>
          <w:szCs w:val="22"/>
        </w:rPr>
        <w:t>.</w:t>
      </w:r>
      <w:bookmarkEnd w:id="9"/>
    </w:p>
    <w:p w14:paraId="0F124FF0" w14:textId="77777777" w:rsidR="00404BC7" w:rsidRPr="00533952" w:rsidRDefault="00404BC7" w:rsidP="00B14690">
      <w:pPr>
        <w:spacing w:after="0" w:line="320" w:lineRule="exact"/>
        <w:rPr>
          <w:rFonts w:ascii="Tahoma" w:hAnsi="Tahoma" w:cs="Tahoma"/>
          <w:sz w:val="22"/>
          <w:szCs w:val="22"/>
        </w:rPr>
      </w:pPr>
    </w:p>
    <w:p w14:paraId="4C916694" w14:textId="77777777" w:rsidR="00172809" w:rsidRPr="00533952" w:rsidRDefault="00172809" w:rsidP="00B14690">
      <w:pPr>
        <w:keepNext/>
        <w:spacing w:after="0" w:line="320" w:lineRule="exact"/>
        <w:ind w:left="720"/>
        <w:jc w:val="center"/>
        <w:rPr>
          <w:rFonts w:ascii="Tahoma" w:hAnsi="Tahoma" w:cs="Tahoma"/>
          <w:b/>
          <w:sz w:val="22"/>
          <w:szCs w:val="22"/>
        </w:rPr>
      </w:pPr>
      <w:r w:rsidRPr="00533952">
        <w:rPr>
          <w:rFonts w:ascii="Tahoma" w:hAnsi="Tahoma" w:cs="Tahoma"/>
          <w:b/>
          <w:sz w:val="22"/>
          <w:szCs w:val="22"/>
        </w:rPr>
        <w:t xml:space="preserve">CLÁUSULA VI </w:t>
      </w:r>
    </w:p>
    <w:p w14:paraId="0119250B" w14:textId="77777777" w:rsidR="00172809" w:rsidRPr="00533952" w:rsidRDefault="00172809" w:rsidP="00B14690">
      <w:pPr>
        <w:keepNext/>
        <w:spacing w:after="0" w:line="320" w:lineRule="exact"/>
        <w:ind w:left="720"/>
        <w:jc w:val="center"/>
        <w:rPr>
          <w:rFonts w:ascii="Tahoma" w:hAnsi="Tahoma" w:cs="Tahoma"/>
          <w:b/>
          <w:sz w:val="22"/>
          <w:szCs w:val="22"/>
        </w:rPr>
      </w:pPr>
      <w:r w:rsidRPr="00533952">
        <w:rPr>
          <w:rFonts w:ascii="Tahoma" w:hAnsi="Tahoma" w:cs="Tahoma"/>
          <w:b/>
          <w:sz w:val="22"/>
          <w:szCs w:val="22"/>
        </w:rPr>
        <w:t>VENCIMENTO ANTECIPADO</w:t>
      </w:r>
    </w:p>
    <w:p w14:paraId="3CAED257" w14:textId="77777777" w:rsidR="005B7106" w:rsidRPr="00533952" w:rsidRDefault="005B7106" w:rsidP="00B14690">
      <w:pPr>
        <w:keepNext/>
        <w:spacing w:after="0" w:line="320" w:lineRule="exact"/>
        <w:rPr>
          <w:rFonts w:ascii="Tahoma" w:hAnsi="Tahoma" w:cs="Tahoma"/>
          <w:sz w:val="22"/>
          <w:szCs w:val="22"/>
        </w:rPr>
      </w:pPr>
    </w:p>
    <w:p w14:paraId="19C8280E" w14:textId="77777777" w:rsidR="00757A4B" w:rsidRPr="00533952" w:rsidRDefault="00172809" w:rsidP="00B14690">
      <w:pPr>
        <w:keepNext/>
        <w:tabs>
          <w:tab w:val="left" w:pos="851"/>
        </w:tabs>
        <w:spacing w:after="0" w:line="320" w:lineRule="exact"/>
        <w:rPr>
          <w:rFonts w:ascii="Tahoma" w:hAnsi="Tahoma" w:cs="Tahoma"/>
          <w:b/>
          <w:sz w:val="22"/>
          <w:szCs w:val="22"/>
        </w:rPr>
      </w:pPr>
      <w:r w:rsidRPr="00533952">
        <w:rPr>
          <w:rFonts w:ascii="Tahoma" w:hAnsi="Tahoma" w:cs="Tahoma"/>
          <w:b/>
          <w:sz w:val="22"/>
          <w:szCs w:val="22"/>
        </w:rPr>
        <w:t>6.1.</w:t>
      </w:r>
      <w:bookmarkStart w:id="22" w:name="_Ref534176672"/>
      <w:bookmarkEnd w:id="5"/>
      <w:r w:rsidR="00A046B4" w:rsidRPr="00533952">
        <w:rPr>
          <w:rFonts w:ascii="Tahoma" w:hAnsi="Tahoma" w:cs="Tahoma"/>
          <w:b/>
          <w:sz w:val="22"/>
          <w:szCs w:val="22"/>
        </w:rPr>
        <w:t xml:space="preserve"> </w:t>
      </w:r>
      <w:r w:rsidR="00E75953">
        <w:rPr>
          <w:rFonts w:ascii="Tahoma" w:hAnsi="Tahoma" w:cs="Tahoma"/>
          <w:b/>
          <w:sz w:val="22"/>
          <w:szCs w:val="22"/>
        </w:rPr>
        <w:tab/>
      </w:r>
      <w:r w:rsidR="00757A4B" w:rsidRPr="00533952">
        <w:rPr>
          <w:rFonts w:ascii="Tahoma" w:hAnsi="Tahoma" w:cs="Tahoma"/>
          <w:b/>
          <w:sz w:val="22"/>
          <w:szCs w:val="22"/>
        </w:rPr>
        <w:t>Vencimento Antecipad</w:t>
      </w:r>
      <w:r w:rsidR="002A0CC6">
        <w:rPr>
          <w:rFonts w:ascii="Tahoma" w:hAnsi="Tahoma" w:cs="Tahoma"/>
          <w:b/>
          <w:sz w:val="22"/>
          <w:szCs w:val="22"/>
        </w:rPr>
        <w:t xml:space="preserve">o </w:t>
      </w:r>
    </w:p>
    <w:p w14:paraId="2EB554DD" w14:textId="77777777" w:rsidR="00757A4B" w:rsidRPr="00533952" w:rsidRDefault="00757A4B" w:rsidP="00B14690">
      <w:pPr>
        <w:keepNext/>
        <w:spacing w:after="0" w:line="320" w:lineRule="exact"/>
        <w:rPr>
          <w:rFonts w:ascii="Tahoma" w:hAnsi="Tahoma" w:cs="Tahoma"/>
          <w:sz w:val="22"/>
          <w:szCs w:val="22"/>
        </w:rPr>
      </w:pPr>
    </w:p>
    <w:p w14:paraId="7D856977" w14:textId="77777777" w:rsidR="009C68BB" w:rsidRPr="00533952" w:rsidRDefault="00757A4B"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6.1.1. </w:t>
      </w:r>
      <w:r w:rsidR="00E75953">
        <w:rPr>
          <w:rFonts w:ascii="Tahoma" w:hAnsi="Tahoma" w:cs="Tahoma"/>
          <w:sz w:val="22"/>
          <w:szCs w:val="22"/>
        </w:rPr>
        <w:tab/>
      </w:r>
      <w:r w:rsidRPr="00533952">
        <w:rPr>
          <w:rFonts w:ascii="Tahoma" w:hAnsi="Tahoma" w:cs="Tahoma"/>
          <w:sz w:val="22"/>
          <w:szCs w:val="22"/>
        </w:rPr>
        <w:t>Sujeito ao disposto na</w:t>
      </w:r>
      <w:r w:rsidR="00EF4158" w:rsidRPr="00533952">
        <w:rPr>
          <w:rFonts w:ascii="Tahoma" w:hAnsi="Tahoma" w:cs="Tahoma"/>
          <w:sz w:val="22"/>
          <w:szCs w:val="22"/>
        </w:rPr>
        <w:t xml:space="preserve"> Cláusula</w:t>
      </w:r>
      <w:r w:rsidR="009C68BB" w:rsidRPr="00533952">
        <w:rPr>
          <w:rFonts w:ascii="Tahoma" w:hAnsi="Tahoma" w:cs="Tahoma"/>
          <w:sz w:val="22"/>
          <w:szCs w:val="22"/>
        </w:rPr>
        <w:t> </w:t>
      </w:r>
      <w:r w:rsidR="005C48D9" w:rsidRPr="00533952">
        <w:rPr>
          <w:rFonts w:ascii="Tahoma" w:hAnsi="Tahoma" w:cs="Tahoma"/>
          <w:sz w:val="22"/>
          <w:szCs w:val="22"/>
        </w:rPr>
        <w:t>6.2.</w:t>
      </w:r>
      <w:r w:rsidRPr="00533952">
        <w:rPr>
          <w:rFonts w:ascii="Tahoma" w:hAnsi="Tahoma" w:cs="Tahoma"/>
          <w:sz w:val="22"/>
          <w:szCs w:val="22"/>
        </w:rPr>
        <w:t xml:space="preserve"> </w:t>
      </w:r>
      <w:r w:rsidR="005C48D9" w:rsidRPr="00533952">
        <w:rPr>
          <w:rFonts w:ascii="Tahoma" w:hAnsi="Tahoma" w:cs="Tahoma"/>
          <w:sz w:val="22"/>
          <w:szCs w:val="22"/>
        </w:rPr>
        <w:t>abaixo</w:t>
      </w:r>
      <w:r w:rsidR="009C68BB" w:rsidRPr="00533952">
        <w:rPr>
          <w:rFonts w:ascii="Tahoma" w:hAnsi="Tahoma" w:cs="Tahoma"/>
          <w:sz w:val="22"/>
          <w:szCs w:val="22"/>
        </w:rPr>
        <w:t>, o Agente Fiduciário deverá declarar antecipadamente vencidas as obrigações decorrentes das Debêntures, e exigir o imediato pagamento, pela Companhia e</w:t>
      </w:r>
      <w:r w:rsidR="00B82C82" w:rsidRPr="00533952">
        <w:rPr>
          <w:rFonts w:ascii="Tahoma" w:hAnsi="Tahoma" w:cs="Tahoma"/>
          <w:sz w:val="22"/>
          <w:szCs w:val="22"/>
        </w:rPr>
        <w:t>/ou</w:t>
      </w:r>
      <w:r w:rsidR="009C68BB" w:rsidRPr="00533952">
        <w:rPr>
          <w:rFonts w:ascii="Tahoma" w:hAnsi="Tahoma" w:cs="Tahoma"/>
          <w:sz w:val="22"/>
          <w:szCs w:val="22"/>
        </w:rPr>
        <w:t xml:space="preserve"> pel</w:t>
      </w:r>
      <w:r w:rsidR="004A7725" w:rsidRPr="00533952">
        <w:rPr>
          <w:rFonts w:ascii="Tahoma" w:hAnsi="Tahoma" w:cs="Tahoma"/>
          <w:sz w:val="22"/>
          <w:szCs w:val="22"/>
        </w:rPr>
        <w:t>os Garantidores</w:t>
      </w:r>
      <w:r w:rsidR="009C68BB" w:rsidRPr="00533952">
        <w:rPr>
          <w:rFonts w:ascii="Tahoma" w:hAnsi="Tahoma" w:cs="Tahoma"/>
          <w:sz w:val="22"/>
          <w:szCs w:val="22"/>
        </w:rPr>
        <w:t xml:space="preserve">, do </w:t>
      </w:r>
      <w:r w:rsidR="005F69B6" w:rsidRPr="00533952">
        <w:rPr>
          <w:rFonts w:ascii="Tahoma" w:hAnsi="Tahoma" w:cs="Tahoma"/>
          <w:sz w:val="22"/>
          <w:szCs w:val="22"/>
        </w:rPr>
        <w:t xml:space="preserve">Valor Nominal Unitário ou </w:t>
      </w:r>
      <w:r w:rsidR="009C68BB" w:rsidRPr="00533952">
        <w:rPr>
          <w:rFonts w:ascii="Tahoma" w:hAnsi="Tahoma" w:cs="Tahoma"/>
          <w:sz w:val="22"/>
          <w:szCs w:val="22"/>
        </w:rPr>
        <w:t xml:space="preserve">saldo do Valor Nominal </w:t>
      </w:r>
      <w:r w:rsidR="007D566F" w:rsidRPr="00533952">
        <w:rPr>
          <w:rFonts w:ascii="Tahoma" w:hAnsi="Tahoma" w:cs="Tahoma"/>
          <w:sz w:val="22"/>
          <w:szCs w:val="22"/>
        </w:rPr>
        <w:t xml:space="preserve">Unitário </w:t>
      </w:r>
      <w:r w:rsidR="009C68BB" w:rsidRPr="00533952">
        <w:rPr>
          <w:rFonts w:ascii="Tahoma" w:hAnsi="Tahoma" w:cs="Tahoma"/>
          <w:sz w:val="22"/>
          <w:szCs w:val="22"/>
        </w:rPr>
        <w:t xml:space="preserve">das Debêntures, </w:t>
      </w:r>
      <w:r w:rsidR="005F69B6" w:rsidRPr="00533952">
        <w:rPr>
          <w:rFonts w:ascii="Tahoma" w:hAnsi="Tahoma" w:cs="Tahoma"/>
          <w:sz w:val="22"/>
          <w:szCs w:val="22"/>
        </w:rPr>
        <w:t xml:space="preserve">conforme o caso, </w:t>
      </w:r>
      <w:r w:rsidR="009C68BB" w:rsidRPr="00533952">
        <w:rPr>
          <w:rFonts w:ascii="Tahoma" w:hAnsi="Tahoma" w:cs="Tahoma"/>
          <w:sz w:val="22"/>
          <w:szCs w:val="22"/>
        </w:rPr>
        <w:t xml:space="preserve">acrescido da </w:t>
      </w:r>
      <w:r w:rsidR="00E75953">
        <w:rPr>
          <w:rFonts w:ascii="Tahoma" w:hAnsi="Tahoma" w:cs="Tahoma"/>
          <w:sz w:val="22"/>
          <w:szCs w:val="22"/>
        </w:rPr>
        <w:t xml:space="preserve">respectiva </w:t>
      </w:r>
      <w:r w:rsidR="009C68BB" w:rsidRPr="00533952">
        <w:rPr>
          <w:rFonts w:ascii="Tahoma" w:hAnsi="Tahoma" w:cs="Tahoma"/>
          <w:sz w:val="22"/>
          <w:szCs w:val="22"/>
        </w:rPr>
        <w:t xml:space="preserve">Remuneração, calculada </w:t>
      </w:r>
      <w:r w:rsidR="009C68BB" w:rsidRPr="00533952">
        <w:rPr>
          <w:rFonts w:ascii="Tahoma" w:hAnsi="Tahoma" w:cs="Tahoma"/>
          <w:i/>
          <w:sz w:val="22"/>
          <w:szCs w:val="22"/>
        </w:rPr>
        <w:t xml:space="preserve">pro rata </w:t>
      </w:r>
      <w:proofErr w:type="spellStart"/>
      <w:r w:rsidR="009C68BB" w:rsidRPr="00533952">
        <w:rPr>
          <w:rFonts w:ascii="Tahoma" w:hAnsi="Tahoma" w:cs="Tahoma"/>
          <w:i/>
          <w:sz w:val="22"/>
          <w:szCs w:val="22"/>
        </w:rPr>
        <w:t>temporis</w:t>
      </w:r>
      <w:proofErr w:type="spellEnd"/>
      <w:r w:rsidR="009C68BB" w:rsidRPr="00533952">
        <w:rPr>
          <w:rFonts w:ascii="Tahoma" w:hAnsi="Tahoma" w:cs="Tahoma"/>
          <w:sz w:val="22"/>
          <w:szCs w:val="22"/>
        </w:rPr>
        <w:t xml:space="preserve"> </w:t>
      </w:r>
      <w:r w:rsidR="00DF19BC" w:rsidRPr="00533952">
        <w:rPr>
          <w:rFonts w:ascii="Tahoma" w:hAnsi="Tahoma" w:cs="Tahoma"/>
          <w:sz w:val="22"/>
          <w:szCs w:val="22"/>
        </w:rPr>
        <w:t>desde</w:t>
      </w:r>
      <w:r w:rsidR="00DF19BC">
        <w:rPr>
          <w:rFonts w:ascii="Tahoma" w:hAnsi="Tahoma" w:cs="Tahoma"/>
          <w:sz w:val="22"/>
          <w:szCs w:val="22"/>
        </w:rPr>
        <w:t>:</w:t>
      </w:r>
      <w:r w:rsidR="00DF19BC" w:rsidRPr="00533952">
        <w:rPr>
          <w:rFonts w:ascii="Tahoma" w:hAnsi="Tahoma" w:cs="Tahoma"/>
          <w:sz w:val="22"/>
          <w:szCs w:val="22"/>
        </w:rPr>
        <w:t xml:space="preserve"> </w:t>
      </w:r>
      <w:r w:rsidR="00DF19BC" w:rsidRPr="00CA35A8">
        <w:rPr>
          <w:rFonts w:ascii="Tahoma" w:hAnsi="Tahoma" w:cs="Tahoma"/>
          <w:b/>
          <w:sz w:val="22"/>
          <w:szCs w:val="22"/>
        </w:rPr>
        <w:t>(i)</w:t>
      </w:r>
      <w:r w:rsidR="00DF19BC">
        <w:rPr>
          <w:rFonts w:ascii="Tahoma" w:hAnsi="Tahoma" w:cs="Tahoma"/>
          <w:sz w:val="22"/>
          <w:szCs w:val="22"/>
        </w:rPr>
        <w:t xml:space="preserve"> </w:t>
      </w:r>
      <w:r w:rsidR="00DF19BC" w:rsidRPr="00533952">
        <w:rPr>
          <w:rFonts w:ascii="Tahoma" w:hAnsi="Tahoma" w:cs="Tahoma"/>
          <w:sz w:val="22"/>
          <w:szCs w:val="22"/>
        </w:rPr>
        <w:t>a primeira Data de Integralização</w:t>
      </w:r>
      <w:r w:rsidR="00DF19BC">
        <w:rPr>
          <w:rFonts w:ascii="Tahoma" w:hAnsi="Tahoma" w:cs="Tahoma"/>
          <w:sz w:val="22"/>
          <w:szCs w:val="22"/>
        </w:rPr>
        <w:t xml:space="preserve"> da respectiva Série;</w:t>
      </w:r>
      <w:r w:rsidR="00DF19BC" w:rsidRPr="00533952">
        <w:rPr>
          <w:rFonts w:ascii="Tahoma" w:hAnsi="Tahoma" w:cs="Tahoma"/>
          <w:sz w:val="22"/>
          <w:szCs w:val="22"/>
        </w:rPr>
        <w:t xml:space="preserve">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Primeira Série imediatamente anterior;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Segunda Série, </w:t>
      </w:r>
      <w:r w:rsidR="00DF19BC" w:rsidRPr="00533952">
        <w:rPr>
          <w:rFonts w:ascii="Tahoma" w:hAnsi="Tahoma" w:cs="Tahoma"/>
          <w:sz w:val="22"/>
          <w:szCs w:val="22"/>
        </w:rPr>
        <w:t>imediatamente anterior</w:t>
      </w:r>
      <w:r w:rsidR="00DF19BC">
        <w:rPr>
          <w:rFonts w:ascii="Tahoma" w:hAnsi="Tahoma" w:cs="Tahoma"/>
          <w:sz w:val="22"/>
          <w:szCs w:val="22"/>
        </w:rPr>
        <w:t>, conforme o caso</w:t>
      </w:r>
      <w:r w:rsidR="00DF19BC" w:rsidRPr="00533952">
        <w:rPr>
          <w:rFonts w:ascii="Tahoma" w:hAnsi="Tahoma" w:cs="Tahoma"/>
          <w:sz w:val="22"/>
          <w:szCs w:val="22"/>
        </w:rPr>
        <w:t>, até a data do efetivo pagamento</w:t>
      </w:r>
      <w:r w:rsidR="009C68BB" w:rsidRPr="00533952">
        <w:rPr>
          <w:rFonts w:ascii="Tahoma" w:hAnsi="Tahoma" w:cs="Tahoma"/>
          <w:sz w:val="22"/>
          <w:szCs w:val="22"/>
        </w:rPr>
        <w:t>, sem prejuízo, quando for o caso, dos Encargos Moratórios, na ocorrência de qualquer dos eventos previstos em lei e/ou de qualquer dos seguintes eventos (cada evento, um "</w:t>
      </w:r>
      <w:r w:rsidR="009C68BB" w:rsidRPr="00533952">
        <w:rPr>
          <w:rFonts w:ascii="Tahoma" w:hAnsi="Tahoma" w:cs="Tahoma"/>
          <w:sz w:val="22"/>
          <w:szCs w:val="22"/>
          <w:u w:val="single"/>
        </w:rPr>
        <w:t>Evento de Inadimplemento</w:t>
      </w:r>
      <w:r w:rsidR="009C68BB" w:rsidRPr="00533952">
        <w:rPr>
          <w:rFonts w:ascii="Tahoma" w:hAnsi="Tahoma" w:cs="Tahoma"/>
          <w:sz w:val="22"/>
          <w:szCs w:val="22"/>
        </w:rPr>
        <w:t>")</w:t>
      </w:r>
      <w:bookmarkEnd w:id="22"/>
      <w:r w:rsidR="00E75953">
        <w:rPr>
          <w:rFonts w:ascii="Tahoma" w:hAnsi="Tahoma" w:cs="Tahoma"/>
          <w:sz w:val="22"/>
          <w:szCs w:val="22"/>
        </w:rPr>
        <w:t>.</w:t>
      </w:r>
    </w:p>
    <w:p w14:paraId="022BE981" w14:textId="77777777" w:rsidR="00172809" w:rsidRPr="00533952" w:rsidRDefault="00172809" w:rsidP="00B14690">
      <w:pPr>
        <w:spacing w:after="0" w:line="320" w:lineRule="exact"/>
        <w:rPr>
          <w:rFonts w:ascii="Tahoma" w:hAnsi="Tahoma" w:cs="Tahoma"/>
          <w:sz w:val="22"/>
          <w:szCs w:val="22"/>
        </w:rPr>
      </w:pPr>
    </w:p>
    <w:p w14:paraId="69A9A34C" w14:textId="77777777" w:rsidR="00CA4DC6" w:rsidRPr="00533952" w:rsidRDefault="00F36149" w:rsidP="00B14690">
      <w:pPr>
        <w:pStyle w:val="Level3"/>
        <w:numPr>
          <w:ilvl w:val="3"/>
          <w:numId w:val="18"/>
        </w:numPr>
        <w:tabs>
          <w:tab w:val="left" w:pos="851"/>
        </w:tabs>
        <w:spacing w:after="0" w:line="320" w:lineRule="exact"/>
        <w:ind w:left="0" w:firstLine="0"/>
        <w:rPr>
          <w:rFonts w:ascii="Tahoma" w:eastAsia="Times New Roman" w:hAnsi="Tahoma" w:cs="Tahoma"/>
          <w:sz w:val="22"/>
          <w:szCs w:val="22"/>
          <w:lang w:val="pt-BR" w:eastAsia="pt-BR"/>
        </w:rPr>
      </w:pPr>
      <w:bookmarkStart w:id="23" w:name="_Ref416256173"/>
      <w:bookmarkStart w:id="24" w:name="_Ref398913061"/>
      <w:r w:rsidRPr="00533952">
        <w:rPr>
          <w:rFonts w:ascii="Tahoma" w:hAnsi="Tahoma" w:cs="Tahoma"/>
          <w:sz w:val="22"/>
          <w:szCs w:val="22"/>
          <w:lang w:val="pt-BR"/>
        </w:rPr>
        <w:t>Observados os eventuais prazos de cura aplicáveis, a ocorrência de quaisquer dos eventos indicados nest</w:t>
      </w:r>
      <w:r w:rsidR="00E75953">
        <w:rPr>
          <w:rFonts w:ascii="Tahoma" w:hAnsi="Tahoma" w:cs="Tahoma"/>
          <w:sz w:val="22"/>
          <w:szCs w:val="22"/>
          <w:lang w:val="pt-BR"/>
        </w:rPr>
        <w:t>a Cláusula</w:t>
      </w:r>
      <w:r w:rsidRPr="00533952">
        <w:rPr>
          <w:rFonts w:ascii="Tahoma" w:hAnsi="Tahoma" w:cs="Tahoma"/>
          <w:sz w:val="22"/>
          <w:szCs w:val="22"/>
          <w:lang w:val="pt-BR"/>
        </w:rPr>
        <w:t xml:space="preserve"> 6.1.1.1. acarretará o vencimento antecipado automático das Debêntures, independentemente de qualquer aviso extrajudicial, interpelação judicial, notificação prévia à Emissora ou consulta ao titular das Debêntures</w:t>
      </w:r>
      <w:r w:rsidR="00CA4DC6" w:rsidRPr="00533952">
        <w:rPr>
          <w:rFonts w:ascii="Tahoma" w:eastAsia="Times New Roman" w:hAnsi="Tahoma" w:cs="Tahoma"/>
          <w:sz w:val="22"/>
          <w:szCs w:val="22"/>
          <w:lang w:val="pt-BR" w:eastAsia="pt-BR"/>
        </w:rPr>
        <w:t>:</w:t>
      </w:r>
      <w:bookmarkEnd w:id="23"/>
      <w:bookmarkEnd w:id="24"/>
      <w:r w:rsidR="00CA4DC6" w:rsidRPr="00533952">
        <w:rPr>
          <w:rFonts w:ascii="Tahoma" w:eastAsia="Times New Roman" w:hAnsi="Tahoma" w:cs="Tahoma"/>
          <w:sz w:val="22"/>
          <w:szCs w:val="22"/>
          <w:lang w:val="pt-BR" w:eastAsia="pt-BR"/>
        </w:rPr>
        <w:t xml:space="preserve"> </w:t>
      </w:r>
    </w:p>
    <w:p w14:paraId="2BEA859C" w14:textId="77777777" w:rsidR="00CA4DC6" w:rsidRPr="00533952" w:rsidRDefault="00CA4DC6" w:rsidP="00B14690">
      <w:pPr>
        <w:spacing w:after="0" w:line="320" w:lineRule="exact"/>
        <w:rPr>
          <w:rFonts w:ascii="Tahoma" w:hAnsi="Tahoma" w:cs="Tahoma"/>
          <w:sz w:val="22"/>
          <w:szCs w:val="22"/>
        </w:rPr>
      </w:pPr>
    </w:p>
    <w:p w14:paraId="5F148AD6" w14:textId="77777777" w:rsidR="0050064C" w:rsidRDefault="0050064C"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t xml:space="preserve">inadimplemento, pela Emissora e/ou por qualquer </w:t>
      </w:r>
      <w:r w:rsidR="004A7725" w:rsidRPr="00533952">
        <w:rPr>
          <w:rFonts w:ascii="Tahoma" w:hAnsi="Tahoma" w:cs="Tahoma"/>
          <w:sz w:val="22"/>
          <w:szCs w:val="22"/>
        </w:rPr>
        <w:t>Garantidor</w:t>
      </w:r>
      <w:r w:rsidRPr="00533952">
        <w:rPr>
          <w:rFonts w:ascii="Tahoma" w:hAnsi="Tahoma" w:cs="Tahoma"/>
          <w:sz w:val="22"/>
          <w:szCs w:val="22"/>
        </w:rPr>
        <w:t xml:space="preserve">, de qualquer obrigação pecuniária </w:t>
      </w:r>
      <w:r w:rsidR="00D77A78">
        <w:rPr>
          <w:rFonts w:ascii="Tahoma" w:hAnsi="Tahoma" w:cs="Tahoma"/>
          <w:sz w:val="22"/>
          <w:szCs w:val="22"/>
        </w:rPr>
        <w:t>prevista nesta Escritura e/ou nos Contratos de Garantia</w:t>
      </w:r>
      <w:r w:rsidRPr="00533952">
        <w:rPr>
          <w:rFonts w:ascii="Tahoma" w:hAnsi="Tahoma" w:cs="Tahoma"/>
          <w:sz w:val="22"/>
          <w:szCs w:val="22"/>
        </w:rPr>
        <w:t xml:space="preserve">, na respectiva data de pagamento prevista nesta Escritura de Emissão </w:t>
      </w:r>
      <w:r w:rsidR="00621DB6">
        <w:rPr>
          <w:rFonts w:ascii="Tahoma" w:hAnsi="Tahoma" w:cs="Tahoma"/>
          <w:sz w:val="22"/>
          <w:szCs w:val="22"/>
        </w:rPr>
        <w:t>e/ou nos Contratos de Garantia</w:t>
      </w:r>
      <w:r w:rsidRPr="00533952">
        <w:rPr>
          <w:rFonts w:ascii="Tahoma" w:hAnsi="Tahoma" w:cs="Tahoma"/>
          <w:sz w:val="22"/>
          <w:szCs w:val="22"/>
        </w:rPr>
        <w:t>;</w:t>
      </w:r>
    </w:p>
    <w:p w14:paraId="321F136D" w14:textId="77777777" w:rsidR="005D4A49" w:rsidRDefault="005D4A49" w:rsidP="00B14690">
      <w:pPr>
        <w:spacing w:after="0" w:line="320" w:lineRule="exact"/>
        <w:ind w:left="1418"/>
        <w:rPr>
          <w:rFonts w:ascii="Tahoma" w:hAnsi="Tahoma" w:cs="Tahoma"/>
          <w:sz w:val="22"/>
          <w:szCs w:val="22"/>
        </w:rPr>
      </w:pPr>
    </w:p>
    <w:p w14:paraId="6D3914B6" w14:textId="77777777" w:rsidR="00FD7AAA" w:rsidRDefault="00FD7AAA"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E75953">
        <w:rPr>
          <w:rFonts w:ascii="Tahoma" w:hAnsi="Tahoma" w:cs="Tahoma"/>
          <w:sz w:val="22"/>
          <w:szCs w:val="22"/>
        </w:rPr>
        <w:t>questionamento, pela Emissora, por qualquer Garantidor, por qualquer controladora (conforme definição de controle prevista no artigo 116 da Lei das Sociedades por Ações) da Emissora e/ou d</w:t>
      </w:r>
      <w:r w:rsidR="00E75953">
        <w:rPr>
          <w:rFonts w:ascii="Tahoma" w:hAnsi="Tahoma" w:cs="Tahoma"/>
          <w:sz w:val="22"/>
          <w:szCs w:val="22"/>
        </w:rPr>
        <w:t xml:space="preserve">os Garantidores </w:t>
      </w:r>
      <w:r w:rsidR="00B82C82" w:rsidRPr="00E75953">
        <w:rPr>
          <w:rFonts w:ascii="Tahoma" w:hAnsi="Tahoma" w:cs="Tahoma"/>
          <w:sz w:val="22"/>
          <w:szCs w:val="22"/>
        </w:rPr>
        <w:t>(“</w:t>
      </w:r>
      <w:r w:rsidR="00B82C82" w:rsidRPr="00E75953">
        <w:rPr>
          <w:rFonts w:ascii="Tahoma" w:hAnsi="Tahoma" w:cs="Tahoma"/>
          <w:sz w:val="22"/>
          <w:szCs w:val="22"/>
          <w:u w:val="single"/>
        </w:rPr>
        <w:t>Controladora</w:t>
      </w:r>
      <w:r w:rsidR="00B82C82" w:rsidRPr="00E75953">
        <w:rPr>
          <w:rFonts w:ascii="Tahoma" w:hAnsi="Tahoma" w:cs="Tahoma"/>
          <w:sz w:val="22"/>
          <w:szCs w:val="22"/>
        </w:rPr>
        <w:t>”),</w:t>
      </w:r>
      <w:r w:rsidRPr="00E75953">
        <w:rPr>
          <w:rFonts w:ascii="Tahoma" w:hAnsi="Tahoma" w:cs="Tahoma"/>
          <w:sz w:val="22"/>
          <w:szCs w:val="22"/>
        </w:rPr>
        <w:t xml:space="preserve"> </w:t>
      </w:r>
      <w:r w:rsidR="00DA630B">
        <w:rPr>
          <w:rFonts w:ascii="Tahoma" w:hAnsi="Tahoma" w:cs="Tahoma"/>
          <w:sz w:val="22"/>
          <w:szCs w:val="22"/>
        </w:rPr>
        <w:t xml:space="preserve">da validade e/ou exequibilidade </w:t>
      </w:r>
      <w:r w:rsidRPr="00E75953">
        <w:rPr>
          <w:rFonts w:ascii="Tahoma" w:hAnsi="Tahoma" w:cs="Tahoma"/>
          <w:sz w:val="22"/>
          <w:szCs w:val="22"/>
        </w:rPr>
        <w:t>desta Escritura de Emissão, da Fiança e/ou d</w:t>
      </w:r>
      <w:r w:rsidR="00621DB6">
        <w:rPr>
          <w:rFonts w:ascii="Tahoma" w:hAnsi="Tahoma" w:cs="Tahoma"/>
          <w:sz w:val="22"/>
          <w:szCs w:val="22"/>
        </w:rPr>
        <w:t>a</w:t>
      </w:r>
      <w:r w:rsidRPr="00E75953">
        <w:rPr>
          <w:rFonts w:ascii="Tahoma" w:hAnsi="Tahoma" w:cs="Tahoma"/>
          <w:sz w:val="22"/>
          <w:szCs w:val="22"/>
        </w:rPr>
        <w:t>s Garantia</w:t>
      </w:r>
      <w:r w:rsidR="00621DB6">
        <w:rPr>
          <w:rFonts w:ascii="Tahoma" w:hAnsi="Tahoma" w:cs="Tahoma"/>
          <w:sz w:val="22"/>
          <w:szCs w:val="22"/>
        </w:rPr>
        <w:t>s</w:t>
      </w:r>
      <w:r w:rsidRPr="00E75953">
        <w:rPr>
          <w:rFonts w:ascii="Tahoma" w:hAnsi="Tahoma" w:cs="Tahoma"/>
          <w:sz w:val="22"/>
          <w:szCs w:val="22"/>
        </w:rPr>
        <w:t xml:space="preserve">; </w:t>
      </w:r>
    </w:p>
    <w:p w14:paraId="41DC7B56" w14:textId="77777777" w:rsidR="00E75953" w:rsidRDefault="00E75953" w:rsidP="00B14690">
      <w:pPr>
        <w:pStyle w:val="PargrafodaLista"/>
        <w:spacing w:after="0" w:line="320" w:lineRule="exact"/>
        <w:rPr>
          <w:rFonts w:ascii="Tahoma" w:hAnsi="Tahoma" w:cs="Tahoma"/>
          <w:sz w:val="22"/>
          <w:szCs w:val="22"/>
        </w:rPr>
      </w:pPr>
    </w:p>
    <w:p w14:paraId="42745767" w14:textId="77777777" w:rsidR="00E75953" w:rsidRDefault="00E75953"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E75953">
        <w:rPr>
          <w:rFonts w:ascii="Tahoma" w:hAnsi="Tahoma" w:cs="Tahoma"/>
          <w:sz w:val="22"/>
          <w:szCs w:val="22"/>
        </w:rPr>
        <w:t>cessão, promessa de cessão ou qualquer forma de transferência ou promessa de transferência a terceiros, no todo ou em parte, pela Emissora e/ou por qualquer Garantidor, de qualquer de suas obrigações nos termos desta Escritura de Emissão e/ou dos Contratos de Garantia</w:t>
      </w:r>
      <w:r>
        <w:rPr>
          <w:rFonts w:ascii="Tahoma" w:hAnsi="Tahoma" w:cs="Tahoma"/>
          <w:sz w:val="22"/>
          <w:szCs w:val="22"/>
        </w:rPr>
        <w:t>;</w:t>
      </w:r>
    </w:p>
    <w:p w14:paraId="0449D700" w14:textId="77777777" w:rsidR="004C55C1" w:rsidRDefault="004C55C1" w:rsidP="00B14690">
      <w:pPr>
        <w:pStyle w:val="PargrafodaLista"/>
        <w:spacing w:after="0" w:line="320" w:lineRule="exact"/>
        <w:rPr>
          <w:rFonts w:ascii="Tahoma" w:hAnsi="Tahoma" w:cs="Tahoma"/>
          <w:sz w:val="22"/>
          <w:szCs w:val="22"/>
        </w:rPr>
      </w:pPr>
    </w:p>
    <w:p w14:paraId="1FC9C08B" w14:textId="77777777" w:rsidR="004C55C1" w:rsidRPr="00AF5DD1" w:rsidRDefault="004C55C1"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AF5DD1">
        <w:rPr>
          <w:rFonts w:ascii="Tahoma" w:hAnsi="Tahoma"/>
          <w:sz w:val="22"/>
        </w:rPr>
        <w:t xml:space="preserve">morte, declaração de incapacidade ou declaração de ausência ou insolvência do Sr. </w:t>
      </w:r>
      <w:r w:rsidRPr="00AF5DD1">
        <w:rPr>
          <w:rFonts w:ascii="Tahoma" w:hAnsi="Tahoma" w:cs="Tahoma"/>
          <w:sz w:val="22"/>
          <w:szCs w:val="22"/>
        </w:rPr>
        <w:t>José</w:t>
      </w:r>
      <w:r w:rsidR="00B83690">
        <w:rPr>
          <w:rFonts w:ascii="Tahoma" w:hAnsi="Tahoma" w:cs="Tahoma"/>
          <w:sz w:val="22"/>
          <w:szCs w:val="22"/>
        </w:rPr>
        <w:t xml:space="preserve"> e </w:t>
      </w:r>
      <w:r w:rsidR="00AF5DD1" w:rsidRPr="00AF5DD1">
        <w:rPr>
          <w:rFonts w:ascii="Tahoma" w:hAnsi="Tahoma" w:cs="Tahoma"/>
          <w:b/>
          <w:sz w:val="22"/>
          <w:szCs w:val="22"/>
        </w:rPr>
        <w:t>(a)</w:t>
      </w:r>
      <w:r w:rsidR="00AF5DD1" w:rsidRPr="00AF5DD1">
        <w:rPr>
          <w:rFonts w:ascii="Tahoma" w:hAnsi="Tahoma" w:cs="Tahoma"/>
          <w:sz w:val="22"/>
          <w:szCs w:val="22"/>
        </w:rPr>
        <w:t xml:space="preserve"> </w:t>
      </w:r>
      <w:proofErr w:type="spellStart"/>
      <w:r w:rsidR="00AF5DD1" w:rsidRPr="00AF5DD1">
        <w:rPr>
          <w:rFonts w:ascii="Tahoma" w:hAnsi="Tahoma" w:cs="Tahoma"/>
          <w:sz w:val="22"/>
          <w:szCs w:val="22"/>
        </w:rPr>
        <w:t>Viksa</w:t>
      </w:r>
      <w:proofErr w:type="spellEnd"/>
      <w:r w:rsidR="00AF5DD1" w:rsidRPr="00AF5DD1">
        <w:rPr>
          <w:rFonts w:ascii="Tahoma" w:hAnsi="Tahoma" w:cs="Tahoma"/>
          <w:sz w:val="22"/>
          <w:szCs w:val="22"/>
        </w:rPr>
        <w:t xml:space="preserve"> SP Participações S.A. e a </w:t>
      </w:r>
      <w:proofErr w:type="spellStart"/>
      <w:r w:rsidR="00AF5DD1" w:rsidRPr="00AF5DD1">
        <w:rPr>
          <w:rFonts w:ascii="Tahoma" w:hAnsi="Tahoma" w:cs="Tahoma"/>
          <w:sz w:val="22"/>
          <w:szCs w:val="22"/>
        </w:rPr>
        <w:t>Serimob</w:t>
      </w:r>
      <w:proofErr w:type="spellEnd"/>
      <w:r w:rsidR="00AF5DD1" w:rsidRPr="00AF5DD1">
        <w:rPr>
          <w:rFonts w:ascii="Tahoma" w:hAnsi="Tahoma" w:cs="Tahoma"/>
          <w:sz w:val="22"/>
          <w:szCs w:val="22"/>
        </w:rPr>
        <w:t xml:space="preserve"> - Empreendimentos Imobiliários S.A. </w:t>
      </w:r>
      <w:r w:rsidR="00B83690">
        <w:rPr>
          <w:rFonts w:ascii="Tahoma" w:hAnsi="Tahoma" w:cs="Tahoma"/>
          <w:sz w:val="22"/>
          <w:szCs w:val="22"/>
        </w:rPr>
        <w:t>não estejam</w:t>
      </w:r>
      <w:r w:rsidR="00AF5DD1" w:rsidRPr="00AF5DD1">
        <w:rPr>
          <w:rFonts w:ascii="Tahoma" w:hAnsi="Tahoma" w:cs="Tahoma"/>
          <w:sz w:val="22"/>
          <w:szCs w:val="22"/>
        </w:rPr>
        <w:t xml:space="preserve"> sob o controle direto do FIP; e </w:t>
      </w:r>
      <w:r w:rsidR="00AF5DD1" w:rsidRPr="00AF5DD1">
        <w:rPr>
          <w:rFonts w:ascii="Tahoma" w:hAnsi="Tahoma" w:cs="Tahoma"/>
          <w:b/>
          <w:sz w:val="22"/>
          <w:szCs w:val="22"/>
        </w:rPr>
        <w:t>(b)</w:t>
      </w:r>
      <w:r w:rsidR="00AF5DD1" w:rsidRPr="00AF5DD1">
        <w:rPr>
          <w:rFonts w:ascii="Tahoma" w:hAnsi="Tahoma" w:cs="Tahoma"/>
          <w:sz w:val="22"/>
          <w:szCs w:val="22"/>
        </w:rPr>
        <w:t xml:space="preserve"> a </w:t>
      </w:r>
      <w:proofErr w:type="spellStart"/>
      <w:r w:rsidR="00AF5DD1" w:rsidRPr="00AF5DD1">
        <w:rPr>
          <w:rFonts w:ascii="Tahoma" w:hAnsi="Tahoma" w:cs="Tahoma"/>
          <w:sz w:val="22"/>
          <w:szCs w:val="22"/>
        </w:rPr>
        <w:t>Tervel</w:t>
      </w:r>
      <w:proofErr w:type="spellEnd"/>
      <w:r w:rsidR="00AF5DD1" w:rsidRPr="00AF5DD1">
        <w:rPr>
          <w:rFonts w:ascii="Tahoma" w:hAnsi="Tahoma" w:cs="Tahoma"/>
          <w:sz w:val="22"/>
          <w:szCs w:val="22"/>
        </w:rPr>
        <w:t xml:space="preserve"> SP Empreendimentos Imobiliários Ltda.</w:t>
      </w:r>
      <w:r w:rsidR="00052F0C" w:rsidRPr="00AF5DD1">
        <w:rPr>
          <w:rFonts w:ascii="Tahoma" w:hAnsi="Tahoma" w:cs="Tahoma"/>
          <w:sz w:val="22"/>
          <w:szCs w:val="22"/>
        </w:rPr>
        <w:t xml:space="preserve"> </w:t>
      </w:r>
      <w:r w:rsidR="00B83690">
        <w:rPr>
          <w:rFonts w:ascii="Tahoma" w:hAnsi="Tahoma" w:cs="Tahoma"/>
          <w:sz w:val="22"/>
          <w:szCs w:val="22"/>
        </w:rPr>
        <w:t xml:space="preserve">não esteja </w:t>
      </w:r>
      <w:r w:rsidR="00052F0C" w:rsidRPr="00AF5DD1">
        <w:rPr>
          <w:rFonts w:ascii="Tahoma" w:hAnsi="Tahoma" w:cs="Tahoma"/>
          <w:sz w:val="22"/>
          <w:szCs w:val="22"/>
        </w:rPr>
        <w:t xml:space="preserve">sob </w:t>
      </w:r>
      <w:r w:rsidR="00AF5DD1">
        <w:rPr>
          <w:rFonts w:ascii="Tahoma" w:hAnsi="Tahoma" w:cs="Tahoma"/>
          <w:sz w:val="22"/>
          <w:szCs w:val="22"/>
        </w:rPr>
        <w:t xml:space="preserve">o controle direto da </w:t>
      </w:r>
      <w:proofErr w:type="spellStart"/>
      <w:r w:rsidR="00AF5DD1" w:rsidRPr="00AF5DD1">
        <w:rPr>
          <w:rFonts w:ascii="Tahoma" w:hAnsi="Tahoma" w:cs="Tahoma"/>
          <w:sz w:val="22"/>
          <w:szCs w:val="22"/>
        </w:rPr>
        <w:t>Serimob</w:t>
      </w:r>
      <w:proofErr w:type="spellEnd"/>
      <w:r w:rsidR="00AF5DD1" w:rsidRPr="00AF5DD1">
        <w:rPr>
          <w:rFonts w:ascii="Tahoma" w:hAnsi="Tahoma" w:cs="Tahoma"/>
          <w:sz w:val="22"/>
          <w:szCs w:val="22"/>
        </w:rPr>
        <w:t xml:space="preserve"> - Empreendimentos Imobiliários S.A.</w:t>
      </w:r>
      <w:r w:rsidRPr="00AF5DD1">
        <w:rPr>
          <w:rFonts w:ascii="Tahoma" w:hAnsi="Tahoma" w:cs="Tahoma"/>
          <w:sz w:val="22"/>
          <w:szCs w:val="22"/>
        </w:rPr>
        <w:t>;</w:t>
      </w:r>
      <w:r w:rsidR="00556588" w:rsidRPr="00AF5DD1">
        <w:rPr>
          <w:rFonts w:ascii="Tahoma" w:hAnsi="Tahoma" w:cs="Tahoma"/>
          <w:sz w:val="22"/>
          <w:szCs w:val="22"/>
        </w:rPr>
        <w:t xml:space="preserve"> </w:t>
      </w:r>
    </w:p>
    <w:p w14:paraId="19EC480D" w14:textId="77777777" w:rsidR="004C55C1" w:rsidRDefault="004C55C1" w:rsidP="00B14690">
      <w:pPr>
        <w:pStyle w:val="PargrafodaLista"/>
        <w:spacing w:after="0" w:line="320" w:lineRule="exact"/>
        <w:rPr>
          <w:rFonts w:ascii="Tahoma" w:hAnsi="Tahoma" w:cs="Tahoma"/>
          <w:sz w:val="22"/>
          <w:szCs w:val="22"/>
        </w:rPr>
      </w:pPr>
    </w:p>
    <w:p w14:paraId="1894CD01" w14:textId="77777777" w:rsidR="004C55C1" w:rsidRDefault="004C55C1"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4C55C1">
        <w:rPr>
          <w:rFonts w:ascii="Tahoma" w:hAnsi="Tahoma" w:cs="Tahoma"/>
          <w:b/>
          <w:sz w:val="22"/>
          <w:szCs w:val="22"/>
        </w:rPr>
        <w:t>(a)</w:t>
      </w:r>
      <w:r w:rsidRPr="00533952">
        <w:rPr>
          <w:rFonts w:ascii="Tahoma" w:hAnsi="Tahoma" w:cs="Tahoma"/>
          <w:sz w:val="22"/>
          <w:szCs w:val="22"/>
        </w:rPr>
        <w:t xml:space="preserve"> decretação de falência da Emissora</w:t>
      </w:r>
      <w:r w:rsidR="00301CFA">
        <w:rPr>
          <w:rFonts w:ascii="Tahoma" w:hAnsi="Tahoma" w:cs="Tahoma"/>
          <w:sz w:val="22"/>
          <w:szCs w:val="22"/>
        </w:rPr>
        <w:t xml:space="preserve"> e/ou de qualquer dos Garantidores</w:t>
      </w:r>
      <w:r w:rsidRPr="00533952">
        <w:rPr>
          <w:rFonts w:ascii="Tahoma" w:hAnsi="Tahoma" w:cs="Tahoma"/>
          <w:sz w:val="22"/>
          <w:szCs w:val="22"/>
        </w:rPr>
        <w:t xml:space="preserve"> </w:t>
      </w:r>
      <w:r w:rsidR="00E80E86">
        <w:rPr>
          <w:rFonts w:ascii="Tahoma" w:hAnsi="Tahoma" w:cs="Tahoma"/>
          <w:sz w:val="22"/>
          <w:szCs w:val="22"/>
        </w:rPr>
        <w:t xml:space="preserve">e/ou de qualquer das Holdings Imobiliárias </w:t>
      </w:r>
      <w:r w:rsidR="005D4A49">
        <w:rPr>
          <w:rFonts w:ascii="Tahoma" w:hAnsi="Tahoma" w:cs="Tahoma"/>
          <w:sz w:val="22"/>
          <w:szCs w:val="22"/>
        </w:rPr>
        <w:t xml:space="preserve">e/ou da </w:t>
      </w:r>
      <w:proofErr w:type="spellStart"/>
      <w:r w:rsidR="005D4A49">
        <w:rPr>
          <w:rFonts w:ascii="Tahoma" w:hAnsi="Tahoma" w:cs="Tahoma"/>
          <w:sz w:val="22"/>
          <w:szCs w:val="22"/>
        </w:rPr>
        <w:t>Qualicorp</w:t>
      </w:r>
      <w:proofErr w:type="spellEnd"/>
      <w:r w:rsidRPr="00533952">
        <w:rPr>
          <w:rFonts w:ascii="Tahoma" w:hAnsi="Tahoma" w:cs="Tahoma"/>
          <w:sz w:val="22"/>
          <w:szCs w:val="22"/>
        </w:rPr>
        <w:t xml:space="preserve">; </w:t>
      </w:r>
      <w:r w:rsidRPr="004C55C1">
        <w:rPr>
          <w:rFonts w:ascii="Tahoma" w:hAnsi="Tahoma" w:cs="Tahoma"/>
          <w:b/>
          <w:sz w:val="22"/>
          <w:szCs w:val="22"/>
        </w:rPr>
        <w:t xml:space="preserve">(b) </w:t>
      </w:r>
      <w:r w:rsidRPr="00533952">
        <w:rPr>
          <w:rFonts w:ascii="Tahoma" w:hAnsi="Tahoma" w:cs="Tahoma"/>
          <w:sz w:val="22"/>
          <w:szCs w:val="22"/>
        </w:rPr>
        <w:t>pedido de autofalência pela Emissora</w:t>
      </w:r>
      <w:r w:rsidR="00301CFA">
        <w:rPr>
          <w:rFonts w:ascii="Tahoma" w:hAnsi="Tahoma" w:cs="Tahoma"/>
          <w:sz w:val="22"/>
          <w:szCs w:val="22"/>
        </w:rPr>
        <w:t>, por qualquer dos Garantidores</w:t>
      </w:r>
      <w:r w:rsidR="00E80E86">
        <w:rPr>
          <w:rFonts w:ascii="Tahoma" w:hAnsi="Tahoma" w:cs="Tahoma"/>
          <w:sz w:val="22"/>
          <w:szCs w:val="22"/>
        </w:rPr>
        <w:t>, por qualquer das Holdings Imobiliárias</w:t>
      </w:r>
      <w:r w:rsidRPr="00533952">
        <w:rPr>
          <w:rFonts w:ascii="Tahoma" w:hAnsi="Tahoma" w:cs="Tahoma"/>
          <w:sz w:val="22"/>
          <w:szCs w:val="22"/>
        </w:rPr>
        <w:t xml:space="preserve"> </w:t>
      </w:r>
      <w:r w:rsidR="00E80E86">
        <w:rPr>
          <w:rFonts w:ascii="Tahoma" w:hAnsi="Tahoma" w:cs="Tahoma"/>
          <w:sz w:val="22"/>
          <w:szCs w:val="22"/>
        </w:rPr>
        <w:t>e/ou pel</w:t>
      </w:r>
      <w:r w:rsidR="005D4A49">
        <w:rPr>
          <w:rFonts w:ascii="Tahoma" w:hAnsi="Tahoma" w:cs="Tahoma"/>
          <w:sz w:val="22"/>
          <w:szCs w:val="22"/>
        </w:rPr>
        <w:t xml:space="preserve">a </w:t>
      </w:r>
      <w:proofErr w:type="spellStart"/>
      <w:r w:rsidR="005D4A49">
        <w:rPr>
          <w:rFonts w:ascii="Tahoma" w:hAnsi="Tahoma" w:cs="Tahoma"/>
          <w:sz w:val="22"/>
          <w:szCs w:val="22"/>
        </w:rPr>
        <w:t>Qualicorp</w:t>
      </w:r>
      <w:proofErr w:type="spellEnd"/>
      <w:r w:rsidRPr="00533952">
        <w:rPr>
          <w:rFonts w:ascii="Tahoma" w:hAnsi="Tahoma" w:cs="Tahoma"/>
          <w:sz w:val="22"/>
          <w:szCs w:val="22"/>
        </w:rPr>
        <w:t xml:space="preserve">; </w:t>
      </w:r>
      <w:r w:rsidRPr="004C55C1">
        <w:rPr>
          <w:rFonts w:ascii="Tahoma" w:hAnsi="Tahoma" w:cs="Tahoma"/>
          <w:b/>
          <w:sz w:val="22"/>
          <w:szCs w:val="22"/>
        </w:rPr>
        <w:t>(c)</w:t>
      </w:r>
      <w:r w:rsidRPr="00533952">
        <w:rPr>
          <w:rFonts w:ascii="Tahoma" w:hAnsi="Tahoma" w:cs="Tahoma"/>
          <w:sz w:val="22"/>
          <w:szCs w:val="22"/>
        </w:rPr>
        <w:t xml:space="preserve"> pedido de falência da Emissora </w:t>
      </w:r>
      <w:r w:rsidR="00301CFA">
        <w:rPr>
          <w:rFonts w:ascii="Tahoma" w:hAnsi="Tahoma" w:cs="Tahoma"/>
          <w:sz w:val="22"/>
          <w:szCs w:val="22"/>
        </w:rPr>
        <w:t>e</w:t>
      </w:r>
      <w:r w:rsidR="00301CFA" w:rsidRPr="00301CFA">
        <w:rPr>
          <w:rFonts w:ascii="Tahoma" w:hAnsi="Tahoma" w:cs="Tahoma"/>
          <w:sz w:val="22"/>
          <w:szCs w:val="22"/>
        </w:rPr>
        <w:t>/ou de qualquer d</w:t>
      </w:r>
      <w:r w:rsidR="00301CFA">
        <w:rPr>
          <w:rFonts w:ascii="Tahoma" w:hAnsi="Tahoma" w:cs="Tahoma"/>
          <w:sz w:val="22"/>
          <w:szCs w:val="22"/>
        </w:rPr>
        <w:t>o</w:t>
      </w:r>
      <w:r w:rsidR="00301CFA" w:rsidRPr="00301CFA">
        <w:rPr>
          <w:rFonts w:ascii="Tahoma" w:hAnsi="Tahoma" w:cs="Tahoma"/>
          <w:sz w:val="22"/>
          <w:szCs w:val="22"/>
        </w:rPr>
        <w:t xml:space="preserve">s </w:t>
      </w:r>
      <w:r w:rsidR="00301CFA">
        <w:rPr>
          <w:rFonts w:ascii="Tahoma" w:hAnsi="Tahoma" w:cs="Tahoma"/>
          <w:sz w:val="22"/>
          <w:szCs w:val="22"/>
        </w:rPr>
        <w:t xml:space="preserve">Garantidores </w:t>
      </w:r>
      <w:r w:rsidR="00E80E86">
        <w:rPr>
          <w:rFonts w:ascii="Tahoma" w:hAnsi="Tahoma" w:cs="Tahoma"/>
          <w:sz w:val="22"/>
          <w:szCs w:val="22"/>
        </w:rPr>
        <w:t xml:space="preserve">e/ou de qualquer das Holdings Imobiliárias </w:t>
      </w:r>
      <w:r w:rsidR="005D4A49">
        <w:rPr>
          <w:rFonts w:ascii="Tahoma" w:hAnsi="Tahoma" w:cs="Tahoma"/>
          <w:sz w:val="22"/>
          <w:szCs w:val="22"/>
        </w:rPr>
        <w:t xml:space="preserve">e/ou da </w:t>
      </w:r>
      <w:proofErr w:type="spellStart"/>
      <w:r w:rsidR="005D4A49">
        <w:rPr>
          <w:rFonts w:ascii="Tahoma" w:hAnsi="Tahoma" w:cs="Tahoma"/>
          <w:sz w:val="22"/>
          <w:szCs w:val="22"/>
        </w:rPr>
        <w:t>Qualicorp</w:t>
      </w:r>
      <w:proofErr w:type="spellEnd"/>
      <w:r w:rsidR="00301CFA" w:rsidRPr="00301CFA">
        <w:rPr>
          <w:rFonts w:ascii="Tahoma" w:hAnsi="Tahoma" w:cs="Tahoma"/>
          <w:sz w:val="22"/>
          <w:szCs w:val="22"/>
        </w:rPr>
        <w:t xml:space="preserve"> </w:t>
      </w:r>
      <w:r w:rsidRPr="00533952">
        <w:rPr>
          <w:rFonts w:ascii="Tahoma" w:hAnsi="Tahoma" w:cs="Tahoma"/>
          <w:sz w:val="22"/>
          <w:szCs w:val="22"/>
        </w:rPr>
        <w:t xml:space="preserve">formulado por terceiros não elidido no prazo legal; </w:t>
      </w:r>
      <w:r w:rsidRPr="004C55C1">
        <w:rPr>
          <w:rFonts w:ascii="Tahoma" w:hAnsi="Tahoma" w:cs="Tahoma"/>
          <w:b/>
          <w:sz w:val="22"/>
          <w:szCs w:val="22"/>
        </w:rPr>
        <w:t>(d)</w:t>
      </w:r>
      <w:r w:rsidRPr="00533952">
        <w:rPr>
          <w:rFonts w:ascii="Tahoma" w:hAnsi="Tahoma" w:cs="Tahoma"/>
          <w:sz w:val="22"/>
          <w:szCs w:val="22"/>
        </w:rPr>
        <w:t xml:space="preserve"> pedido de recuperação judicial ou de recuperação extrajudicial da Emissora</w:t>
      </w:r>
      <w:r w:rsidR="00301CFA">
        <w:rPr>
          <w:rFonts w:ascii="Tahoma" w:hAnsi="Tahoma" w:cs="Tahoma"/>
          <w:sz w:val="22"/>
          <w:szCs w:val="22"/>
        </w:rPr>
        <w:t>, de qualquer dos Garantidores</w:t>
      </w:r>
      <w:r w:rsidRPr="00533952">
        <w:rPr>
          <w:rFonts w:ascii="Tahoma" w:hAnsi="Tahoma" w:cs="Tahoma"/>
          <w:sz w:val="22"/>
          <w:szCs w:val="22"/>
        </w:rPr>
        <w:t xml:space="preserve"> </w:t>
      </w:r>
      <w:r w:rsidR="00E80E86">
        <w:rPr>
          <w:rFonts w:ascii="Tahoma" w:hAnsi="Tahoma" w:cs="Tahoma"/>
          <w:sz w:val="22"/>
          <w:szCs w:val="22"/>
        </w:rPr>
        <w:t xml:space="preserve">e/ou de qualquer das Holdings Imobiliárias </w:t>
      </w:r>
      <w:r w:rsidR="005D4A49">
        <w:rPr>
          <w:rFonts w:ascii="Tahoma" w:hAnsi="Tahoma" w:cs="Tahoma"/>
          <w:sz w:val="22"/>
          <w:szCs w:val="22"/>
        </w:rPr>
        <w:t xml:space="preserve">e/ou da </w:t>
      </w:r>
      <w:proofErr w:type="spellStart"/>
      <w:r w:rsidR="005D4A49">
        <w:rPr>
          <w:rFonts w:ascii="Tahoma" w:hAnsi="Tahoma" w:cs="Tahoma"/>
          <w:sz w:val="22"/>
          <w:szCs w:val="22"/>
        </w:rPr>
        <w:t>Qualicorp</w:t>
      </w:r>
      <w:proofErr w:type="spellEnd"/>
      <w:r w:rsidR="00301CFA">
        <w:rPr>
          <w:rFonts w:ascii="Tahoma" w:hAnsi="Tahoma" w:cs="Tahoma"/>
          <w:sz w:val="22"/>
          <w:szCs w:val="22"/>
        </w:rPr>
        <w:t xml:space="preserve"> </w:t>
      </w:r>
      <w:r w:rsidRPr="00533952">
        <w:rPr>
          <w:rFonts w:ascii="Tahoma" w:hAnsi="Tahoma" w:cs="Tahoma"/>
          <w:sz w:val="22"/>
          <w:szCs w:val="22"/>
        </w:rPr>
        <w:t xml:space="preserve">independentemente do deferimento do respectivo pedido; ou </w:t>
      </w:r>
      <w:r w:rsidRPr="004C55C1">
        <w:rPr>
          <w:rFonts w:ascii="Tahoma" w:hAnsi="Tahoma" w:cs="Tahoma"/>
          <w:b/>
          <w:sz w:val="22"/>
          <w:szCs w:val="22"/>
        </w:rPr>
        <w:t>(e)</w:t>
      </w:r>
      <w:r w:rsidRPr="00533952">
        <w:rPr>
          <w:rFonts w:ascii="Tahoma" w:hAnsi="Tahoma" w:cs="Tahoma"/>
          <w:sz w:val="22"/>
          <w:szCs w:val="22"/>
        </w:rPr>
        <w:t xml:space="preserve"> liquidação, </w:t>
      </w:r>
      <w:r w:rsidR="00301CFA">
        <w:rPr>
          <w:rFonts w:ascii="Tahoma" w:hAnsi="Tahoma" w:cs="Tahoma"/>
          <w:sz w:val="22"/>
          <w:szCs w:val="22"/>
        </w:rPr>
        <w:t xml:space="preserve">insolvência, </w:t>
      </w:r>
      <w:r w:rsidRPr="00533952">
        <w:rPr>
          <w:rFonts w:ascii="Tahoma" w:hAnsi="Tahoma" w:cs="Tahoma"/>
          <w:sz w:val="22"/>
          <w:szCs w:val="22"/>
        </w:rPr>
        <w:t xml:space="preserve">dissolução ou extinção da Emissora </w:t>
      </w:r>
      <w:r w:rsidR="00301CFA">
        <w:rPr>
          <w:rFonts w:ascii="Tahoma" w:hAnsi="Tahoma" w:cs="Tahoma"/>
          <w:sz w:val="22"/>
          <w:szCs w:val="22"/>
        </w:rPr>
        <w:t xml:space="preserve">e/ou de qualquer dos Garantidores </w:t>
      </w:r>
      <w:r w:rsidR="00E80E86">
        <w:rPr>
          <w:rFonts w:ascii="Tahoma" w:hAnsi="Tahoma" w:cs="Tahoma"/>
          <w:sz w:val="22"/>
          <w:szCs w:val="22"/>
        </w:rPr>
        <w:t xml:space="preserve">e/ou de qualquer das Holdings Imobiliárias </w:t>
      </w:r>
      <w:r w:rsidR="005D4A49">
        <w:rPr>
          <w:rFonts w:ascii="Tahoma" w:hAnsi="Tahoma" w:cs="Tahoma"/>
          <w:sz w:val="22"/>
          <w:szCs w:val="22"/>
        </w:rPr>
        <w:t xml:space="preserve">e/ou da </w:t>
      </w:r>
      <w:proofErr w:type="spellStart"/>
      <w:r w:rsidR="005D4A49">
        <w:rPr>
          <w:rFonts w:ascii="Tahoma" w:hAnsi="Tahoma" w:cs="Tahoma"/>
          <w:sz w:val="22"/>
          <w:szCs w:val="22"/>
        </w:rPr>
        <w:t>Qualicorp</w:t>
      </w:r>
      <w:proofErr w:type="spellEnd"/>
      <w:r w:rsidR="0032409F">
        <w:rPr>
          <w:rFonts w:ascii="Tahoma" w:hAnsi="Tahoma" w:cs="Tahoma"/>
          <w:sz w:val="22"/>
          <w:szCs w:val="22"/>
        </w:rPr>
        <w:t>, exceto nos casos de liquidação, dissolução ou extinção decorrentes de eventos previstos no item (</w:t>
      </w:r>
      <w:proofErr w:type="spellStart"/>
      <w:r w:rsidR="00E80E86">
        <w:rPr>
          <w:rFonts w:ascii="Tahoma" w:hAnsi="Tahoma" w:cs="Tahoma"/>
          <w:sz w:val="22"/>
          <w:szCs w:val="22"/>
        </w:rPr>
        <w:t>v</w:t>
      </w:r>
      <w:r w:rsidR="0032409F">
        <w:rPr>
          <w:rFonts w:ascii="Tahoma" w:hAnsi="Tahoma" w:cs="Tahoma"/>
          <w:sz w:val="22"/>
          <w:szCs w:val="22"/>
        </w:rPr>
        <w:t>ii</w:t>
      </w:r>
      <w:proofErr w:type="spellEnd"/>
      <w:r w:rsidR="0032409F">
        <w:rPr>
          <w:rFonts w:ascii="Tahoma" w:hAnsi="Tahoma" w:cs="Tahoma"/>
          <w:sz w:val="22"/>
          <w:szCs w:val="22"/>
        </w:rPr>
        <w:t>) abaixo</w:t>
      </w:r>
      <w:r>
        <w:rPr>
          <w:rFonts w:ascii="Tahoma" w:hAnsi="Tahoma" w:cs="Tahoma"/>
          <w:sz w:val="22"/>
          <w:szCs w:val="22"/>
        </w:rPr>
        <w:t>;</w:t>
      </w:r>
    </w:p>
    <w:p w14:paraId="1F894E45" w14:textId="77777777" w:rsidR="004C55C1" w:rsidRDefault="004C55C1" w:rsidP="00B14690">
      <w:pPr>
        <w:pStyle w:val="PargrafodaLista"/>
        <w:spacing w:after="0" w:line="320" w:lineRule="exact"/>
        <w:rPr>
          <w:rFonts w:ascii="Tahoma" w:hAnsi="Tahoma" w:cs="Tahoma"/>
          <w:sz w:val="22"/>
          <w:szCs w:val="22"/>
        </w:rPr>
      </w:pPr>
    </w:p>
    <w:p w14:paraId="718C7BAA" w14:textId="77777777" w:rsidR="004C55C1" w:rsidRDefault="004C55C1"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4C55C1">
        <w:rPr>
          <w:rFonts w:ascii="Tahoma" w:hAnsi="Tahoma" w:cs="Tahoma"/>
          <w:sz w:val="22"/>
          <w:szCs w:val="22"/>
        </w:rPr>
        <w:t xml:space="preserve">comprovação de que qualquer das declarações prestadas pela Emissora e/ou por qualquer Garantidor nesta Escritura de Emissão e/ou nos Contratos de Garantia e/ou nos demais documentos da Emissão </w:t>
      </w:r>
      <w:r w:rsidR="00C66D1E" w:rsidRPr="00C66D1E">
        <w:rPr>
          <w:rFonts w:ascii="Tahoma" w:hAnsi="Tahoma" w:cs="Tahoma"/>
          <w:sz w:val="22"/>
          <w:szCs w:val="22"/>
        </w:rPr>
        <w:t>são falsas, incorretas ou enganosas ou, ainda, sejam inconsistentes ou incompletas em quaisquer de seus aspectos materiais, em qualquer caso, na data em que foram prestadas</w:t>
      </w:r>
      <w:r>
        <w:rPr>
          <w:rFonts w:ascii="Tahoma" w:hAnsi="Tahoma" w:cs="Tahoma"/>
          <w:sz w:val="22"/>
          <w:szCs w:val="22"/>
        </w:rPr>
        <w:t>;</w:t>
      </w:r>
    </w:p>
    <w:p w14:paraId="3571175A" w14:textId="77777777" w:rsidR="004C55C1" w:rsidRDefault="004C55C1" w:rsidP="00B14690">
      <w:pPr>
        <w:pStyle w:val="PargrafodaLista"/>
        <w:spacing w:after="0" w:line="320" w:lineRule="exact"/>
        <w:rPr>
          <w:rFonts w:ascii="Tahoma" w:hAnsi="Tahoma" w:cs="Tahoma"/>
          <w:sz w:val="22"/>
          <w:szCs w:val="22"/>
        </w:rPr>
      </w:pPr>
    </w:p>
    <w:p w14:paraId="4E99B56E" w14:textId="77777777" w:rsidR="004C55C1" w:rsidRDefault="004C55C1"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4C55C1">
        <w:rPr>
          <w:rFonts w:ascii="Tahoma" w:hAnsi="Tahoma" w:cs="Tahoma"/>
          <w:b/>
          <w:sz w:val="22"/>
          <w:szCs w:val="22"/>
        </w:rPr>
        <w:t>(a)</w:t>
      </w:r>
      <w:r w:rsidRPr="00533952">
        <w:rPr>
          <w:rFonts w:ascii="Tahoma" w:hAnsi="Tahoma" w:cs="Tahoma"/>
          <w:sz w:val="22"/>
          <w:szCs w:val="22"/>
        </w:rPr>
        <w:t xml:space="preserve"> incorporação (de sociedades e/ou de ações) da Emissora e/ou d</w:t>
      </w:r>
      <w:r>
        <w:rPr>
          <w:rFonts w:ascii="Tahoma" w:hAnsi="Tahoma" w:cs="Tahoma"/>
          <w:sz w:val="22"/>
          <w:szCs w:val="22"/>
        </w:rPr>
        <w:t xml:space="preserve">e qualquer dos Garantidores </w:t>
      </w:r>
      <w:r w:rsidRPr="00533952">
        <w:rPr>
          <w:rFonts w:ascii="Tahoma" w:hAnsi="Tahoma" w:cs="Tahoma"/>
          <w:sz w:val="22"/>
          <w:szCs w:val="22"/>
        </w:rPr>
        <w:t>por quaisquer terceiros;</w:t>
      </w:r>
      <w:r w:rsidRPr="004C55C1">
        <w:rPr>
          <w:rFonts w:ascii="Tahoma" w:hAnsi="Tahoma" w:cs="Tahoma"/>
          <w:b/>
          <w:sz w:val="22"/>
          <w:szCs w:val="22"/>
        </w:rPr>
        <w:t xml:space="preserve"> (b)</w:t>
      </w:r>
      <w:r w:rsidRPr="00533952">
        <w:rPr>
          <w:rFonts w:ascii="Tahoma" w:hAnsi="Tahoma" w:cs="Tahoma"/>
          <w:sz w:val="22"/>
          <w:szCs w:val="22"/>
        </w:rPr>
        <w:t xml:space="preserve"> fusão ou cisão da Emissora e/ou </w:t>
      </w:r>
      <w:r>
        <w:rPr>
          <w:rFonts w:ascii="Tahoma" w:hAnsi="Tahoma" w:cs="Tahoma"/>
          <w:sz w:val="22"/>
          <w:szCs w:val="22"/>
        </w:rPr>
        <w:t>dos Garantidores</w:t>
      </w:r>
      <w:r w:rsidRPr="00533952">
        <w:rPr>
          <w:rFonts w:ascii="Tahoma" w:hAnsi="Tahoma" w:cs="Tahoma"/>
          <w:sz w:val="22"/>
          <w:szCs w:val="22"/>
        </w:rPr>
        <w:t xml:space="preserve">; e/ou </w:t>
      </w:r>
      <w:r w:rsidRPr="00621DB6">
        <w:rPr>
          <w:rFonts w:ascii="Tahoma" w:hAnsi="Tahoma" w:cs="Tahoma"/>
          <w:b/>
          <w:sz w:val="22"/>
          <w:szCs w:val="22"/>
        </w:rPr>
        <w:t xml:space="preserve">(c) </w:t>
      </w:r>
      <w:r w:rsidRPr="00533952">
        <w:rPr>
          <w:rFonts w:ascii="Tahoma" w:hAnsi="Tahoma" w:cs="Tahoma"/>
          <w:sz w:val="22"/>
          <w:szCs w:val="22"/>
        </w:rPr>
        <w:t xml:space="preserve">a realização pela Emissora e/ou </w:t>
      </w:r>
      <w:r w:rsidR="00621DB6">
        <w:rPr>
          <w:rFonts w:ascii="Tahoma" w:hAnsi="Tahoma" w:cs="Tahoma"/>
          <w:sz w:val="22"/>
          <w:szCs w:val="22"/>
        </w:rPr>
        <w:t>pel</w:t>
      </w:r>
      <w:r>
        <w:rPr>
          <w:rFonts w:ascii="Tahoma" w:hAnsi="Tahoma" w:cs="Tahoma"/>
          <w:sz w:val="22"/>
          <w:szCs w:val="22"/>
        </w:rPr>
        <w:t xml:space="preserve">os Garantidores </w:t>
      </w:r>
      <w:r w:rsidRPr="00533952">
        <w:rPr>
          <w:rFonts w:ascii="Tahoma" w:hAnsi="Tahoma" w:cs="Tahoma"/>
          <w:sz w:val="22"/>
          <w:szCs w:val="22"/>
        </w:rPr>
        <w:t>de qualquer reorganização societária, exceto se: (</w:t>
      </w:r>
      <w:r>
        <w:rPr>
          <w:rFonts w:ascii="Tahoma" w:hAnsi="Tahoma" w:cs="Tahoma"/>
          <w:sz w:val="22"/>
          <w:szCs w:val="22"/>
        </w:rPr>
        <w:t>1</w:t>
      </w:r>
      <w:r w:rsidRPr="00533952">
        <w:rPr>
          <w:rFonts w:ascii="Tahoma" w:hAnsi="Tahoma" w:cs="Tahoma"/>
          <w:sz w:val="22"/>
          <w:szCs w:val="22"/>
        </w:rPr>
        <w:t xml:space="preserve">) se tratar de </w:t>
      </w:r>
      <w:r>
        <w:rPr>
          <w:rFonts w:ascii="Tahoma" w:hAnsi="Tahoma" w:cs="Tahoma"/>
          <w:sz w:val="22"/>
          <w:szCs w:val="22"/>
        </w:rPr>
        <w:t xml:space="preserve">transformação do </w:t>
      </w:r>
      <w:r w:rsidR="00C66D1E">
        <w:rPr>
          <w:rFonts w:ascii="Tahoma" w:hAnsi="Tahoma" w:cs="Tahoma"/>
          <w:sz w:val="22"/>
          <w:szCs w:val="22"/>
        </w:rPr>
        <w:t xml:space="preserve">Fundo 831 </w:t>
      </w:r>
      <w:r>
        <w:rPr>
          <w:rFonts w:ascii="Tahoma" w:hAnsi="Tahoma" w:cs="Tahoma"/>
          <w:sz w:val="22"/>
          <w:szCs w:val="22"/>
        </w:rPr>
        <w:t>e</w:t>
      </w:r>
      <w:r w:rsidR="00C66D1E">
        <w:rPr>
          <w:rFonts w:ascii="Tahoma" w:hAnsi="Tahoma" w:cs="Tahoma"/>
          <w:sz w:val="22"/>
          <w:szCs w:val="22"/>
        </w:rPr>
        <w:t>m</w:t>
      </w:r>
      <w:r>
        <w:rPr>
          <w:rFonts w:ascii="Tahoma" w:hAnsi="Tahoma" w:cs="Tahoma"/>
          <w:sz w:val="22"/>
          <w:szCs w:val="22"/>
        </w:rPr>
        <w:t xml:space="preserve"> um fundo de investimento em ações</w:t>
      </w:r>
      <w:r w:rsidR="00DA630B">
        <w:rPr>
          <w:rFonts w:ascii="Tahoma" w:hAnsi="Tahoma" w:cs="Tahoma"/>
          <w:sz w:val="22"/>
          <w:szCs w:val="22"/>
        </w:rPr>
        <w:t>, desde que mantido o controle direto, na forma prevista nesta data</w:t>
      </w:r>
      <w:r w:rsidRPr="00533952">
        <w:rPr>
          <w:rFonts w:ascii="Tahoma" w:hAnsi="Tahoma" w:cs="Tahoma"/>
          <w:sz w:val="22"/>
          <w:szCs w:val="22"/>
        </w:rPr>
        <w:t>; (</w:t>
      </w:r>
      <w:r>
        <w:rPr>
          <w:rFonts w:ascii="Tahoma" w:hAnsi="Tahoma" w:cs="Tahoma"/>
          <w:sz w:val="22"/>
          <w:szCs w:val="22"/>
        </w:rPr>
        <w:t>2</w:t>
      </w:r>
      <w:r w:rsidRPr="00533952">
        <w:rPr>
          <w:rFonts w:ascii="Tahoma" w:hAnsi="Tahoma" w:cs="Tahoma"/>
          <w:sz w:val="22"/>
          <w:szCs w:val="22"/>
        </w:rPr>
        <w:t xml:space="preserve">) </w:t>
      </w:r>
      <w:r w:rsidR="00E71D3C" w:rsidRPr="00193E2B">
        <w:rPr>
          <w:rFonts w:ascii="Tahoma" w:hAnsi="Tahoma" w:cs="Tahoma"/>
          <w:sz w:val="22"/>
          <w:szCs w:val="22"/>
        </w:rPr>
        <w:t xml:space="preserve">da alienação, por meio de reorganização societária, do imóvel localizado </w:t>
      </w:r>
      <w:r w:rsidR="00E71D3C" w:rsidRPr="00193E2B">
        <w:rPr>
          <w:rFonts w:ascii="Tahoma" w:hAnsi="Tahoma" w:cs="Tahoma"/>
          <w:sz w:val="22"/>
          <w:szCs w:val="22"/>
        </w:rPr>
        <w:lastRenderedPageBreak/>
        <w:t>na Rua Turquia, nº 92, na cidade de São Paulo, Estado de São Paulo, registrado sob a matrícula 195.400 do 4º Oficial de Registro de Imóveis da Cidade de São Paulo, Estado de São Paulo; ou (3)</w:t>
      </w:r>
      <w:r w:rsidR="00E71D3C">
        <w:rPr>
          <w:rFonts w:ascii="Tahoma" w:hAnsi="Tahoma" w:cs="Tahoma"/>
          <w:sz w:val="22"/>
          <w:szCs w:val="22"/>
        </w:rPr>
        <w:t xml:space="preserve"> </w:t>
      </w:r>
      <w:r w:rsidRPr="00533952">
        <w:rPr>
          <w:rFonts w:ascii="Tahoma" w:hAnsi="Tahoma" w:cs="Tahoma"/>
          <w:sz w:val="22"/>
          <w:szCs w:val="22"/>
        </w:rPr>
        <w:t xml:space="preserve">aprovada previamente por Debenturistas que representem 75% (setenta e cinco por cento) das Debêntures em </w:t>
      </w:r>
      <w:r w:rsidR="00621DB6">
        <w:rPr>
          <w:rFonts w:ascii="Tahoma" w:hAnsi="Tahoma" w:cs="Tahoma"/>
          <w:sz w:val="22"/>
          <w:szCs w:val="22"/>
        </w:rPr>
        <w:t>C</w:t>
      </w:r>
      <w:r w:rsidRPr="00533952">
        <w:rPr>
          <w:rFonts w:ascii="Tahoma" w:hAnsi="Tahoma" w:cs="Tahoma"/>
          <w:sz w:val="22"/>
          <w:szCs w:val="22"/>
        </w:rPr>
        <w:t>irculação</w:t>
      </w:r>
      <w:r>
        <w:rPr>
          <w:rFonts w:ascii="Tahoma" w:hAnsi="Tahoma" w:cs="Tahoma"/>
          <w:sz w:val="22"/>
          <w:szCs w:val="22"/>
        </w:rPr>
        <w:t>;</w:t>
      </w:r>
    </w:p>
    <w:p w14:paraId="79D21FB7" w14:textId="77777777" w:rsidR="004C55C1" w:rsidRDefault="004C55C1" w:rsidP="00B14690">
      <w:pPr>
        <w:pStyle w:val="PargrafodaLista"/>
        <w:spacing w:after="0" w:line="320" w:lineRule="exact"/>
        <w:rPr>
          <w:rFonts w:ascii="Tahoma" w:hAnsi="Tahoma" w:cs="Tahoma"/>
          <w:sz w:val="22"/>
          <w:szCs w:val="22"/>
        </w:rPr>
      </w:pPr>
    </w:p>
    <w:p w14:paraId="0D1798C2" w14:textId="77777777" w:rsidR="00C66D1E" w:rsidRDefault="00C66D1E"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C66D1E">
        <w:rPr>
          <w:rFonts w:ascii="Tahoma" w:hAnsi="Tahoma" w:cs="Tahoma"/>
          <w:b/>
          <w:bCs/>
          <w:sz w:val="22"/>
          <w:szCs w:val="22"/>
        </w:rPr>
        <w:t>(</w:t>
      </w:r>
      <w:r>
        <w:rPr>
          <w:rFonts w:ascii="Tahoma" w:hAnsi="Tahoma" w:cs="Tahoma"/>
          <w:b/>
          <w:bCs/>
          <w:sz w:val="22"/>
          <w:szCs w:val="22"/>
        </w:rPr>
        <w:t>a</w:t>
      </w:r>
      <w:r w:rsidRPr="00C66D1E">
        <w:rPr>
          <w:rFonts w:ascii="Tahoma" w:hAnsi="Tahoma" w:cs="Tahoma"/>
          <w:b/>
          <w:bCs/>
          <w:sz w:val="22"/>
          <w:szCs w:val="22"/>
        </w:rPr>
        <w:t xml:space="preserve">) </w:t>
      </w:r>
      <w:r w:rsidRPr="00C66D1E">
        <w:rPr>
          <w:rFonts w:ascii="Tahoma" w:hAnsi="Tahoma" w:cs="Tahoma"/>
          <w:bCs/>
          <w:sz w:val="22"/>
          <w:szCs w:val="22"/>
        </w:rPr>
        <w:t xml:space="preserve">alteração da participação acionária detida na presente data pelos </w:t>
      </w:r>
      <w:r>
        <w:rPr>
          <w:rFonts w:ascii="Tahoma" w:hAnsi="Tahoma" w:cs="Tahoma"/>
          <w:bCs/>
          <w:sz w:val="22"/>
          <w:szCs w:val="22"/>
        </w:rPr>
        <w:t xml:space="preserve">Garantidores </w:t>
      </w:r>
      <w:r w:rsidRPr="00C66D1E">
        <w:rPr>
          <w:rFonts w:ascii="Tahoma" w:hAnsi="Tahoma" w:cs="Tahoma"/>
          <w:bCs/>
          <w:sz w:val="22"/>
          <w:szCs w:val="22"/>
        </w:rPr>
        <w:t xml:space="preserve">na </w:t>
      </w:r>
      <w:r>
        <w:rPr>
          <w:rFonts w:ascii="Tahoma" w:hAnsi="Tahoma" w:cs="Tahoma"/>
          <w:bCs/>
          <w:sz w:val="22"/>
          <w:szCs w:val="22"/>
        </w:rPr>
        <w:t>Emissora</w:t>
      </w:r>
      <w:r w:rsidR="00E71D3C">
        <w:rPr>
          <w:rFonts w:ascii="Tahoma" w:hAnsi="Tahoma" w:cs="Tahoma"/>
          <w:bCs/>
          <w:sz w:val="22"/>
          <w:szCs w:val="22"/>
        </w:rPr>
        <w:t xml:space="preserve">, </w:t>
      </w:r>
      <w:r w:rsidR="00E71D3C" w:rsidRPr="00193E2B">
        <w:rPr>
          <w:rFonts w:ascii="Tahoma" w:hAnsi="Tahoma" w:cs="Tahoma"/>
          <w:bCs/>
          <w:sz w:val="22"/>
          <w:szCs w:val="22"/>
        </w:rPr>
        <w:t>com exceção das efetuadas para fins de reorganização societária interna do grupo econômico a que pertença a Emissora e desde que mantido o controle indireto da Emissora e/ou dos Garantidores</w:t>
      </w:r>
      <w:r w:rsidRPr="00C66D1E">
        <w:rPr>
          <w:rFonts w:ascii="Tahoma" w:hAnsi="Tahoma" w:cs="Tahoma"/>
          <w:bCs/>
          <w:sz w:val="22"/>
          <w:szCs w:val="22"/>
        </w:rPr>
        <w:t xml:space="preserve">; e/ou </w:t>
      </w:r>
      <w:r w:rsidRPr="00C66D1E">
        <w:rPr>
          <w:rFonts w:ascii="Tahoma" w:hAnsi="Tahoma" w:cs="Tahoma"/>
          <w:b/>
          <w:bCs/>
          <w:sz w:val="22"/>
          <w:szCs w:val="22"/>
        </w:rPr>
        <w:t>(</w:t>
      </w:r>
      <w:r>
        <w:rPr>
          <w:rFonts w:ascii="Tahoma" w:hAnsi="Tahoma" w:cs="Tahoma"/>
          <w:b/>
          <w:bCs/>
          <w:sz w:val="22"/>
          <w:szCs w:val="22"/>
        </w:rPr>
        <w:t>b</w:t>
      </w:r>
      <w:r w:rsidRPr="00C66D1E">
        <w:rPr>
          <w:rFonts w:ascii="Tahoma" w:hAnsi="Tahoma" w:cs="Tahoma"/>
          <w:b/>
          <w:bCs/>
          <w:sz w:val="22"/>
          <w:szCs w:val="22"/>
        </w:rPr>
        <w:t>)</w:t>
      </w:r>
      <w:r w:rsidRPr="00C66D1E">
        <w:rPr>
          <w:rFonts w:ascii="Tahoma" w:hAnsi="Tahoma" w:cs="Tahoma"/>
          <w:bCs/>
          <w:sz w:val="22"/>
          <w:szCs w:val="22"/>
        </w:rPr>
        <w:t xml:space="preserve"> alteração, alienação ou transferência do controle acionário da </w:t>
      </w:r>
      <w:r>
        <w:rPr>
          <w:rFonts w:ascii="Tahoma" w:hAnsi="Tahoma" w:cs="Tahoma"/>
          <w:bCs/>
          <w:sz w:val="22"/>
          <w:szCs w:val="22"/>
        </w:rPr>
        <w:t>Emissora</w:t>
      </w:r>
      <w:r w:rsidRPr="00C66D1E">
        <w:rPr>
          <w:rFonts w:ascii="Tahoma" w:hAnsi="Tahoma" w:cs="Tahoma"/>
          <w:bCs/>
          <w:sz w:val="22"/>
          <w:szCs w:val="22"/>
        </w:rPr>
        <w:t xml:space="preserve"> e/ou quaisquer dos </w:t>
      </w:r>
      <w:r>
        <w:rPr>
          <w:rFonts w:ascii="Tahoma" w:hAnsi="Tahoma" w:cs="Tahoma"/>
          <w:bCs/>
          <w:sz w:val="22"/>
          <w:szCs w:val="22"/>
        </w:rPr>
        <w:t>Garantidores</w:t>
      </w:r>
      <w:r w:rsidRPr="00C66D1E">
        <w:rPr>
          <w:rFonts w:ascii="Tahoma" w:hAnsi="Tahoma" w:cs="Tahoma"/>
          <w:bCs/>
          <w:sz w:val="22"/>
          <w:szCs w:val="22"/>
        </w:rPr>
        <w:t xml:space="preserve"> (conforme aplicável) e/ou de qualquer das Holdings Imobiliárias, de forma direta ou indireta</w:t>
      </w:r>
      <w:r>
        <w:rPr>
          <w:rFonts w:ascii="Tahoma" w:hAnsi="Tahoma" w:cs="Tahoma"/>
          <w:bCs/>
          <w:sz w:val="22"/>
          <w:szCs w:val="22"/>
        </w:rPr>
        <w:t>,</w:t>
      </w:r>
      <w:r w:rsidRPr="00C66D1E">
        <w:rPr>
          <w:rFonts w:ascii="Tahoma" w:hAnsi="Tahoma" w:cs="Tahoma"/>
          <w:sz w:val="22"/>
          <w:szCs w:val="22"/>
        </w:rPr>
        <w:t xml:space="preserve"> </w:t>
      </w:r>
      <w:r w:rsidRPr="00533952">
        <w:rPr>
          <w:rFonts w:ascii="Tahoma" w:hAnsi="Tahoma" w:cs="Tahoma"/>
          <w:sz w:val="22"/>
          <w:szCs w:val="22"/>
        </w:rPr>
        <w:t>devendo ser entendido como “controle acionário” e “controlador”, para este fim, a definição de controle prevista no artigo 116 da Lei das Sociedades por Ações</w:t>
      </w:r>
      <w:r w:rsidRPr="00C66D1E">
        <w:rPr>
          <w:rFonts w:ascii="Tahoma" w:hAnsi="Tahoma" w:cs="Tahoma"/>
          <w:bCs/>
          <w:sz w:val="22"/>
          <w:szCs w:val="22"/>
        </w:rPr>
        <w:t>; exceto</w:t>
      </w:r>
      <w:r w:rsidR="00052F0C">
        <w:rPr>
          <w:rFonts w:ascii="Tahoma" w:hAnsi="Tahoma" w:cs="Tahoma"/>
          <w:bCs/>
          <w:sz w:val="22"/>
          <w:szCs w:val="22"/>
        </w:rPr>
        <w:t xml:space="preserve"> se</w:t>
      </w:r>
      <w:r w:rsidRPr="00C66D1E">
        <w:rPr>
          <w:rFonts w:ascii="Tahoma" w:hAnsi="Tahoma" w:cs="Tahoma"/>
          <w:bCs/>
          <w:sz w:val="22"/>
          <w:szCs w:val="22"/>
        </w:rPr>
        <w:t xml:space="preserve"> (1) em qualquer dos casos, houver anuência prévia </w:t>
      </w:r>
      <w:r w:rsidR="00133A01">
        <w:rPr>
          <w:rFonts w:ascii="Tahoma" w:hAnsi="Tahoma" w:cs="Tahoma"/>
          <w:bCs/>
          <w:sz w:val="22"/>
          <w:szCs w:val="22"/>
        </w:rPr>
        <w:t xml:space="preserve">dos </w:t>
      </w:r>
      <w:r w:rsidRPr="00533952">
        <w:rPr>
          <w:rFonts w:ascii="Tahoma" w:hAnsi="Tahoma" w:cs="Tahoma"/>
          <w:sz w:val="22"/>
          <w:szCs w:val="22"/>
        </w:rPr>
        <w:t xml:space="preserve">Debenturistas que representem 75% (setenta e cinco por cento) das Debêntures em </w:t>
      </w:r>
      <w:r>
        <w:rPr>
          <w:rFonts w:ascii="Tahoma" w:hAnsi="Tahoma" w:cs="Tahoma"/>
          <w:sz w:val="22"/>
          <w:szCs w:val="22"/>
        </w:rPr>
        <w:t>C</w:t>
      </w:r>
      <w:r w:rsidRPr="00533952">
        <w:rPr>
          <w:rFonts w:ascii="Tahoma" w:hAnsi="Tahoma" w:cs="Tahoma"/>
          <w:sz w:val="22"/>
          <w:szCs w:val="22"/>
        </w:rPr>
        <w:t>irculação</w:t>
      </w:r>
      <w:r w:rsidRPr="00C66D1E">
        <w:rPr>
          <w:rFonts w:ascii="Tahoma" w:hAnsi="Tahoma" w:cs="Tahoma"/>
          <w:bCs/>
          <w:sz w:val="22"/>
          <w:szCs w:val="22"/>
        </w:rPr>
        <w:t xml:space="preserve">; ou (2) relacionada à transformação do </w:t>
      </w:r>
      <w:r>
        <w:rPr>
          <w:rFonts w:ascii="Tahoma" w:hAnsi="Tahoma" w:cs="Tahoma"/>
          <w:bCs/>
          <w:sz w:val="22"/>
          <w:szCs w:val="22"/>
        </w:rPr>
        <w:t>Fundo 831</w:t>
      </w:r>
      <w:r w:rsidRPr="00C66D1E">
        <w:rPr>
          <w:rFonts w:ascii="Tahoma" w:hAnsi="Tahoma" w:cs="Tahoma"/>
          <w:bCs/>
          <w:sz w:val="22"/>
          <w:szCs w:val="22"/>
        </w:rPr>
        <w:t xml:space="preserve"> em um fundo de investimento em ações, neste caso, desde que o controle direto do referido fundo não seja alterado</w:t>
      </w:r>
      <w:r w:rsidR="00052F0C">
        <w:rPr>
          <w:rFonts w:ascii="Tahoma" w:hAnsi="Tahoma" w:cs="Tahoma"/>
          <w:bCs/>
          <w:sz w:val="22"/>
          <w:szCs w:val="22"/>
        </w:rPr>
        <w:t>; ou (3) em relação as Holdings Imobiliárias, as mesmas permaneçam sob controle direto do FIP</w:t>
      </w:r>
      <w:r>
        <w:rPr>
          <w:rFonts w:ascii="Tahoma" w:hAnsi="Tahoma" w:cs="Tahoma"/>
          <w:bCs/>
          <w:sz w:val="22"/>
          <w:szCs w:val="22"/>
        </w:rPr>
        <w:t>;</w:t>
      </w:r>
    </w:p>
    <w:p w14:paraId="5D4C05E5" w14:textId="77777777" w:rsidR="004C55C1" w:rsidRDefault="004C55C1" w:rsidP="00B14690">
      <w:pPr>
        <w:pStyle w:val="PargrafodaLista"/>
        <w:spacing w:after="0" w:line="320" w:lineRule="exact"/>
        <w:rPr>
          <w:rFonts w:ascii="Tahoma" w:hAnsi="Tahoma" w:cs="Tahoma"/>
          <w:sz w:val="22"/>
          <w:szCs w:val="22"/>
        </w:rPr>
      </w:pPr>
    </w:p>
    <w:p w14:paraId="488AFD9B" w14:textId="77777777" w:rsidR="004C55C1" w:rsidRDefault="004C55C1"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B14690">
        <w:rPr>
          <w:rFonts w:ascii="Tahoma" w:hAnsi="Tahoma" w:cs="Tahoma"/>
          <w:sz w:val="22"/>
          <w:szCs w:val="22"/>
        </w:rPr>
        <w:t xml:space="preserve">transformação </w:t>
      </w:r>
      <w:r w:rsidR="00C66D1E" w:rsidRPr="00B14690">
        <w:rPr>
          <w:rFonts w:ascii="Tahoma" w:hAnsi="Tahoma" w:cs="Tahoma"/>
          <w:sz w:val="22"/>
          <w:szCs w:val="22"/>
        </w:rPr>
        <w:t xml:space="preserve">societária </w:t>
      </w:r>
      <w:r w:rsidRPr="00B14690">
        <w:rPr>
          <w:rFonts w:ascii="Tahoma" w:hAnsi="Tahoma" w:cs="Tahoma"/>
          <w:sz w:val="22"/>
          <w:szCs w:val="22"/>
        </w:rPr>
        <w:t>da Emissora, nos termos dos artigos 220 a 222 da Lei das Sociedades por Ações;</w:t>
      </w:r>
    </w:p>
    <w:p w14:paraId="172FEDDD" w14:textId="77777777" w:rsidR="005D4A49" w:rsidRDefault="005D4A49" w:rsidP="00387888">
      <w:pPr>
        <w:pStyle w:val="PargrafodaLista"/>
        <w:rPr>
          <w:rFonts w:ascii="Tahoma" w:hAnsi="Tahoma" w:cs="Tahoma"/>
          <w:sz w:val="22"/>
          <w:szCs w:val="22"/>
        </w:rPr>
      </w:pPr>
    </w:p>
    <w:p w14:paraId="24C506DC" w14:textId="77777777" w:rsidR="00446F0C" w:rsidRPr="004D2BF5" w:rsidRDefault="004C55C1" w:rsidP="004D2BF5">
      <w:pPr>
        <w:numPr>
          <w:ilvl w:val="3"/>
          <w:numId w:val="32"/>
        </w:numPr>
        <w:tabs>
          <w:tab w:val="clear" w:pos="2126"/>
          <w:tab w:val="num" w:pos="1418"/>
        </w:tabs>
        <w:spacing w:after="0" w:line="320" w:lineRule="exact"/>
        <w:ind w:left="1418" w:hanging="709"/>
        <w:rPr>
          <w:rFonts w:ascii="Tahoma" w:hAnsi="Tahoma" w:cs="Tahoma"/>
          <w:sz w:val="22"/>
          <w:szCs w:val="22"/>
        </w:rPr>
      </w:pPr>
      <w:r w:rsidRPr="005D4A49">
        <w:rPr>
          <w:rFonts w:ascii="Tahoma" w:hAnsi="Tahoma" w:cs="Tahoma"/>
          <w:sz w:val="22"/>
          <w:szCs w:val="22"/>
        </w:rPr>
        <w:t xml:space="preserve">vencimento antecipado de </w:t>
      </w:r>
      <w:r w:rsidR="00CA1144" w:rsidRPr="005D4A49">
        <w:rPr>
          <w:rFonts w:ascii="Tahoma" w:hAnsi="Tahoma" w:cs="Tahoma"/>
          <w:sz w:val="22"/>
          <w:szCs w:val="22"/>
        </w:rPr>
        <w:t xml:space="preserve">quaisquer obrigações pecuniárias a que estejam sujeitas </w:t>
      </w:r>
      <w:r w:rsidRPr="005D4A49">
        <w:rPr>
          <w:rFonts w:ascii="Tahoma" w:hAnsi="Tahoma" w:cs="Tahoma"/>
          <w:sz w:val="22"/>
          <w:szCs w:val="22"/>
        </w:rPr>
        <w:t>a Emissora e/ou os Garantidores</w:t>
      </w:r>
      <w:r w:rsidR="002A0CC6">
        <w:rPr>
          <w:rFonts w:ascii="Tahoma" w:hAnsi="Tahoma" w:cs="Tahoma"/>
          <w:sz w:val="22"/>
          <w:szCs w:val="22"/>
        </w:rPr>
        <w:t xml:space="preserve"> e/ou a </w:t>
      </w:r>
      <w:proofErr w:type="spellStart"/>
      <w:r w:rsidR="002A0CC6">
        <w:rPr>
          <w:rFonts w:ascii="Tahoma" w:hAnsi="Tahoma" w:cs="Tahoma"/>
          <w:sz w:val="22"/>
          <w:szCs w:val="22"/>
        </w:rPr>
        <w:t>Qualicorp</w:t>
      </w:r>
      <w:proofErr w:type="spellEnd"/>
      <w:r w:rsidRPr="005D4A49">
        <w:rPr>
          <w:rFonts w:ascii="Tahoma" w:hAnsi="Tahoma" w:cs="Tahoma"/>
          <w:sz w:val="22"/>
          <w:szCs w:val="22"/>
        </w:rPr>
        <w:t xml:space="preserve">, </w:t>
      </w:r>
      <w:r w:rsidR="00CA1144" w:rsidRPr="005D4A49">
        <w:rPr>
          <w:rFonts w:ascii="Tahoma" w:hAnsi="Tahoma" w:cs="Tahoma"/>
          <w:sz w:val="22"/>
          <w:szCs w:val="22"/>
        </w:rPr>
        <w:t>assim entendidas as dívidas e/ou obrigações contraídas em operações contra</w:t>
      </w:r>
      <w:r w:rsidR="005D4A49">
        <w:rPr>
          <w:rFonts w:ascii="Tahoma" w:hAnsi="Tahoma" w:cs="Tahoma"/>
          <w:sz w:val="22"/>
          <w:szCs w:val="22"/>
        </w:rPr>
        <w:t>t</w:t>
      </w:r>
      <w:r w:rsidR="00CA1144" w:rsidRPr="005D4A49">
        <w:rPr>
          <w:rFonts w:ascii="Tahoma" w:hAnsi="Tahoma" w:cs="Tahoma"/>
          <w:sz w:val="22"/>
          <w:szCs w:val="22"/>
        </w:rPr>
        <w:t>adas no mercado financeiro e/ou de capitais, local e/ou internacional</w:t>
      </w:r>
      <w:r w:rsidR="004D2BF5">
        <w:rPr>
          <w:rFonts w:ascii="Tahoma" w:hAnsi="Tahoma" w:cs="Tahoma"/>
          <w:sz w:val="22"/>
          <w:szCs w:val="22"/>
        </w:rPr>
        <w:t>, envolvendo valor igual ou superior a R$ 10.000.000,00 (dez milhões de reais)</w:t>
      </w:r>
      <w:r w:rsidR="0032409F">
        <w:rPr>
          <w:rFonts w:ascii="Tahoma" w:hAnsi="Tahoma" w:cs="Tahoma"/>
          <w:sz w:val="22"/>
          <w:szCs w:val="22"/>
        </w:rPr>
        <w:t>, sendo tais valores reajustados</w:t>
      </w:r>
      <w:r w:rsidR="0032409F" w:rsidRPr="007944AA">
        <w:rPr>
          <w:rFonts w:ascii="Tahoma" w:hAnsi="Tahoma" w:cs="Tahoma"/>
          <w:sz w:val="22"/>
          <w:szCs w:val="22"/>
        </w:rPr>
        <w:t xml:space="preserve"> anualmente, desde a </w:t>
      </w:r>
      <w:r w:rsidR="00513FE5">
        <w:rPr>
          <w:rFonts w:ascii="Tahoma" w:hAnsi="Tahoma" w:cs="Tahoma"/>
          <w:sz w:val="22"/>
          <w:szCs w:val="22"/>
        </w:rPr>
        <w:t>primeira Data de Integralização</w:t>
      </w:r>
      <w:r w:rsidR="0032409F" w:rsidRPr="007944AA">
        <w:rPr>
          <w:rFonts w:ascii="Tahoma" w:hAnsi="Tahoma" w:cs="Tahoma"/>
          <w:sz w:val="22"/>
          <w:szCs w:val="22"/>
        </w:rPr>
        <w:t>, pela variação do Índice Nacional de Preços ao Consumidor Amplo – IPCA, divulgado pelo Instituto Brasileiro de Geografia e Estatística</w:t>
      </w:r>
      <w:r w:rsidR="00513FE5">
        <w:rPr>
          <w:rFonts w:ascii="Tahoma" w:hAnsi="Tahoma" w:cs="Tahoma"/>
          <w:sz w:val="22"/>
          <w:szCs w:val="22"/>
        </w:rPr>
        <w:t xml:space="preserve"> (“</w:t>
      </w:r>
      <w:r w:rsidR="00513FE5" w:rsidRPr="00513FE5">
        <w:rPr>
          <w:rFonts w:ascii="Tahoma" w:hAnsi="Tahoma" w:cs="Tahoma"/>
          <w:sz w:val="22"/>
          <w:szCs w:val="22"/>
          <w:u w:val="single"/>
        </w:rPr>
        <w:t>IPCA</w:t>
      </w:r>
      <w:r w:rsidR="00513FE5">
        <w:rPr>
          <w:rFonts w:ascii="Tahoma" w:hAnsi="Tahoma" w:cs="Tahoma"/>
          <w:sz w:val="22"/>
          <w:szCs w:val="22"/>
        </w:rPr>
        <w:t>”)</w:t>
      </w:r>
      <w:r w:rsidR="0032409F" w:rsidRPr="007944AA">
        <w:rPr>
          <w:rFonts w:ascii="Tahoma" w:hAnsi="Tahoma" w:cs="Tahoma"/>
          <w:sz w:val="22"/>
          <w:szCs w:val="22"/>
        </w:rPr>
        <w:t>, ou do índice que eventualmente o substitua</w:t>
      </w:r>
      <w:r w:rsidRPr="004D2BF5">
        <w:rPr>
          <w:rFonts w:ascii="Tahoma" w:hAnsi="Tahoma" w:cs="Tahoma"/>
          <w:sz w:val="22"/>
          <w:szCs w:val="22"/>
        </w:rPr>
        <w:t>;</w:t>
      </w:r>
    </w:p>
    <w:p w14:paraId="35A4FC04" w14:textId="77777777" w:rsidR="004C55C1" w:rsidRDefault="004C55C1" w:rsidP="00B14690">
      <w:pPr>
        <w:pStyle w:val="PargrafodaLista"/>
        <w:spacing w:after="0" w:line="320" w:lineRule="exact"/>
        <w:rPr>
          <w:rFonts w:ascii="Tahoma" w:hAnsi="Tahoma" w:cs="Tahoma"/>
          <w:sz w:val="22"/>
          <w:szCs w:val="22"/>
        </w:rPr>
      </w:pPr>
    </w:p>
    <w:p w14:paraId="1564F3FB" w14:textId="77777777" w:rsidR="004C55C1" w:rsidRDefault="004C55C1"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533952">
        <w:rPr>
          <w:rFonts w:ascii="Tahoma" w:hAnsi="Tahoma" w:cs="Tahoma"/>
          <w:sz w:val="22"/>
          <w:szCs w:val="22"/>
        </w:rPr>
        <w:t>distribuição e/ou pagamento, pela Emissora</w:t>
      </w:r>
      <w:r>
        <w:rPr>
          <w:rFonts w:ascii="Tahoma" w:hAnsi="Tahoma" w:cs="Tahoma"/>
          <w:sz w:val="22"/>
          <w:szCs w:val="22"/>
        </w:rPr>
        <w:t xml:space="preserve"> ou pelos Garantidores</w:t>
      </w:r>
      <w:r w:rsidRPr="00533952">
        <w:rPr>
          <w:rFonts w:ascii="Tahoma" w:hAnsi="Tahoma" w:cs="Tahoma"/>
          <w:sz w:val="22"/>
          <w:szCs w:val="22"/>
        </w:rPr>
        <w:t xml:space="preserve">, de dividendos, juros sobre o capital próprio ou quaisquer outras distribuições de lucros aos </w:t>
      </w:r>
      <w:r>
        <w:rPr>
          <w:rFonts w:ascii="Tahoma" w:hAnsi="Tahoma" w:cs="Tahoma"/>
          <w:sz w:val="22"/>
          <w:szCs w:val="22"/>
        </w:rPr>
        <w:t xml:space="preserve">seus respectivos </w:t>
      </w:r>
      <w:r w:rsidRPr="00533952">
        <w:rPr>
          <w:rFonts w:ascii="Tahoma" w:hAnsi="Tahoma" w:cs="Tahoma"/>
          <w:sz w:val="22"/>
          <w:szCs w:val="22"/>
        </w:rPr>
        <w:t xml:space="preserve">acionistas </w:t>
      </w:r>
      <w:r>
        <w:rPr>
          <w:rFonts w:ascii="Tahoma" w:hAnsi="Tahoma" w:cs="Tahoma"/>
          <w:sz w:val="22"/>
          <w:szCs w:val="22"/>
        </w:rPr>
        <w:t>de forma diversa da prevista nesta Escritura e/ou nos Contratos de Garantia;</w:t>
      </w:r>
    </w:p>
    <w:p w14:paraId="5CF0A572" w14:textId="77777777" w:rsidR="00D77A78" w:rsidRDefault="00D77A78" w:rsidP="00B14690">
      <w:pPr>
        <w:pStyle w:val="PargrafodaLista"/>
        <w:spacing w:after="0" w:line="320" w:lineRule="exact"/>
        <w:rPr>
          <w:rFonts w:ascii="Tahoma" w:hAnsi="Tahoma" w:cs="Tahoma"/>
          <w:sz w:val="22"/>
          <w:szCs w:val="22"/>
        </w:rPr>
      </w:pPr>
    </w:p>
    <w:p w14:paraId="1707E846" w14:textId="77777777" w:rsidR="00D77A78" w:rsidRPr="00D77A78" w:rsidRDefault="00EF0BDF" w:rsidP="00B14690">
      <w:pPr>
        <w:numPr>
          <w:ilvl w:val="3"/>
          <w:numId w:val="32"/>
        </w:numPr>
        <w:tabs>
          <w:tab w:val="clear" w:pos="2126"/>
          <w:tab w:val="num" w:pos="1418"/>
        </w:tabs>
        <w:spacing w:after="0" w:line="320" w:lineRule="exact"/>
        <w:ind w:left="1418" w:hanging="709"/>
        <w:rPr>
          <w:rFonts w:ascii="Tahoma" w:hAnsi="Tahoma" w:cs="Tahoma"/>
          <w:sz w:val="22"/>
          <w:szCs w:val="22"/>
        </w:rPr>
      </w:pPr>
      <w:r>
        <w:rPr>
          <w:rFonts w:ascii="Tahoma" w:hAnsi="Tahoma" w:cs="Tahoma"/>
          <w:sz w:val="22"/>
          <w:szCs w:val="22"/>
        </w:rPr>
        <w:t xml:space="preserve">se for declarada a </w:t>
      </w:r>
      <w:r w:rsidR="00D77A78" w:rsidRPr="00D77A78">
        <w:rPr>
          <w:rFonts w:ascii="Tahoma" w:hAnsi="Tahoma" w:cs="Tahoma"/>
          <w:sz w:val="22"/>
          <w:szCs w:val="22"/>
        </w:rPr>
        <w:t xml:space="preserve">invalidade, nulidade ou inexequibilidade desta Escritura (e/ou de qualquer de suas disposições), das Fianças (e/ou de qualquer de suas disposições) e/ou dos Contratos de Garantia (e/ou de qualquer de suas disposições); </w:t>
      </w:r>
    </w:p>
    <w:p w14:paraId="25668173" w14:textId="77777777" w:rsidR="004C55C1" w:rsidRDefault="004C55C1" w:rsidP="00B14690">
      <w:pPr>
        <w:pStyle w:val="PargrafodaLista"/>
        <w:spacing w:after="0" w:line="320" w:lineRule="exact"/>
        <w:rPr>
          <w:rFonts w:ascii="Tahoma" w:hAnsi="Tahoma" w:cs="Tahoma"/>
          <w:sz w:val="22"/>
          <w:szCs w:val="22"/>
        </w:rPr>
      </w:pPr>
    </w:p>
    <w:p w14:paraId="6880DF35" w14:textId="77777777" w:rsidR="004C55C1" w:rsidRDefault="004C55C1"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4C55C1">
        <w:rPr>
          <w:rFonts w:ascii="Tahoma" w:hAnsi="Tahoma" w:cs="Tahoma"/>
          <w:sz w:val="22"/>
          <w:szCs w:val="22"/>
        </w:rPr>
        <w:t>com relação às Garantias</w:t>
      </w:r>
      <w:r w:rsidR="00C66D1E">
        <w:rPr>
          <w:rFonts w:ascii="Tahoma" w:hAnsi="Tahoma" w:cs="Tahoma"/>
          <w:sz w:val="22"/>
          <w:szCs w:val="22"/>
        </w:rPr>
        <w:t xml:space="preserve"> e aos bens e ativos de titularidade das Holdings Imobiliárias</w:t>
      </w:r>
      <w:r w:rsidRPr="004C55C1">
        <w:rPr>
          <w:rFonts w:ascii="Tahoma" w:hAnsi="Tahoma" w:cs="Tahoma"/>
          <w:sz w:val="22"/>
          <w:szCs w:val="22"/>
        </w:rPr>
        <w:t>, venda, alienação, transferência, permuta, conferência ao capital, dação em pagamento, instituição de usufruto ou fideicomisso, ou qualquer outra forma de transferência ou disposição, ou constituição de qualquer ônus (assim definido como penhor, alienação fiduciária, usufruto, fideicomisso, promessa de venda, opção de compra, direito de preferência, encargo, gravame ou ônus, arresto, sequestro ou penhora, judicial ou extrajudicial, voluntário ou involuntário, ou outro ato que tenha o efeito prático similar a</w:t>
      </w:r>
      <w:r w:rsidR="005B711F">
        <w:rPr>
          <w:rFonts w:ascii="Tahoma" w:hAnsi="Tahoma" w:cs="Tahoma"/>
          <w:sz w:val="22"/>
          <w:szCs w:val="22"/>
        </w:rPr>
        <w:t xml:space="preserve"> qualquer das expressões acima </w:t>
      </w:r>
      <w:r w:rsidRPr="004C55C1">
        <w:rPr>
          <w:rFonts w:ascii="Tahoma" w:hAnsi="Tahoma" w:cs="Tahoma"/>
          <w:sz w:val="22"/>
          <w:szCs w:val="22"/>
        </w:rPr>
        <w:t>(exceto pelas Garantias)</w:t>
      </w:r>
      <w:r w:rsidR="00051CC2">
        <w:rPr>
          <w:rFonts w:ascii="Tahoma" w:hAnsi="Tahoma" w:cs="Tahoma"/>
          <w:sz w:val="22"/>
          <w:szCs w:val="22"/>
        </w:rPr>
        <w:t>)</w:t>
      </w:r>
      <w:r w:rsidRPr="004C55C1">
        <w:rPr>
          <w:rFonts w:ascii="Tahoma" w:hAnsi="Tahoma" w:cs="Tahoma"/>
          <w:sz w:val="22"/>
          <w:szCs w:val="22"/>
        </w:rPr>
        <w:t>, em qualquer dos casos deste inciso, de forma gratuita ou onerosa, no todo ou em parte, direta ou indiretamente, ainda que para ou em favor de pessoa do mesmo grupo econômico</w:t>
      </w:r>
      <w:r w:rsidR="00710B0E">
        <w:rPr>
          <w:rFonts w:ascii="Tahoma" w:hAnsi="Tahoma" w:cs="Tahoma"/>
          <w:sz w:val="22"/>
          <w:szCs w:val="22"/>
        </w:rPr>
        <w:t xml:space="preserve">, </w:t>
      </w:r>
      <w:r w:rsidR="00710B0E" w:rsidRPr="00C66D1E">
        <w:rPr>
          <w:rFonts w:ascii="Tahoma" w:hAnsi="Tahoma" w:cs="Tahoma"/>
          <w:bCs/>
          <w:sz w:val="22"/>
          <w:szCs w:val="22"/>
        </w:rPr>
        <w:t>e</w:t>
      </w:r>
      <w:r w:rsidR="00710B0E">
        <w:rPr>
          <w:rFonts w:ascii="Tahoma" w:hAnsi="Tahoma" w:cs="Tahoma"/>
          <w:bCs/>
          <w:sz w:val="22"/>
          <w:szCs w:val="22"/>
        </w:rPr>
        <w:t xml:space="preserve">xceto </w:t>
      </w:r>
      <w:r w:rsidR="00AF5DD1" w:rsidRPr="00AF5DD1">
        <w:rPr>
          <w:rFonts w:ascii="Tahoma" w:hAnsi="Tahoma" w:cs="Tahoma"/>
          <w:b/>
          <w:bCs/>
          <w:sz w:val="22"/>
          <w:szCs w:val="22"/>
        </w:rPr>
        <w:t>(a)</w:t>
      </w:r>
      <w:r w:rsidR="00AF5DD1">
        <w:rPr>
          <w:rFonts w:ascii="Tahoma" w:hAnsi="Tahoma" w:cs="Tahoma"/>
          <w:bCs/>
          <w:sz w:val="22"/>
          <w:szCs w:val="22"/>
        </w:rPr>
        <w:t xml:space="preserve"> </w:t>
      </w:r>
      <w:r w:rsidR="00710B0E">
        <w:rPr>
          <w:rFonts w:ascii="Tahoma" w:hAnsi="Tahoma" w:cs="Tahoma"/>
          <w:bCs/>
          <w:sz w:val="22"/>
          <w:szCs w:val="22"/>
        </w:rPr>
        <w:t xml:space="preserve">se </w:t>
      </w:r>
      <w:r w:rsidR="00710B0E" w:rsidRPr="00C66D1E">
        <w:rPr>
          <w:rFonts w:ascii="Tahoma" w:hAnsi="Tahoma" w:cs="Tahoma"/>
          <w:bCs/>
          <w:sz w:val="22"/>
          <w:szCs w:val="22"/>
        </w:rPr>
        <w:t xml:space="preserve">houver anuência prévia </w:t>
      </w:r>
      <w:r w:rsidR="00710B0E">
        <w:rPr>
          <w:rFonts w:ascii="Tahoma" w:hAnsi="Tahoma" w:cs="Tahoma"/>
          <w:bCs/>
          <w:sz w:val="22"/>
          <w:szCs w:val="22"/>
        </w:rPr>
        <w:t xml:space="preserve">dos </w:t>
      </w:r>
      <w:r w:rsidR="00710B0E" w:rsidRPr="00533952">
        <w:rPr>
          <w:rFonts w:ascii="Tahoma" w:hAnsi="Tahoma" w:cs="Tahoma"/>
          <w:sz w:val="22"/>
          <w:szCs w:val="22"/>
        </w:rPr>
        <w:t>Debenturistas que representem</w:t>
      </w:r>
      <w:r w:rsidR="00513FE5">
        <w:rPr>
          <w:rFonts w:ascii="Tahoma" w:hAnsi="Tahoma" w:cs="Tahoma"/>
          <w:sz w:val="22"/>
          <w:szCs w:val="22"/>
        </w:rPr>
        <w:t>, pelo menos,</w:t>
      </w:r>
      <w:r w:rsidR="00710B0E" w:rsidRPr="00533952">
        <w:rPr>
          <w:rFonts w:ascii="Tahoma" w:hAnsi="Tahoma" w:cs="Tahoma"/>
          <w:sz w:val="22"/>
          <w:szCs w:val="22"/>
        </w:rPr>
        <w:t xml:space="preserve"> 75% (setenta e cinco por cento) das Debêntures em </w:t>
      </w:r>
      <w:r w:rsidR="00710B0E">
        <w:rPr>
          <w:rFonts w:ascii="Tahoma" w:hAnsi="Tahoma" w:cs="Tahoma"/>
          <w:sz w:val="22"/>
          <w:szCs w:val="22"/>
        </w:rPr>
        <w:t>C</w:t>
      </w:r>
      <w:r w:rsidR="00710B0E" w:rsidRPr="00533952">
        <w:rPr>
          <w:rFonts w:ascii="Tahoma" w:hAnsi="Tahoma" w:cs="Tahoma"/>
          <w:sz w:val="22"/>
          <w:szCs w:val="22"/>
        </w:rPr>
        <w:t>irculação</w:t>
      </w:r>
      <w:r>
        <w:rPr>
          <w:rFonts w:ascii="Tahoma" w:hAnsi="Tahoma" w:cs="Tahoma"/>
          <w:sz w:val="22"/>
          <w:szCs w:val="22"/>
        </w:rPr>
        <w:t>;</w:t>
      </w:r>
      <w:r w:rsidR="00187EB9">
        <w:rPr>
          <w:rFonts w:ascii="Tahoma" w:hAnsi="Tahoma" w:cs="Tahoma"/>
          <w:sz w:val="22"/>
          <w:szCs w:val="22"/>
        </w:rPr>
        <w:t xml:space="preserve"> ou </w:t>
      </w:r>
      <w:r w:rsidR="00187EB9" w:rsidRPr="00187EB9">
        <w:rPr>
          <w:rFonts w:ascii="Tahoma" w:hAnsi="Tahoma" w:cs="Tahoma"/>
          <w:b/>
          <w:sz w:val="22"/>
          <w:szCs w:val="22"/>
        </w:rPr>
        <w:t>(b)</w:t>
      </w:r>
      <w:r w:rsidR="00187EB9">
        <w:rPr>
          <w:rFonts w:ascii="Tahoma" w:hAnsi="Tahoma" w:cs="Tahoma"/>
          <w:sz w:val="22"/>
          <w:szCs w:val="22"/>
        </w:rPr>
        <w:t xml:space="preserve"> se decorrente </w:t>
      </w:r>
      <w:r w:rsidR="00187EB9" w:rsidRPr="00193E2B">
        <w:rPr>
          <w:rFonts w:ascii="Tahoma" w:hAnsi="Tahoma" w:cs="Tahoma"/>
          <w:sz w:val="22"/>
          <w:szCs w:val="22"/>
        </w:rPr>
        <w:t>da alienação, por meio de reorganização societária, do imóvel localizado na Rua Turquia, nº 92, na cidade de São Paulo, Estado de São Paulo, registrado sob a matrícula 195.400 do 4º Oficial de Registro de Imóveis da Cidade de São Paulo, Estado de São Paulo</w:t>
      </w:r>
      <w:r w:rsidR="00187EB9">
        <w:rPr>
          <w:rFonts w:ascii="Tahoma" w:hAnsi="Tahoma" w:cs="Tahoma"/>
          <w:sz w:val="22"/>
          <w:szCs w:val="22"/>
        </w:rPr>
        <w:t>;</w:t>
      </w:r>
    </w:p>
    <w:p w14:paraId="32FFEA91" w14:textId="77777777" w:rsidR="00391F74" w:rsidRDefault="00391F74" w:rsidP="00B14690">
      <w:pPr>
        <w:pStyle w:val="PargrafodaLista"/>
        <w:spacing w:after="0" w:line="320" w:lineRule="exact"/>
        <w:rPr>
          <w:rFonts w:ascii="Tahoma" w:hAnsi="Tahoma" w:cs="Tahoma"/>
          <w:sz w:val="22"/>
          <w:szCs w:val="22"/>
        </w:rPr>
      </w:pPr>
    </w:p>
    <w:p w14:paraId="1ED68F40" w14:textId="77777777" w:rsidR="00391F74" w:rsidRDefault="00C66D1E"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C66D1E">
        <w:rPr>
          <w:rFonts w:ascii="Tahoma" w:hAnsi="Tahoma" w:cs="Tahoma"/>
          <w:b/>
          <w:sz w:val="22"/>
          <w:szCs w:val="22"/>
        </w:rPr>
        <w:t>(</w:t>
      </w:r>
      <w:r>
        <w:rPr>
          <w:rFonts w:ascii="Tahoma" w:hAnsi="Tahoma" w:cs="Tahoma"/>
          <w:b/>
          <w:sz w:val="22"/>
          <w:szCs w:val="22"/>
        </w:rPr>
        <w:t>a</w:t>
      </w:r>
      <w:r w:rsidRPr="00C66D1E">
        <w:rPr>
          <w:rFonts w:ascii="Tahoma" w:hAnsi="Tahoma" w:cs="Tahoma"/>
          <w:b/>
          <w:sz w:val="22"/>
          <w:szCs w:val="22"/>
        </w:rPr>
        <w:t>)</w:t>
      </w:r>
      <w:r w:rsidRPr="00C66D1E">
        <w:rPr>
          <w:rFonts w:ascii="Tahoma" w:hAnsi="Tahoma" w:cs="Tahoma"/>
          <w:sz w:val="22"/>
          <w:szCs w:val="22"/>
        </w:rPr>
        <w:t xml:space="preserve"> existência de violação, investigação e/ou denúncia conduzidas pelo Ministério Público contra a </w:t>
      </w:r>
      <w:r>
        <w:rPr>
          <w:rFonts w:ascii="Tahoma" w:hAnsi="Tahoma" w:cs="Tahoma"/>
          <w:sz w:val="22"/>
          <w:szCs w:val="22"/>
        </w:rPr>
        <w:t>Emissora</w:t>
      </w:r>
      <w:r w:rsidRPr="00C66D1E">
        <w:rPr>
          <w:rFonts w:ascii="Tahoma" w:hAnsi="Tahoma" w:cs="Tahoma"/>
          <w:sz w:val="22"/>
          <w:szCs w:val="22"/>
        </w:rPr>
        <w:t xml:space="preserve"> e/ou quaisquer dos </w:t>
      </w:r>
      <w:r>
        <w:rPr>
          <w:rFonts w:ascii="Tahoma" w:hAnsi="Tahoma" w:cs="Tahoma"/>
          <w:sz w:val="22"/>
          <w:szCs w:val="22"/>
        </w:rPr>
        <w:t>Garantidores</w:t>
      </w:r>
      <w:r w:rsidRPr="00C66D1E">
        <w:rPr>
          <w:rFonts w:ascii="Tahoma" w:hAnsi="Tahoma" w:cs="Tahoma"/>
          <w:sz w:val="22"/>
          <w:szCs w:val="22"/>
        </w:rPr>
        <w:t xml:space="preserve">, em razão da prática de atos que importem trabalho infantil, trabalho análogo ao escravo ou proveito criminoso da prostituição ou danos ao meio ambiente; e/ou </w:t>
      </w:r>
      <w:r w:rsidRPr="00C66D1E">
        <w:rPr>
          <w:rFonts w:ascii="Tahoma" w:hAnsi="Tahoma" w:cs="Tahoma"/>
          <w:b/>
          <w:sz w:val="22"/>
          <w:szCs w:val="22"/>
        </w:rPr>
        <w:t>(</w:t>
      </w:r>
      <w:r>
        <w:rPr>
          <w:rFonts w:ascii="Tahoma" w:hAnsi="Tahoma" w:cs="Tahoma"/>
          <w:b/>
          <w:sz w:val="22"/>
          <w:szCs w:val="22"/>
        </w:rPr>
        <w:t>b</w:t>
      </w:r>
      <w:r w:rsidRPr="00C66D1E">
        <w:rPr>
          <w:rFonts w:ascii="Tahoma" w:hAnsi="Tahoma" w:cs="Tahoma"/>
          <w:b/>
          <w:sz w:val="22"/>
          <w:szCs w:val="22"/>
        </w:rPr>
        <w:t>)</w:t>
      </w:r>
      <w:r w:rsidRPr="00C66D1E">
        <w:rPr>
          <w:rFonts w:ascii="Tahoma" w:hAnsi="Tahoma" w:cs="Tahoma"/>
          <w:sz w:val="22"/>
          <w:szCs w:val="22"/>
        </w:rPr>
        <w:t xml:space="preserve"> caso a </w:t>
      </w:r>
      <w:r>
        <w:rPr>
          <w:rFonts w:ascii="Tahoma" w:hAnsi="Tahoma" w:cs="Tahoma"/>
          <w:sz w:val="22"/>
          <w:szCs w:val="22"/>
        </w:rPr>
        <w:t>Emissora</w:t>
      </w:r>
      <w:r w:rsidRPr="00C66D1E">
        <w:rPr>
          <w:rFonts w:ascii="Tahoma" w:hAnsi="Tahoma" w:cs="Tahoma"/>
          <w:sz w:val="22"/>
          <w:szCs w:val="22"/>
        </w:rPr>
        <w:t xml:space="preserve">, </w:t>
      </w:r>
      <w:r>
        <w:rPr>
          <w:rFonts w:ascii="Tahoma" w:hAnsi="Tahoma" w:cs="Tahoma"/>
          <w:sz w:val="22"/>
          <w:szCs w:val="22"/>
        </w:rPr>
        <w:t>C</w:t>
      </w:r>
      <w:r w:rsidRPr="00C66D1E">
        <w:rPr>
          <w:rFonts w:ascii="Tahoma" w:hAnsi="Tahoma" w:cs="Tahoma"/>
          <w:sz w:val="22"/>
          <w:szCs w:val="22"/>
        </w:rPr>
        <w:t xml:space="preserve">ontroladas ou </w:t>
      </w:r>
      <w:r>
        <w:rPr>
          <w:rFonts w:ascii="Tahoma" w:hAnsi="Tahoma" w:cs="Tahoma"/>
          <w:sz w:val="22"/>
          <w:szCs w:val="22"/>
        </w:rPr>
        <w:t>C</w:t>
      </w:r>
      <w:r w:rsidRPr="00C66D1E">
        <w:rPr>
          <w:rFonts w:ascii="Tahoma" w:hAnsi="Tahoma" w:cs="Tahoma"/>
          <w:sz w:val="22"/>
          <w:szCs w:val="22"/>
        </w:rPr>
        <w:t>ontroladoras, diretas ou indiretas, tenham restrições ao Cadastro de Empregadores, por manter trabalhadores em condições análogas às de escravo</w:t>
      </w:r>
      <w:r w:rsidR="00391F74">
        <w:rPr>
          <w:rFonts w:ascii="Tahoma" w:hAnsi="Tahoma" w:cs="Tahoma"/>
          <w:sz w:val="22"/>
          <w:szCs w:val="22"/>
        </w:rPr>
        <w:t>;</w:t>
      </w:r>
    </w:p>
    <w:p w14:paraId="2842442C" w14:textId="77777777" w:rsidR="00184AC5" w:rsidRDefault="00184AC5" w:rsidP="00B14690">
      <w:pPr>
        <w:pStyle w:val="PargrafodaLista"/>
        <w:spacing w:after="0" w:line="320" w:lineRule="exact"/>
        <w:rPr>
          <w:rFonts w:ascii="Tahoma" w:hAnsi="Tahoma" w:cs="Tahoma"/>
          <w:sz w:val="22"/>
          <w:szCs w:val="22"/>
        </w:rPr>
      </w:pPr>
    </w:p>
    <w:p w14:paraId="113E0F20" w14:textId="77777777" w:rsidR="00184AC5" w:rsidRDefault="00184AC5" w:rsidP="00B14690">
      <w:pPr>
        <w:numPr>
          <w:ilvl w:val="3"/>
          <w:numId w:val="32"/>
        </w:numPr>
        <w:tabs>
          <w:tab w:val="clear" w:pos="2126"/>
          <w:tab w:val="num" w:pos="1418"/>
        </w:tabs>
        <w:spacing w:after="0" w:line="320" w:lineRule="exact"/>
        <w:ind w:left="1418" w:hanging="709"/>
        <w:rPr>
          <w:rFonts w:ascii="Tahoma" w:hAnsi="Tahoma" w:cs="Tahoma"/>
          <w:sz w:val="22"/>
          <w:szCs w:val="22"/>
        </w:rPr>
      </w:pPr>
      <w:r>
        <w:rPr>
          <w:rFonts w:ascii="Tahoma" w:hAnsi="Tahoma" w:cs="Tahoma"/>
          <w:sz w:val="22"/>
          <w:szCs w:val="22"/>
        </w:rPr>
        <w:t>não realização, nos termos da Cláusula V desta Escritura, da Amortização Extraordinária Obrigatória, Resgate Antecipado Obrigatório ou Amortização</w:t>
      </w:r>
      <w:r w:rsidR="0013466E">
        <w:rPr>
          <w:rFonts w:ascii="Tahoma" w:hAnsi="Tahoma" w:cs="Tahoma"/>
          <w:sz w:val="22"/>
          <w:szCs w:val="22"/>
        </w:rPr>
        <w:t xml:space="preserve"> Extraordinária</w:t>
      </w:r>
      <w:r>
        <w:rPr>
          <w:rFonts w:ascii="Tahoma" w:hAnsi="Tahoma" w:cs="Tahoma"/>
          <w:sz w:val="22"/>
          <w:szCs w:val="22"/>
        </w:rPr>
        <w:t>, conforme o caso;</w:t>
      </w:r>
    </w:p>
    <w:p w14:paraId="14D6E883" w14:textId="77777777" w:rsidR="004C55C1" w:rsidRDefault="004C55C1" w:rsidP="00B14690">
      <w:pPr>
        <w:pStyle w:val="PargrafodaLista"/>
        <w:spacing w:after="0" w:line="320" w:lineRule="exact"/>
        <w:rPr>
          <w:rFonts w:ascii="Tahoma" w:hAnsi="Tahoma" w:cs="Tahoma"/>
          <w:sz w:val="22"/>
          <w:szCs w:val="22"/>
        </w:rPr>
      </w:pPr>
    </w:p>
    <w:p w14:paraId="13A2B1AD" w14:textId="77777777" w:rsidR="004C55C1" w:rsidRPr="00E75953" w:rsidRDefault="004C55C1" w:rsidP="00B14690">
      <w:pPr>
        <w:numPr>
          <w:ilvl w:val="3"/>
          <w:numId w:val="32"/>
        </w:numPr>
        <w:tabs>
          <w:tab w:val="clear" w:pos="2126"/>
          <w:tab w:val="num" w:pos="1418"/>
        </w:tabs>
        <w:spacing w:after="0" w:line="320" w:lineRule="exact"/>
        <w:ind w:left="1418" w:hanging="709"/>
        <w:rPr>
          <w:rFonts w:ascii="Tahoma" w:hAnsi="Tahoma" w:cs="Tahoma"/>
          <w:sz w:val="22"/>
          <w:szCs w:val="22"/>
        </w:rPr>
      </w:pPr>
      <w:r w:rsidRPr="004C55C1">
        <w:rPr>
          <w:rFonts w:ascii="Tahoma" w:hAnsi="Tahoma" w:cs="Tahoma"/>
          <w:sz w:val="22"/>
          <w:szCs w:val="22"/>
        </w:rPr>
        <w:t xml:space="preserve">redução de capital social </w:t>
      </w:r>
      <w:r w:rsidR="003A3EB5" w:rsidRPr="003A3EB5">
        <w:rPr>
          <w:rFonts w:ascii="Tahoma" w:hAnsi="Tahoma" w:cs="Tahoma"/>
          <w:sz w:val="22"/>
          <w:szCs w:val="22"/>
        </w:rPr>
        <w:t>e/ou resgate de ações ou quotas, conforme aplicável</w:t>
      </w:r>
      <w:r w:rsidR="003A3EB5">
        <w:rPr>
          <w:rFonts w:ascii="Tahoma" w:hAnsi="Tahoma" w:cs="Tahoma"/>
          <w:sz w:val="22"/>
          <w:szCs w:val="22"/>
        </w:rPr>
        <w:t>,</w:t>
      </w:r>
      <w:r w:rsidR="003A3EB5" w:rsidRPr="003A3EB5">
        <w:rPr>
          <w:rFonts w:ascii="Tahoma" w:hAnsi="Tahoma" w:cs="Tahoma"/>
          <w:sz w:val="22"/>
          <w:szCs w:val="22"/>
        </w:rPr>
        <w:t xml:space="preserve"> </w:t>
      </w:r>
      <w:r w:rsidRPr="004C55C1">
        <w:rPr>
          <w:rFonts w:ascii="Tahoma" w:hAnsi="Tahoma" w:cs="Tahoma"/>
          <w:sz w:val="22"/>
          <w:szCs w:val="22"/>
        </w:rPr>
        <w:t>da Emissora</w:t>
      </w:r>
      <w:r>
        <w:rPr>
          <w:rFonts w:ascii="Tahoma" w:hAnsi="Tahoma" w:cs="Tahoma"/>
          <w:sz w:val="22"/>
          <w:szCs w:val="22"/>
        </w:rPr>
        <w:t xml:space="preserve"> </w:t>
      </w:r>
      <w:r w:rsidR="003A3EB5">
        <w:rPr>
          <w:rFonts w:ascii="Tahoma" w:hAnsi="Tahoma" w:cs="Tahoma"/>
          <w:sz w:val="22"/>
          <w:szCs w:val="22"/>
        </w:rPr>
        <w:t xml:space="preserve">e/ou de qualquer dos Garantidores, </w:t>
      </w:r>
      <w:r w:rsidRPr="004C55C1">
        <w:rPr>
          <w:rFonts w:ascii="Tahoma" w:hAnsi="Tahoma" w:cs="Tahoma"/>
          <w:sz w:val="22"/>
          <w:szCs w:val="22"/>
        </w:rPr>
        <w:t>após a data de assinatura desta Escritura de Emissão, sem que haja anuência prévia do</w:t>
      </w:r>
      <w:r w:rsidR="00621DB6">
        <w:rPr>
          <w:rFonts w:ascii="Tahoma" w:hAnsi="Tahoma" w:cs="Tahoma"/>
          <w:sz w:val="22"/>
          <w:szCs w:val="22"/>
        </w:rPr>
        <w:t>s</w:t>
      </w:r>
      <w:r w:rsidRPr="004C55C1">
        <w:rPr>
          <w:rFonts w:ascii="Tahoma" w:hAnsi="Tahoma" w:cs="Tahoma"/>
          <w:sz w:val="22"/>
          <w:szCs w:val="22"/>
        </w:rPr>
        <w:t xml:space="preserve"> </w:t>
      </w:r>
      <w:r w:rsidRPr="004C55C1">
        <w:rPr>
          <w:rFonts w:ascii="Tahoma" w:hAnsi="Tahoma" w:cs="Tahoma"/>
          <w:sz w:val="22"/>
          <w:szCs w:val="22"/>
        </w:rPr>
        <w:lastRenderedPageBreak/>
        <w:t>titular</w:t>
      </w:r>
      <w:r w:rsidR="00621DB6">
        <w:rPr>
          <w:rFonts w:ascii="Tahoma" w:hAnsi="Tahoma" w:cs="Tahoma"/>
          <w:sz w:val="22"/>
          <w:szCs w:val="22"/>
        </w:rPr>
        <w:t>es</w:t>
      </w:r>
      <w:r w:rsidRPr="004C55C1">
        <w:rPr>
          <w:rFonts w:ascii="Tahoma" w:hAnsi="Tahoma" w:cs="Tahoma"/>
          <w:sz w:val="22"/>
          <w:szCs w:val="22"/>
        </w:rPr>
        <w:t xml:space="preserve"> das Debêntures, conforme disposto no artigo 174, parágrafo 3º, da Lei das Sociedades por Ações, exceto para absorção de prejuízos já conhecidos na Data de Emissão, nos termos da lei</w:t>
      </w:r>
      <w:r>
        <w:rPr>
          <w:rFonts w:ascii="Tahoma" w:hAnsi="Tahoma" w:cs="Tahoma"/>
          <w:sz w:val="22"/>
          <w:szCs w:val="22"/>
        </w:rPr>
        <w:t>.</w:t>
      </w:r>
    </w:p>
    <w:p w14:paraId="6386E348" w14:textId="77777777" w:rsidR="004C55C1" w:rsidRDefault="004C55C1" w:rsidP="00B14690">
      <w:pPr>
        <w:spacing w:after="0" w:line="320" w:lineRule="exact"/>
        <w:rPr>
          <w:rFonts w:ascii="Tahoma" w:hAnsi="Tahoma" w:cs="Tahoma"/>
          <w:sz w:val="22"/>
          <w:szCs w:val="22"/>
        </w:rPr>
      </w:pPr>
    </w:p>
    <w:p w14:paraId="48CA2C27" w14:textId="77777777" w:rsidR="00E24339" w:rsidRPr="00533952" w:rsidRDefault="00F000CD" w:rsidP="00B14690">
      <w:pPr>
        <w:spacing w:after="0" w:line="320" w:lineRule="exact"/>
        <w:rPr>
          <w:rFonts w:ascii="Tahoma" w:hAnsi="Tahoma" w:cs="Tahoma"/>
          <w:sz w:val="22"/>
          <w:szCs w:val="22"/>
        </w:rPr>
      </w:pPr>
      <w:r w:rsidRPr="00533952">
        <w:rPr>
          <w:rFonts w:ascii="Tahoma" w:hAnsi="Tahoma" w:cs="Tahoma"/>
          <w:sz w:val="22"/>
          <w:szCs w:val="22"/>
        </w:rPr>
        <w:t>6.1.1.2</w:t>
      </w:r>
      <w:r w:rsidR="005B711F">
        <w:rPr>
          <w:rFonts w:ascii="Tahoma" w:hAnsi="Tahoma" w:cs="Tahoma"/>
          <w:sz w:val="22"/>
          <w:szCs w:val="22"/>
        </w:rPr>
        <w:t xml:space="preserve"> </w:t>
      </w:r>
      <w:r w:rsidR="00E24339" w:rsidRPr="00533952">
        <w:rPr>
          <w:rFonts w:ascii="Tahoma" w:hAnsi="Tahoma" w:cs="Tahoma"/>
          <w:sz w:val="22"/>
          <w:szCs w:val="22"/>
        </w:rPr>
        <w:t xml:space="preserve">Constituem Eventos de Vencimento Antecipado que acarretam o vencimento não automático das obrigações decorrentes desta Escritura de Emissão: </w:t>
      </w:r>
    </w:p>
    <w:p w14:paraId="0F0CBCB2" w14:textId="77777777" w:rsidR="00F95D24" w:rsidRPr="00533952" w:rsidRDefault="00F95D24" w:rsidP="00B14690">
      <w:pPr>
        <w:spacing w:after="0" w:line="320" w:lineRule="exact"/>
        <w:rPr>
          <w:rFonts w:ascii="Tahoma" w:hAnsi="Tahoma" w:cs="Tahoma"/>
          <w:sz w:val="22"/>
          <w:szCs w:val="22"/>
          <w:highlight w:val="cyan"/>
        </w:rPr>
      </w:pPr>
    </w:p>
    <w:p w14:paraId="76AFBB0C" w14:textId="77777777" w:rsidR="00FF253E" w:rsidRDefault="00FF253E" w:rsidP="00B14690">
      <w:pPr>
        <w:numPr>
          <w:ilvl w:val="3"/>
          <w:numId w:val="33"/>
        </w:numPr>
        <w:tabs>
          <w:tab w:val="clear" w:pos="2126"/>
          <w:tab w:val="num" w:pos="1418"/>
        </w:tabs>
        <w:spacing w:after="0" w:line="320" w:lineRule="exact"/>
        <w:ind w:left="1418" w:hanging="709"/>
        <w:rPr>
          <w:rFonts w:ascii="Tahoma" w:hAnsi="Tahoma" w:cs="Tahoma"/>
          <w:sz w:val="22"/>
          <w:szCs w:val="22"/>
        </w:rPr>
      </w:pPr>
      <w:bookmarkStart w:id="25" w:name="_Ref130283570"/>
      <w:bookmarkStart w:id="26" w:name="_Ref130301134"/>
      <w:bookmarkStart w:id="27" w:name="_Ref137104995"/>
      <w:bookmarkStart w:id="28" w:name="_Ref137475230"/>
      <w:r w:rsidRPr="00533952">
        <w:rPr>
          <w:rFonts w:ascii="Tahoma" w:hAnsi="Tahoma" w:cs="Tahoma"/>
          <w:sz w:val="22"/>
          <w:szCs w:val="22"/>
        </w:rPr>
        <w:t xml:space="preserve">inadimplemento, pela Emissora e/ou por qualquer </w:t>
      </w:r>
      <w:r w:rsidR="004A7725" w:rsidRPr="00533952">
        <w:rPr>
          <w:rFonts w:ascii="Tahoma" w:hAnsi="Tahoma" w:cs="Tahoma"/>
          <w:sz w:val="22"/>
          <w:szCs w:val="22"/>
        </w:rPr>
        <w:t>Garantidor</w:t>
      </w:r>
      <w:r w:rsidRPr="00533952">
        <w:rPr>
          <w:rFonts w:ascii="Tahoma" w:hAnsi="Tahoma" w:cs="Tahoma"/>
          <w:sz w:val="22"/>
          <w:szCs w:val="22"/>
        </w:rPr>
        <w:t xml:space="preserve">, de qualquer obrigação não pecuniária prevista nesta Escritura de Emissão e/ou nos Contratos de Garantia, não sanado no prazo de </w:t>
      </w:r>
      <w:r w:rsidR="006F25EF">
        <w:rPr>
          <w:rFonts w:ascii="Tahoma" w:hAnsi="Tahoma" w:cs="Tahoma"/>
          <w:sz w:val="22"/>
          <w:szCs w:val="22"/>
        </w:rPr>
        <w:t>15</w:t>
      </w:r>
      <w:r w:rsidR="006F25EF" w:rsidRPr="00533952">
        <w:rPr>
          <w:rFonts w:ascii="Tahoma" w:hAnsi="Tahoma" w:cs="Tahoma"/>
          <w:sz w:val="22"/>
          <w:szCs w:val="22"/>
        </w:rPr>
        <w:t xml:space="preserve"> </w:t>
      </w:r>
      <w:r w:rsidRPr="00533952">
        <w:rPr>
          <w:rFonts w:ascii="Tahoma" w:hAnsi="Tahoma" w:cs="Tahoma"/>
          <w:sz w:val="22"/>
          <w:szCs w:val="22"/>
        </w:rPr>
        <w:t>(</w:t>
      </w:r>
      <w:r w:rsidR="005D4A49">
        <w:rPr>
          <w:rFonts w:ascii="Tahoma" w:hAnsi="Tahoma" w:cs="Tahoma"/>
          <w:sz w:val="22"/>
          <w:szCs w:val="22"/>
        </w:rPr>
        <w:t>quinze</w:t>
      </w:r>
      <w:r w:rsidRPr="00533952">
        <w:rPr>
          <w:rFonts w:ascii="Tahoma" w:hAnsi="Tahoma" w:cs="Tahoma"/>
          <w:sz w:val="22"/>
          <w:szCs w:val="22"/>
        </w:rPr>
        <w:t xml:space="preserve">) Dias Úteis contados da data do respectivo inadimplemento, sendo que o prazo previsto neste inciso não se aplica às obrigações para as quais tenha sido estipulado prazo de cura específico; </w:t>
      </w:r>
    </w:p>
    <w:p w14:paraId="4EA7B903" w14:textId="77777777" w:rsidR="004C55C1" w:rsidRDefault="004C55C1" w:rsidP="00B14690">
      <w:pPr>
        <w:spacing w:after="0" w:line="320" w:lineRule="exact"/>
        <w:ind w:left="1418"/>
        <w:rPr>
          <w:rFonts w:ascii="Tahoma" w:hAnsi="Tahoma" w:cs="Tahoma"/>
          <w:sz w:val="22"/>
          <w:szCs w:val="22"/>
        </w:rPr>
      </w:pPr>
    </w:p>
    <w:p w14:paraId="13719976" w14:textId="77777777" w:rsidR="00E16173" w:rsidRDefault="00E16173"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4C55C1">
        <w:rPr>
          <w:rFonts w:ascii="Tahoma" w:hAnsi="Tahoma" w:cs="Tahoma"/>
          <w:sz w:val="22"/>
          <w:szCs w:val="22"/>
        </w:rPr>
        <w:t xml:space="preserve">não </w:t>
      </w:r>
      <w:r w:rsidR="002C708C" w:rsidRPr="004C55C1">
        <w:rPr>
          <w:rFonts w:ascii="Tahoma" w:hAnsi="Tahoma" w:cs="Tahoma"/>
          <w:sz w:val="22"/>
          <w:szCs w:val="22"/>
        </w:rPr>
        <w:t>utilização, pela Emissora, dos recursos líquidos obtidos com a Emissão estritamente nos termos</w:t>
      </w:r>
      <w:r w:rsidR="00EF0BDF">
        <w:rPr>
          <w:rFonts w:ascii="Tahoma" w:hAnsi="Tahoma" w:cs="Tahoma"/>
          <w:sz w:val="22"/>
          <w:szCs w:val="22"/>
        </w:rPr>
        <w:t xml:space="preserve"> da Cláusula 3.8</w:t>
      </w:r>
      <w:r w:rsidR="002C708C" w:rsidRPr="004C55C1">
        <w:rPr>
          <w:rFonts w:ascii="Tahoma" w:hAnsi="Tahoma" w:cs="Tahoma"/>
          <w:sz w:val="22"/>
          <w:szCs w:val="22"/>
        </w:rPr>
        <w:t xml:space="preserve"> desta Escritura de Emissão; </w:t>
      </w:r>
    </w:p>
    <w:p w14:paraId="0818F087" w14:textId="77777777" w:rsidR="004C55C1" w:rsidRDefault="004C55C1" w:rsidP="00B14690">
      <w:pPr>
        <w:pStyle w:val="PargrafodaLista"/>
        <w:spacing w:after="0" w:line="320" w:lineRule="exact"/>
        <w:rPr>
          <w:rFonts w:ascii="Tahoma" w:hAnsi="Tahoma" w:cs="Tahoma"/>
          <w:sz w:val="22"/>
          <w:szCs w:val="22"/>
        </w:rPr>
      </w:pPr>
    </w:p>
    <w:p w14:paraId="3FD02869" w14:textId="77777777" w:rsidR="00D77A78" w:rsidRDefault="004F5722"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4C55C1">
        <w:rPr>
          <w:rFonts w:ascii="Tahoma" w:hAnsi="Tahoma" w:cs="Tahoma"/>
          <w:sz w:val="22"/>
          <w:szCs w:val="22"/>
        </w:rPr>
        <w:t>não atendimento, após decorridos eventuais prazos de cura previstos nos Contratos de Garantia, às obrigações de reforço e/ou aos limites, percentuais e/ou</w:t>
      </w:r>
      <w:r w:rsidR="004C55C1" w:rsidRPr="004C55C1">
        <w:rPr>
          <w:rFonts w:ascii="Tahoma" w:hAnsi="Tahoma" w:cs="Tahoma"/>
          <w:sz w:val="22"/>
          <w:szCs w:val="22"/>
        </w:rPr>
        <w:t xml:space="preserve"> </w:t>
      </w:r>
      <w:r w:rsidRPr="004C55C1">
        <w:rPr>
          <w:rFonts w:ascii="Tahoma" w:hAnsi="Tahoma" w:cs="Tahoma"/>
          <w:sz w:val="22"/>
          <w:szCs w:val="22"/>
        </w:rPr>
        <w:t>valores da Garantia</w:t>
      </w:r>
      <w:r w:rsidR="00391F74">
        <w:rPr>
          <w:rFonts w:ascii="Tahoma" w:hAnsi="Tahoma" w:cs="Tahoma"/>
          <w:sz w:val="22"/>
          <w:szCs w:val="22"/>
        </w:rPr>
        <w:t>, incluindo, mas não se limitando ao Valor Mínimo de Garantia</w:t>
      </w:r>
      <w:r w:rsidRPr="004C55C1">
        <w:rPr>
          <w:rFonts w:ascii="Tahoma" w:hAnsi="Tahoma" w:cs="Tahoma"/>
          <w:sz w:val="22"/>
          <w:szCs w:val="22"/>
        </w:rPr>
        <w:t>;</w:t>
      </w:r>
    </w:p>
    <w:p w14:paraId="2FAB14EB" w14:textId="77777777" w:rsidR="00D77A78" w:rsidRDefault="00D77A78" w:rsidP="00B14690">
      <w:pPr>
        <w:pStyle w:val="PargrafodaLista"/>
        <w:spacing w:after="0" w:line="320" w:lineRule="exact"/>
        <w:rPr>
          <w:rFonts w:ascii="Tahoma" w:hAnsi="Tahoma" w:cs="Tahoma"/>
          <w:sz w:val="22"/>
          <w:szCs w:val="22"/>
        </w:rPr>
      </w:pPr>
    </w:p>
    <w:p w14:paraId="514E4DDE" w14:textId="77777777" w:rsidR="009C68BB" w:rsidRDefault="00F23A0C" w:rsidP="00B14690">
      <w:pPr>
        <w:numPr>
          <w:ilvl w:val="3"/>
          <w:numId w:val="33"/>
        </w:numPr>
        <w:tabs>
          <w:tab w:val="clear" w:pos="2126"/>
          <w:tab w:val="num" w:pos="1418"/>
        </w:tabs>
        <w:spacing w:after="0" w:line="320" w:lineRule="exact"/>
        <w:ind w:left="1418" w:hanging="709"/>
        <w:rPr>
          <w:rFonts w:ascii="Tahoma" w:hAnsi="Tahoma" w:cs="Tahoma"/>
          <w:sz w:val="22"/>
          <w:szCs w:val="22"/>
        </w:rPr>
      </w:pPr>
      <w:bookmarkStart w:id="29" w:name="_Ref328666558"/>
      <w:r w:rsidRPr="00D77A78">
        <w:rPr>
          <w:rFonts w:ascii="Tahoma" w:hAnsi="Tahoma" w:cs="Tahoma"/>
          <w:sz w:val="22"/>
          <w:szCs w:val="22"/>
        </w:rPr>
        <w:t xml:space="preserve">se for movida qualquer medida judicial, extrajudicial ou administrativa, que possa afetar </w:t>
      </w:r>
      <w:r w:rsidR="001D6A6B">
        <w:rPr>
          <w:rFonts w:ascii="Tahoma" w:hAnsi="Tahoma" w:cs="Tahoma"/>
          <w:sz w:val="22"/>
          <w:szCs w:val="22"/>
        </w:rPr>
        <w:t xml:space="preserve">materialmente </w:t>
      </w:r>
      <w:r w:rsidRPr="00D77A78">
        <w:rPr>
          <w:rFonts w:ascii="Tahoma" w:hAnsi="Tahoma" w:cs="Tahoma"/>
          <w:sz w:val="22"/>
          <w:szCs w:val="22"/>
        </w:rPr>
        <w:t>as Garantias,</w:t>
      </w:r>
      <w:r w:rsidR="001D6A6B">
        <w:rPr>
          <w:rFonts w:ascii="Tahoma" w:hAnsi="Tahoma" w:cs="Tahoma"/>
          <w:sz w:val="22"/>
          <w:szCs w:val="22"/>
        </w:rPr>
        <w:t xml:space="preserve"> de maneira que</w:t>
      </w:r>
      <w:r w:rsidR="00513FE5">
        <w:rPr>
          <w:rFonts w:ascii="Tahoma" w:hAnsi="Tahoma" w:cs="Tahoma"/>
          <w:sz w:val="22"/>
          <w:szCs w:val="22"/>
        </w:rPr>
        <w:t xml:space="preserve">: </w:t>
      </w:r>
      <w:r w:rsidR="00513FE5" w:rsidRPr="00513FE5">
        <w:rPr>
          <w:rFonts w:ascii="Tahoma" w:hAnsi="Tahoma" w:cs="Tahoma"/>
          <w:b/>
          <w:sz w:val="22"/>
          <w:szCs w:val="22"/>
        </w:rPr>
        <w:t>(a)</w:t>
      </w:r>
      <w:r w:rsidR="001D6A6B">
        <w:rPr>
          <w:rFonts w:ascii="Tahoma" w:hAnsi="Tahoma" w:cs="Tahoma"/>
          <w:sz w:val="22"/>
          <w:szCs w:val="22"/>
        </w:rPr>
        <w:t xml:space="preserve"> </w:t>
      </w:r>
      <w:r w:rsidR="0032409F">
        <w:rPr>
          <w:rFonts w:ascii="Tahoma" w:hAnsi="Tahoma" w:cs="Tahoma"/>
          <w:sz w:val="22"/>
          <w:szCs w:val="22"/>
        </w:rPr>
        <w:t>o Nível de Garantia torne-se inferior ao limite mínimo do seu Saldo Devedor</w:t>
      </w:r>
      <w:r w:rsidR="00513FE5">
        <w:rPr>
          <w:rFonts w:ascii="Tahoma" w:hAnsi="Tahoma" w:cs="Tahoma"/>
          <w:sz w:val="22"/>
          <w:szCs w:val="22"/>
        </w:rPr>
        <w:t xml:space="preserve">; </w:t>
      </w:r>
      <w:r w:rsidR="00513FE5" w:rsidRPr="00513FE5">
        <w:rPr>
          <w:rFonts w:ascii="Tahoma" w:hAnsi="Tahoma" w:cs="Tahoma"/>
          <w:b/>
          <w:sz w:val="22"/>
          <w:szCs w:val="22"/>
        </w:rPr>
        <w:t>(b)</w:t>
      </w:r>
      <w:r w:rsidR="00513FE5">
        <w:rPr>
          <w:rFonts w:ascii="Tahoma" w:hAnsi="Tahoma" w:cs="Tahoma"/>
          <w:sz w:val="22"/>
          <w:szCs w:val="22"/>
        </w:rPr>
        <w:t xml:space="preserve"> a titularidade dos bens e ativos objeto dos Contrato de Garantia seja afetada; ou </w:t>
      </w:r>
      <w:r w:rsidR="00513FE5" w:rsidRPr="00513FE5">
        <w:rPr>
          <w:rFonts w:ascii="Tahoma" w:hAnsi="Tahoma" w:cs="Tahoma"/>
          <w:b/>
          <w:sz w:val="22"/>
          <w:szCs w:val="22"/>
        </w:rPr>
        <w:t>(c)</w:t>
      </w:r>
      <w:r w:rsidR="00513FE5">
        <w:rPr>
          <w:rFonts w:ascii="Tahoma" w:hAnsi="Tahoma" w:cs="Tahoma"/>
          <w:sz w:val="22"/>
          <w:szCs w:val="22"/>
        </w:rPr>
        <w:t xml:space="preserve"> a validade, eficácia e/ou exequibilidade das Garantias seja afetada</w:t>
      </w:r>
      <w:r w:rsidR="001D6A6B">
        <w:rPr>
          <w:rFonts w:ascii="Tahoma" w:hAnsi="Tahoma" w:cs="Tahoma"/>
          <w:sz w:val="22"/>
          <w:szCs w:val="22"/>
        </w:rPr>
        <w:t>,</w:t>
      </w:r>
      <w:r w:rsidR="0032409F">
        <w:rPr>
          <w:rFonts w:ascii="Tahoma" w:hAnsi="Tahoma" w:cs="Tahoma"/>
          <w:sz w:val="22"/>
          <w:szCs w:val="22"/>
        </w:rPr>
        <w:t xml:space="preserve"> e</w:t>
      </w:r>
      <w:r w:rsidRPr="00D77A78">
        <w:rPr>
          <w:rFonts w:ascii="Tahoma" w:hAnsi="Tahoma" w:cs="Tahoma"/>
          <w:sz w:val="22"/>
          <w:szCs w:val="22"/>
        </w:rPr>
        <w:t xml:space="preserve"> caso estas não sejam reparadas em </w:t>
      </w:r>
      <w:r w:rsidR="00513FE5">
        <w:rPr>
          <w:rFonts w:ascii="Tahoma" w:hAnsi="Tahoma" w:cs="Tahoma"/>
          <w:sz w:val="22"/>
          <w:szCs w:val="22"/>
        </w:rPr>
        <w:t>10</w:t>
      </w:r>
      <w:r w:rsidR="002C708C" w:rsidRPr="00D77A78">
        <w:rPr>
          <w:rFonts w:ascii="Tahoma" w:hAnsi="Tahoma" w:cs="Tahoma"/>
          <w:sz w:val="22"/>
          <w:szCs w:val="22"/>
        </w:rPr>
        <w:t xml:space="preserve"> </w:t>
      </w:r>
      <w:r w:rsidRPr="00D77A78">
        <w:rPr>
          <w:rFonts w:ascii="Tahoma" w:hAnsi="Tahoma" w:cs="Tahoma"/>
          <w:sz w:val="22"/>
          <w:szCs w:val="22"/>
        </w:rPr>
        <w:t>(</w:t>
      </w:r>
      <w:r w:rsidR="00513FE5">
        <w:rPr>
          <w:rFonts w:ascii="Tahoma" w:hAnsi="Tahoma" w:cs="Tahoma"/>
          <w:sz w:val="22"/>
          <w:szCs w:val="22"/>
        </w:rPr>
        <w:t>dez</w:t>
      </w:r>
      <w:r w:rsidRPr="00D77A78">
        <w:rPr>
          <w:rFonts w:ascii="Tahoma" w:hAnsi="Tahoma" w:cs="Tahoma"/>
          <w:sz w:val="22"/>
          <w:szCs w:val="22"/>
        </w:rPr>
        <w:t xml:space="preserve">) </w:t>
      </w:r>
      <w:r w:rsidR="00513FE5">
        <w:rPr>
          <w:rFonts w:ascii="Tahoma" w:hAnsi="Tahoma" w:cs="Tahoma"/>
          <w:sz w:val="22"/>
          <w:szCs w:val="22"/>
        </w:rPr>
        <w:t>D</w:t>
      </w:r>
      <w:r w:rsidRPr="00D77A78">
        <w:rPr>
          <w:rFonts w:ascii="Tahoma" w:hAnsi="Tahoma" w:cs="Tahoma"/>
          <w:sz w:val="22"/>
          <w:szCs w:val="22"/>
        </w:rPr>
        <w:t>ias</w:t>
      </w:r>
      <w:r w:rsidR="00513FE5">
        <w:rPr>
          <w:rFonts w:ascii="Tahoma" w:hAnsi="Tahoma" w:cs="Tahoma"/>
          <w:sz w:val="22"/>
          <w:szCs w:val="22"/>
        </w:rPr>
        <w:t xml:space="preserve"> Úteis</w:t>
      </w:r>
      <w:r w:rsidRPr="00D77A78">
        <w:rPr>
          <w:rFonts w:ascii="Tahoma" w:hAnsi="Tahoma" w:cs="Tahoma"/>
          <w:sz w:val="22"/>
          <w:szCs w:val="22"/>
        </w:rPr>
        <w:t xml:space="preserve">, </w:t>
      </w:r>
      <w:r w:rsidR="00D77A78">
        <w:rPr>
          <w:rFonts w:ascii="Tahoma" w:hAnsi="Tahoma" w:cs="Tahoma"/>
          <w:sz w:val="22"/>
          <w:szCs w:val="22"/>
        </w:rPr>
        <w:t>observadas as hipóteses de recomposição de garantia previstas nos Contratos de Garantia</w:t>
      </w:r>
      <w:r w:rsidR="009C68BB" w:rsidRPr="00D77A78">
        <w:rPr>
          <w:rFonts w:ascii="Tahoma" w:hAnsi="Tahoma" w:cs="Tahoma"/>
          <w:sz w:val="22"/>
          <w:szCs w:val="22"/>
        </w:rPr>
        <w:t>;</w:t>
      </w:r>
      <w:bookmarkEnd w:id="29"/>
      <w:r w:rsidR="00755DC6">
        <w:rPr>
          <w:rFonts w:ascii="Tahoma" w:hAnsi="Tahoma" w:cs="Tahoma"/>
          <w:sz w:val="22"/>
          <w:szCs w:val="22"/>
        </w:rPr>
        <w:t xml:space="preserve"> </w:t>
      </w:r>
    </w:p>
    <w:p w14:paraId="440E16F7" w14:textId="77777777" w:rsidR="00D77A78" w:rsidRDefault="00D77A78" w:rsidP="00B14690">
      <w:pPr>
        <w:pStyle w:val="PargrafodaLista"/>
        <w:spacing w:after="0" w:line="320" w:lineRule="exact"/>
        <w:rPr>
          <w:rFonts w:ascii="Tahoma" w:hAnsi="Tahoma" w:cs="Tahoma"/>
          <w:sz w:val="22"/>
          <w:szCs w:val="22"/>
        </w:rPr>
      </w:pPr>
    </w:p>
    <w:p w14:paraId="6B93C8FC" w14:textId="77777777" w:rsidR="009C68BB" w:rsidRDefault="00F23A0C" w:rsidP="00B14690">
      <w:pPr>
        <w:numPr>
          <w:ilvl w:val="3"/>
          <w:numId w:val="33"/>
        </w:numPr>
        <w:tabs>
          <w:tab w:val="clear" w:pos="2126"/>
          <w:tab w:val="num" w:pos="1418"/>
        </w:tabs>
        <w:spacing w:after="0" w:line="320" w:lineRule="exact"/>
        <w:ind w:left="1418" w:hanging="709"/>
        <w:rPr>
          <w:rFonts w:ascii="Tahoma" w:hAnsi="Tahoma" w:cs="Tahoma"/>
          <w:sz w:val="22"/>
          <w:szCs w:val="22"/>
        </w:rPr>
      </w:pPr>
      <w:bookmarkStart w:id="30" w:name="_Ref279009273"/>
      <w:bookmarkStart w:id="31" w:name="_Ref328666909"/>
      <w:r w:rsidRPr="00D77A78">
        <w:rPr>
          <w:rFonts w:ascii="Tahoma" w:hAnsi="Tahoma" w:cs="Tahoma"/>
          <w:sz w:val="22"/>
          <w:szCs w:val="22"/>
        </w:rPr>
        <w:t>alteração do objeto social da Emissora, conforme descrito no item 3.1. desta Escritura de Emissão, que implique na mudança da atividade preponderante da Emissora ou inclua atividade relevante que não seja atualmente desenvolvida pela Emissora</w:t>
      </w:r>
      <w:bookmarkEnd w:id="30"/>
      <w:r w:rsidR="009C68BB" w:rsidRPr="00D77A78">
        <w:rPr>
          <w:rFonts w:ascii="Tahoma" w:hAnsi="Tahoma" w:cs="Tahoma"/>
          <w:sz w:val="22"/>
          <w:szCs w:val="22"/>
        </w:rPr>
        <w:t>;</w:t>
      </w:r>
      <w:bookmarkEnd w:id="31"/>
    </w:p>
    <w:p w14:paraId="1F9261C9" w14:textId="77777777" w:rsidR="00D77A78" w:rsidRDefault="00D77A78" w:rsidP="00B14690">
      <w:pPr>
        <w:pStyle w:val="PargrafodaLista"/>
        <w:spacing w:after="0" w:line="320" w:lineRule="exact"/>
        <w:rPr>
          <w:rFonts w:ascii="Tahoma" w:hAnsi="Tahoma" w:cs="Tahoma"/>
          <w:sz w:val="22"/>
          <w:szCs w:val="22"/>
        </w:rPr>
      </w:pPr>
    </w:p>
    <w:p w14:paraId="4DBE27C6" w14:textId="77777777" w:rsidR="00C52889" w:rsidRDefault="00F23A0C"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D77A78">
        <w:rPr>
          <w:rFonts w:ascii="Tahoma" w:hAnsi="Tahoma" w:cs="Tahoma"/>
          <w:sz w:val="22"/>
          <w:szCs w:val="22"/>
        </w:rPr>
        <w:t xml:space="preserve">não </w:t>
      </w:r>
      <w:r w:rsidRPr="005D4A49">
        <w:rPr>
          <w:rFonts w:ascii="Tahoma" w:hAnsi="Tahoma" w:cs="Tahoma"/>
          <w:sz w:val="22"/>
          <w:szCs w:val="22"/>
        </w:rPr>
        <w:t xml:space="preserve">renovação, cancelamento, revogação ou suspensão das autorizações, concessões, subvenções, alvarás ou licenças, inclusive as ambientais, relevantes para o regular exercício das atividades desenvolvidas pela Emissora </w:t>
      </w:r>
      <w:r w:rsidR="00391F74" w:rsidRPr="005D4A49">
        <w:rPr>
          <w:rFonts w:ascii="Tahoma" w:hAnsi="Tahoma" w:cs="Tahoma"/>
          <w:sz w:val="22"/>
          <w:szCs w:val="22"/>
        </w:rPr>
        <w:t>e</w:t>
      </w:r>
      <w:r w:rsidR="00391F74">
        <w:rPr>
          <w:rFonts w:ascii="Tahoma" w:hAnsi="Tahoma" w:cs="Tahoma"/>
          <w:sz w:val="22"/>
          <w:szCs w:val="22"/>
        </w:rPr>
        <w:t xml:space="preserve">/ou qualquer dos Garantidores </w:t>
      </w:r>
      <w:r w:rsidRPr="00D77A78">
        <w:rPr>
          <w:rFonts w:ascii="Tahoma" w:hAnsi="Tahoma" w:cs="Tahoma"/>
          <w:sz w:val="22"/>
          <w:szCs w:val="22"/>
        </w:rPr>
        <w:t>e/ou qualquer d</w:t>
      </w:r>
      <w:r w:rsidR="00D77A78">
        <w:rPr>
          <w:rFonts w:ascii="Tahoma" w:hAnsi="Tahoma" w:cs="Tahoma"/>
          <w:sz w:val="22"/>
          <w:szCs w:val="22"/>
        </w:rPr>
        <w:t>a</w:t>
      </w:r>
      <w:r w:rsidRPr="00D77A78">
        <w:rPr>
          <w:rFonts w:ascii="Tahoma" w:hAnsi="Tahoma" w:cs="Tahoma"/>
          <w:sz w:val="22"/>
          <w:szCs w:val="22"/>
        </w:rPr>
        <w:t>s Controladas</w:t>
      </w:r>
      <w:r w:rsidR="00391F74">
        <w:rPr>
          <w:rFonts w:ascii="Tahoma" w:hAnsi="Tahoma" w:cs="Tahoma"/>
          <w:sz w:val="22"/>
          <w:szCs w:val="22"/>
        </w:rPr>
        <w:t xml:space="preserve">, </w:t>
      </w:r>
      <w:r w:rsidR="00391F74">
        <w:rPr>
          <w:rFonts w:ascii="Tahoma" w:hAnsi="Tahoma" w:cs="Tahoma"/>
          <w:sz w:val="22"/>
          <w:szCs w:val="22"/>
        </w:rPr>
        <w:lastRenderedPageBreak/>
        <w:t>conforme aplicável,</w:t>
      </w:r>
      <w:r w:rsidRPr="00D77A78">
        <w:rPr>
          <w:rFonts w:ascii="Tahoma" w:hAnsi="Tahoma" w:cs="Tahoma"/>
          <w:sz w:val="22"/>
          <w:szCs w:val="22"/>
        </w:rPr>
        <w:t xml:space="preserve"> </w:t>
      </w:r>
      <w:r w:rsidR="001258B9">
        <w:rPr>
          <w:rFonts w:ascii="Tahoma" w:hAnsi="Tahoma" w:cs="Tahoma"/>
          <w:sz w:val="22"/>
          <w:szCs w:val="22"/>
        </w:rPr>
        <w:t xml:space="preserve">exceto </w:t>
      </w:r>
      <w:r w:rsidR="001258B9" w:rsidRPr="00DD2F4E">
        <w:rPr>
          <w:rFonts w:ascii="Tahoma" w:hAnsi="Tahoma" w:cs="Tahoma"/>
          <w:sz w:val="22"/>
          <w:szCs w:val="22"/>
        </w:rPr>
        <w:t xml:space="preserve">por àquelas que </w:t>
      </w:r>
      <w:r w:rsidR="001258B9">
        <w:rPr>
          <w:rFonts w:ascii="Tahoma" w:hAnsi="Tahoma" w:cs="Tahoma"/>
          <w:sz w:val="22"/>
          <w:szCs w:val="22"/>
        </w:rPr>
        <w:t xml:space="preserve">(a) </w:t>
      </w:r>
      <w:r w:rsidR="001258B9" w:rsidRPr="00DD2F4E">
        <w:rPr>
          <w:rFonts w:ascii="Tahoma" w:hAnsi="Tahoma" w:cs="Tahoma"/>
          <w:sz w:val="22"/>
          <w:szCs w:val="22"/>
        </w:rPr>
        <w:t>estejam em processo</w:t>
      </w:r>
      <w:r w:rsidR="001258B9">
        <w:rPr>
          <w:rFonts w:ascii="Tahoma" w:hAnsi="Tahoma" w:cs="Tahoma"/>
          <w:sz w:val="22"/>
          <w:szCs w:val="22"/>
        </w:rPr>
        <w:t xml:space="preserve"> tempestivo</w:t>
      </w:r>
      <w:r w:rsidR="001258B9" w:rsidRPr="00DD2F4E">
        <w:rPr>
          <w:rFonts w:ascii="Tahoma" w:hAnsi="Tahoma" w:cs="Tahoma"/>
          <w:sz w:val="22"/>
          <w:szCs w:val="22"/>
        </w:rPr>
        <w:t xml:space="preserve"> de renovação</w:t>
      </w:r>
      <w:r w:rsidR="00690683">
        <w:rPr>
          <w:rFonts w:ascii="Tahoma" w:hAnsi="Tahoma" w:cs="Tahoma"/>
          <w:sz w:val="22"/>
          <w:szCs w:val="22"/>
        </w:rPr>
        <w:t>;</w:t>
      </w:r>
      <w:r w:rsidR="001258B9" w:rsidRPr="00D77A78">
        <w:rPr>
          <w:rFonts w:ascii="Tahoma" w:hAnsi="Tahoma" w:cs="Tahoma"/>
          <w:sz w:val="22"/>
          <w:szCs w:val="22"/>
        </w:rPr>
        <w:t xml:space="preserve"> </w:t>
      </w:r>
      <w:r w:rsidR="00690683">
        <w:rPr>
          <w:rFonts w:ascii="Tahoma" w:hAnsi="Tahoma" w:cs="Tahoma"/>
          <w:sz w:val="22"/>
          <w:szCs w:val="22"/>
        </w:rPr>
        <w:t>ou</w:t>
      </w:r>
      <w:r w:rsidR="001258B9">
        <w:rPr>
          <w:rFonts w:ascii="Tahoma" w:hAnsi="Tahoma" w:cs="Tahoma"/>
          <w:sz w:val="22"/>
          <w:szCs w:val="22"/>
        </w:rPr>
        <w:t xml:space="preserve"> (b) estejam em discussão na esfera judicial e/ou administrativa, cuja exigibilidade esteja suspensa</w:t>
      </w:r>
      <w:r w:rsidR="00C52889" w:rsidRPr="00D77A78">
        <w:rPr>
          <w:rFonts w:ascii="Tahoma" w:hAnsi="Tahoma" w:cs="Tahoma"/>
          <w:sz w:val="22"/>
          <w:szCs w:val="22"/>
        </w:rPr>
        <w:t>;</w:t>
      </w:r>
      <w:r w:rsidR="00924748" w:rsidRPr="00D77A78">
        <w:rPr>
          <w:rFonts w:ascii="Tahoma" w:hAnsi="Tahoma" w:cs="Tahoma"/>
          <w:sz w:val="22"/>
          <w:szCs w:val="22"/>
        </w:rPr>
        <w:t xml:space="preserve"> </w:t>
      </w:r>
    </w:p>
    <w:p w14:paraId="1308A2E9" w14:textId="77777777" w:rsidR="00D77A78" w:rsidRDefault="00D77A78" w:rsidP="00B14690">
      <w:pPr>
        <w:pStyle w:val="PargrafodaLista"/>
        <w:spacing w:after="0" w:line="320" w:lineRule="exact"/>
        <w:rPr>
          <w:rFonts w:ascii="Tahoma" w:hAnsi="Tahoma" w:cs="Tahoma"/>
          <w:sz w:val="22"/>
          <w:szCs w:val="22"/>
        </w:rPr>
      </w:pPr>
    </w:p>
    <w:p w14:paraId="4D5E7F2A" w14:textId="77777777" w:rsidR="009C68BB" w:rsidRDefault="00F23A0C" w:rsidP="00B14690">
      <w:pPr>
        <w:numPr>
          <w:ilvl w:val="3"/>
          <w:numId w:val="33"/>
        </w:numPr>
        <w:tabs>
          <w:tab w:val="clear" w:pos="2126"/>
          <w:tab w:val="num" w:pos="1418"/>
        </w:tabs>
        <w:spacing w:after="0" w:line="320" w:lineRule="exact"/>
        <w:ind w:left="1418" w:hanging="709"/>
        <w:rPr>
          <w:rFonts w:ascii="Tahoma" w:hAnsi="Tahoma" w:cs="Tahoma"/>
          <w:sz w:val="22"/>
          <w:szCs w:val="22"/>
        </w:rPr>
      </w:pPr>
      <w:bookmarkStart w:id="32" w:name="_Ref272931218"/>
      <w:r w:rsidRPr="00D77A78">
        <w:rPr>
          <w:rFonts w:ascii="Tahoma" w:hAnsi="Tahoma" w:cs="Tahoma"/>
          <w:sz w:val="22"/>
          <w:szCs w:val="22"/>
        </w:rPr>
        <w:t xml:space="preserve">inadimplemento de qualquer obrigação pecuniária </w:t>
      </w:r>
      <w:r w:rsidR="00513FE5">
        <w:rPr>
          <w:rFonts w:ascii="Tahoma" w:hAnsi="Tahoma" w:cs="Tahoma"/>
          <w:sz w:val="22"/>
          <w:szCs w:val="22"/>
        </w:rPr>
        <w:t>contraída em operações contratadas no mercado financeiro e/ou de capitais, local e/ou internacional,</w:t>
      </w:r>
      <w:r w:rsidR="00513FE5" w:rsidRPr="00D77A78">
        <w:rPr>
          <w:rFonts w:ascii="Tahoma" w:hAnsi="Tahoma" w:cs="Tahoma"/>
          <w:sz w:val="22"/>
          <w:szCs w:val="22"/>
        </w:rPr>
        <w:t xml:space="preserve"> não decorrentes desta Escritura de Emissão</w:t>
      </w:r>
      <w:r w:rsidR="00513FE5">
        <w:rPr>
          <w:rFonts w:ascii="Tahoma" w:hAnsi="Tahoma" w:cs="Tahoma"/>
          <w:sz w:val="22"/>
          <w:szCs w:val="22"/>
        </w:rPr>
        <w:t xml:space="preserve">, </w:t>
      </w:r>
      <w:r w:rsidR="0096724B">
        <w:rPr>
          <w:rFonts w:ascii="Tahoma" w:hAnsi="Tahoma" w:cs="Tahoma"/>
          <w:sz w:val="22"/>
          <w:szCs w:val="22"/>
        </w:rPr>
        <w:t xml:space="preserve">a que estejam sujeitas </w:t>
      </w:r>
      <w:r w:rsidRPr="00D77A78">
        <w:rPr>
          <w:rFonts w:ascii="Tahoma" w:hAnsi="Tahoma" w:cs="Tahoma"/>
          <w:sz w:val="22"/>
          <w:szCs w:val="22"/>
        </w:rPr>
        <w:t xml:space="preserve">a Emissora </w:t>
      </w:r>
      <w:r w:rsidR="002C708C" w:rsidRPr="00D77A78">
        <w:rPr>
          <w:rFonts w:ascii="Tahoma" w:hAnsi="Tahoma" w:cs="Tahoma"/>
          <w:sz w:val="22"/>
          <w:szCs w:val="22"/>
        </w:rPr>
        <w:t xml:space="preserve">e/ou </w:t>
      </w:r>
      <w:r w:rsidRPr="00D77A78">
        <w:rPr>
          <w:rFonts w:ascii="Tahoma" w:hAnsi="Tahoma" w:cs="Tahoma"/>
          <w:sz w:val="22"/>
          <w:szCs w:val="22"/>
        </w:rPr>
        <w:t xml:space="preserve">os Garantidores e/ou quaisquer </w:t>
      </w:r>
      <w:r w:rsidR="00513FE5">
        <w:rPr>
          <w:rFonts w:ascii="Tahoma" w:hAnsi="Tahoma" w:cs="Tahoma"/>
          <w:sz w:val="22"/>
          <w:szCs w:val="22"/>
        </w:rPr>
        <w:t xml:space="preserve">Holdings Imobiliárias </w:t>
      </w:r>
      <w:r w:rsidR="002A0CC6">
        <w:rPr>
          <w:rFonts w:ascii="Tahoma" w:hAnsi="Tahoma" w:cs="Tahoma"/>
          <w:sz w:val="22"/>
          <w:szCs w:val="22"/>
        </w:rPr>
        <w:t xml:space="preserve">e/ou a </w:t>
      </w:r>
      <w:proofErr w:type="spellStart"/>
      <w:r w:rsidR="002A0CC6">
        <w:rPr>
          <w:rFonts w:ascii="Tahoma" w:hAnsi="Tahoma" w:cs="Tahoma"/>
          <w:sz w:val="22"/>
          <w:szCs w:val="22"/>
        </w:rPr>
        <w:t>Qualicorp</w:t>
      </w:r>
      <w:proofErr w:type="spellEnd"/>
      <w:r w:rsidR="001D6A6B">
        <w:rPr>
          <w:rFonts w:ascii="Tahoma" w:hAnsi="Tahoma" w:cs="Tahoma"/>
          <w:sz w:val="22"/>
          <w:szCs w:val="22"/>
        </w:rPr>
        <w:t>, em valor igual ou superior a R$10.000.000,00 (dez milhões de reais)</w:t>
      </w:r>
      <w:r w:rsidR="0032409F">
        <w:rPr>
          <w:rFonts w:ascii="Tahoma" w:hAnsi="Tahoma" w:cs="Tahoma"/>
          <w:sz w:val="22"/>
          <w:szCs w:val="22"/>
        </w:rPr>
        <w:t>, reajustado</w:t>
      </w:r>
      <w:r w:rsidR="0032409F" w:rsidRPr="007944AA">
        <w:rPr>
          <w:rFonts w:ascii="Tahoma" w:hAnsi="Tahoma" w:cs="Tahoma"/>
          <w:sz w:val="22"/>
          <w:szCs w:val="22"/>
        </w:rPr>
        <w:t xml:space="preserve"> anualmente, desde a </w:t>
      </w:r>
      <w:r w:rsidR="00513FE5">
        <w:rPr>
          <w:rFonts w:ascii="Tahoma" w:hAnsi="Tahoma" w:cs="Tahoma"/>
          <w:sz w:val="22"/>
          <w:szCs w:val="22"/>
        </w:rPr>
        <w:t>primeira Data de Integralização</w:t>
      </w:r>
      <w:r w:rsidR="0032409F" w:rsidRPr="007944AA">
        <w:rPr>
          <w:rFonts w:ascii="Tahoma" w:hAnsi="Tahoma" w:cs="Tahoma"/>
          <w:sz w:val="22"/>
          <w:szCs w:val="22"/>
        </w:rPr>
        <w:t>, pela variação do IPCA, ou do índice que eventualmente o substitua</w:t>
      </w:r>
      <w:r w:rsidRPr="00D77A78">
        <w:rPr>
          <w:rFonts w:ascii="Tahoma" w:hAnsi="Tahoma" w:cs="Tahoma"/>
          <w:sz w:val="22"/>
          <w:szCs w:val="22"/>
        </w:rPr>
        <w:t>;</w:t>
      </w:r>
      <w:bookmarkEnd w:id="32"/>
    </w:p>
    <w:p w14:paraId="3D4142C7" w14:textId="77777777" w:rsidR="003A3EB5" w:rsidRDefault="003A3EB5" w:rsidP="00B14690">
      <w:pPr>
        <w:pStyle w:val="PargrafodaLista"/>
        <w:spacing w:after="0" w:line="320" w:lineRule="exact"/>
        <w:rPr>
          <w:rFonts w:ascii="Tahoma" w:hAnsi="Tahoma" w:cs="Tahoma"/>
          <w:sz w:val="22"/>
          <w:szCs w:val="22"/>
        </w:rPr>
      </w:pPr>
    </w:p>
    <w:p w14:paraId="0BABA1F1" w14:textId="77777777" w:rsidR="009C68BB" w:rsidRDefault="00F23A0C"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3A3EB5">
        <w:rPr>
          <w:rFonts w:ascii="Tahoma" w:hAnsi="Tahoma" w:cs="Tahoma"/>
          <w:sz w:val="22"/>
          <w:szCs w:val="22"/>
        </w:rPr>
        <w:t>protesto de título</w:t>
      </w:r>
      <w:r w:rsidR="003A3EB5">
        <w:rPr>
          <w:rFonts w:ascii="Tahoma" w:hAnsi="Tahoma" w:cs="Tahoma"/>
          <w:sz w:val="22"/>
          <w:szCs w:val="22"/>
        </w:rPr>
        <w:t>s contra a Emissora, Garantidores</w:t>
      </w:r>
      <w:r w:rsidRPr="003A3EB5">
        <w:rPr>
          <w:rFonts w:ascii="Tahoma" w:hAnsi="Tahoma" w:cs="Tahoma"/>
          <w:sz w:val="22"/>
          <w:szCs w:val="22"/>
        </w:rPr>
        <w:t xml:space="preserve"> e/ou qualquer </w:t>
      </w:r>
      <w:r w:rsidR="00513FE5">
        <w:rPr>
          <w:rFonts w:ascii="Tahoma" w:hAnsi="Tahoma" w:cs="Tahoma"/>
          <w:sz w:val="22"/>
          <w:szCs w:val="22"/>
        </w:rPr>
        <w:t>das Holdings Imobiliárias</w:t>
      </w:r>
      <w:r w:rsidRPr="003A3EB5">
        <w:rPr>
          <w:rFonts w:ascii="Tahoma" w:hAnsi="Tahoma" w:cs="Tahoma"/>
          <w:sz w:val="22"/>
          <w:szCs w:val="22"/>
        </w:rPr>
        <w:t xml:space="preserve">, cujo valor, individual ou em conjunto, seja </w:t>
      </w:r>
      <w:r w:rsidR="00F8253E">
        <w:rPr>
          <w:rFonts w:ascii="Tahoma" w:hAnsi="Tahoma" w:cs="Tahoma"/>
          <w:sz w:val="22"/>
          <w:szCs w:val="22"/>
        </w:rPr>
        <w:t xml:space="preserve">igual ou </w:t>
      </w:r>
      <w:r w:rsidRPr="003A3EB5">
        <w:rPr>
          <w:rFonts w:ascii="Tahoma" w:hAnsi="Tahoma" w:cs="Tahoma"/>
          <w:sz w:val="22"/>
          <w:szCs w:val="22"/>
        </w:rPr>
        <w:t>superior a R</w:t>
      </w:r>
      <w:r w:rsidR="000E0764" w:rsidRPr="003A3EB5">
        <w:rPr>
          <w:rFonts w:ascii="Tahoma" w:hAnsi="Tahoma" w:cs="Tahoma"/>
          <w:sz w:val="22"/>
          <w:szCs w:val="22"/>
        </w:rPr>
        <w:t>$</w:t>
      </w:r>
      <w:r w:rsidR="000E0764">
        <w:rPr>
          <w:rFonts w:ascii="Tahoma" w:hAnsi="Tahoma" w:cs="Tahoma"/>
          <w:sz w:val="22"/>
          <w:szCs w:val="22"/>
        </w:rPr>
        <w:t>10.000.000,00</w:t>
      </w:r>
      <w:r w:rsidR="000E0764" w:rsidRPr="003A3EB5">
        <w:rPr>
          <w:rFonts w:ascii="Tahoma" w:hAnsi="Tahoma" w:cs="Tahoma"/>
          <w:sz w:val="22"/>
          <w:szCs w:val="22"/>
        </w:rPr>
        <w:t xml:space="preserve"> (</w:t>
      </w:r>
      <w:r w:rsidR="000E0764">
        <w:rPr>
          <w:rFonts w:ascii="Tahoma" w:hAnsi="Tahoma" w:cs="Tahoma"/>
          <w:sz w:val="22"/>
          <w:szCs w:val="22"/>
        </w:rPr>
        <w:t>dez milhões de reais</w:t>
      </w:r>
      <w:r w:rsidR="000E0764" w:rsidRPr="003A3EB5">
        <w:rPr>
          <w:rFonts w:ascii="Tahoma" w:hAnsi="Tahoma" w:cs="Tahoma"/>
          <w:sz w:val="22"/>
          <w:szCs w:val="22"/>
        </w:rPr>
        <w:t xml:space="preserve">) </w:t>
      </w:r>
      <w:r w:rsidRPr="003A3EB5">
        <w:rPr>
          <w:rFonts w:ascii="Tahoma" w:hAnsi="Tahoma" w:cs="Tahoma"/>
          <w:sz w:val="22"/>
          <w:szCs w:val="22"/>
        </w:rPr>
        <w:t xml:space="preserve">ou seu valor em outras moedas, </w:t>
      </w:r>
      <w:r w:rsidR="00513FE5">
        <w:rPr>
          <w:rFonts w:ascii="Tahoma" w:hAnsi="Tahoma" w:cs="Tahoma"/>
          <w:sz w:val="22"/>
          <w:szCs w:val="22"/>
        </w:rPr>
        <w:t>reajustado</w:t>
      </w:r>
      <w:r w:rsidR="00513FE5" w:rsidRPr="007944AA">
        <w:rPr>
          <w:rFonts w:ascii="Tahoma" w:hAnsi="Tahoma" w:cs="Tahoma"/>
          <w:sz w:val="22"/>
          <w:szCs w:val="22"/>
        </w:rPr>
        <w:t xml:space="preserve"> anualmente, desde a </w:t>
      </w:r>
      <w:r w:rsidR="00513FE5">
        <w:rPr>
          <w:rFonts w:ascii="Tahoma" w:hAnsi="Tahoma" w:cs="Tahoma"/>
          <w:sz w:val="22"/>
          <w:szCs w:val="22"/>
        </w:rPr>
        <w:t>primeira Data de Integralização</w:t>
      </w:r>
      <w:r w:rsidR="00513FE5" w:rsidRPr="007944AA">
        <w:rPr>
          <w:rFonts w:ascii="Tahoma" w:hAnsi="Tahoma" w:cs="Tahoma"/>
          <w:sz w:val="22"/>
          <w:szCs w:val="22"/>
        </w:rPr>
        <w:t>, pela variação do IPCA, ou do índice que eventualmente o substitua</w:t>
      </w:r>
      <w:r w:rsidR="00513FE5">
        <w:rPr>
          <w:rFonts w:ascii="Tahoma" w:hAnsi="Tahoma" w:cs="Tahoma"/>
          <w:sz w:val="22"/>
          <w:szCs w:val="22"/>
        </w:rPr>
        <w:t xml:space="preserve">, </w:t>
      </w:r>
      <w:r w:rsidRPr="003A3EB5">
        <w:rPr>
          <w:rFonts w:ascii="Tahoma" w:hAnsi="Tahoma" w:cs="Tahoma"/>
          <w:sz w:val="22"/>
          <w:szCs w:val="22"/>
        </w:rPr>
        <w:t xml:space="preserve">salvo se no prazo legal </w:t>
      </w:r>
      <w:r w:rsidR="000E0764" w:rsidRPr="00B14690">
        <w:rPr>
          <w:rFonts w:ascii="Tahoma" w:hAnsi="Tahoma" w:cs="Tahoma"/>
          <w:b/>
          <w:sz w:val="22"/>
          <w:szCs w:val="22"/>
        </w:rPr>
        <w:t>(</w:t>
      </w:r>
      <w:r w:rsidR="000E0764">
        <w:rPr>
          <w:rFonts w:ascii="Tahoma" w:hAnsi="Tahoma" w:cs="Tahoma"/>
          <w:b/>
          <w:sz w:val="22"/>
          <w:szCs w:val="22"/>
        </w:rPr>
        <w:t>a</w:t>
      </w:r>
      <w:r w:rsidR="000E0764" w:rsidRPr="000E0764">
        <w:rPr>
          <w:rFonts w:ascii="Tahoma" w:hAnsi="Tahoma" w:cs="Tahoma"/>
          <w:b/>
          <w:sz w:val="22"/>
          <w:szCs w:val="22"/>
        </w:rPr>
        <w:t>)</w:t>
      </w:r>
      <w:r w:rsidR="000E0764" w:rsidRPr="000E0764">
        <w:rPr>
          <w:rFonts w:ascii="Tahoma" w:hAnsi="Tahoma" w:cs="Tahoma"/>
          <w:sz w:val="22"/>
          <w:szCs w:val="22"/>
        </w:rPr>
        <w:t xml:space="preserve"> o(s) protesto(s) tiver(em) sido efetuados por erro ou má-fé de terceiros; </w:t>
      </w:r>
      <w:r w:rsidR="00553617">
        <w:rPr>
          <w:rFonts w:ascii="Tahoma" w:hAnsi="Tahoma" w:cs="Tahoma"/>
          <w:sz w:val="22"/>
          <w:szCs w:val="22"/>
        </w:rPr>
        <w:t xml:space="preserve">e </w:t>
      </w:r>
      <w:r w:rsidR="000E0764" w:rsidRPr="000E0764">
        <w:rPr>
          <w:rFonts w:ascii="Tahoma" w:hAnsi="Tahoma" w:cs="Tahoma"/>
          <w:b/>
          <w:sz w:val="22"/>
          <w:szCs w:val="22"/>
        </w:rPr>
        <w:t>(</w:t>
      </w:r>
      <w:r w:rsidR="000E0764">
        <w:rPr>
          <w:rFonts w:ascii="Tahoma" w:hAnsi="Tahoma" w:cs="Tahoma"/>
          <w:b/>
          <w:sz w:val="22"/>
          <w:szCs w:val="22"/>
        </w:rPr>
        <w:t>b</w:t>
      </w:r>
      <w:r w:rsidR="000E0764" w:rsidRPr="000E0764">
        <w:rPr>
          <w:rFonts w:ascii="Tahoma" w:hAnsi="Tahoma" w:cs="Tahoma"/>
          <w:b/>
          <w:sz w:val="22"/>
          <w:szCs w:val="22"/>
        </w:rPr>
        <w:t>)</w:t>
      </w:r>
      <w:r w:rsidR="000E0764" w:rsidRPr="000E0764">
        <w:rPr>
          <w:rFonts w:ascii="Tahoma" w:hAnsi="Tahoma" w:cs="Tahoma"/>
          <w:sz w:val="22"/>
          <w:szCs w:val="22"/>
        </w:rPr>
        <w:t xml:space="preserve"> o(s) protesto(s) tiver(em) sido cancelado(s) ou sustado(s); ou </w:t>
      </w:r>
      <w:r w:rsidR="000E0764" w:rsidRPr="000E0764">
        <w:rPr>
          <w:rFonts w:ascii="Tahoma" w:hAnsi="Tahoma" w:cs="Tahoma"/>
          <w:b/>
          <w:sz w:val="22"/>
          <w:szCs w:val="22"/>
        </w:rPr>
        <w:t>(</w:t>
      </w:r>
      <w:r w:rsidR="000E0764">
        <w:rPr>
          <w:rFonts w:ascii="Tahoma" w:hAnsi="Tahoma" w:cs="Tahoma"/>
          <w:b/>
          <w:sz w:val="22"/>
          <w:szCs w:val="22"/>
        </w:rPr>
        <w:t>c</w:t>
      </w:r>
      <w:r w:rsidR="000E0764" w:rsidRPr="000E0764">
        <w:rPr>
          <w:rFonts w:ascii="Tahoma" w:hAnsi="Tahoma" w:cs="Tahoma"/>
          <w:b/>
          <w:sz w:val="22"/>
          <w:szCs w:val="22"/>
        </w:rPr>
        <w:t>)</w:t>
      </w:r>
      <w:r w:rsidR="000E0764" w:rsidRPr="000E0764">
        <w:rPr>
          <w:rFonts w:ascii="Tahoma" w:hAnsi="Tahoma" w:cs="Tahoma"/>
          <w:sz w:val="22"/>
          <w:szCs w:val="22"/>
        </w:rPr>
        <w:t xml:space="preserve"> forem prestadas garantias suficientes em juízo juntamente com medidas de </w:t>
      </w:r>
      <w:r w:rsidR="00553617">
        <w:rPr>
          <w:rFonts w:ascii="Tahoma" w:hAnsi="Tahoma" w:cs="Tahoma"/>
          <w:sz w:val="22"/>
          <w:szCs w:val="22"/>
        </w:rPr>
        <w:t xml:space="preserve">cancelamento e/ou </w:t>
      </w:r>
      <w:r w:rsidR="000E0764" w:rsidRPr="000E0764">
        <w:rPr>
          <w:rFonts w:ascii="Tahoma" w:hAnsi="Tahoma" w:cs="Tahoma"/>
          <w:sz w:val="22"/>
          <w:szCs w:val="22"/>
        </w:rPr>
        <w:t>sustação, em qualquer dos casos no prazo legal</w:t>
      </w:r>
      <w:r w:rsidRPr="003A3EB5">
        <w:rPr>
          <w:rFonts w:ascii="Tahoma" w:hAnsi="Tahoma" w:cs="Tahoma"/>
          <w:sz w:val="22"/>
          <w:szCs w:val="22"/>
        </w:rPr>
        <w:t>;</w:t>
      </w:r>
      <w:r w:rsidR="0020144A">
        <w:rPr>
          <w:rFonts w:ascii="Tahoma" w:hAnsi="Tahoma" w:cs="Tahoma"/>
          <w:sz w:val="22"/>
          <w:szCs w:val="22"/>
        </w:rPr>
        <w:t xml:space="preserve"> </w:t>
      </w:r>
    </w:p>
    <w:p w14:paraId="52703F44" w14:textId="77777777" w:rsidR="003A3EB5" w:rsidRDefault="003A3EB5" w:rsidP="00B14690">
      <w:pPr>
        <w:pStyle w:val="PargrafodaLista"/>
        <w:spacing w:after="0" w:line="320" w:lineRule="exact"/>
        <w:rPr>
          <w:rFonts w:ascii="Tahoma" w:hAnsi="Tahoma" w:cs="Tahoma"/>
          <w:sz w:val="22"/>
          <w:szCs w:val="22"/>
        </w:rPr>
      </w:pPr>
    </w:p>
    <w:p w14:paraId="3737EDB1" w14:textId="77777777" w:rsidR="009C68BB" w:rsidRDefault="00CC7EDB"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CC7EDB">
        <w:rPr>
          <w:rFonts w:ascii="Tahoma" w:hAnsi="Tahoma" w:cs="Tahoma"/>
          <w:sz w:val="22"/>
          <w:szCs w:val="22"/>
        </w:rPr>
        <w:t xml:space="preserve">não cumprimento de qualquer decisão ou sentença judicial, arbitral e/ou administrativa com exigibilidade imediata em face da </w:t>
      </w:r>
      <w:r>
        <w:rPr>
          <w:rFonts w:ascii="Tahoma" w:hAnsi="Tahoma" w:cs="Tahoma"/>
          <w:sz w:val="22"/>
          <w:szCs w:val="22"/>
        </w:rPr>
        <w:t>Emissora</w:t>
      </w:r>
      <w:r w:rsidRPr="00CC7EDB">
        <w:rPr>
          <w:rFonts w:ascii="Tahoma" w:hAnsi="Tahoma" w:cs="Tahoma"/>
          <w:sz w:val="22"/>
          <w:szCs w:val="22"/>
        </w:rPr>
        <w:t xml:space="preserve"> e/ou de qualquer dos </w:t>
      </w:r>
      <w:r>
        <w:rPr>
          <w:rFonts w:ascii="Tahoma" w:hAnsi="Tahoma" w:cs="Tahoma"/>
          <w:sz w:val="22"/>
          <w:szCs w:val="22"/>
        </w:rPr>
        <w:t>Garantidores</w:t>
      </w:r>
      <w:r w:rsidRPr="00CC7EDB">
        <w:rPr>
          <w:rFonts w:ascii="Tahoma" w:hAnsi="Tahoma" w:cs="Tahoma"/>
          <w:sz w:val="22"/>
          <w:szCs w:val="22"/>
        </w:rPr>
        <w:t xml:space="preserve">, salvo na hipótese de: </w:t>
      </w:r>
      <w:r w:rsidRPr="00CC7EDB">
        <w:rPr>
          <w:rFonts w:ascii="Tahoma" w:hAnsi="Tahoma" w:cs="Tahoma"/>
          <w:b/>
          <w:sz w:val="22"/>
          <w:szCs w:val="22"/>
        </w:rPr>
        <w:t>(</w:t>
      </w:r>
      <w:r>
        <w:rPr>
          <w:rFonts w:ascii="Tahoma" w:hAnsi="Tahoma" w:cs="Tahoma"/>
          <w:b/>
          <w:sz w:val="22"/>
          <w:szCs w:val="22"/>
        </w:rPr>
        <w:t>a</w:t>
      </w:r>
      <w:r w:rsidRPr="00CC7EDB">
        <w:rPr>
          <w:rFonts w:ascii="Tahoma" w:hAnsi="Tahoma" w:cs="Tahoma"/>
          <w:b/>
          <w:sz w:val="22"/>
          <w:szCs w:val="22"/>
        </w:rPr>
        <w:t>)</w:t>
      </w:r>
      <w:r w:rsidRPr="00CC7EDB">
        <w:rPr>
          <w:rFonts w:ascii="Tahoma" w:hAnsi="Tahoma" w:cs="Tahoma"/>
          <w:sz w:val="22"/>
          <w:szCs w:val="22"/>
        </w:rPr>
        <w:t xml:space="preserve"> </w:t>
      </w:r>
      <w:r w:rsidR="002670C4">
        <w:rPr>
          <w:rFonts w:ascii="Tahoma" w:hAnsi="Tahoma" w:cs="Tahoma"/>
          <w:sz w:val="22"/>
          <w:szCs w:val="22"/>
        </w:rPr>
        <w:t xml:space="preserve">prestação de </w:t>
      </w:r>
      <w:r w:rsidRPr="00CC7EDB">
        <w:rPr>
          <w:rFonts w:ascii="Tahoma" w:hAnsi="Tahoma" w:cs="Tahoma"/>
          <w:sz w:val="22"/>
          <w:szCs w:val="22"/>
        </w:rPr>
        <w:t xml:space="preserve">garantia </w:t>
      </w:r>
      <w:r w:rsidR="002670C4">
        <w:rPr>
          <w:rFonts w:ascii="Tahoma" w:hAnsi="Tahoma" w:cs="Tahoma"/>
          <w:sz w:val="22"/>
          <w:szCs w:val="22"/>
        </w:rPr>
        <w:t>a</w:t>
      </w:r>
      <w:r w:rsidRPr="00CC7EDB">
        <w:rPr>
          <w:rFonts w:ascii="Tahoma" w:hAnsi="Tahoma" w:cs="Tahoma"/>
          <w:sz w:val="22"/>
          <w:szCs w:val="22"/>
        </w:rPr>
        <w:t xml:space="preserve">o órgão prolator da decisão, por qualquer meio (inclusive carta de fiança), sem a necessidade do efetivo desembolso do valor respectivo pela </w:t>
      </w:r>
      <w:r>
        <w:rPr>
          <w:rFonts w:ascii="Tahoma" w:hAnsi="Tahoma" w:cs="Tahoma"/>
          <w:sz w:val="22"/>
          <w:szCs w:val="22"/>
        </w:rPr>
        <w:t>Emissora</w:t>
      </w:r>
      <w:r w:rsidRPr="00CC7EDB">
        <w:rPr>
          <w:rFonts w:ascii="Tahoma" w:hAnsi="Tahoma" w:cs="Tahoma"/>
          <w:sz w:val="22"/>
          <w:szCs w:val="22"/>
        </w:rPr>
        <w:t xml:space="preserve"> ou qualquer um dos </w:t>
      </w:r>
      <w:r>
        <w:rPr>
          <w:rFonts w:ascii="Tahoma" w:hAnsi="Tahoma" w:cs="Tahoma"/>
          <w:sz w:val="22"/>
          <w:szCs w:val="22"/>
        </w:rPr>
        <w:t>Garantidores</w:t>
      </w:r>
      <w:r w:rsidRPr="00CC7EDB">
        <w:rPr>
          <w:rFonts w:ascii="Tahoma" w:hAnsi="Tahoma" w:cs="Tahoma"/>
          <w:sz w:val="22"/>
          <w:szCs w:val="22"/>
        </w:rPr>
        <w:t xml:space="preserve"> por conta dessa garantia prestada; e/ou </w:t>
      </w:r>
      <w:r w:rsidRPr="00CC7EDB">
        <w:rPr>
          <w:rFonts w:ascii="Tahoma" w:hAnsi="Tahoma" w:cs="Tahoma"/>
          <w:b/>
          <w:sz w:val="22"/>
          <w:szCs w:val="22"/>
        </w:rPr>
        <w:t>(</w:t>
      </w:r>
      <w:r>
        <w:rPr>
          <w:rFonts w:ascii="Tahoma" w:hAnsi="Tahoma" w:cs="Tahoma"/>
          <w:b/>
          <w:sz w:val="22"/>
          <w:szCs w:val="22"/>
        </w:rPr>
        <w:t>b</w:t>
      </w:r>
      <w:r w:rsidRPr="00CC7EDB">
        <w:rPr>
          <w:rFonts w:ascii="Tahoma" w:hAnsi="Tahoma" w:cs="Tahoma"/>
          <w:b/>
          <w:sz w:val="22"/>
          <w:szCs w:val="22"/>
        </w:rPr>
        <w:t>)</w:t>
      </w:r>
      <w:r w:rsidR="007B5B96">
        <w:rPr>
          <w:rFonts w:ascii="Tahoma" w:hAnsi="Tahoma" w:cs="Tahoma"/>
          <w:sz w:val="22"/>
          <w:szCs w:val="22"/>
        </w:rPr>
        <w:t> </w:t>
      </w:r>
      <w:r w:rsidRPr="00CC7EDB">
        <w:rPr>
          <w:rFonts w:ascii="Tahoma" w:hAnsi="Tahoma" w:cs="Tahoma"/>
          <w:sz w:val="22"/>
          <w:szCs w:val="22"/>
        </w:rPr>
        <w:t>suspensão ou interrupção da exigibilidade imediata por qualquer motivo, inclusive, mas não se limitando a, obtenção de decisão com efeito suspensivo</w:t>
      </w:r>
      <w:r w:rsidR="002C708C" w:rsidRPr="003A3EB5">
        <w:rPr>
          <w:rFonts w:ascii="Tahoma" w:hAnsi="Tahoma" w:cs="Tahoma"/>
          <w:sz w:val="22"/>
          <w:szCs w:val="22"/>
        </w:rPr>
        <w:t>;</w:t>
      </w:r>
    </w:p>
    <w:p w14:paraId="77A67EE8" w14:textId="77777777" w:rsidR="007B5B96" w:rsidRDefault="007B5B96" w:rsidP="00B14690">
      <w:pPr>
        <w:pStyle w:val="PargrafodaLista"/>
        <w:spacing w:after="0" w:line="320" w:lineRule="exact"/>
        <w:rPr>
          <w:rFonts w:ascii="Tahoma" w:hAnsi="Tahoma" w:cs="Tahoma"/>
          <w:sz w:val="22"/>
          <w:szCs w:val="22"/>
        </w:rPr>
      </w:pPr>
    </w:p>
    <w:p w14:paraId="495F81CB" w14:textId="77777777" w:rsidR="007B5B96" w:rsidRDefault="007B5B96"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7B5B96">
        <w:rPr>
          <w:rFonts w:ascii="Tahoma" w:hAnsi="Tahoma" w:cs="Tahoma"/>
          <w:sz w:val="22"/>
          <w:szCs w:val="22"/>
        </w:rPr>
        <w:t xml:space="preserve">caso a </w:t>
      </w:r>
      <w:r>
        <w:rPr>
          <w:rFonts w:ascii="Tahoma" w:hAnsi="Tahoma" w:cs="Tahoma"/>
          <w:sz w:val="22"/>
          <w:szCs w:val="22"/>
        </w:rPr>
        <w:t>Emissora</w:t>
      </w:r>
      <w:r w:rsidRPr="007B5B96">
        <w:rPr>
          <w:rFonts w:ascii="Tahoma" w:hAnsi="Tahoma" w:cs="Tahoma"/>
          <w:sz w:val="22"/>
          <w:szCs w:val="22"/>
        </w:rPr>
        <w:t xml:space="preserve"> e/ou os </w:t>
      </w:r>
      <w:r>
        <w:rPr>
          <w:rFonts w:ascii="Tahoma" w:hAnsi="Tahoma" w:cs="Tahoma"/>
          <w:sz w:val="22"/>
          <w:szCs w:val="22"/>
        </w:rPr>
        <w:t xml:space="preserve">Garantidores </w:t>
      </w:r>
      <w:r w:rsidRPr="007B5B96">
        <w:rPr>
          <w:rFonts w:ascii="Tahoma" w:hAnsi="Tahoma" w:cs="Tahoma"/>
          <w:sz w:val="22"/>
          <w:szCs w:val="22"/>
        </w:rPr>
        <w:t xml:space="preserve">sejam objeto de qualquer decisão judicial ou arbitral de natureza condenatória, </w:t>
      </w:r>
      <w:r w:rsidR="00131A19">
        <w:rPr>
          <w:rFonts w:ascii="Tahoma" w:hAnsi="Tahoma" w:cs="Tahoma"/>
          <w:sz w:val="22"/>
          <w:szCs w:val="22"/>
        </w:rPr>
        <w:t xml:space="preserve">ou administrativa de exigibilidade imediata, </w:t>
      </w:r>
      <w:r w:rsidRPr="007B5B96">
        <w:rPr>
          <w:rFonts w:ascii="Tahoma" w:hAnsi="Tahoma" w:cs="Tahoma"/>
          <w:sz w:val="22"/>
          <w:szCs w:val="22"/>
        </w:rPr>
        <w:t xml:space="preserve">que comprometa sua capacidade de: </w:t>
      </w:r>
      <w:r w:rsidRPr="007B5B96">
        <w:rPr>
          <w:rFonts w:ascii="Tahoma" w:hAnsi="Tahoma" w:cs="Tahoma"/>
          <w:b/>
          <w:sz w:val="22"/>
          <w:szCs w:val="22"/>
        </w:rPr>
        <w:t>(i)</w:t>
      </w:r>
      <w:r w:rsidRPr="007B5B96">
        <w:rPr>
          <w:rFonts w:ascii="Tahoma" w:hAnsi="Tahoma" w:cs="Tahoma"/>
          <w:sz w:val="22"/>
          <w:szCs w:val="22"/>
        </w:rPr>
        <w:t xml:space="preserve"> cumprir com as obrigações pecuniárias decorrentes desta </w:t>
      </w:r>
      <w:r>
        <w:rPr>
          <w:rFonts w:ascii="Tahoma" w:hAnsi="Tahoma" w:cs="Tahoma"/>
          <w:sz w:val="22"/>
          <w:szCs w:val="22"/>
        </w:rPr>
        <w:t>Escritura</w:t>
      </w:r>
      <w:r w:rsidRPr="007B5B96">
        <w:rPr>
          <w:rFonts w:ascii="Tahoma" w:hAnsi="Tahoma" w:cs="Tahoma"/>
          <w:sz w:val="22"/>
          <w:szCs w:val="22"/>
        </w:rPr>
        <w:t xml:space="preserve">, ou de qualquer dos Contratos de Garantia; </w:t>
      </w:r>
      <w:r w:rsidRPr="007B5B96">
        <w:rPr>
          <w:rFonts w:ascii="Tahoma" w:hAnsi="Tahoma" w:cs="Tahoma"/>
          <w:b/>
          <w:sz w:val="22"/>
          <w:szCs w:val="22"/>
        </w:rPr>
        <w:t>(</w:t>
      </w:r>
      <w:proofErr w:type="spellStart"/>
      <w:r w:rsidRPr="007B5B96">
        <w:rPr>
          <w:rFonts w:ascii="Tahoma" w:hAnsi="Tahoma" w:cs="Tahoma"/>
          <w:b/>
          <w:sz w:val="22"/>
          <w:szCs w:val="22"/>
        </w:rPr>
        <w:t>ii</w:t>
      </w:r>
      <w:proofErr w:type="spellEnd"/>
      <w:r w:rsidRPr="007B5B96">
        <w:rPr>
          <w:rFonts w:ascii="Tahoma" w:hAnsi="Tahoma" w:cs="Tahoma"/>
          <w:b/>
          <w:sz w:val="22"/>
          <w:szCs w:val="22"/>
        </w:rPr>
        <w:t>)</w:t>
      </w:r>
      <w:r w:rsidRPr="007B5B96">
        <w:rPr>
          <w:rFonts w:ascii="Tahoma" w:hAnsi="Tahoma" w:cs="Tahoma"/>
          <w:sz w:val="22"/>
          <w:szCs w:val="22"/>
        </w:rPr>
        <w:t xml:space="preserve"> realizar a recomposição das Garantias, nos termos dos Contratos de Garantia; e/ou </w:t>
      </w:r>
      <w:r w:rsidRPr="007B5B96">
        <w:rPr>
          <w:rFonts w:ascii="Tahoma" w:hAnsi="Tahoma" w:cs="Tahoma"/>
          <w:b/>
          <w:sz w:val="22"/>
          <w:szCs w:val="22"/>
        </w:rPr>
        <w:t>(</w:t>
      </w:r>
      <w:proofErr w:type="spellStart"/>
      <w:r w:rsidRPr="007B5B96">
        <w:rPr>
          <w:rFonts w:ascii="Tahoma" w:hAnsi="Tahoma" w:cs="Tahoma"/>
          <w:b/>
          <w:sz w:val="22"/>
          <w:szCs w:val="22"/>
        </w:rPr>
        <w:t>iii</w:t>
      </w:r>
      <w:proofErr w:type="spellEnd"/>
      <w:r w:rsidRPr="007B5B96">
        <w:rPr>
          <w:rFonts w:ascii="Tahoma" w:hAnsi="Tahoma" w:cs="Tahoma"/>
          <w:b/>
          <w:sz w:val="22"/>
          <w:szCs w:val="22"/>
        </w:rPr>
        <w:t>)</w:t>
      </w:r>
      <w:r w:rsidRPr="007B5B96">
        <w:rPr>
          <w:rFonts w:ascii="Tahoma" w:hAnsi="Tahoma" w:cs="Tahoma"/>
          <w:sz w:val="22"/>
          <w:szCs w:val="22"/>
        </w:rPr>
        <w:t xml:space="preserve"> receber e/ou exercer qualquer dos </w:t>
      </w:r>
      <w:r w:rsidRPr="007B5B96">
        <w:rPr>
          <w:rFonts w:ascii="Tahoma" w:hAnsi="Tahoma" w:cs="Tahoma"/>
          <w:sz w:val="22"/>
          <w:szCs w:val="22"/>
        </w:rPr>
        <w:lastRenderedPageBreak/>
        <w:t xml:space="preserve">direitos decorrentes das ações de emissão da </w:t>
      </w:r>
      <w:proofErr w:type="spellStart"/>
      <w:r w:rsidRPr="007B5B96">
        <w:rPr>
          <w:rFonts w:ascii="Tahoma" w:hAnsi="Tahoma" w:cs="Tahoma"/>
          <w:sz w:val="22"/>
          <w:szCs w:val="22"/>
        </w:rPr>
        <w:t>Qualicorp</w:t>
      </w:r>
      <w:proofErr w:type="spellEnd"/>
      <w:r w:rsidRPr="007B5B96">
        <w:rPr>
          <w:rFonts w:ascii="Tahoma" w:hAnsi="Tahoma" w:cs="Tahoma"/>
          <w:sz w:val="22"/>
          <w:szCs w:val="22"/>
        </w:rPr>
        <w:t xml:space="preserve"> de que é titular ou que venha a ser titular</w:t>
      </w:r>
      <w:r>
        <w:rPr>
          <w:rFonts w:ascii="Tahoma" w:hAnsi="Tahoma" w:cs="Tahoma"/>
          <w:sz w:val="22"/>
          <w:szCs w:val="22"/>
        </w:rPr>
        <w:t>;</w:t>
      </w:r>
    </w:p>
    <w:p w14:paraId="700317CB" w14:textId="77777777" w:rsidR="003A3EB5" w:rsidRDefault="003A3EB5" w:rsidP="00B14690">
      <w:pPr>
        <w:pStyle w:val="PargrafodaLista"/>
        <w:spacing w:after="0" w:line="320" w:lineRule="exact"/>
        <w:rPr>
          <w:rFonts w:ascii="Tahoma" w:hAnsi="Tahoma" w:cs="Tahoma"/>
          <w:sz w:val="22"/>
          <w:szCs w:val="22"/>
        </w:rPr>
      </w:pPr>
    </w:p>
    <w:p w14:paraId="41B4B8CA" w14:textId="77777777" w:rsidR="003A3EB5" w:rsidRDefault="00CC7EDB"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CC7EDB">
        <w:rPr>
          <w:rFonts w:ascii="Tahoma" w:hAnsi="Tahoma" w:cs="Tahoma"/>
          <w:sz w:val="22"/>
          <w:szCs w:val="22"/>
        </w:rPr>
        <w:t xml:space="preserve">contratação (ou compromisso de contratação) de endividamento pela </w:t>
      </w:r>
      <w:r>
        <w:rPr>
          <w:rFonts w:ascii="Tahoma" w:hAnsi="Tahoma" w:cs="Tahoma"/>
          <w:sz w:val="22"/>
          <w:szCs w:val="22"/>
        </w:rPr>
        <w:t>Emissora</w:t>
      </w:r>
      <w:r w:rsidRPr="00CC7EDB">
        <w:rPr>
          <w:rFonts w:ascii="Tahoma" w:hAnsi="Tahoma" w:cs="Tahoma"/>
          <w:sz w:val="22"/>
          <w:szCs w:val="22"/>
        </w:rPr>
        <w:t xml:space="preserve"> e/ou pelos </w:t>
      </w:r>
      <w:r>
        <w:rPr>
          <w:rFonts w:ascii="Tahoma" w:hAnsi="Tahoma" w:cs="Tahoma"/>
          <w:sz w:val="22"/>
          <w:szCs w:val="22"/>
        </w:rPr>
        <w:t>Garantidores</w:t>
      </w:r>
      <w:r w:rsidRPr="00CC7EDB">
        <w:rPr>
          <w:rFonts w:ascii="Tahoma" w:hAnsi="Tahoma" w:cs="Tahoma"/>
          <w:sz w:val="22"/>
          <w:szCs w:val="22"/>
        </w:rPr>
        <w:t xml:space="preserve">, exceto o </w:t>
      </w:r>
      <w:r>
        <w:rPr>
          <w:rFonts w:ascii="Tahoma" w:hAnsi="Tahoma" w:cs="Tahoma"/>
          <w:sz w:val="22"/>
          <w:szCs w:val="22"/>
        </w:rPr>
        <w:t>Garantidor</w:t>
      </w:r>
      <w:r w:rsidRPr="00CC7EDB">
        <w:rPr>
          <w:rFonts w:ascii="Tahoma" w:hAnsi="Tahoma" w:cs="Tahoma"/>
          <w:sz w:val="22"/>
          <w:szCs w:val="22"/>
        </w:rPr>
        <w:t xml:space="preserve"> pessoa física, no mercado financeiro e/ou de capitais, local ou internacional, exceto se</w:t>
      </w:r>
      <w:r w:rsidR="00131A19">
        <w:rPr>
          <w:rFonts w:ascii="Tahoma" w:hAnsi="Tahoma" w:cs="Tahoma"/>
          <w:sz w:val="22"/>
          <w:szCs w:val="22"/>
        </w:rPr>
        <w:t xml:space="preserve"> os referidos recursos forem </w:t>
      </w:r>
      <w:r w:rsidRPr="00CC7EDB">
        <w:rPr>
          <w:rFonts w:ascii="Tahoma" w:hAnsi="Tahoma" w:cs="Tahoma"/>
          <w:sz w:val="22"/>
          <w:szCs w:val="22"/>
        </w:rPr>
        <w:t>utilizad</w:t>
      </w:r>
      <w:r w:rsidR="00131A19">
        <w:rPr>
          <w:rFonts w:ascii="Tahoma" w:hAnsi="Tahoma" w:cs="Tahoma"/>
          <w:sz w:val="22"/>
          <w:szCs w:val="22"/>
        </w:rPr>
        <w:t>os</w:t>
      </w:r>
      <w:r w:rsidRPr="00CC7EDB">
        <w:rPr>
          <w:rFonts w:ascii="Tahoma" w:hAnsi="Tahoma" w:cs="Tahoma"/>
          <w:sz w:val="22"/>
          <w:szCs w:val="22"/>
        </w:rPr>
        <w:t xml:space="preserve"> exclusivamente para cumprir com as obrigações pecuniárias previstas nesta </w:t>
      </w:r>
      <w:r>
        <w:rPr>
          <w:rFonts w:ascii="Tahoma" w:hAnsi="Tahoma" w:cs="Tahoma"/>
          <w:sz w:val="22"/>
          <w:szCs w:val="22"/>
        </w:rPr>
        <w:t>Escritura</w:t>
      </w:r>
      <w:r w:rsidRPr="00CC7EDB">
        <w:rPr>
          <w:rFonts w:ascii="Tahoma" w:hAnsi="Tahoma" w:cs="Tahoma"/>
          <w:sz w:val="22"/>
          <w:szCs w:val="22"/>
        </w:rPr>
        <w:t xml:space="preserve"> nas datas de vencimento originalmente estipuladas</w:t>
      </w:r>
      <w:r w:rsidR="003A3EB5">
        <w:rPr>
          <w:rFonts w:ascii="Tahoma" w:hAnsi="Tahoma" w:cs="Tahoma"/>
          <w:sz w:val="22"/>
          <w:szCs w:val="22"/>
        </w:rPr>
        <w:t>;</w:t>
      </w:r>
    </w:p>
    <w:p w14:paraId="4D21E28B" w14:textId="77777777" w:rsidR="00952DD8" w:rsidRDefault="00952DD8" w:rsidP="00B14690">
      <w:pPr>
        <w:spacing w:after="0" w:line="320" w:lineRule="exact"/>
        <w:ind w:left="1418"/>
        <w:rPr>
          <w:rFonts w:ascii="Tahoma" w:hAnsi="Tahoma" w:cs="Tahoma"/>
          <w:sz w:val="22"/>
          <w:szCs w:val="22"/>
        </w:rPr>
      </w:pPr>
    </w:p>
    <w:p w14:paraId="27FCBB13" w14:textId="77777777" w:rsidR="00952DD8" w:rsidRDefault="00952DD8"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952DD8">
        <w:rPr>
          <w:rFonts w:ascii="Tahoma" w:hAnsi="Tahoma" w:cs="Tahoma"/>
          <w:sz w:val="22"/>
          <w:szCs w:val="22"/>
        </w:rPr>
        <w:t xml:space="preserve">contratação (ou compromisso de contratação) de endividamento pelo </w:t>
      </w:r>
      <w:r>
        <w:rPr>
          <w:rFonts w:ascii="Tahoma" w:hAnsi="Tahoma" w:cs="Tahoma"/>
          <w:sz w:val="22"/>
          <w:szCs w:val="22"/>
        </w:rPr>
        <w:t>Garantidor</w:t>
      </w:r>
      <w:r w:rsidRPr="00952DD8">
        <w:rPr>
          <w:rFonts w:ascii="Tahoma" w:hAnsi="Tahoma" w:cs="Tahoma"/>
          <w:sz w:val="22"/>
          <w:szCs w:val="22"/>
        </w:rPr>
        <w:t xml:space="preserve"> pessoa física, no mercado financeiro e/ou de capitais, local ou internacional,</w:t>
      </w:r>
      <w:r w:rsidRPr="00952DD8" w:rsidDel="00146618">
        <w:rPr>
          <w:rFonts w:ascii="Tahoma" w:hAnsi="Tahoma" w:cs="Tahoma"/>
          <w:sz w:val="22"/>
          <w:szCs w:val="22"/>
        </w:rPr>
        <w:t xml:space="preserve"> </w:t>
      </w:r>
      <w:r w:rsidRPr="00952DD8">
        <w:rPr>
          <w:rFonts w:ascii="Tahoma" w:hAnsi="Tahoma" w:cs="Tahoma"/>
          <w:sz w:val="22"/>
          <w:szCs w:val="22"/>
        </w:rPr>
        <w:t xml:space="preserve">que sejam relevantes e/ou que não sejam usualmente praticadas por pessoas físicas, exceto se </w:t>
      </w:r>
      <w:r w:rsidR="00555841" w:rsidRPr="00B14690">
        <w:rPr>
          <w:rFonts w:ascii="Tahoma" w:hAnsi="Tahoma" w:cs="Tahoma"/>
          <w:b/>
          <w:sz w:val="22"/>
          <w:szCs w:val="22"/>
        </w:rPr>
        <w:t>(a)</w:t>
      </w:r>
      <w:r w:rsidR="00555841">
        <w:rPr>
          <w:rFonts w:ascii="Tahoma" w:hAnsi="Tahoma" w:cs="Tahoma"/>
          <w:sz w:val="22"/>
          <w:szCs w:val="22"/>
        </w:rPr>
        <w:t xml:space="preserve"> </w:t>
      </w:r>
      <w:r w:rsidR="00131A19">
        <w:rPr>
          <w:rFonts w:ascii="Tahoma" w:hAnsi="Tahoma" w:cs="Tahoma"/>
          <w:sz w:val="22"/>
          <w:szCs w:val="22"/>
        </w:rPr>
        <w:t>os referidos recursos forem</w:t>
      </w:r>
      <w:r w:rsidR="00131A19" w:rsidRPr="00952DD8">
        <w:rPr>
          <w:rFonts w:ascii="Tahoma" w:hAnsi="Tahoma" w:cs="Tahoma"/>
          <w:sz w:val="22"/>
          <w:szCs w:val="22"/>
        </w:rPr>
        <w:t xml:space="preserve"> </w:t>
      </w:r>
      <w:r w:rsidRPr="00952DD8">
        <w:rPr>
          <w:rFonts w:ascii="Tahoma" w:hAnsi="Tahoma" w:cs="Tahoma"/>
          <w:sz w:val="22"/>
          <w:szCs w:val="22"/>
        </w:rPr>
        <w:t>utilizad</w:t>
      </w:r>
      <w:r w:rsidR="00131A19">
        <w:rPr>
          <w:rFonts w:ascii="Tahoma" w:hAnsi="Tahoma" w:cs="Tahoma"/>
          <w:sz w:val="22"/>
          <w:szCs w:val="22"/>
        </w:rPr>
        <w:t>os</w:t>
      </w:r>
      <w:r w:rsidRPr="00952DD8">
        <w:rPr>
          <w:rFonts w:ascii="Tahoma" w:hAnsi="Tahoma" w:cs="Tahoma"/>
          <w:sz w:val="22"/>
          <w:szCs w:val="22"/>
        </w:rPr>
        <w:t xml:space="preserve"> exclusivamente para cumprir com as obrigações pecuniárias previstas nesta </w:t>
      </w:r>
      <w:r>
        <w:rPr>
          <w:rFonts w:ascii="Tahoma" w:hAnsi="Tahoma" w:cs="Tahoma"/>
          <w:sz w:val="22"/>
          <w:szCs w:val="22"/>
        </w:rPr>
        <w:t>Escritura</w:t>
      </w:r>
      <w:r w:rsidRPr="00952DD8">
        <w:rPr>
          <w:rFonts w:ascii="Tahoma" w:hAnsi="Tahoma" w:cs="Tahoma"/>
          <w:sz w:val="22"/>
          <w:szCs w:val="22"/>
        </w:rPr>
        <w:t xml:space="preserve"> nas datas de vencimento originalmente estipuladas</w:t>
      </w:r>
      <w:r w:rsidR="00037D98">
        <w:rPr>
          <w:rFonts w:ascii="Tahoma" w:hAnsi="Tahoma" w:cs="Tahoma"/>
          <w:sz w:val="22"/>
          <w:szCs w:val="22"/>
        </w:rPr>
        <w:t xml:space="preserve">, ou </w:t>
      </w:r>
      <w:r w:rsidR="00037D98" w:rsidRPr="00B14690">
        <w:rPr>
          <w:rFonts w:ascii="Tahoma" w:hAnsi="Tahoma" w:cs="Tahoma"/>
          <w:b/>
          <w:sz w:val="22"/>
          <w:szCs w:val="22"/>
        </w:rPr>
        <w:t>(b)</w:t>
      </w:r>
      <w:r w:rsidR="00037D98" w:rsidRPr="00037D98">
        <w:rPr>
          <w:rFonts w:ascii="Tahoma" w:hAnsi="Tahoma" w:cs="Tahoma"/>
          <w:sz w:val="22"/>
          <w:szCs w:val="22"/>
        </w:rPr>
        <w:t xml:space="preserve"> se decorrente do </w:t>
      </w:r>
      <w:r w:rsidR="00037D98" w:rsidRPr="00037D98">
        <w:rPr>
          <w:rFonts w:ascii="Tahoma" w:hAnsi="Tahoma" w:cs="Tahoma"/>
          <w:bCs/>
          <w:sz w:val="22"/>
          <w:szCs w:val="22"/>
        </w:rPr>
        <w:t>“</w:t>
      </w:r>
      <w:r w:rsidR="00037D98" w:rsidRPr="00B14690">
        <w:rPr>
          <w:rFonts w:ascii="Tahoma" w:hAnsi="Tahoma" w:cs="Tahoma"/>
          <w:bCs/>
          <w:i/>
          <w:sz w:val="22"/>
          <w:szCs w:val="22"/>
        </w:rPr>
        <w:t>Contrato de Assunção de Obrigação de Não Alienação de Ações e Não Competição de Negócios</w:t>
      </w:r>
      <w:r w:rsidR="00037D98" w:rsidRPr="00037D98">
        <w:rPr>
          <w:rFonts w:ascii="Tahoma" w:hAnsi="Tahoma" w:cs="Tahoma"/>
          <w:bCs/>
          <w:sz w:val="22"/>
          <w:szCs w:val="22"/>
        </w:rPr>
        <w:t xml:space="preserve">” divulgado pela </w:t>
      </w:r>
      <w:proofErr w:type="spellStart"/>
      <w:r w:rsidR="00037D98" w:rsidRPr="00037D98">
        <w:rPr>
          <w:rFonts w:ascii="Tahoma" w:hAnsi="Tahoma" w:cs="Tahoma"/>
          <w:bCs/>
          <w:sz w:val="22"/>
          <w:szCs w:val="22"/>
        </w:rPr>
        <w:t>Qualicorp</w:t>
      </w:r>
      <w:proofErr w:type="spellEnd"/>
      <w:r w:rsidR="00037D98" w:rsidRPr="00037D98">
        <w:rPr>
          <w:rFonts w:ascii="Tahoma" w:hAnsi="Tahoma" w:cs="Tahoma"/>
          <w:bCs/>
          <w:sz w:val="22"/>
          <w:szCs w:val="22"/>
        </w:rPr>
        <w:t xml:space="preserve"> por meio do Fato Relevante datado de 1º de outubro de 2018</w:t>
      </w:r>
      <w:r w:rsidR="00037D98">
        <w:rPr>
          <w:rFonts w:ascii="Tahoma" w:hAnsi="Tahoma" w:cs="Tahoma"/>
          <w:bCs/>
          <w:sz w:val="22"/>
          <w:szCs w:val="22"/>
        </w:rPr>
        <w:t xml:space="preserve"> (“</w:t>
      </w:r>
      <w:r w:rsidR="00037D98" w:rsidRPr="00B14690">
        <w:rPr>
          <w:rFonts w:ascii="Tahoma" w:hAnsi="Tahoma" w:cs="Tahoma"/>
          <w:bCs/>
          <w:sz w:val="22"/>
          <w:szCs w:val="22"/>
          <w:u w:val="single"/>
        </w:rPr>
        <w:t>Contrato de Assunção de Obrigação</w:t>
      </w:r>
      <w:r w:rsidR="00037D98">
        <w:rPr>
          <w:rFonts w:ascii="Tahoma" w:hAnsi="Tahoma" w:cs="Tahoma"/>
          <w:bCs/>
          <w:sz w:val="22"/>
          <w:szCs w:val="22"/>
        </w:rPr>
        <w:t>”)</w:t>
      </w:r>
      <w:r>
        <w:rPr>
          <w:rFonts w:ascii="Tahoma" w:hAnsi="Tahoma" w:cs="Tahoma"/>
          <w:sz w:val="22"/>
          <w:szCs w:val="22"/>
        </w:rPr>
        <w:t>;</w:t>
      </w:r>
    </w:p>
    <w:p w14:paraId="25A193CE" w14:textId="77777777" w:rsidR="003A3EB5" w:rsidRDefault="003A3EB5" w:rsidP="00B14690">
      <w:pPr>
        <w:pStyle w:val="PargrafodaLista"/>
        <w:spacing w:after="0" w:line="320" w:lineRule="exact"/>
        <w:rPr>
          <w:rFonts w:ascii="Tahoma" w:hAnsi="Tahoma" w:cs="Tahoma"/>
          <w:sz w:val="22"/>
          <w:szCs w:val="22"/>
        </w:rPr>
      </w:pPr>
    </w:p>
    <w:p w14:paraId="42B01FC0" w14:textId="77777777" w:rsidR="006607A6" w:rsidRDefault="006607A6" w:rsidP="00B14690">
      <w:pPr>
        <w:numPr>
          <w:ilvl w:val="3"/>
          <w:numId w:val="33"/>
        </w:numPr>
        <w:tabs>
          <w:tab w:val="clear" w:pos="2126"/>
          <w:tab w:val="num" w:pos="1418"/>
        </w:tabs>
        <w:spacing w:after="0" w:line="320" w:lineRule="exact"/>
        <w:ind w:left="1418" w:hanging="709"/>
        <w:rPr>
          <w:rFonts w:ascii="Tahoma" w:hAnsi="Tahoma" w:cs="Tahoma"/>
          <w:sz w:val="22"/>
          <w:szCs w:val="22"/>
        </w:rPr>
      </w:pPr>
      <w:bookmarkStart w:id="33" w:name="_DV_M45"/>
      <w:bookmarkStart w:id="34" w:name="_Ref328666997"/>
      <w:bookmarkStart w:id="35" w:name="_Ref130283254"/>
      <w:bookmarkEnd w:id="25"/>
      <w:bookmarkEnd w:id="26"/>
      <w:bookmarkEnd w:id="27"/>
      <w:bookmarkEnd w:id="28"/>
      <w:bookmarkEnd w:id="33"/>
      <w:r w:rsidRPr="003A3EB5">
        <w:rPr>
          <w:rFonts w:ascii="Tahoma" w:hAnsi="Tahoma" w:cs="Tahoma"/>
          <w:sz w:val="22"/>
          <w:szCs w:val="22"/>
        </w:rPr>
        <w:t>atuação, pela Emissora e/ou por qualquer Garantidor, em desconformidade com as normas que lhe são aplicáveis que versam sobre atos de corrupção e atos lesivos contra a administração pública, na forma da Lei nº 12.846, de 1º de agosto de 2013, conforme alterada e do Decreto nº 8.420, de 18 de março de 2015 (em conjunto “</w:t>
      </w:r>
      <w:r w:rsidRPr="003A3EB5">
        <w:rPr>
          <w:rFonts w:ascii="Tahoma" w:hAnsi="Tahoma" w:cs="Tahoma"/>
          <w:sz w:val="22"/>
          <w:szCs w:val="22"/>
          <w:u w:val="single"/>
        </w:rPr>
        <w:t>Leis Anticorrupção</w:t>
      </w:r>
      <w:r w:rsidR="00391F74">
        <w:rPr>
          <w:rFonts w:ascii="Tahoma" w:hAnsi="Tahoma" w:cs="Tahoma"/>
          <w:sz w:val="22"/>
          <w:szCs w:val="22"/>
        </w:rPr>
        <w:t>”);</w:t>
      </w:r>
    </w:p>
    <w:p w14:paraId="79BEE163" w14:textId="77777777" w:rsidR="003A3EB5" w:rsidRDefault="003A3EB5" w:rsidP="00B14690">
      <w:pPr>
        <w:pStyle w:val="PargrafodaLista"/>
        <w:spacing w:after="0" w:line="320" w:lineRule="exact"/>
        <w:rPr>
          <w:rFonts w:ascii="Tahoma" w:hAnsi="Tahoma" w:cs="Tahoma"/>
          <w:sz w:val="22"/>
          <w:szCs w:val="22"/>
        </w:rPr>
      </w:pPr>
    </w:p>
    <w:p w14:paraId="2AD98E99" w14:textId="77777777" w:rsidR="007B5B96" w:rsidRDefault="007B5B96"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7B5B96">
        <w:rPr>
          <w:rFonts w:ascii="Tahoma" w:hAnsi="Tahoma" w:cs="Tahoma"/>
          <w:sz w:val="22"/>
          <w:szCs w:val="22"/>
        </w:rPr>
        <w:t xml:space="preserve">caso esta </w:t>
      </w:r>
      <w:r>
        <w:rPr>
          <w:rFonts w:ascii="Tahoma" w:hAnsi="Tahoma" w:cs="Tahoma"/>
          <w:sz w:val="22"/>
          <w:szCs w:val="22"/>
        </w:rPr>
        <w:t>Escritura</w:t>
      </w:r>
      <w:r w:rsidRPr="007B5B96">
        <w:rPr>
          <w:rFonts w:ascii="Tahoma" w:hAnsi="Tahoma" w:cs="Tahoma"/>
          <w:sz w:val="22"/>
          <w:szCs w:val="22"/>
        </w:rPr>
        <w:t xml:space="preserve"> ou qualquer dos Contratos de Garantia não sejam mantidos íntegros e válidos, sejam resilidos, declarados nulos ou anuláveis, tenham sua eficácia suspensa ou sejam cancelados por qualquer de suas partes</w:t>
      </w:r>
      <w:r>
        <w:rPr>
          <w:rFonts w:ascii="Tahoma" w:hAnsi="Tahoma" w:cs="Tahoma"/>
          <w:sz w:val="22"/>
          <w:szCs w:val="22"/>
        </w:rPr>
        <w:t>;</w:t>
      </w:r>
    </w:p>
    <w:p w14:paraId="77405254" w14:textId="77777777" w:rsidR="007B5B96" w:rsidRDefault="007B5B96" w:rsidP="00B14690">
      <w:pPr>
        <w:pStyle w:val="PargrafodaLista"/>
        <w:spacing w:after="0" w:line="320" w:lineRule="exact"/>
        <w:rPr>
          <w:rFonts w:ascii="Tahoma" w:hAnsi="Tahoma" w:cs="Tahoma"/>
          <w:sz w:val="22"/>
          <w:szCs w:val="22"/>
        </w:rPr>
      </w:pPr>
    </w:p>
    <w:p w14:paraId="79A35D0B" w14:textId="77777777" w:rsidR="007B5B96" w:rsidRDefault="007B5B96"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7B5B96">
        <w:rPr>
          <w:rFonts w:ascii="Tahoma" w:hAnsi="Tahoma" w:cs="Tahoma"/>
          <w:b/>
          <w:sz w:val="22"/>
          <w:szCs w:val="22"/>
        </w:rPr>
        <w:t>(</w:t>
      </w:r>
      <w:r>
        <w:rPr>
          <w:rFonts w:ascii="Tahoma" w:hAnsi="Tahoma" w:cs="Tahoma"/>
          <w:b/>
          <w:sz w:val="22"/>
          <w:szCs w:val="22"/>
        </w:rPr>
        <w:t>a</w:t>
      </w:r>
      <w:r w:rsidRPr="007B5B96">
        <w:rPr>
          <w:rFonts w:ascii="Tahoma" w:hAnsi="Tahoma" w:cs="Tahoma"/>
          <w:b/>
          <w:sz w:val="22"/>
          <w:szCs w:val="22"/>
        </w:rPr>
        <w:t>)</w:t>
      </w:r>
      <w:r w:rsidRPr="007B5B96">
        <w:rPr>
          <w:rFonts w:ascii="Tahoma" w:hAnsi="Tahoma" w:cs="Tahoma"/>
          <w:sz w:val="22"/>
          <w:szCs w:val="22"/>
        </w:rPr>
        <w:t xml:space="preserve"> não cumprimento pela </w:t>
      </w:r>
      <w:r>
        <w:rPr>
          <w:rFonts w:ascii="Tahoma" w:hAnsi="Tahoma" w:cs="Tahoma"/>
          <w:sz w:val="22"/>
          <w:szCs w:val="22"/>
        </w:rPr>
        <w:t>Emissora</w:t>
      </w:r>
      <w:r w:rsidRPr="007B5B96">
        <w:rPr>
          <w:rFonts w:ascii="Tahoma" w:hAnsi="Tahoma" w:cs="Tahoma"/>
          <w:sz w:val="22"/>
          <w:szCs w:val="22"/>
        </w:rPr>
        <w:t xml:space="preserve"> e/ou por qualquer </w:t>
      </w:r>
      <w:r>
        <w:rPr>
          <w:rFonts w:ascii="Tahoma" w:hAnsi="Tahoma" w:cs="Tahoma"/>
          <w:sz w:val="22"/>
          <w:szCs w:val="22"/>
        </w:rPr>
        <w:t>dos Garantidores</w:t>
      </w:r>
      <w:r w:rsidRPr="007B5B96">
        <w:rPr>
          <w:rFonts w:ascii="Tahoma" w:hAnsi="Tahoma" w:cs="Tahoma"/>
          <w:sz w:val="22"/>
          <w:szCs w:val="22"/>
        </w:rPr>
        <w:t xml:space="preserve">, conforme o caso, das obrigações previstas nos respectivos </w:t>
      </w:r>
      <w:r w:rsidRPr="00B14690">
        <w:rPr>
          <w:rFonts w:ascii="Tahoma" w:hAnsi="Tahoma" w:cs="Tahoma"/>
          <w:sz w:val="22"/>
          <w:szCs w:val="22"/>
        </w:rPr>
        <w:t>Compromissos de Investimento</w:t>
      </w:r>
      <w:r w:rsidRPr="007B5B96">
        <w:rPr>
          <w:rFonts w:ascii="Tahoma" w:hAnsi="Tahoma" w:cs="Tahoma"/>
          <w:sz w:val="22"/>
          <w:szCs w:val="22"/>
        </w:rPr>
        <w:t xml:space="preserve">; e/ou </w:t>
      </w:r>
      <w:r w:rsidRPr="007B5B96">
        <w:rPr>
          <w:rFonts w:ascii="Tahoma" w:hAnsi="Tahoma" w:cs="Tahoma"/>
          <w:b/>
          <w:sz w:val="22"/>
          <w:szCs w:val="22"/>
        </w:rPr>
        <w:t>(</w:t>
      </w:r>
      <w:r>
        <w:rPr>
          <w:rFonts w:ascii="Tahoma" w:hAnsi="Tahoma" w:cs="Tahoma"/>
          <w:b/>
          <w:sz w:val="22"/>
          <w:szCs w:val="22"/>
        </w:rPr>
        <w:t>b</w:t>
      </w:r>
      <w:r w:rsidRPr="007B5B96">
        <w:rPr>
          <w:rFonts w:ascii="Tahoma" w:hAnsi="Tahoma" w:cs="Tahoma"/>
          <w:b/>
          <w:sz w:val="22"/>
          <w:szCs w:val="22"/>
        </w:rPr>
        <w:t>)</w:t>
      </w:r>
      <w:r w:rsidRPr="007B5B96">
        <w:rPr>
          <w:rFonts w:ascii="Tahoma" w:hAnsi="Tahoma" w:cs="Tahoma"/>
          <w:sz w:val="22"/>
          <w:szCs w:val="22"/>
        </w:rPr>
        <w:t xml:space="preserve"> não cumprimento pela gestora e/ou pela administradora dos </w:t>
      </w:r>
      <w:r>
        <w:rPr>
          <w:rFonts w:ascii="Tahoma" w:hAnsi="Tahoma" w:cs="Tahoma"/>
          <w:sz w:val="22"/>
          <w:szCs w:val="22"/>
        </w:rPr>
        <w:t>Garantidores</w:t>
      </w:r>
      <w:r w:rsidRPr="007B5B96">
        <w:rPr>
          <w:rFonts w:ascii="Tahoma" w:hAnsi="Tahoma" w:cs="Tahoma"/>
          <w:sz w:val="22"/>
          <w:szCs w:val="22"/>
        </w:rPr>
        <w:t xml:space="preserve"> (conforme aplicável), após ser notificada pelo </w:t>
      </w:r>
      <w:r>
        <w:rPr>
          <w:rFonts w:ascii="Tahoma" w:hAnsi="Tahoma" w:cs="Tahoma"/>
          <w:sz w:val="22"/>
          <w:szCs w:val="22"/>
        </w:rPr>
        <w:t xml:space="preserve">Agente Fiduciário </w:t>
      </w:r>
      <w:r w:rsidRPr="007B5B96">
        <w:rPr>
          <w:rFonts w:ascii="Tahoma" w:hAnsi="Tahoma" w:cs="Tahoma"/>
          <w:sz w:val="22"/>
          <w:szCs w:val="22"/>
        </w:rPr>
        <w:t xml:space="preserve">sobre a realização de chamada de capital, nos termos dos Compromissos de Investimento; e/ou </w:t>
      </w:r>
      <w:r w:rsidRPr="007B5B96">
        <w:rPr>
          <w:rFonts w:ascii="Tahoma" w:hAnsi="Tahoma" w:cs="Tahoma"/>
          <w:b/>
          <w:sz w:val="22"/>
          <w:szCs w:val="22"/>
        </w:rPr>
        <w:t>(</w:t>
      </w:r>
      <w:proofErr w:type="spellStart"/>
      <w:r w:rsidRPr="007B5B96">
        <w:rPr>
          <w:rFonts w:ascii="Tahoma" w:hAnsi="Tahoma" w:cs="Tahoma"/>
          <w:b/>
          <w:sz w:val="22"/>
          <w:szCs w:val="22"/>
        </w:rPr>
        <w:t>iii</w:t>
      </w:r>
      <w:proofErr w:type="spellEnd"/>
      <w:r w:rsidRPr="007B5B96">
        <w:rPr>
          <w:rFonts w:ascii="Tahoma" w:hAnsi="Tahoma" w:cs="Tahoma"/>
          <w:b/>
          <w:sz w:val="22"/>
          <w:szCs w:val="22"/>
        </w:rPr>
        <w:t>)</w:t>
      </w:r>
      <w:r w:rsidRPr="007B5B96">
        <w:rPr>
          <w:rFonts w:ascii="Tahoma" w:hAnsi="Tahoma" w:cs="Tahoma"/>
          <w:sz w:val="22"/>
          <w:szCs w:val="22"/>
        </w:rPr>
        <w:t xml:space="preserve"> alteração do respectivo regulamento e/ou do estatuto social da </w:t>
      </w:r>
      <w:r>
        <w:rPr>
          <w:rFonts w:ascii="Tahoma" w:hAnsi="Tahoma" w:cs="Tahoma"/>
          <w:sz w:val="22"/>
          <w:szCs w:val="22"/>
        </w:rPr>
        <w:t>Emissora</w:t>
      </w:r>
      <w:r w:rsidRPr="007B5B96">
        <w:rPr>
          <w:rFonts w:ascii="Tahoma" w:hAnsi="Tahoma" w:cs="Tahoma"/>
          <w:sz w:val="22"/>
          <w:szCs w:val="22"/>
        </w:rPr>
        <w:t xml:space="preserve"> e/ou dos </w:t>
      </w:r>
      <w:r>
        <w:rPr>
          <w:rFonts w:ascii="Tahoma" w:hAnsi="Tahoma" w:cs="Tahoma"/>
          <w:sz w:val="22"/>
          <w:szCs w:val="22"/>
        </w:rPr>
        <w:t>Garantidores</w:t>
      </w:r>
      <w:r w:rsidRPr="007B5B96">
        <w:rPr>
          <w:rFonts w:ascii="Tahoma" w:hAnsi="Tahoma" w:cs="Tahoma"/>
          <w:sz w:val="22"/>
          <w:szCs w:val="22"/>
        </w:rPr>
        <w:t xml:space="preserve">, </w:t>
      </w:r>
      <w:r w:rsidRPr="007B5B96">
        <w:rPr>
          <w:rFonts w:ascii="Tahoma" w:hAnsi="Tahoma" w:cs="Tahoma"/>
          <w:sz w:val="22"/>
          <w:szCs w:val="22"/>
        </w:rPr>
        <w:lastRenderedPageBreak/>
        <w:t>conforme o caso, que afete negativamente os direitos do</w:t>
      </w:r>
      <w:r>
        <w:rPr>
          <w:rFonts w:ascii="Tahoma" w:hAnsi="Tahoma" w:cs="Tahoma"/>
          <w:sz w:val="22"/>
          <w:szCs w:val="22"/>
        </w:rPr>
        <w:t>s Debenturistas</w:t>
      </w:r>
      <w:r w:rsidRPr="007B5B96">
        <w:rPr>
          <w:rFonts w:ascii="Tahoma" w:hAnsi="Tahoma" w:cs="Tahoma"/>
          <w:sz w:val="22"/>
          <w:szCs w:val="22"/>
        </w:rPr>
        <w:t xml:space="preserve"> previstos nesta </w:t>
      </w:r>
      <w:r>
        <w:rPr>
          <w:rFonts w:ascii="Tahoma" w:hAnsi="Tahoma" w:cs="Tahoma"/>
          <w:sz w:val="22"/>
          <w:szCs w:val="22"/>
        </w:rPr>
        <w:t>Escritura</w:t>
      </w:r>
      <w:r w:rsidRPr="007B5B96">
        <w:rPr>
          <w:rFonts w:ascii="Tahoma" w:hAnsi="Tahoma" w:cs="Tahoma"/>
          <w:sz w:val="22"/>
          <w:szCs w:val="22"/>
        </w:rPr>
        <w:t xml:space="preserve"> e nos Contratos de Garantia</w:t>
      </w:r>
      <w:r>
        <w:rPr>
          <w:rFonts w:ascii="Tahoma" w:hAnsi="Tahoma" w:cs="Tahoma"/>
          <w:sz w:val="22"/>
          <w:szCs w:val="22"/>
        </w:rPr>
        <w:t>;</w:t>
      </w:r>
    </w:p>
    <w:p w14:paraId="0B356B02" w14:textId="77777777" w:rsidR="007B5B96" w:rsidRDefault="007B5B96" w:rsidP="00B14690">
      <w:pPr>
        <w:pStyle w:val="PargrafodaLista"/>
        <w:spacing w:after="0" w:line="320" w:lineRule="exact"/>
        <w:rPr>
          <w:rFonts w:ascii="Tahoma" w:hAnsi="Tahoma" w:cs="Tahoma"/>
          <w:sz w:val="22"/>
          <w:szCs w:val="22"/>
        </w:rPr>
      </w:pPr>
    </w:p>
    <w:p w14:paraId="1B56D085" w14:textId="77777777" w:rsidR="007B5B96" w:rsidRPr="00690683" w:rsidRDefault="007B5B96" w:rsidP="00B14690">
      <w:pPr>
        <w:numPr>
          <w:ilvl w:val="3"/>
          <w:numId w:val="33"/>
        </w:numPr>
        <w:tabs>
          <w:tab w:val="clear" w:pos="2126"/>
          <w:tab w:val="num" w:pos="1418"/>
        </w:tabs>
        <w:spacing w:after="0" w:line="320" w:lineRule="exact"/>
        <w:ind w:left="1418" w:hanging="709"/>
        <w:rPr>
          <w:rFonts w:ascii="Tahoma" w:hAnsi="Tahoma" w:cs="Tahoma"/>
          <w:sz w:val="22"/>
          <w:szCs w:val="22"/>
        </w:rPr>
      </w:pPr>
      <w:r w:rsidRPr="007B5B96">
        <w:rPr>
          <w:rFonts w:ascii="Tahoma" w:hAnsi="Tahoma" w:cs="Tahoma"/>
          <w:bCs/>
          <w:sz w:val="22"/>
          <w:szCs w:val="22"/>
        </w:rPr>
        <w:t>constituição</w:t>
      </w:r>
      <w:r w:rsidRPr="007B5B96">
        <w:rPr>
          <w:rFonts w:ascii="Tahoma" w:hAnsi="Tahoma" w:cs="Tahoma"/>
          <w:sz w:val="22"/>
          <w:szCs w:val="22"/>
        </w:rPr>
        <w:t xml:space="preserve">, pela </w:t>
      </w:r>
      <w:r>
        <w:rPr>
          <w:rFonts w:ascii="Tahoma" w:hAnsi="Tahoma" w:cs="Tahoma"/>
          <w:sz w:val="22"/>
          <w:szCs w:val="22"/>
        </w:rPr>
        <w:t>Emissora</w:t>
      </w:r>
      <w:r w:rsidRPr="007B5B96">
        <w:rPr>
          <w:rFonts w:ascii="Tahoma" w:hAnsi="Tahoma" w:cs="Tahoma"/>
          <w:sz w:val="22"/>
          <w:szCs w:val="22"/>
        </w:rPr>
        <w:t xml:space="preserve"> e/ou pelos </w:t>
      </w:r>
      <w:r>
        <w:rPr>
          <w:rFonts w:ascii="Tahoma" w:hAnsi="Tahoma" w:cs="Tahoma"/>
          <w:sz w:val="22"/>
          <w:szCs w:val="22"/>
        </w:rPr>
        <w:t>Garantidores</w:t>
      </w:r>
      <w:r w:rsidRPr="007B5B96">
        <w:rPr>
          <w:rFonts w:ascii="Tahoma" w:hAnsi="Tahoma" w:cs="Tahoma"/>
          <w:sz w:val="22"/>
          <w:szCs w:val="22"/>
        </w:rPr>
        <w:t>,</w:t>
      </w:r>
      <w:r w:rsidRPr="007B5B96">
        <w:rPr>
          <w:rFonts w:ascii="Tahoma" w:hAnsi="Tahoma" w:cs="Tahoma"/>
          <w:bCs/>
          <w:sz w:val="22"/>
          <w:szCs w:val="22"/>
        </w:rPr>
        <w:t xml:space="preserve"> de qualquer ônus ou gravame</w:t>
      </w:r>
      <w:r w:rsidRPr="007B5B96">
        <w:rPr>
          <w:rFonts w:ascii="Tahoma" w:hAnsi="Tahoma" w:cs="Tahoma"/>
          <w:sz w:val="22"/>
          <w:szCs w:val="22"/>
        </w:rPr>
        <w:t xml:space="preserve"> sobre as ações de emissão da </w:t>
      </w:r>
      <w:proofErr w:type="spellStart"/>
      <w:r w:rsidRPr="007B5B96">
        <w:rPr>
          <w:rFonts w:ascii="Tahoma" w:hAnsi="Tahoma" w:cs="Tahoma"/>
          <w:sz w:val="22"/>
          <w:szCs w:val="22"/>
        </w:rPr>
        <w:t>Qualicorp</w:t>
      </w:r>
      <w:proofErr w:type="spellEnd"/>
      <w:r w:rsidRPr="007B5B96">
        <w:rPr>
          <w:rFonts w:ascii="Tahoma" w:hAnsi="Tahoma" w:cs="Tahoma"/>
          <w:sz w:val="22"/>
          <w:szCs w:val="22"/>
        </w:rPr>
        <w:t xml:space="preserve"> de que são titulares e/ou que venham a ser titulares, exceto pelos ônus decorrentes </w:t>
      </w:r>
      <w:r w:rsidRPr="007B5B96">
        <w:rPr>
          <w:rFonts w:ascii="Tahoma" w:hAnsi="Tahoma" w:cs="Tahoma"/>
          <w:b/>
          <w:sz w:val="22"/>
          <w:szCs w:val="22"/>
        </w:rPr>
        <w:t>(</w:t>
      </w:r>
      <w:r>
        <w:rPr>
          <w:rFonts w:ascii="Tahoma" w:hAnsi="Tahoma" w:cs="Tahoma"/>
          <w:b/>
          <w:sz w:val="22"/>
          <w:szCs w:val="22"/>
        </w:rPr>
        <w:t>a</w:t>
      </w:r>
      <w:r w:rsidRPr="007B5B96">
        <w:rPr>
          <w:rFonts w:ascii="Tahoma" w:hAnsi="Tahoma" w:cs="Tahoma"/>
          <w:b/>
          <w:sz w:val="22"/>
          <w:szCs w:val="22"/>
        </w:rPr>
        <w:t>)</w:t>
      </w:r>
      <w:r w:rsidRPr="007B5B96">
        <w:rPr>
          <w:rFonts w:ascii="Tahoma" w:hAnsi="Tahoma" w:cs="Tahoma"/>
          <w:sz w:val="22"/>
          <w:szCs w:val="22"/>
        </w:rPr>
        <w:t xml:space="preserve"> dos Contratos de Garantia </w:t>
      </w:r>
      <w:r w:rsidR="0032409F">
        <w:rPr>
          <w:rFonts w:ascii="Tahoma" w:hAnsi="Tahoma" w:cs="Tahoma"/>
          <w:sz w:val="22"/>
          <w:szCs w:val="22"/>
        </w:rPr>
        <w:t xml:space="preserve">(inclusive quanto à possibilidade de substituição permitida nos termos da Cláusula 2.5.1 de tais contratos) </w:t>
      </w:r>
      <w:r w:rsidRPr="007B5B96">
        <w:rPr>
          <w:rFonts w:ascii="Tahoma" w:hAnsi="Tahoma" w:cs="Tahoma"/>
          <w:sz w:val="22"/>
          <w:szCs w:val="22"/>
        </w:rPr>
        <w:t xml:space="preserve">e do </w:t>
      </w:r>
      <w:r w:rsidRPr="00051CC2">
        <w:rPr>
          <w:rFonts w:ascii="Tahoma" w:hAnsi="Tahoma" w:cs="Tahoma"/>
          <w:bCs/>
          <w:sz w:val="22"/>
          <w:szCs w:val="22"/>
        </w:rPr>
        <w:t>Contrato de Assunção de Obrigação</w:t>
      </w:r>
      <w:r w:rsidRPr="007B5B96">
        <w:rPr>
          <w:rFonts w:ascii="Tahoma" w:hAnsi="Tahoma" w:cs="Tahoma"/>
          <w:sz w:val="22"/>
          <w:szCs w:val="22"/>
        </w:rPr>
        <w:t xml:space="preserve">; e/ou </w:t>
      </w:r>
      <w:r w:rsidRPr="007B5B96">
        <w:rPr>
          <w:rFonts w:ascii="Tahoma" w:hAnsi="Tahoma" w:cs="Tahoma"/>
          <w:b/>
          <w:sz w:val="22"/>
          <w:szCs w:val="22"/>
        </w:rPr>
        <w:t>(</w:t>
      </w:r>
      <w:r>
        <w:rPr>
          <w:rFonts w:ascii="Tahoma" w:hAnsi="Tahoma" w:cs="Tahoma"/>
          <w:b/>
          <w:sz w:val="22"/>
          <w:szCs w:val="22"/>
        </w:rPr>
        <w:t>b</w:t>
      </w:r>
      <w:r w:rsidRPr="007B5B96">
        <w:rPr>
          <w:rFonts w:ascii="Tahoma" w:hAnsi="Tahoma" w:cs="Tahoma"/>
          <w:b/>
          <w:sz w:val="22"/>
          <w:szCs w:val="22"/>
        </w:rPr>
        <w:t>)</w:t>
      </w:r>
      <w:r w:rsidRPr="007B5B96">
        <w:rPr>
          <w:rFonts w:ascii="Tahoma" w:hAnsi="Tahoma" w:cs="Tahoma"/>
          <w:sz w:val="22"/>
          <w:szCs w:val="22"/>
        </w:rPr>
        <w:t xml:space="preserve"> das operações termo com vista, realizadas por intermédio da Bradesco S.A. Corretora de Títulos e Valores Mobiliários, com compra de </w:t>
      </w:r>
      <w:r w:rsidRPr="00B14690">
        <w:rPr>
          <w:rFonts w:ascii="Tahoma" w:hAnsi="Tahoma" w:cs="Tahoma"/>
          <w:sz w:val="22"/>
          <w:szCs w:val="22"/>
        </w:rPr>
        <w:t>(1)</w:t>
      </w:r>
      <w:r w:rsidRPr="007B5B96">
        <w:rPr>
          <w:rFonts w:ascii="Tahoma" w:hAnsi="Tahoma" w:cs="Tahoma"/>
          <w:sz w:val="22"/>
          <w:szCs w:val="22"/>
        </w:rPr>
        <w:t xml:space="preserve"> 3.841.000 (três milhões, oitocentos e quarenta e uma mil) ações da </w:t>
      </w:r>
      <w:proofErr w:type="spellStart"/>
      <w:r w:rsidRPr="007B5B96">
        <w:rPr>
          <w:rFonts w:ascii="Tahoma" w:hAnsi="Tahoma" w:cs="Tahoma"/>
          <w:sz w:val="22"/>
          <w:szCs w:val="22"/>
        </w:rPr>
        <w:t>Qualicorp</w:t>
      </w:r>
      <w:proofErr w:type="spellEnd"/>
      <w:r w:rsidRPr="007B5B96">
        <w:rPr>
          <w:rFonts w:ascii="Tahoma" w:hAnsi="Tahoma" w:cs="Tahoma"/>
          <w:sz w:val="22"/>
          <w:szCs w:val="22"/>
        </w:rPr>
        <w:t xml:space="preserve"> pelo </w:t>
      </w:r>
      <w:r>
        <w:rPr>
          <w:rFonts w:ascii="Tahoma" w:hAnsi="Tahoma" w:cs="Tahoma"/>
          <w:bCs/>
          <w:sz w:val="22"/>
          <w:szCs w:val="22"/>
        </w:rPr>
        <w:t>Fundo 831</w:t>
      </w:r>
      <w:r w:rsidRPr="007B5B96">
        <w:rPr>
          <w:rFonts w:ascii="Tahoma" w:hAnsi="Tahoma" w:cs="Tahoma"/>
          <w:bCs/>
          <w:sz w:val="22"/>
          <w:szCs w:val="22"/>
        </w:rPr>
        <w:t xml:space="preserve">; </w:t>
      </w:r>
      <w:r w:rsidRPr="007B5B96">
        <w:rPr>
          <w:rFonts w:ascii="Tahoma" w:hAnsi="Tahoma" w:cs="Tahoma"/>
          <w:sz w:val="22"/>
          <w:szCs w:val="22"/>
        </w:rPr>
        <w:t xml:space="preserve">e </w:t>
      </w:r>
      <w:r w:rsidRPr="00B14690">
        <w:rPr>
          <w:rFonts w:ascii="Tahoma" w:hAnsi="Tahoma" w:cs="Tahoma"/>
          <w:sz w:val="22"/>
          <w:szCs w:val="22"/>
        </w:rPr>
        <w:t>(2)</w:t>
      </w:r>
      <w:r>
        <w:rPr>
          <w:rFonts w:ascii="Tahoma" w:hAnsi="Tahoma" w:cs="Tahoma"/>
          <w:b/>
          <w:sz w:val="22"/>
          <w:szCs w:val="22"/>
        </w:rPr>
        <w:t> </w:t>
      </w:r>
      <w:r w:rsidRPr="007B5B96">
        <w:rPr>
          <w:rFonts w:ascii="Tahoma" w:hAnsi="Tahoma" w:cs="Tahoma"/>
          <w:sz w:val="22"/>
          <w:szCs w:val="22"/>
        </w:rPr>
        <w:t xml:space="preserve">3.114.000 (três milhões, cento e quatorze mil) ações da </w:t>
      </w:r>
      <w:proofErr w:type="spellStart"/>
      <w:r w:rsidRPr="007B5B96">
        <w:rPr>
          <w:rFonts w:ascii="Tahoma" w:hAnsi="Tahoma" w:cs="Tahoma"/>
          <w:sz w:val="22"/>
          <w:szCs w:val="22"/>
        </w:rPr>
        <w:t>Qualicorp</w:t>
      </w:r>
      <w:proofErr w:type="spellEnd"/>
      <w:r w:rsidRPr="007B5B96">
        <w:rPr>
          <w:rFonts w:ascii="Tahoma" w:hAnsi="Tahoma" w:cs="Tahoma"/>
          <w:sz w:val="22"/>
          <w:szCs w:val="22"/>
        </w:rPr>
        <w:t xml:space="preserve"> pelo </w:t>
      </w:r>
      <w:r w:rsidRPr="007B5B96">
        <w:rPr>
          <w:rFonts w:ascii="Tahoma" w:hAnsi="Tahoma" w:cs="Tahoma"/>
          <w:bCs/>
          <w:sz w:val="22"/>
          <w:szCs w:val="22"/>
        </w:rPr>
        <w:t>FIP</w:t>
      </w:r>
      <w:r>
        <w:rPr>
          <w:rFonts w:ascii="Tahoma" w:hAnsi="Tahoma" w:cs="Tahoma"/>
          <w:bCs/>
          <w:sz w:val="22"/>
          <w:szCs w:val="22"/>
        </w:rPr>
        <w:t>;</w:t>
      </w:r>
    </w:p>
    <w:p w14:paraId="6C8A38E8" w14:textId="77777777" w:rsidR="00690683" w:rsidRDefault="00690683" w:rsidP="00387888">
      <w:pPr>
        <w:pStyle w:val="PargrafodaLista"/>
        <w:rPr>
          <w:rFonts w:ascii="Tahoma" w:hAnsi="Tahoma" w:cs="Tahoma"/>
          <w:sz w:val="22"/>
          <w:szCs w:val="22"/>
        </w:rPr>
      </w:pPr>
    </w:p>
    <w:bookmarkEnd w:id="34"/>
    <w:p w14:paraId="0DB61E23" w14:textId="77777777" w:rsidR="00DA31DA" w:rsidRPr="00690683" w:rsidRDefault="00DA31DA" w:rsidP="00690683">
      <w:pPr>
        <w:numPr>
          <w:ilvl w:val="3"/>
          <w:numId w:val="33"/>
        </w:numPr>
        <w:tabs>
          <w:tab w:val="clear" w:pos="2126"/>
          <w:tab w:val="num" w:pos="1418"/>
        </w:tabs>
        <w:spacing w:after="0" w:line="320" w:lineRule="exact"/>
        <w:ind w:left="1418" w:hanging="709"/>
        <w:rPr>
          <w:rFonts w:ascii="Tahoma" w:hAnsi="Tahoma" w:cs="Tahoma"/>
          <w:sz w:val="22"/>
          <w:szCs w:val="22"/>
        </w:rPr>
      </w:pPr>
      <w:r w:rsidRPr="00690683">
        <w:rPr>
          <w:rFonts w:ascii="Tahoma" w:hAnsi="Tahoma" w:cs="Tahoma"/>
          <w:color w:val="000000"/>
          <w:sz w:val="22"/>
          <w:szCs w:val="22"/>
        </w:rPr>
        <w:t>descumprimento</w:t>
      </w:r>
      <w:r w:rsidR="00690683" w:rsidRPr="007B5B96">
        <w:rPr>
          <w:rFonts w:ascii="Tahoma" w:hAnsi="Tahoma" w:cs="Tahoma"/>
          <w:sz w:val="22"/>
          <w:szCs w:val="22"/>
        </w:rPr>
        <w:t xml:space="preserve">, pela </w:t>
      </w:r>
      <w:r w:rsidR="00690683">
        <w:rPr>
          <w:rFonts w:ascii="Tahoma" w:hAnsi="Tahoma" w:cs="Tahoma"/>
          <w:sz w:val="22"/>
          <w:szCs w:val="22"/>
        </w:rPr>
        <w:t>Emissora</w:t>
      </w:r>
      <w:r w:rsidR="00690683" w:rsidRPr="007B5B96">
        <w:rPr>
          <w:rFonts w:ascii="Tahoma" w:hAnsi="Tahoma" w:cs="Tahoma"/>
          <w:sz w:val="22"/>
          <w:szCs w:val="22"/>
        </w:rPr>
        <w:t xml:space="preserve"> e/ou pelos </w:t>
      </w:r>
      <w:r w:rsidR="00690683">
        <w:rPr>
          <w:rFonts w:ascii="Tahoma" w:hAnsi="Tahoma" w:cs="Tahoma"/>
          <w:sz w:val="22"/>
          <w:szCs w:val="22"/>
        </w:rPr>
        <w:t>Garantidores</w:t>
      </w:r>
      <w:r w:rsidR="00690683" w:rsidRPr="007B5B96">
        <w:rPr>
          <w:rFonts w:ascii="Tahoma" w:hAnsi="Tahoma" w:cs="Tahoma"/>
          <w:sz w:val="22"/>
          <w:szCs w:val="22"/>
        </w:rPr>
        <w:t>,</w:t>
      </w:r>
      <w:r w:rsidR="00690683" w:rsidRPr="007B5B96">
        <w:rPr>
          <w:rFonts w:ascii="Tahoma" w:hAnsi="Tahoma" w:cs="Tahoma"/>
          <w:bCs/>
          <w:sz w:val="22"/>
          <w:szCs w:val="22"/>
        </w:rPr>
        <w:t xml:space="preserve"> </w:t>
      </w:r>
      <w:r w:rsidRPr="00690683">
        <w:rPr>
          <w:rFonts w:ascii="Tahoma" w:hAnsi="Tahoma" w:cs="Tahoma"/>
          <w:color w:val="000000"/>
          <w:sz w:val="22"/>
          <w:szCs w:val="22"/>
        </w:rPr>
        <w:t>da legislação socioambiental em vigor, inclusive, mas não limitado à,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exceto por aquelas questionadas nas esferas administrativa e/ou judicial, de forma que seja obtivo provimento que suspenda a exigibilidade da respectiva legislação.</w:t>
      </w:r>
    </w:p>
    <w:p w14:paraId="1EAECFF3" w14:textId="77777777" w:rsidR="00DA31DA" w:rsidRPr="00387888" w:rsidRDefault="00DA31DA" w:rsidP="00387888">
      <w:pPr>
        <w:pStyle w:val="PargrafodaLista"/>
        <w:spacing w:after="0" w:line="320" w:lineRule="exact"/>
        <w:ind w:left="2126"/>
        <w:rPr>
          <w:rFonts w:ascii="Tahoma" w:hAnsi="Tahoma"/>
          <w:color w:val="000000"/>
          <w:sz w:val="22"/>
        </w:rPr>
      </w:pPr>
    </w:p>
    <w:p w14:paraId="336C6FB3" w14:textId="77777777" w:rsidR="009C68BB" w:rsidRPr="00533952" w:rsidRDefault="00096DB7" w:rsidP="00B14690">
      <w:pPr>
        <w:tabs>
          <w:tab w:val="left" w:pos="851"/>
        </w:tabs>
        <w:spacing w:after="0" w:line="320" w:lineRule="exact"/>
        <w:rPr>
          <w:rFonts w:ascii="Tahoma" w:hAnsi="Tahoma" w:cs="Tahoma"/>
          <w:sz w:val="22"/>
          <w:szCs w:val="22"/>
        </w:rPr>
      </w:pPr>
      <w:bookmarkStart w:id="36" w:name="_Ref130283217"/>
      <w:bookmarkStart w:id="37" w:name="_Ref169028300"/>
      <w:bookmarkStart w:id="38" w:name="_Ref278369126"/>
      <w:bookmarkStart w:id="39" w:name="_Ref534176562"/>
      <w:bookmarkEnd w:id="35"/>
      <w:r w:rsidRPr="00533952">
        <w:rPr>
          <w:rFonts w:ascii="Tahoma" w:hAnsi="Tahoma" w:cs="Tahoma"/>
          <w:sz w:val="22"/>
          <w:szCs w:val="22"/>
        </w:rPr>
        <w:t>6.2.</w:t>
      </w:r>
      <w:r w:rsidR="00A046B4" w:rsidRPr="00533952">
        <w:rPr>
          <w:rFonts w:ascii="Tahoma" w:hAnsi="Tahoma" w:cs="Tahoma"/>
          <w:sz w:val="22"/>
          <w:szCs w:val="22"/>
        </w:rPr>
        <w:t xml:space="preserve"> </w:t>
      </w:r>
      <w:r w:rsidR="003A3EB5">
        <w:rPr>
          <w:rFonts w:ascii="Tahoma" w:hAnsi="Tahoma" w:cs="Tahoma"/>
          <w:sz w:val="22"/>
          <w:szCs w:val="22"/>
        </w:rPr>
        <w:tab/>
      </w:r>
      <w:r w:rsidR="009C68BB" w:rsidRPr="00533952">
        <w:rPr>
          <w:rFonts w:ascii="Tahoma" w:hAnsi="Tahoma" w:cs="Tahoma"/>
          <w:sz w:val="22"/>
          <w:szCs w:val="22"/>
        </w:rPr>
        <w:t>Ocorrendo qualquer dos Eventos de Inadimplemento previstos na Cláusula </w:t>
      </w:r>
      <w:r w:rsidR="00B41C89" w:rsidRPr="00533952">
        <w:rPr>
          <w:rFonts w:ascii="Tahoma" w:hAnsi="Tahoma" w:cs="Tahoma"/>
          <w:sz w:val="22"/>
          <w:szCs w:val="22"/>
        </w:rPr>
        <w:t>6.1.</w:t>
      </w:r>
      <w:r w:rsidR="00406819" w:rsidRPr="00533952">
        <w:rPr>
          <w:rFonts w:ascii="Tahoma" w:hAnsi="Tahoma" w:cs="Tahoma"/>
          <w:sz w:val="22"/>
          <w:szCs w:val="22"/>
        </w:rPr>
        <w:t>1.1</w:t>
      </w:r>
      <w:r w:rsidR="00B41C89" w:rsidRPr="00533952">
        <w:rPr>
          <w:rFonts w:ascii="Tahoma" w:hAnsi="Tahoma" w:cs="Tahoma"/>
          <w:sz w:val="22"/>
          <w:szCs w:val="22"/>
        </w:rPr>
        <w:t xml:space="preserve"> acima</w:t>
      </w:r>
      <w:r w:rsidR="009C68BB" w:rsidRPr="00533952">
        <w:rPr>
          <w:rFonts w:ascii="Tahoma" w:hAnsi="Tahoma" w:cs="Tahoma"/>
          <w:sz w:val="22"/>
          <w:szCs w:val="22"/>
        </w:rPr>
        <w:t>, as obrigações decorrentes das Debêntures tornar-se-ão automaticamente vencidas, independentemente de aviso ou notificação, judicial ou extrajudicial.</w:t>
      </w:r>
      <w:bookmarkEnd w:id="36"/>
      <w:bookmarkEnd w:id="37"/>
      <w:bookmarkEnd w:id="38"/>
      <w:r w:rsidR="00B41C89" w:rsidRPr="00533952">
        <w:rPr>
          <w:rFonts w:ascii="Tahoma" w:hAnsi="Tahoma" w:cs="Tahoma"/>
          <w:sz w:val="22"/>
          <w:szCs w:val="22"/>
        </w:rPr>
        <w:t xml:space="preserve"> Sem prejuízo do vencimento automático, o Agente Fiduciário, assim que ciente, enviará à Emissora comunicação escrita, informando tal acontecimento.</w:t>
      </w:r>
    </w:p>
    <w:p w14:paraId="6205F85F" w14:textId="77777777" w:rsidR="00DF4AB7" w:rsidRPr="00533952" w:rsidRDefault="00DF4AB7" w:rsidP="00B14690">
      <w:pPr>
        <w:spacing w:after="0" w:line="320" w:lineRule="exact"/>
        <w:ind w:left="1440"/>
        <w:rPr>
          <w:rFonts w:ascii="Tahoma" w:hAnsi="Tahoma" w:cs="Tahoma"/>
          <w:sz w:val="22"/>
          <w:szCs w:val="22"/>
        </w:rPr>
      </w:pPr>
    </w:p>
    <w:p w14:paraId="1A164641" w14:textId="77777777" w:rsidR="00B41C89" w:rsidRPr="00533952" w:rsidRDefault="00757A4B" w:rsidP="00B14690">
      <w:pPr>
        <w:tabs>
          <w:tab w:val="left" w:pos="851"/>
        </w:tabs>
        <w:spacing w:after="0" w:line="320" w:lineRule="exact"/>
        <w:rPr>
          <w:rFonts w:ascii="Tahoma" w:hAnsi="Tahoma" w:cs="Tahoma"/>
          <w:sz w:val="22"/>
          <w:szCs w:val="22"/>
        </w:rPr>
      </w:pPr>
      <w:bookmarkStart w:id="40" w:name="_Ref130283218"/>
      <w:r w:rsidRPr="00533952">
        <w:rPr>
          <w:rFonts w:ascii="Tahoma" w:hAnsi="Tahoma" w:cs="Tahoma"/>
          <w:sz w:val="22"/>
          <w:szCs w:val="22"/>
        </w:rPr>
        <w:t>6.2</w:t>
      </w:r>
      <w:r w:rsidR="00B41C89" w:rsidRPr="00533952">
        <w:rPr>
          <w:rFonts w:ascii="Tahoma" w:hAnsi="Tahoma" w:cs="Tahoma"/>
          <w:sz w:val="22"/>
          <w:szCs w:val="22"/>
        </w:rPr>
        <w:t>.</w:t>
      </w:r>
      <w:r w:rsidRPr="00533952">
        <w:rPr>
          <w:rFonts w:ascii="Tahoma" w:hAnsi="Tahoma" w:cs="Tahoma"/>
          <w:sz w:val="22"/>
          <w:szCs w:val="22"/>
        </w:rPr>
        <w:t>1.</w:t>
      </w:r>
      <w:r w:rsidR="00B14690">
        <w:rPr>
          <w:rFonts w:ascii="Tahoma" w:hAnsi="Tahoma" w:cs="Tahoma"/>
          <w:sz w:val="22"/>
          <w:szCs w:val="22"/>
        </w:rPr>
        <w:tab/>
      </w:r>
      <w:r w:rsidR="009C68BB" w:rsidRPr="00533952">
        <w:rPr>
          <w:rFonts w:ascii="Tahoma" w:hAnsi="Tahoma" w:cs="Tahoma"/>
          <w:sz w:val="22"/>
          <w:szCs w:val="22"/>
        </w:rPr>
        <w:t xml:space="preserve">Ocorrendo qualquer dos demais Eventos de Inadimplemento </w:t>
      </w:r>
      <w:r w:rsidR="00406819" w:rsidRPr="00533952">
        <w:rPr>
          <w:rFonts w:ascii="Tahoma" w:hAnsi="Tahoma" w:cs="Tahoma"/>
          <w:sz w:val="22"/>
          <w:szCs w:val="22"/>
        </w:rPr>
        <w:t>previstos na Cláusula 6.1.1.2 acima</w:t>
      </w:r>
      <w:r w:rsidR="009C68BB" w:rsidRPr="00533952">
        <w:rPr>
          <w:rFonts w:ascii="Tahoma" w:hAnsi="Tahoma" w:cs="Tahoma"/>
          <w:sz w:val="22"/>
          <w:szCs w:val="22"/>
        </w:rPr>
        <w:t xml:space="preserve">, o Agente Fiduciário deverá, no prazo máximo de </w:t>
      </w:r>
      <w:r w:rsidR="00B41C89" w:rsidRPr="00533952">
        <w:rPr>
          <w:rFonts w:ascii="Tahoma" w:hAnsi="Tahoma" w:cs="Tahoma"/>
          <w:sz w:val="22"/>
          <w:szCs w:val="22"/>
        </w:rPr>
        <w:t>2</w:t>
      </w:r>
      <w:r w:rsidR="009C68BB" w:rsidRPr="00533952">
        <w:rPr>
          <w:rFonts w:ascii="Tahoma" w:hAnsi="Tahoma" w:cs="Tahoma"/>
          <w:sz w:val="22"/>
          <w:szCs w:val="22"/>
        </w:rPr>
        <w:t> (</w:t>
      </w:r>
      <w:r w:rsidR="00B41C89" w:rsidRPr="00533952">
        <w:rPr>
          <w:rFonts w:ascii="Tahoma" w:hAnsi="Tahoma" w:cs="Tahoma"/>
          <w:sz w:val="22"/>
          <w:szCs w:val="22"/>
        </w:rPr>
        <w:t>dois</w:t>
      </w:r>
      <w:r w:rsidR="009C68BB" w:rsidRPr="00533952">
        <w:rPr>
          <w:rFonts w:ascii="Tahoma" w:hAnsi="Tahoma" w:cs="Tahoma"/>
          <w:sz w:val="22"/>
          <w:szCs w:val="22"/>
        </w:rPr>
        <w:t xml:space="preserve">) Dias Úteis contados da data em que constatar sua ocorrência, </w:t>
      </w:r>
      <w:r w:rsidR="00F36149" w:rsidRPr="00533952">
        <w:rPr>
          <w:rFonts w:ascii="Tahoma" w:hAnsi="Tahoma" w:cs="Tahoma"/>
          <w:sz w:val="22"/>
          <w:szCs w:val="22"/>
        </w:rPr>
        <w:t xml:space="preserve">convocar </w:t>
      </w:r>
      <w:r w:rsidR="009C68BB" w:rsidRPr="00533952">
        <w:rPr>
          <w:rFonts w:ascii="Tahoma" w:hAnsi="Tahoma" w:cs="Tahoma"/>
          <w:sz w:val="22"/>
          <w:szCs w:val="22"/>
        </w:rPr>
        <w:t>assembleia geral de Debenturistas</w:t>
      </w:r>
      <w:r w:rsidR="003A3EB5">
        <w:rPr>
          <w:rFonts w:ascii="Tahoma" w:hAnsi="Tahoma" w:cs="Tahoma"/>
          <w:sz w:val="22"/>
          <w:szCs w:val="22"/>
        </w:rPr>
        <w:t xml:space="preserve"> de cada uma das Séries</w:t>
      </w:r>
      <w:r w:rsidR="009C68BB" w:rsidRPr="00533952">
        <w:rPr>
          <w:rFonts w:ascii="Tahoma" w:hAnsi="Tahoma" w:cs="Tahoma"/>
          <w:sz w:val="22"/>
          <w:szCs w:val="22"/>
        </w:rPr>
        <w:t>, a se realizar no prazo mínimo previsto em lei</w:t>
      </w:r>
      <w:r w:rsidR="00B41C89" w:rsidRPr="00533952">
        <w:rPr>
          <w:rFonts w:ascii="Tahoma" w:hAnsi="Tahoma" w:cs="Tahoma"/>
          <w:sz w:val="22"/>
          <w:szCs w:val="22"/>
        </w:rPr>
        <w:t>, para deliberar sobre a eventual não decretação de vencimento antecipado das obrigações decorrentes das Debêntures</w:t>
      </w:r>
      <w:r w:rsidR="009C74E8">
        <w:rPr>
          <w:rFonts w:ascii="Tahoma" w:hAnsi="Tahoma" w:cs="Tahoma"/>
          <w:sz w:val="22"/>
          <w:szCs w:val="22"/>
        </w:rPr>
        <w:t>.</w:t>
      </w:r>
    </w:p>
    <w:p w14:paraId="6391FB1C" w14:textId="77777777" w:rsidR="00B41C89" w:rsidRPr="00533952" w:rsidRDefault="00B41C89" w:rsidP="00B14690">
      <w:pPr>
        <w:spacing w:after="0" w:line="320" w:lineRule="exact"/>
        <w:rPr>
          <w:rFonts w:ascii="Tahoma" w:hAnsi="Tahoma" w:cs="Tahoma"/>
          <w:sz w:val="22"/>
          <w:szCs w:val="22"/>
        </w:rPr>
      </w:pPr>
    </w:p>
    <w:p w14:paraId="725B56A8" w14:textId="77777777" w:rsidR="009C68BB" w:rsidRPr="00533952" w:rsidRDefault="00B41C89" w:rsidP="00B14690">
      <w:pPr>
        <w:tabs>
          <w:tab w:val="left" w:pos="851"/>
        </w:tabs>
        <w:spacing w:after="0" w:line="320" w:lineRule="exact"/>
        <w:rPr>
          <w:rFonts w:ascii="Tahoma" w:hAnsi="Tahoma" w:cs="Tahoma"/>
          <w:sz w:val="22"/>
          <w:szCs w:val="22"/>
        </w:rPr>
      </w:pPr>
      <w:r w:rsidRPr="00533952">
        <w:rPr>
          <w:rFonts w:ascii="Tahoma" w:hAnsi="Tahoma" w:cs="Tahoma"/>
          <w:sz w:val="22"/>
          <w:szCs w:val="22"/>
        </w:rPr>
        <w:lastRenderedPageBreak/>
        <w:t>6.</w:t>
      </w:r>
      <w:r w:rsidR="00757A4B" w:rsidRPr="00533952">
        <w:rPr>
          <w:rFonts w:ascii="Tahoma" w:hAnsi="Tahoma" w:cs="Tahoma"/>
          <w:sz w:val="22"/>
          <w:szCs w:val="22"/>
        </w:rPr>
        <w:t>2.3.</w:t>
      </w:r>
      <w:r w:rsidR="003A3EB5">
        <w:rPr>
          <w:rFonts w:ascii="Tahoma" w:hAnsi="Tahoma" w:cs="Tahoma"/>
          <w:sz w:val="22"/>
          <w:szCs w:val="22"/>
        </w:rPr>
        <w:tab/>
      </w:r>
      <w:r w:rsidR="009C68BB" w:rsidRPr="00533952">
        <w:rPr>
          <w:rFonts w:ascii="Tahoma" w:hAnsi="Tahoma" w:cs="Tahoma"/>
          <w:sz w:val="22"/>
          <w:szCs w:val="22"/>
        </w:rPr>
        <w:t>Se, na</w:t>
      </w:r>
      <w:r w:rsidR="003A3EB5">
        <w:rPr>
          <w:rFonts w:ascii="Tahoma" w:hAnsi="Tahoma" w:cs="Tahoma"/>
          <w:sz w:val="22"/>
          <w:szCs w:val="22"/>
        </w:rPr>
        <w:t>s</w:t>
      </w:r>
      <w:r w:rsidR="009C68BB" w:rsidRPr="00533952">
        <w:rPr>
          <w:rFonts w:ascii="Tahoma" w:hAnsi="Tahoma" w:cs="Tahoma"/>
          <w:sz w:val="22"/>
          <w:szCs w:val="22"/>
        </w:rPr>
        <w:t xml:space="preserve"> referida</w:t>
      </w:r>
      <w:r w:rsidR="003A3EB5">
        <w:rPr>
          <w:rFonts w:ascii="Tahoma" w:hAnsi="Tahoma" w:cs="Tahoma"/>
          <w:sz w:val="22"/>
          <w:szCs w:val="22"/>
        </w:rPr>
        <w:t>s</w:t>
      </w:r>
      <w:r w:rsidR="009C68BB" w:rsidRPr="00533952">
        <w:rPr>
          <w:rFonts w:ascii="Tahoma" w:hAnsi="Tahoma" w:cs="Tahoma"/>
          <w:sz w:val="22"/>
          <w:szCs w:val="22"/>
        </w:rPr>
        <w:t xml:space="preserve"> assembleia</w:t>
      </w:r>
      <w:r w:rsidR="003A3EB5">
        <w:rPr>
          <w:rFonts w:ascii="Tahoma" w:hAnsi="Tahoma" w:cs="Tahoma"/>
          <w:sz w:val="22"/>
          <w:szCs w:val="22"/>
        </w:rPr>
        <w:t>s</w:t>
      </w:r>
      <w:r w:rsidR="009C68BB" w:rsidRPr="00533952">
        <w:rPr>
          <w:rFonts w:ascii="Tahoma" w:hAnsi="Tahoma" w:cs="Tahoma"/>
          <w:sz w:val="22"/>
          <w:szCs w:val="22"/>
        </w:rPr>
        <w:t xml:space="preserve"> gera</w:t>
      </w:r>
      <w:r w:rsidR="003A3EB5">
        <w:rPr>
          <w:rFonts w:ascii="Tahoma" w:hAnsi="Tahoma" w:cs="Tahoma"/>
          <w:sz w:val="22"/>
          <w:szCs w:val="22"/>
        </w:rPr>
        <w:t>is</w:t>
      </w:r>
      <w:r w:rsidR="009C68BB" w:rsidRPr="00533952">
        <w:rPr>
          <w:rFonts w:ascii="Tahoma" w:hAnsi="Tahoma" w:cs="Tahoma"/>
          <w:sz w:val="22"/>
          <w:szCs w:val="22"/>
        </w:rPr>
        <w:t xml:space="preserve"> de Debenturistas, Debenturistas representando, no mínimo, </w:t>
      </w:r>
      <w:r w:rsidRPr="00533952">
        <w:rPr>
          <w:rFonts w:ascii="Tahoma" w:hAnsi="Tahoma" w:cs="Tahoma"/>
          <w:sz w:val="22"/>
          <w:szCs w:val="22"/>
        </w:rPr>
        <w:t>75% (setenta e cinco por cento</w:t>
      </w:r>
      <w:r w:rsidR="002C0EB9" w:rsidRPr="00533952">
        <w:rPr>
          <w:rFonts w:ascii="Tahoma" w:hAnsi="Tahoma" w:cs="Tahoma"/>
          <w:sz w:val="22"/>
          <w:szCs w:val="22"/>
        </w:rPr>
        <w:t>)</w:t>
      </w:r>
      <w:r w:rsidR="009C68BB" w:rsidRPr="00533952">
        <w:rPr>
          <w:rFonts w:ascii="Tahoma" w:hAnsi="Tahoma" w:cs="Tahoma"/>
          <w:sz w:val="22"/>
          <w:szCs w:val="22"/>
        </w:rPr>
        <w:t xml:space="preserve"> das Debêntures em </w:t>
      </w:r>
      <w:r w:rsidRPr="00533952">
        <w:rPr>
          <w:rFonts w:ascii="Tahoma" w:hAnsi="Tahoma" w:cs="Tahoma"/>
          <w:sz w:val="22"/>
          <w:szCs w:val="22"/>
        </w:rPr>
        <w:t>Circulação</w:t>
      </w:r>
      <w:r w:rsidR="00391F74">
        <w:rPr>
          <w:rFonts w:ascii="Tahoma" w:hAnsi="Tahoma" w:cs="Tahoma"/>
          <w:sz w:val="22"/>
          <w:szCs w:val="22"/>
        </w:rPr>
        <w:t xml:space="preserve"> de cada uma das Séries</w:t>
      </w:r>
      <w:r w:rsidRPr="00533952">
        <w:rPr>
          <w:rFonts w:ascii="Tahoma" w:hAnsi="Tahoma" w:cs="Tahoma"/>
          <w:sz w:val="22"/>
          <w:szCs w:val="22"/>
        </w:rPr>
        <w:t xml:space="preserve"> </w:t>
      </w:r>
      <w:r w:rsidR="009C68BB" w:rsidRPr="00533952">
        <w:rPr>
          <w:rFonts w:ascii="Tahoma" w:hAnsi="Tahoma" w:cs="Tahoma"/>
          <w:sz w:val="22"/>
          <w:szCs w:val="22"/>
        </w:rPr>
        <w:t>decidirem por não considerar o vencimento antecipado das obrigações decorrentes das Debêntures, ou, ainda, em caso de suspensão dos trabalhos para deliberação em data posterior, o Agente Fiduciário não deverá declarar o vencimento antecipado das obrigações decorrentes das Debêntures; caso contrário, ou em caso de não instalação, em segunda convocação, da referida assembleia geral de Debenturistas, o Agente Fiduciário deverá, imediatamente, declarar o vencimento antecipado das obrigações decorrentes das Debêntures</w:t>
      </w:r>
      <w:r w:rsidR="00172101" w:rsidRPr="00533952">
        <w:rPr>
          <w:rFonts w:ascii="Tahoma" w:hAnsi="Tahoma" w:cs="Tahoma"/>
          <w:sz w:val="22"/>
          <w:szCs w:val="22"/>
        </w:rPr>
        <w:t>, devendo notificar a B3 imediatamente após a declaração do vencimento antecipado</w:t>
      </w:r>
      <w:r w:rsidR="009C68BB" w:rsidRPr="00533952">
        <w:rPr>
          <w:rFonts w:ascii="Tahoma" w:hAnsi="Tahoma" w:cs="Tahoma"/>
          <w:sz w:val="22"/>
          <w:szCs w:val="22"/>
        </w:rPr>
        <w:t>.</w:t>
      </w:r>
      <w:bookmarkEnd w:id="39"/>
      <w:bookmarkEnd w:id="40"/>
    </w:p>
    <w:p w14:paraId="3518640B" w14:textId="77777777" w:rsidR="00DF4AB7" w:rsidRPr="00533952" w:rsidRDefault="00DF4AB7" w:rsidP="00B14690">
      <w:pPr>
        <w:spacing w:after="0" w:line="320" w:lineRule="exact"/>
        <w:ind w:left="1440"/>
        <w:rPr>
          <w:rFonts w:ascii="Tahoma" w:hAnsi="Tahoma" w:cs="Tahoma"/>
          <w:sz w:val="22"/>
          <w:szCs w:val="22"/>
        </w:rPr>
      </w:pPr>
    </w:p>
    <w:p w14:paraId="03C2BAF7" w14:textId="77777777" w:rsidR="007B5C32" w:rsidRDefault="00B41C89" w:rsidP="00B14690">
      <w:pPr>
        <w:tabs>
          <w:tab w:val="left" w:pos="851"/>
        </w:tabs>
        <w:spacing w:after="0" w:line="320" w:lineRule="exact"/>
        <w:rPr>
          <w:rFonts w:ascii="Tahoma" w:hAnsi="Tahoma" w:cs="Tahoma"/>
          <w:sz w:val="22"/>
          <w:szCs w:val="22"/>
        </w:rPr>
      </w:pPr>
      <w:bookmarkStart w:id="41" w:name="_Ref130283221"/>
      <w:bookmarkStart w:id="42" w:name="_Ref534176563"/>
      <w:r w:rsidRPr="00533952">
        <w:rPr>
          <w:rFonts w:ascii="Tahoma" w:hAnsi="Tahoma" w:cs="Tahoma"/>
          <w:sz w:val="22"/>
          <w:szCs w:val="22"/>
        </w:rPr>
        <w:t>6.</w:t>
      </w:r>
      <w:r w:rsidR="00757A4B" w:rsidRPr="00533952">
        <w:rPr>
          <w:rFonts w:ascii="Tahoma" w:hAnsi="Tahoma" w:cs="Tahoma"/>
          <w:sz w:val="22"/>
          <w:szCs w:val="22"/>
        </w:rPr>
        <w:t>2.</w:t>
      </w:r>
      <w:r w:rsidRPr="00533952">
        <w:rPr>
          <w:rFonts w:ascii="Tahoma" w:hAnsi="Tahoma" w:cs="Tahoma"/>
          <w:sz w:val="22"/>
          <w:szCs w:val="22"/>
        </w:rPr>
        <w:t>4.</w:t>
      </w:r>
      <w:r w:rsidR="00B14690">
        <w:rPr>
          <w:rFonts w:ascii="Tahoma" w:hAnsi="Tahoma" w:cs="Tahoma"/>
          <w:sz w:val="22"/>
          <w:szCs w:val="22"/>
        </w:rPr>
        <w:tab/>
      </w:r>
      <w:r w:rsidR="001F57CA" w:rsidRPr="00533952">
        <w:rPr>
          <w:rFonts w:ascii="Tahoma" w:hAnsi="Tahoma" w:cs="Tahoma"/>
          <w:sz w:val="22"/>
          <w:szCs w:val="22"/>
        </w:rPr>
        <w:t xml:space="preserve">Em caso do vencimento antecipado, declarado pelo Agente Fiduciário, das obrigações decorrentes das Debêntures, a Emissora, obriga-se a resgatar a totalidade das Debêntures, com o seu consequente cancelamento, pelo Valor Nominal Unitário ou </w:t>
      </w:r>
      <w:r w:rsidR="00542C9C" w:rsidRPr="00533952">
        <w:rPr>
          <w:rFonts w:ascii="Tahoma" w:hAnsi="Tahoma" w:cs="Tahoma"/>
          <w:sz w:val="22"/>
          <w:szCs w:val="22"/>
        </w:rPr>
        <w:t>s</w:t>
      </w:r>
      <w:r w:rsidR="001F57CA" w:rsidRPr="00533952">
        <w:rPr>
          <w:rFonts w:ascii="Tahoma" w:hAnsi="Tahoma" w:cs="Tahoma"/>
          <w:sz w:val="22"/>
          <w:szCs w:val="22"/>
        </w:rPr>
        <w:t xml:space="preserve">aldo do Valor Nominal Unitário, conforme o caso, acrescido da </w:t>
      </w:r>
      <w:r w:rsidR="007B5C32">
        <w:rPr>
          <w:rFonts w:ascii="Tahoma" w:hAnsi="Tahoma" w:cs="Tahoma"/>
          <w:sz w:val="22"/>
          <w:szCs w:val="22"/>
        </w:rPr>
        <w:t xml:space="preserve">respectiva </w:t>
      </w:r>
      <w:r w:rsidR="001F57CA" w:rsidRPr="00533952">
        <w:rPr>
          <w:rFonts w:ascii="Tahoma" w:hAnsi="Tahoma" w:cs="Tahoma"/>
          <w:sz w:val="22"/>
          <w:szCs w:val="22"/>
        </w:rPr>
        <w:t xml:space="preserve">Remuneração, calculada </w:t>
      </w:r>
      <w:r w:rsidR="001F57CA" w:rsidRPr="00533952">
        <w:rPr>
          <w:rFonts w:ascii="Tahoma" w:hAnsi="Tahoma" w:cs="Tahoma"/>
          <w:i/>
          <w:sz w:val="22"/>
          <w:szCs w:val="22"/>
        </w:rPr>
        <w:t xml:space="preserve">pro rata </w:t>
      </w:r>
      <w:proofErr w:type="spellStart"/>
      <w:r w:rsidR="001F57CA" w:rsidRPr="00533952">
        <w:rPr>
          <w:rFonts w:ascii="Tahoma" w:hAnsi="Tahoma" w:cs="Tahoma"/>
          <w:i/>
          <w:sz w:val="22"/>
          <w:szCs w:val="22"/>
        </w:rPr>
        <w:t>temporis</w:t>
      </w:r>
      <w:proofErr w:type="spellEnd"/>
      <w:r w:rsidR="001F57CA" w:rsidRPr="00533952">
        <w:rPr>
          <w:rFonts w:ascii="Tahoma" w:hAnsi="Tahoma" w:cs="Tahoma"/>
          <w:sz w:val="22"/>
          <w:szCs w:val="22"/>
        </w:rPr>
        <w:t xml:space="preserve">, </w:t>
      </w:r>
      <w:r w:rsidR="00DF19BC" w:rsidRPr="00533952">
        <w:rPr>
          <w:rFonts w:ascii="Tahoma" w:hAnsi="Tahoma" w:cs="Tahoma"/>
          <w:sz w:val="22"/>
          <w:szCs w:val="22"/>
        </w:rPr>
        <w:t>desde</w:t>
      </w:r>
      <w:r w:rsidR="00DF19BC">
        <w:rPr>
          <w:rFonts w:ascii="Tahoma" w:hAnsi="Tahoma" w:cs="Tahoma"/>
          <w:sz w:val="22"/>
          <w:szCs w:val="22"/>
        </w:rPr>
        <w:t>:</w:t>
      </w:r>
      <w:r w:rsidR="00DF19BC" w:rsidRPr="00533952">
        <w:rPr>
          <w:rFonts w:ascii="Tahoma" w:hAnsi="Tahoma" w:cs="Tahoma"/>
          <w:sz w:val="22"/>
          <w:szCs w:val="22"/>
        </w:rPr>
        <w:t xml:space="preserve"> </w:t>
      </w:r>
      <w:r w:rsidR="00DF19BC" w:rsidRPr="00CA35A8">
        <w:rPr>
          <w:rFonts w:ascii="Tahoma" w:hAnsi="Tahoma" w:cs="Tahoma"/>
          <w:b/>
          <w:sz w:val="22"/>
          <w:szCs w:val="22"/>
        </w:rPr>
        <w:t>(i)</w:t>
      </w:r>
      <w:r w:rsidR="00DF19BC">
        <w:rPr>
          <w:rFonts w:ascii="Tahoma" w:hAnsi="Tahoma" w:cs="Tahoma"/>
          <w:sz w:val="22"/>
          <w:szCs w:val="22"/>
        </w:rPr>
        <w:t xml:space="preserve"> </w:t>
      </w:r>
      <w:r w:rsidR="00DF19BC" w:rsidRPr="00533952">
        <w:rPr>
          <w:rFonts w:ascii="Tahoma" w:hAnsi="Tahoma" w:cs="Tahoma"/>
          <w:sz w:val="22"/>
          <w:szCs w:val="22"/>
        </w:rPr>
        <w:t>a primeira Data de Integralização</w:t>
      </w:r>
      <w:r w:rsidR="00DF19BC">
        <w:rPr>
          <w:rFonts w:ascii="Tahoma" w:hAnsi="Tahoma" w:cs="Tahoma"/>
          <w:sz w:val="22"/>
          <w:szCs w:val="22"/>
        </w:rPr>
        <w:t xml:space="preserve"> da respectiva Série;</w:t>
      </w:r>
      <w:r w:rsidR="00DF19BC" w:rsidRPr="00533952">
        <w:rPr>
          <w:rFonts w:ascii="Tahoma" w:hAnsi="Tahoma" w:cs="Tahoma"/>
          <w:sz w:val="22"/>
          <w:szCs w:val="22"/>
        </w:rPr>
        <w:t xml:space="preserve">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Primeira Série imediatamente anterior; ou </w:t>
      </w:r>
      <w:r w:rsidR="00DF19BC" w:rsidRPr="00CA35A8">
        <w:rPr>
          <w:rFonts w:ascii="Tahoma" w:hAnsi="Tahoma" w:cs="Tahoma"/>
          <w:b/>
          <w:sz w:val="22"/>
          <w:szCs w:val="22"/>
        </w:rPr>
        <w:t>(</w:t>
      </w:r>
      <w:proofErr w:type="spellStart"/>
      <w:r w:rsidR="00DF19BC" w:rsidRPr="00CA35A8">
        <w:rPr>
          <w:rFonts w:ascii="Tahoma" w:hAnsi="Tahoma" w:cs="Tahoma"/>
          <w:b/>
          <w:sz w:val="22"/>
          <w:szCs w:val="22"/>
        </w:rPr>
        <w:t>i</w:t>
      </w:r>
      <w:r w:rsidR="00DF19BC">
        <w:rPr>
          <w:rFonts w:ascii="Tahoma" w:hAnsi="Tahoma" w:cs="Tahoma"/>
          <w:b/>
          <w:sz w:val="22"/>
          <w:szCs w:val="22"/>
        </w:rPr>
        <w:t>ii</w:t>
      </w:r>
      <w:proofErr w:type="spellEnd"/>
      <w:r w:rsidR="00DF19BC" w:rsidRPr="00CA35A8">
        <w:rPr>
          <w:rFonts w:ascii="Tahoma" w:hAnsi="Tahoma" w:cs="Tahoma"/>
          <w:b/>
          <w:sz w:val="22"/>
          <w:szCs w:val="22"/>
        </w:rPr>
        <w:t>)</w:t>
      </w:r>
      <w:r w:rsidR="00DF19BC">
        <w:rPr>
          <w:rFonts w:ascii="Tahoma" w:hAnsi="Tahoma" w:cs="Tahoma"/>
          <w:b/>
          <w:sz w:val="22"/>
          <w:szCs w:val="22"/>
        </w:rPr>
        <w:t xml:space="preserve"> </w:t>
      </w:r>
      <w:r w:rsidR="00DF19BC" w:rsidRPr="00533952">
        <w:rPr>
          <w:rFonts w:ascii="Tahoma" w:hAnsi="Tahoma" w:cs="Tahoma"/>
          <w:sz w:val="22"/>
          <w:szCs w:val="22"/>
        </w:rPr>
        <w:t xml:space="preserve">a data de pagamento de Remuneração </w:t>
      </w:r>
      <w:r w:rsidR="00DF19BC">
        <w:rPr>
          <w:rFonts w:ascii="Tahoma" w:hAnsi="Tahoma" w:cs="Tahoma"/>
          <w:sz w:val="22"/>
          <w:szCs w:val="22"/>
        </w:rPr>
        <w:t xml:space="preserve">da Segunda Série, </w:t>
      </w:r>
      <w:r w:rsidR="00DF19BC" w:rsidRPr="00533952">
        <w:rPr>
          <w:rFonts w:ascii="Tahoma" w:hAnsi="Tahoma" w:cs="Tahoma"/>
          <w:sz w:val="22"/>
          <w:szCs w:val="22"/>
        </w:rPr>
        <w:t>imediatamente anterior</w:t>
      </w:r>
      <w:r w:rsidR="00DF19BC">
        <w:rPr>
          <w:rFonts w:ascii="Tahoma" w:hAnsi="Tahoma" w:cs="Tahoma"/>
          <w:sz w:val="22"/>
          <w:szCs w:val="22"/>
        </w:rPr>
        <w:t>, conforme o caso</w:t>
      </w:r>
      <w:r w:rsidR="00DF19BC" w:rsidRPr="00533952">
        <w:rPr>
          <w:rFonts w:ascii="Tahoma" w:hAnsi="Tahoma" w:cs="Tahoma"/>
          <w:sz w:val="22"/>
          <w:szCs w:val="22"/>
        </w:rPr>
        <w:t>, até a data do efetivo pagamento</w:t>
      </w:r>
      <w:r w:rsidR="001F57CA" w:rsidRPr="00533952">
        <w:rPr>
          <w:rFonts w:ascii="Tahoma" w:hAnsi="Tahoma" w:cs="Tahoma"/>
          <w:sz w:val="22"/>
          <w:szCs w:val="22"/>
        </w:rPr>
        <w:t>, sem prejuízo do pagamento dos Encargos Moratórios, quando for o caso, e de quaisquer outros valores eventualmente devidos pela Emissora nos termos desta Escritura de Emissão</w:t>
      </w:r>
      <w:r w:rsidR="007B5C32">
        <w:rPr>
          <w:rFonts w:ascii="Tahoma" w:hAnsi="Tahoma" w:cs="Tahoma"/>
          <w:sz w:val="22"/>
          <w:szCs w:val="22"/>
        </w:rPr>
        <w:t>.</w:t>
      </w:r>
    </w:p>
    <w:p w14:paraId="608B3559" w14:textId="77777777" w:rsidR="007B5C32" w:rsidRDefault="007B5C32" w:rsidP="00B14690">
      <w:pPr>
        <w:tabs>
          <w:tab w:val="left" w:pos="851"/>
        </w:tabs>
        <w:spacing w:after="0" w:line="320" w:lineRule="exact"/>
        <w:rPr>
          <w:rFonts w:ascii="Tahoma" w:hAnsi="Tahoma" w:cs="Tahoma"/>
          <w:sz w:val="22"/>
          <w:szCs w:val="22"/>
        </w:rPr>
      </w:pPr>
    </w:p>
    <w:p w14:paraId="578A8A32" w14:textId="77777777" w:rsidR="001F57CA" w:rsidRDefault="007B5C32" w:rsidP="00B14690">
      <w:pPr>
        <w:tabs>
          <w:tab w:val="left" w:pos="851"/>
        </w:tabs>
        <w:spacing w:after="0" w:line="320" w:lineRule="exact"/>
        <w:rPr>
          <w:rFonts w:ascii="Tahoma" w:hAnsi="Tahoma" w:cs="Tahoma"/>
          <w:sz w:val="22"/>
          <w:szCs w:val="22"/>
        </w:rPr>
      </w:pPr>
      <w:r>
        <w:rPr>
          <w:rFonts w:ascii="Tahoma" w:hAnsi="Tahoma" w:cs="Tahoma"/>
          <w:sz w:val="22"/>
          <w:szCs w:val="22"/>
        </w:rPr>
        <w:t>6.2.4.1.</w:t>
      </w:r>
      <w:r>
        <w:rPr>
          <w:rFonts w:ascii="Tahoma" w:hAnsi="Tahoma" w:cs="Tahoma"/>
          <w:sz w:val="22"/>
          <w:szCs w:val="22"/>
        </w:rPr>
        <w:tab/>
        <w:t xml:space="preserve">A Emissora e/ou os Garantidores deverão realizar os pagamentos de que trata a Cláusula 6.2.4. </w:t>
      </w:r>
      <w:r w:rsidR="001F57CA" w:rsidRPr="00533952">
        <w:rPr>
          <w:rFonts w:ascii="Tahoma" w:hAnsi="Tahoma" w:cs="Tahoma"/>
          <w:sz w:val="22"/>
          <w:szCs w:val="22"/>
        </w:rPr>
        <w:t>em até</w:t>
      </w:r>
      <w:r w:rsidR="00D218CD" w:rsidRPr="00533952">
        <w:rPr>
          <w:rFonts w:ascii="Tahoma" w:hAnsi="Tahoma" w:cs="Tahoma"/>
          <w:sz w:val="22"/>
          <w:szCs w:val="22"/>
        </w:rPr>
        <w:t xml:space="preserve"> </w:t>
      </w:r>
      <w:r>
        <w:rPr>
          <w:rFonts w:ascii="Tahoma" w:hAnsi="Tahoma" w:cs="Tahoma"/>
          <w:sz w:val="22"/>
          <w:szCs w:val="22"/>
        </w:rPr>
        <w:t>1</w:t>
      </w:r>
      <w:r w:rsidR="00D218CD" w:rsidRPr="00533952">
        <w:rPr>
          <w:rFonts w:ascii="Tahoma" w:hAnsi="Tahoma" w:cs="Tahoma"/>
          <w:sz w:val="22"/>
          <w:szCs w:val="22"/>
        </w:rPr>
        <w:t xml:space="preserve"> (</w:t>
      </w:r>
      <w:r>
        <w:rPr>
          <w:rFonts w:ascii="Tahoma" w:hAnsi="Tahoma" w:cs="Tahoma"/>
          <w:sz w:val="22"/>
          <w:szCs w:val="22"/>
        </w:rPr>
        <w:t>um</w:t>
      </w:r>
      <w:r w:rsidR="00D218CD" w:rsidRPr="00533952">
        <w:rPr>
          <w:rFonts w:ascii="Tahoma" w:hAnsi="Tahoma" w:cs="Tahoma"/>
          <w:sz w:val="22"/>
          <w:szCs w:val="22"/>
        </w:rPr>
        <w:t>) Dia Út</w:t>
      </w:r>
      <w:r>
        <w:rPr>
          <w:rFonts w:ascii="Tahoma" w:hAnsi="Tahoma" w:cs="Tahoma"/>
          <w:sz w:val="22"/>
          <w:szCs w:val="22"/>
        </w:rPr>
        <w:t>il</w:t>
      </w:r>
      <w:r w:rsidR="001F57CA" w:rsidRPr="00533952">
        <w:rPr>
          <w:rFonts w:ascii="Tahoma" w:hAnsi="Tahoma" w:cs="Tahoma"/>
          <w:sz w:val="22"/>
          <w:szCs w:val="22"/>
        </w:rPr>
        <w:t xml:space="preserve"> contado da data em que for declarado o vencimento antecipado das obrigações decorrentes das Debêntures, </w:t>
      </w:r>
      <w:r w:rsidR="0013466E">
        <w:rPr>
          <w:rFonts w:ascii="Tahoma" w:hAnsi="Tahoma" w:cs="Tahoma"/>
          <w:sz w:val="22"/>
          <w:szCs w:val="22"/>
        </w:rPr>
        <w:t xml:space="preserve">fora do âmbito da B3, </w:t>
      </w:r>
      <w:r w:rsidR="001F57CA" w:rsidRPr="00533952">
        <w:rPr>
          <w:rFonts w:ascii="Tahoma" w:hAnsi="Tahoma" w:cs="Tahoma"/>
          <w:sz w:val="22"/>
          <w:szCs w:val="22"/>
        </w:rPr>
        <w:t>sob pena de, em não o fazendo, ficar</w:t>
      </w:r>
      <w:r>
        <w:rPr>
          <w:rFonts w:ascii="Tahoma" w:hAnsi="Tahoma" w:cs="Tahoma"/>
          <w:sz w:val="22"/>
          <w:szCs w:val="22"/>
        </w:rPr>
        <w:t>em</w:t>
      </w:r>
      <w:r w:rsidR="001F57CA" w:rsidRPr="00533952">
        <w:rPr>
          <w:rFonts w:ascii="Tahoma" w:hAnsi="Tahoma" w:cs="Tahoma"/>
          <w:sz w:val="22"/>
          <w:szCs w:val="22"/>
        </w:rPr>
        <w:t xml:space="preserve"> obrigad</w:t>
      </w:r>
      <w:r>
        <w:rPr>
          <w:rFonts w:ascii="Tahoma" w:hAnsi="Tahoma" w:cs="Tahoma"/>
          <w:sz w:val="22"/>
          <w:szCs w:val="22"/>
        </w:rPr>
        <w:t>os</w:t>
      </w:r>
      <w:r w:rsidR="001F57CA" w:rsidRPr="00533952">
        <w:rPr>
          <w:rFonts w:ascii="Tahoma" w:hAnsi="Tahoma" w:cs="Tahoma"/>
          <w:sz w:val="22"/>
          <w:szCs w:val="22"/>
        </w:rPr>
        <w:t xml:space="preserve">, ainda, ao pagamento dos Encargos Moratórios, podendo os Debenturistas adotar todas as medidas necessárias para a satisfação do seu crédito, </w:t>
      </w:r>
      <w:proofErr w:type="spellStart"/>
      <w:r w:rsidR="001F57CA" w:rsidRPr="00533952">
        <w:rPr>
          <w:rFonts w:ascii="Tahoma" w:hAnsi="Tahoma" w:cs="Tahoma"/>
          <w:sz w:val="22"/>
          <w:szCs w:val="22"/>
        </w:rPr>
        <w:t>independente</w:t>
      </w:r>
      <w:proofErr w:type="spellEnd"/>
      <w:r w:rsidR="001F57CA" w:rsidRPr="00533952">
        <w:rPr>
          <w:rFonts w:ascii="Tahoma" w:hAnsi="Tahoma" w:cs="Tahoma"/>
          <w:sz w:val="22"/>
          <w:szCs w:val="22"/>
        </w:rPr>
        <w:t xml:space="preserve"> de qualquer prazo operacional necessário para o resgate das Debêntures.</w:t>
      </w:r>
      <w:r w:rsidR="005F69B6" w:rsidRPr="00533952">
        <w:rPr>
          <w:rFonts w:ascii="Tahoma" w:hAnsi="Tahoma" w:cs="Tahoma"/>
          <w:sz w:val="22"/>
          <w:szCs w:val="22"/>
        </w:rPr>
        <w:t xml:space="preserve"> </w:t>
      </w:r>
    </w:p>
    <w:p w14:paraId="78E48B75" w14:textId="77777777" w:rsidR="0013466E" w:rsidRDefault="0013466E" w:rsidP="00B14690">
      <w:pPr>
        <w:tabs>
          <w:tab w:val="left" w:pos="851"/>
        </w:tabs>
        <w:spacing w:after="0" w:line="320" w:lineRule="exact"/>
        <w:rPr>
          <w:rFonts w:ascii="Tahoma" w:hAnsi="Tahoma" w:cs="Tahoma"/>
          <w:sz w:val="22"/>
          <w:szCs w:val="22"/>
        </w:rPr>
      </w:pPr>
    </w:p>
    <w:p w14:paraId="72C70BE6" w14:textId="77777777" w:rsidR="0013466E" w:rsidRPr="00533952" w:rsidRDefault="0013466E" w:rsidP="0013466E">
      <w:pPr>
        <w:tabs>
          <w:tab w:val="left" w:pos="851"/>
        </w:tabs>
        <w:spacing w:after="0" w:line="320" w:lineRule="exact"/>
        <w:rPr>
          <w:rFonts w:ascii="Tahoma" w:hAnsi="Tahoma" w:cs="Tahoma"/>
          <w:sz w:val="22"/>
          <w:szCs w:val="22"/>
        </w:rPr>
      </w:pPr>
      <w:r>
        <w:rPr>
          <w:rFonts w:ascii="Tahoma" w:hAnsi="Tahoma" w:cs="Tahoma"/>
          <w:sz w:val="22"/>
          <w:szCs w:val="22"/>
        </w:rPr>
        <w:t>6.2.4.2.</w:t>
      </w:r>
      <w:r>
        <w:rPr>
          <w:rFonts w:ascii="Tahoma" w:hAnsi="Tahoma" w:cs="Tahoma"/>
          <w:sz w:val="22"/>
          <w:szCs w:val="22"/>
        </w:rPr>
        <w:tab/>
      </w:r>
      <w:r w:rsidRPr="0013466E">
        <w:rPr>
          <w:rFonts w:ascii="Tahoma" w:hAnsi="Tahoma" w:cs="Tahoma"/>
          <w:sz w:val="22"/>
          <w:szCs w:val="22"/>
        </w:rPr>
        <w:t>A B3 deverá ser comunicada imediatamente após a declaração do Vencimento Antecipado.</w:t>
      </w:r>
    </w:p>
    <w:p w14:paraId="59207542" w14:textId="77777777" w:rsidR="007B5C32" w:rsidRDefault="007B5C32" w:rsidP="00B14690">
      <w:pPr>
        <w:spacing w:after="0" w:line="320" w:lineRule="exact"/>
        <w:ind w:left="720"/>
        <w:jc w:val="center"/>
        <w:rPr>
          <w:rFonts w:ascii="Tahoma" w:hAnsi="Tahoma" w:cs="Tahoma"/>
          <w:b/>
          <w:sz w:val="22"/>
          <w:szCs w:val="22"/>
        </w:rPr>
      </w:pPr>
    </w:p>
    <w:p w14:paraId="4D3F44CF" w14:textId="77777777" w:rsidR="001F57CA" w:rsidRPr="00533952" w:rsidRDefault="001F57CA" w:rsidP="009C74E8">
      <w:pPr>
        <w:keepNext/>
        <w:spacing w:after="0" w:line="320" w:lineRule="exact"/>
        <w:ind w:left="720"/>
        <w:jc w:val="center"/>
        <w:rPr>
          <w:rFonts w:ascii="Tahoma" w:hAnsi="Tahoma" w:cs="Tahoma"/>
          <w:b/>
          <w:sz w:val="22"/>
          <w:szCs w:val="22"/>
        </w:rPr>
      </w:pPr>
      <w:r w:rsidRPr="00533952">
        <w:rPr>
          <w:rFonts w:ascii="Tahoma" w:hAnsi="Tahoma" w:cs="Tahoma"/>
          <w:b/>
          <w:sz w:val="22"/>
          <w:szCs w:val="22"/>
        </w:rPr>
        <w:t xml:space="preserve">CLÁUSULA VII </w:t>
      </w:r>
    </w:p>
    <w:p w14:paraId="0F3F9F41" w14:textId="77777777" w:rsidR="001F57CA" w:rsidRPr="00533952" w:rsidRDefault="001F57CA" w:rsidP="009C74E8">
      <w:pPr>
        <w:keepNext/>
        <w:spacing w:after="0" w:line="320" w:lineRule="exact"/>
        <w:ind w:left="720"/>
        <w:jc w:val="center"/>
        <w:rPr>
          <w:rFonts w:ascii="Tahoma" w:hAnsi="Tahoma" w:cs="Tahoma"/>
          <w:b/>
          <w:sz w:val="22"/>
          <w:szCs w:val="22"/>
        </w:rPr>
      </w:pPr>
      <w:r w:rsidRPr="00533952">
        <w:rPr>
          <w:rFonts w:ascii="Tahoma" w:hAnsi="Tahoma" w:cs="Tahoma"/>
          <w:b/>
          <w:sz w:val="22"/>
          <w:szCs w:val="22"/>
        </w:rPr>
        <w:t>OBRIGAÇÕES ADICIONAIS DA EMISSORA</w:t>
      </w:r>
      <w:r w:rsidR="00832EBF" w:rsidRPr="00533952">
        <w:rPr>
          <w:rFonts w:ascii="Tahoma" w:hAnsi="Tahoma" w:cs="Tahoma"/>
          <w:b/>
          <w:sz w:val="22"/>
          <w:szCs w:val="22"/>
        </w:rPr>
        <w:t xml:space="preserve"> E DOS GARANTIDORE</w:t>
      </w:r>
      <w:r w:rsidR="00A87336" w:rsidRPr="00533952">
        <w:rPr>
          <w:rFonts w:ascii="Tahoma" w:hAnsi="Tahoma" w:cs="Tahoma"/>
          <w:b/>
          <w:sz w:val="22"/>
          <w:szCs w:val="22"/>
        </w:rPr>
        <w:t>S</w:t>
      </w:r>
    </w:p>
    <w:p w14:paraId="16CD433A" w14:textId="77777777" w:rsidR="001F57CA" w:rsidRPr="00533952" w:rsidRDefault="001F57CA" w:rsidP="00B14690">
      <w:pPr>
        <w:tabs>
          <w:tab w:val="left" w:pos="709"/>
        </w:tabs>
        <w:spacing w:after="0" w:line="320" w:lineRule="exact"/>
        <w:rPr>
          <w:rFonts w:ascii="Tahoma" w:hAnsi="Tahoma" w:cs="Tahoma"/>
          <w:sz w:val="22"/>
          <w:szCs w:val="22"/>
        </w:rPr>
      </w:pPr>
    </w:p>
    <w:p w14:paraId="5B98CDE7" w14:textId="77777777" w:rsidR="001F57CA" w:rsidRPr="00533952" w:rsidRDefault="00095E82" w:rsidP="00B14690">
      <w:pPr>
        <w:tabs>
          <w:tab w:val="left" w:pos="851"/>
        </w:tabs>
        <w:spacing w:after="0" w:line="320" w:lineRule="exact"/>
        <w:rPr>
          <w:rFonts w:ascii="Tahoma" w:hAnsi="Tahoma" w:cs="Tahoma"/>
          <w:sz w:val="22"/>
          <w:szCs w:val="22"/>
        </w:rPr>
      </w:pPr>
      <w:r w:rsidRPr="00533952">
        <w:rPr>
          <w:rFonts w:ascii="Tahoma" w:hAnsi="Tahoma" w:cs="Tahoma"/>
          <w:sz w:val="22"/>
          <w:szCs w:val="22"/>
        </w:rPr>
        <w:t>7.1.</w:t>
      </w:r>
      <w:r w:rsidR="00A046B4" w:rsidRPr="00533952">
        <w:rPr>
          <w:rFonts w:ascii="Tahoma" w:hAnsi="Tahoma" w:cs="Tahoma"/>
          <w:sz w:val="22"/>
          <w:szCs w:val="22"/>
        </w:rPr>
        <w:t xml:space="preserve"> </w:t>
      </w:r>
      <w:r w:rsidR="001C5E20">
        <w:rPr>
          <w:rFonts w:ascii="Tahoma" w:hAnsi="Tahoma" w:cs="Tahoma"/>
          <w:sz w:val="22"/>
          <w:szCs w:val="22"/>
        </w:rPr>
        <w:tab/>
      </w:r>
      <w:r w:rsidRPr="00533952">
        <w:rPr>
          <w:rFonts w:ascii="Tahoma" w:hAnsi="Tahoma" w:cs="Tahoma"/>
          <w:sz w:val="22"/>
          <w:szCs w:val="22"/>
        </w:rPr>
        <w:t>Sem prejuízo das demais obrigações previstas nesta Escritura e na legislação e regulamentação aplicável, enquanto o saldo devedor das Debêntures não for integralmente pago, a Emissora</w:t>
      </w:r>
      <w:r w:rsidR="00600AE9" w:rsidRPr="00533952">
        <w:rPr>
          <w:rFonts w:ascii="Tahoma" w:hAnsi="Tahoma" w:cs="Tahoma"/>
          <w:sz w:val="22"/>
          <w:szCs w:val="22"/>
        </w:rPr>
        <w:t xml:space="preserve"> </w:t>
      </w:r>
      <w:r w:rsidR="00A87336" w:rsidRPr="00533952">
        <w:rPr>
          <w:rFonts w:ascii="Tahoma" w:hAnsi="Tahoma" w:cs="Tahoma"/>
          <w:sz w:val="22"/>
          <w:szCs w:val="22"/>
        </w:rPr>
        <w:t xml:space="preserve">e </w:t>
      </w:r>
      <w:r w:rsidR="004A7725" w:rsidRPr="00533952">
        <w:rPr>
          <w:rFonts w:ascii="Tahoma" w:hAnsi="Tahoma" w:cs="Tahoma"/>
          <w:sz w:val="22"/>
          <w:szCs w:val="22"/>
        </w:rPr>
        <w:t>os Garantidores</w:t>
      </w:r>
      <w:r w:rsidR="00A87336" w:rsidRPr="00533952">
        <w:rPr>
          <w:rFonts w:ascii="Tahoma" w:hAnsi="Tahoma" w:cs="Tahoma"/>
          <w:sz w:val="22"/>
          <w:szCs w:val="22"/>
        </w:rPr>
        <w:t>, de forma solidária</w:t>
      </w:r>
      <w:r w:rsidR="00600AE9" w:rsidRPr="00533952">
        <w:rPr>
          <w:rFonts w:ascii="Tahoma" w:hAnsi="Tahoma" w:cs="Tahoma"/>
          <w:sz w:val="22"/>
          <w:szCs w:val="22"/>
        </w:rPr>
        <w:t xml:space="preserve"> </w:t>
      </w:r>
      <w:r w:rsidRPr="00533952">
        <w:rPr>
          <w:rFonts w:ascii="Tahoma" w:hAnsi="Tahoma" w:cs="Tahoma"/>
          <w:sz w:val="22"/>
          <w:szCs w:val="22"/>
        </w:rPr>
        <w:t>obriga</w:t>
      </w:r>
      <w:r w:rsidR="00A87336" w:rsidRPr="00533952">
        <w:rPr>
          <w:rFonts w:ascii="Tahoma" w:hAnsi="Tahoma" w:cs="Tahoma"/>
          <w:sz w:val="22"/>
          <w:szCs w:val="22"/>
        </w:rPr>
        <w:t>m</w:t>
      </w:r>
      <w:r w:rsidRPr="00533952">
        <w:rPr>
          <w:rFonts w:ascii="Tahoma" w:hAnsi="Tahoma" w:cs="Tahoma"/>
          <w:sz w:val="22"/>
          <w:szCs w:val="22"/>
        </w:rPr>
        <w:t>-se, ainda, a:</w:t>
      </w:r>
    </w:p>
    <w:p w14:paraId="101FFBDA" w14:textId="77777777" w:rsidR="00095E82" w:rsidRPr="00533952" w:rsidRDefault="00095E82" w:rsidP="00B14690">
      <w:pPr>
        <w:tabs>
          <w:tab w:val="left" w:pos="709"/>
        </w:tabs>
        <w:spacing w:after="0" w:line="320" w:lineRule="exact"/>
        <w:ind w:left="851"/>
        <w:rPr>
          <w:rFonts w:ascii="Tahoma" w:hAnsi="Tahoma" w:cs="Tahoma"/>
          <w:b/>
          <w:color w:val="000000"/>
          <w:sz w:val="22"/>
          <w:szCs w:val="22"/>
        </w:rPr>
      </w:pPr>
    </w:p>
    <w:p w14:paraId="360D8102" w14:textId="77777777" w:rsidR="00A459FA" w:rsidRDefault="00F000CD" w:rsidP="00B14690">
      <w:pPr>
        <w:numPr>
          <w:ilvl w:val="3"/>
          <w:numId w:val="34"/>
        </w:numPr>
        <w:tabs>
          <w:tab w:val="clear" w:pos="2126"/>
          <w:tab w:val="num" w:pos="1276"/>
        </w:tabs>
        <w:spacing w:after="0" w:line="320" w:lineRule="exact"/>
        <w:ind w:left="1276" w:hanging="567"/>
        <w:rPr>
          <w:rFonts w:ascii="Tahoma" w:hAnsi="Tahoma" w:cs="Tahoma"/>
          <w:color w:val="000000"/>
          <w:sz w:val="22"/>
          <w:szCs w:val="22"/>
        </w:rPr>
      </w:pPr>
      <w:r w:rsidRPr="00533952">
        <w:rPr>
          <w:rFonts w:ascii="Tahoma" w:hAnsi="Tahoma" w:cs="Tahoma"/>
          <w:color w:val="000000"/>
          <w:sz w:val="22"/>
          <w:szCs w:val="22"/>
        </w:rPr>
        <w:t>e</w:t>
      </w:r>
      <w:r w:rsidR="004D2E38" w:rsidRPr="00533952">
        <w:rPr>
          <w:rFonts w:ascii="Tahoma" w:hAnsi="Tahoma" w:cs="Tahoma"/>
          <w:color w:val="000000"/>
          <w:sz w:val="22"/>
          <w:szCs w:val="22"/>
        </w:rPr>
        <w:t xml:space="preserve">m relação à Emissora, </w:t>
      </w:r>
      <w:r w:rsidR="00A459FA" w:rsidRPr="00533952">
        <w:rPr>
          <w:rFonts w:ascii="Tahoma" w:hAnsi="Tahoma" w:cs="Tahoma"/>
          <w:color w:val="000000"/>
          <w:sz w:val="22"/>
          <w:szCs w:val="22"/>
        </w:rPr>
        <w:t xml:space="preserve">informar e enviar o organograma, todos os dados financeiros e atos societários necessários à realização do relatório anual, conforme Instrução da CVM nº </w:t>
      </w:r>
      <w:r w:rsidRPr="00533952">
        <w:rPr>
          <w:rFonts w:ascii="Tahoma" w:hAnsi="Tahoma" w:cs="Tahoma"/>
          <w:color w:val="000000"/>
          <w:sz w:val="22"/>
          <w:szCs w:val="22"/>
        </w:rPr>
        <w:t>583</w:t>
      </w:r>
      <w:r w:rsidR="00A459FA" w:rsidRPr="00533952">
        <w:rPr>
          <w:rFonts w:ascii="Tahoma" w:hAnsi="Tahoma" w:cs="Tahoma"/>
          <w:color w:val="000000"/>
          <w:sz w:val="22"/>
          <w:szCs w:val="22"/>
        </w:rPr>
        <w:t xml:space="preserve">, de </w:t>
      </w:r>
      <w:r w:rsidRPr="00533952">
        <w:rPr>
          <w:rFonts w:ascii="Tahoma" w:hAnsi="Tahoma" w:cs="Tahoma"/>
          <w:color w:val="000000"/>
          <w:sz w:val="22"/>
          <w:szCs w:val="22"/>
        </w:rPr>
        <w:t>20 de dezembro de 2016</w:t>
      </w:r>
      <w:r w:rsidR="00A459FA" w:rsidRPr="00533952">
        <w:rPr>
          <w:rFonts w:ascii="Tahoma" w:hAnsi="Tahoma" w:cs="Tahoma"/>
          <w:color w:val="000000"/>
          <w:sz w:val="22"/>
          <w:szCs w:val="22"/>
        </w:rPr>
        <w:t>, conforme alterada (“</w:t>
      </w:r>
      <w:r w:rsidR="00A459FA" w:rsidRPr="00533952">
        <w:rPr>
          <w:rFonts w:ascii="Tahoma" w:hAnsi="Tahoma" w:cs="Tahoma"/>
          <w:color w:val="000000"/>
          <w:sz w:val="22"/>
          <w:szCs w:val="22"/>
          <w:u w:val="single"/>
        </w:rPr>
        <w:t xml:space="preserve">Instrução CVM </w:t>
      </w:r>
      <w:r w:rsidRPr="00533952">
        <w:rPr>
          <w:rFonts w:ascii="Tahoma" w:hAnsi="Tahoma" w:cs="Tahoma"/>
          <w:color w:val="000000"/>
          <w:sz w:val="22"/>
          <w:szCs w:val="22"/>
          <w:u w:val="single"/>
        </w:rPr>
        <w:t>583</w:t>
      </w:r>
      <w:r w:rsidR="00A459FA" w:rsidRPr="00533952">
        <w:rPr>
          <w:rFonts w:ascii="Tahoma" w:hAnsi="Tahoma" w:cs="Tahoma"/>
          <w:color w:val="000000"/>
          <w:sz w:val="22"/>
          <w:szCs w:val="22"/>
        </w:rPr>
        <w:t xml:space="preserve">”), que venham a ser solicitados pelo Agente Fiduciário, os quais deverão ser devidamente encaminhados pela Emissora em até 30 (trinta) dias antes do encerramento do prazo para </w:t>
      </w:r>
      <w:r w:rsidR="00F059E6">
        <w:rPr>
          <w:rFonts w:ascii="Tahoma" w:hAnsi="Tahoma" w:cs="Tahoma"/>
          <w:color w:val="000000"/>
          <w:sz w:val="22"/>
          <w:szCs w:val="22"/>
        </w:rPr>
        <w:t>divulgação do relatório</w:t>
      </w:r>
      <w:r w:rsidR="00A459FA" w:rsidRPr="00533952">
        <w:rPr>
          <w:rFonts w:ascii="Tahoma" w:hAnsi="Tahoma" w:cs="Tahoma"/>
          <w:color w:val="000000"/>
          <w:sz w:val="22"/>
          <w:szCs w:val="22"/>
        </w:rPr>
        <w:t>;</w:t>
      </w:r>
    </w:p>
    <w:p w14:paraId="3F1B0703" w14:textId="77777777" w:rsidR="00ED41C5" w:rsidRDefault="00ED41C5" w:rsidP="00B14690">
      <w:pPr>
        <w:spacing w:after="0" w:line="320" w:lineRule="exact"/>
        <w:ind w:left="1276"/>
        <w:rPr>
          <w:rFonts w:ascii="Tahoma" w:hAnsi="Tahoma" w:cs="Tahoma"/>
          <w:color w:val="000000"/>
          <w:sz w:val="22"/>
          <w:szCs w:val="22"/>
        </w:rPr>
      </w:pPr>
    </w:p>
    <w:p w14:paraId="0AE8DD67" w14:textId="77777777" w:rsidR="00196341" w:rsidRDefault="004D2E38" w:rsidP="00B14690">
      <w:pPr>
        <w:numPr>
          <w:ilvl w:val="3"/>
          <w:numId w:val="34"/>
        </w:numPr>
        <w:tabs>
          <w:tab w:val="clear" w:pos="2126"/>
          <w:tab w:val="num" w:pos="1276"/>
        </w:tabs>
        <w:spacing w:after="0" w:line="320" w:lineRule="exact"/>
        <w:ind w:left="1276" w:hanging="567"/>
        <w:rPr>
          <w:rFonts w:ascii="Tahoma" w:hAnsi="Tahoma" w:cs="Tahoma"/>
          <w:color w:val="000000"/>
          <w:sz w:val="22"/>
          <w:szCs w:val="22"/>
        </w:rPr>
      </w:pPr>
      <w:r w:rsidRPr="00ED41C5">
        <w:rPr>
          <w:rFonts w:ascii="Tahoma" w:hAnsi="Tahoma" w:cs="Tahoma"/>
          <w:color w:val="000000"/>
          <w:sz w:val="22"/>
          <w:szCs w:val="22"/>
        </w:rPr>
        <w:t xml:space="preserve">em relação </w:t>
      </w:r>
      <w:r w:rsidR="00A361FC">
        <w:rPr>
          <w:rFonts w:ascii="Tahoma" w:hAnsi="Tahoma" w:cs="Tahoma"/>
          <w:color w:val="000000"/>
          <w:sz w:val="22"/>
          <w:szCs w:val="22"/>
        </w:rPr>
        <w:t>a</w:t>
      </w:r>
      <w:r w:rsidR="00ED41C5">
        <w:rPr>
          <w:rFonts w:ascii="Tahoma" w:hAnsi="Tahoma" w:cs="Tahoma"/>
          <w:color w:val="000000"/>
          <w:sz w:val="22"/>
          <w:szCs w:val="22"/>
        </w:rPr>
        <w:t xml:space="preserve">o </w:t>
      </w:r>
      <w:r w:rsidR="006D706C">
        <w:rPr>
          <w:rFonts w:ascii="Tahoma" w:hAnsi="Tahoma" w:cs="Tahoma"/>
          <w:color w:val="000000"/>
          <w:sz w:val="22"/>
          <w:szCs w:val="22"/>
        </w:rPr>
        <w:t xml:space="preserve">Fundo 831 </w:t>
      </w:r>
      <w:r w:rsidR="00ED41C5">
        <w:rPr>
          <w:rFonts w:ascii="Tahoma" w:hAnsi="Tahoma" w:cs="Tahoma"/>
          <w:color w:val="000000"/>
          <w:sz w:val="22"/>
          <w:szCs w:val="22"/>
        </w:rPr>
        <w:t xml:space="preserve">e </w:t>
      </w:r>
      <w:r w:rsidR="00A361FC">
        <w:rPr>
          <w:rFonts w:ascii="Tahoma" w:hAnsi="Tahoma" w:cs="Tahoma"/>
          <w:color w:val="000000"/>
          <w:sz w:val="22"/>
          <w:szCs w:val="22"/>
        </w:rPr>
        <w:t>a</w:t>
      </w:r>
      <w:r w:rsidR="00ED41C5">
        <w:rPr>
          <w:rFonts w:ascii="Tahoma" w:hAnsi="Tahoma" w:cs="Tahoma"/>
          <w:color w:val="000000"/>
          <w:sz w:val="22"/>
          <w:szCs w:val="22"/>
        </w:rPr>
        <w:t>o FIP</w:t>
      </w:r>
      <w:r w:rsidRPr="00ED41C5">
        <w:rPr>
          <w:rFonts w:ascii="Tahoma" w:hAnsi="Tahoma" w:cs="Tahoma"/>
          <w:color w:val="000000"/>
          <w:sz w:val="22"/>
          <w:szCs w:val="22"/>
        </w:rPr>
        <w:t xml:space="preserve">, </w:t>
      </w:r>
      <w:r w:rsidR="000D0216" w:rsidRPr="00ED41C5">
        <w:rPr>
          <w:rFonts w:ascii="Tahoma" w:hAnsi="Tahoma" w:cs="Tahoma"/>
          <w:color w:val="000000"/>
          <w:sz w:val="22"/>
          <w:szCs w:val="22"/>
        </w:rPr>
        <w:t>preparar demonstrações financeiras de encerramento de exercício e, se for o caso, demonstrações consolidadas, em conformidade com a Lei</w:t>
      </w:r>
      <w:r w:rsidR="00196341" w:rsidRPr="00ED41C5">
        <w:rPr>
          <w:rFonts w:ascii="Tahoma" w:hAnsi="Tahoma" w:cs="Tahoma"/>
          <w:color w:val="000000"/>
          <w:sz w:val="22"/>
          <w:szCs w:val="22"/>
        </w:rPr>
        <w:t xml:space="preserve"> das Sociedades por Ações, e com as regras emitidas pela CVM;</w:t>
      </w:r>
    </w:p>
    <w:p w14:paraId="22826DB2" w14:textId="77777777" w:rsidR="00ED41C5" w:rsidRDefault="00ED41C5" w:rsidP="00B14690">
      <w:pPr>
        <w:pStyle w:val="PargrafodaLista"/>
        <w:spacing w:after="0" w:line="320" w:lineRule="exact"/>
        <w:rPr>
          <w:rFonts w:ascii="Tahoma" w:hAnsi="Tahoma" w:cs="Tahoma"/>
          <w:color w:val="000000"/>
          <w:sz w:val="22"/>
          <w:szCs w:val="22"/>
        </w:rPr>
      </w:pPr>
    </w:p>
    <w:p w14:paraId="00B6FEC3" w14:textId="77777777" w:rsidR="00362CDF" w:rsidRPr="00ED41C5" w:rsidRDefault="00362CDF" w:rsidP="00B14690">
      <w:pPr>
        <w:numPr>
          <w:ilvl w:val="3"/>
          <w:numId w:val="34"/>
        </w:numPr>
        <w:tabs>
          <w:tab w:val="clear" w:pos="2126"/>
          <w:tab w:val="num" w:pos="1276"/>
        </w:tabs>
        <w:spacing w:after="0" w:line="320" w:lineRule="exact"/>
        <w:ind w:left="1276" w:hanging="567"/>
        <w:rPr>
          <w:rFonts w:ascii="Tahoma" w:hAnsi="Tahoma" w:cs="Tahoma"/>
          <w:color w:val="000000"/>
          <w:sz w:val="22"/>
          <w:szCs w:val="22"/>
        </w:rPr>
      </w:pPr>
      <w:r w:rsidRPr="00ED41C5">
        <w:rPr>
          <w:rFonts w:ascii="Tahoma" w:hAnsi="Tahoma" w:cs="Tahoma"/>
          <w:color w:val="000000"/>
          <w:sz w:val="22"/>
          <w:szCs w:val="22"/>
        </w:rPr>
        <w:t>disponibilizar em sua página na Internet ou na página da CVM na Internet, conforme o caso</w:t>
      </w:r>
      <w:r w:rsidR="00F059E6">
        <w:rPr>
          <w:rFonts w:ascii="Tahoma" w:hAnsi="Tahoma" w:cs="Tahoma"/>
          <w:color w:val="000000"/>
          <w:sz w:val="22"/>
          <w:szCs w:val="22"/>
        </w:rPr>
        <w:t>, bem como enviar ao Agente Fiduciário</w:t>
      </w:r>
      <w:r w:rsidRPr="00ED41C5">
        <w:rPr>
          <w:rFonts w:ascii="Tahoma" w:hAnsi="Tahoma" w:cs="Tahoma"/>
          <w:color w:val="000000"/>
          <w:sz w:val="22"/>
          <w:szCs w:val="22"/>
        </w:rPr>
        <w:t>:</w:t>
      </w:r>
    </w:p>
    <w:p w14:paraId="0758420E" w14:textId="77777777" w:rsidR="00362CDF" w:rsidRPr="00533952" w:rsidRDefault="00362CDF" w:rsidP="00B14690">
      <w:pPr>
        <w:spacing w:after="0" w:line="320" w:lineRule="exact"/>
        <w:ind w:left="1080"/>
        <w:rPr>
          <w:rFonts w:ascii="Tahoma" w:hAnsi="Tahoma" w:cs="Tahoma"/>
          <w:color w:val="000000"/>
          <w:sz w:val="22"/>
          <w:szCs w:val="22"/>
        </w:rPr>
      </w:pPr>
      <w:bookmarkStart w:id="43" w:name="_Ref168844178"/>
      <w:bookmarkStart w:id="44" w:name="_Ref262552290"/>
      <w:bookmarkEnd w:id="41"/>
      <w:bookmarkEnd w:id="42"/>
    </w:p>
    <w:p w14:paraId="5FEAC3F0" w14:textId="77777777" w:rsidR="009C68BB" w:rsidRPr="00533952" w:rsidRDefault="00F000CD" w:rsidP="00B14690">
      <w:pPr>
        <w:numPr>
          <w:ilvl w:val="0"/>
          <w:numId w:val="12"/>
        </w:numPr>
        <w:tabs>
          <w:tab w:val="left" w:pos="1276"/>
        </w:tabs>
        <w:spacing w:after="0" w:line="320" w:lineRule="exact"/>
        <w:ind w:left="1843" w:hanging="567"/>
        <w:rPr>
          <w:rFonts w:ascii="Tahoma" w:hAnsi="Tahoma" w:cs="Tahoma"/>
          <w:color w:val="000000"/>
          <w:sz w:val="22"/>
          <w:szCs w:val="22"/>
        </w:rPr>
      </w:pPr>
      <w:r w:rsidRPr="00533952">
        <w:rPr>
          <w:rFonts w:ascii="Tahoma" w:hAnsi="Tahoma" w:cs="Tahoma"/>
          <w:color w:val="000000"/>
          <w:sz w:val="22"/>
          <w:szCs w:val="22"/>
        </w:rPr>
        <w:t xml:space="preserve">em relação à Emissora, </w:t>
      </w:r>
      <w:r w:rsidR="00C12DA4" w:rsidRPr="00533952">
        <w:rPr>
          <w:rFonts w:ascii="Tahoma" w:hAnsi="Tahoma" w:cs="Tahoma"/>
          <w:color w:val="000000"/>
          <w:sz w:val="22"/>
          <w:szCs w:val="22"/>
        </w:rPr>
        <w:t xml:space="preserve">na data em que ocorrer primeiro entre o decurso de </w:t>
      </w:r>
      <w:r w:rsidR="00542C9C" w:rsidRPr="00533952">
        <w:rPr>
          <w:rFonts w:ascii="Tahoma" w:hAnsi="Tahoma" w:cs="Tahoma"/>
          <w:color w:val="000000"/>
          <w:sz w:val="22"/>
          <w:szCs w:val="22"/>
        </w:rPr>
        <w:t>90</w:t>
      </w:r>
      <w:r w:rsidR="00C12DA4" w:rsidRPr="00533952">
        <w:rPr>
          <w:rFonts w:ascii="Tahoma" w:hAnsi="Tahoma" w:cs="Tahoma"/>
          <w:color w:val="000000"/>
          <w:sz w:val="22"/>
          <w:szCs w:val="22"/>
        </w:rPr>
        <w:t xml:space="preserve"> (</w:t>
      </w:r>
      <w:r w:rsidR="00542C9C" w:rsidRPr="00533952">
        <w:rPr>
          <w:rFonts w:ascii="Tahoma" w:hAnsi="Tahoma" w:cs="Tahoma"/>
          <w:color w:val="000000"/>
          <w:sz w:val="22"/>
          <w:szCs w:val="22"/>
        </w:rPr>
        <w:t>noventa</w:t>
      </w:r>
      <w:r w:rsidR="00C12DA4" w:rsidRPr="00533952">
        <w:rPr>
          <w:rFonts w:ascii="Tahoma" w:hAnsi="Tahoma" w:cs="Tahoma"/>
          <w:color w:val="000000"/>
          <w:sz w:val="22"/>
          <w:szCs w:val="22"/>
        </w:rPr>
        <w:t xml:space="preserve">) </w:t>
      </w:r>
      <w:r w:rsidR="00542C9C" w:rsidRPr="00533952">
        <w:rPr>
          <w:rFonts w:ascii="Tahoma" w:hAnsi="Tahoma" w:cs="Tahoma"/>
          <w:color w:val="000000"/>
          <w:sz w:val="22"/>
          <w:szCs w:val="22"/>
        </w:rPr>
        <w:t xml:space="preserve">dias </w:t>
      </w:r>
      <w:r w:rsidR="00C12DA4" w:rsidRPr="00533952">
        <w:rPr>
          <w:rFonts w:ascii="Tahoma" w:hAnsi="Tahoma" w:cs="Tahoma"/>
          <w:color w:val="000000"/>
          <w:sz w:val="22"/>
          <w:szCs w:val="22"/>
        </w:rPr>
        <w:t xml:space="preserve">contados da data de término de cada exercício social ou a data da efetiva divulgação, </w:t>
      </w:r>
      <w:r w:rsidR="00542C9C" w:rsidRPr="00533952">
        <w:rPr>
          <w:rFonts w:ascii="Tahoma" w:hAnsi="Tahoma" w:cs="Tahoma"/>
          <w:color w:val="000000"/>
          <w:sz w:val="22"/>
          <w:szCs w:val="22"/>
        </w:rPr>
        <w:t xml:space="preserve">o que ocorrer primeiro, </w:t>
      </w:r>
      <w:r w:rsidR="00F059E6">
        <w:rPr>
          <w:rFonts w:ascii="Tahoma" w:hAnsi="Tahoma" w:cs="Tahoma"/>
          <w:color w:val="000000"/>
          <w:sz w:val="22"/>
          <w:szCs w:val="22"/>
        </w:rPr>
        <w:t xml:space="preserve">(1) </w:t>
      </w:r>
      <w:r w:rsidR="00C12DA4" w:rsidRPr="00533952">
        <w:rPr>
          <w:rFonts w:ascii="Tahoma" w:hAnsi="Tahoma" w:cs="Tahoma"/>
          <w:color w:val="000000"/>
          <w:sz w:val="22"/>
          <w:szCs w:val="22"/>
        </w:rPr>
        <w:t>cópia das demonstrações financeiras da Emissora</w:t>
      </w:r>
      <w:r w:rsidR="004D2E38" w:rsidRPr="00533952">
        <w:rPr>
          <w:rFonts w:ascii="Tahoma" w:hAnsi="Tahoma" w:cs="Tahoma"/>
          <w:color w:val="000000"/>
          <w:sz w:val="22"/>
          <w:szCs w:val="22"/>
        </w:rPr>
        <w:t>,</w:t>
      </w:r>
      <w:r w:rsidR="00C12DA4" w:rsidRPr="00533952">
        <w:rPr>
          <w:rFonts w:ascii="Tahoma" w:hAnsi="Tahoma" w:cs="Tahoma"/>
          <w:color w:val="000000"/>
          <w:sz w:val="22"/>
          <w:szCs w:val="22"/>
        </w:rPr>
        <w:t xml:space="preserve"> relativas a cada exercício social, em conformidade com a Lei das Sociedades por Ações, e com as regras emitidas pela CVM, acompanhadas de notas explicativas e do parecer de auditores independentes registrados na CVM;</w:t>
      </w:r>
      <w:r w:rsidRPr="00533952">
        <w:rPr>
          <w:rFonts w:ascii="Tahoma" w:hAnsi="Tahoma" w:cs="Tahoma"/>
          <w:color w:val="000000"/>
          <w:sz w:val="22"/>
          <w:szCs w:val="22"/>
        </w:rPr>
        <w:t xml:space="preserve"> </w:t>
      </w:r>
      <w:r w:rsidR="00C12DA4" w:rsidRPr="00533952">
        <w:rPr>
          <w:rFonts w:ascii="Tahoma" w:hAnsi="Tahoma" w:cs="Tahoma"/>
          <w:color w:val="000000"/>
          <w:sz w:val="22"/>
          <w:szCs w:val="22"/>
        </w:rPr>
        <w:t>e</w:t>
      </w:r>
      <w:r w:rsidR="00F059E6">
        <w:rPr>
          <w:rFonts w:ascii="Tahoma" w:hAnsi="Tahoma" w:cs="Tahoma"/>
          <w:color w:val="000000"/>
          <w:sz w:val="22"/>
          <w:szCs w:val="22"/>
        </w:rPr>
        <w:t xml:space="preserve"> (2) declaração assinada pelos representantes legais da Emissora atestando o cumprimento ou não cumprimento das obrigações decorrentes desta Emissão; e</w:t>
      </w:r>
    </w:p>
    <w:p w14:paraId="4C6BC403" w14:textId="77777777" w:rsidR="00FF253E" w:rsidRPr="00533952" w:rsidRDefault="00FF253E" w:rsidP="00B14690">
      <w:pPr>
        <w:tabs>
          <w:tab w:val="left" w:pos="1276"/>
        </w:tabs>
        <w:spacing w:after="0" w:line="320" w:lineRule="exact"/>
        <w:ind w:left="1843" w:hanging="567"/>
        <w:rPr>
          <w:rFonts w:ascii="Tahoma" w:hAnsi="Tahoma" w:cs="Tahoma"/>
          <w:color w:val="000000"/>
          <w:sz w:val="22"/>
          <w:szCs w:val="22"/>
        </w:rPr>
      </w:pPr>
    </w:p>
    <w:p w14:paraId="5D4B85F3" w14:textId="77777777" w:rsidR="00FF253E" w:rsidRDefault="00F000CD" w:rsidP="00B14690">
      <w:pPr>
        <w:numPr>
          <w:ilvl w:val="0"/>
          <w:numId w:val="12"/>
        </w:numPr>
        <w:tabs>
          <w:tab w:val="left" w:pos="1276"/>
        </w:tabs>
        <w:spacing w:after="0" w:line="320" w:lineRule="exact"/>
        <w:ind w:left="1843" w:hanging="567"/>
        <w:rPr>
          <w:rFonts w:ascii="Tahoma" w:hAnsi="Tahoma" w:cs="Tahoma"/>
          <w:color w:val="000000"/>
          <w:sz w:val="22"/>
          <w:szCs w:val="22"/>
        </w:rPr>
      </w:pPr>
      <w:r w:rsidRPr="00533952">
        <w:rPr>
          <w:rFonts w:ascii="Tahoma" w:hAnsi="Tahoma" w:cs="Tahoma"/>
          <w:color w:val="000000"/>
          <w:sz w:val="22"/>
          <w:szCs w:val="22"/>
        </w:rPr>
        <w:t xml:space="preserve">em relação </w:t>
      </w:r>
      <w:r w:rsidR="00ED41C5">
        <w:rPr>
          <w:rFonts w:ascii="Tahoma" w:hAnsi="Tahoma" w:cs="Tahoma"/>
          <w:color w:val="000000"/>
          <w:sz w:val="22"/>
          <w:szCs w:val="22"/>
        </w:rPr>
        <w:t xml:space="preserve">ao </w:t>
      </w:r>
      <w:r w:rsidR="00884A7D">
        <w:rPr>
          <w:rFonts w:ascii="Tahoma" w:hAnsi="Tahoma" w:cs="Tahoma"/>
          <w:color w:val="000000"/>
          <w:sz w:val="22"/>
          <w:szCs w:val="22"/>
        </w:rPr>
        <w:t xml:space="preserve">Fundo 831 </w:t>
      </w:r>
      <w:r w:rsidR="00ED41C5">
        <w:rPr>
          <w:rFonts w:ascii="Tahoma" w:hAnsi="Tahoma" w:cs="Tahoma"/>
          <w:color w:val="000000"/>
          <w:sz w:val="22"/>
          <w:szCs w:val="22"/>
        </w:rPr>
        <w:t>e ao FIP</w:t>
      </w:r>
      <w:r w:rsidRPr="00533952">
        <w:rPr>
          <w:rFonts w:ascii="Tahoma" w:hAnsi="Tahoma" w:cs="Tahoma"/>
          <w:color w:val="000000"/>
          <w:sz w:val="22"/>
          <w:szCs w:val="22"/>
        </w:rPr>
        <w:t xml:space="preserve">, </w:t>
      </w:r>
      <w:r w:rsidR="00DE4B0F" w:rsidRPr="00533952">
        <w:rPr>
          <w:rFonts w:ascii="Tahoma" w:hAnsi="Tahoma" w:cs="Tahoma"/>
          <w:color w:val="000000"/>
          <w:sz w:val="22"/>
          <w:szCs w:val="22"/>
        </w:rPr>
        <w:t>nos mesmos prazos previstos para o envio dessas informações à CVM, cópia das informações periódicas e eventuais p</w:t>
      </w:r>
      <w:r w:rsidR="009A4490" w:rsidRPr="00533952">
        <w:rPr>
          <w:rFonts w:ascii="Tahoma" w:hAnsi="Tahoma" w:cs="Tahoma"/>
          <w:color w:val="000000"/>
          <w:sz w:val="22"/>
          <w:szCs w:val="22"/>
        </w:rPr>
        <w:t>revistas na</w:t>
      </w:r>
      <w:r w:rsidR="00391F74">
        <w:rPr>
          <w:rFonts w:ascii="Tahoma" w:hAnsi="Tahoma" w:cs="Tahoma"/>
          <w:color w:val="000000"/>
          <w:sz w:val="22"/>
          <w:szCs w:val="22"/>
        </w:rPr>
        <w:t xml:space="preserve"> regulamentação aplicável</w:t>
      </w:r>
      <w:r w:rsidR="00DE4B0F" w:rsidRPr="00533952">
        <w:rPr>
          <w:rFonts w:ascii="Tahoma" w:hAnsi="Tahoma" w:cs="Tahoma"/>
          <w:color w:val="000000"/>
          <w:sz w:val="22"/>
          <w:szCs w:val="22"/>
        </w:rPr>
        <w:t>;</w:t>
      </w:r>
    </w:p>
    <w:p w14:paraId="355E9378" w14:textId="77777777" w:rsidR="00ED41C5" w:rsidRDefault="00ED41C5" w:rsidP="00B14690">
      <w:pPr>
        <w:pStyle w:val="PargrafodaLista"/>
        <w:spacing w:after="0" w:line="320" w:lineRule="exact"/>
        <w:rPr>
          <w:rFonts w:ascii="Tahoma" w:hAnsi="Tahoma" w:cs="Tahoma"/>
          <w:color w:val="000000"/>
          <w:sz w:val="22"/>
          <w:szCs w:val="22"/>
        </w:rPr>
      </w:pPr>
    </w:p>
    <w:p w14:paraId="084C346B" w14:textId="77777777" w:rsidR="00635146" w:rsidRPr="008532B1" w:rsidRDefault="006E14A8" w:rsidP="009C74E8">
      <w:pPr>
        <w:keepNext/>
        <w:numPr>
          <w:ilvl w:val="3"/>
          <w:numId w:val="34"/>
        </w:numPr>
        <w:tabs>
          <w:tab w:val="clear" w:pos="2126"/>
          <w:tab w:val="num" w:pos="1276"/>
        </w:tabs>
        <w:spacing w:after="0" w:line="320" w:lineRule="exact"/>
        <w:ind w:left="1276" w:hanging="567"/>
        <w:rPr>
          <w:rFonts w:ascii="Tahoma" w:hAnsi="Tahoma" w:cs="Tahoma"/>
          <w:color w:val="000000"/>
          <w:sz w:val="22"/>
          <w:szCs w:val="22"/>
        </w:rPr>
      </w:pPr>
      <w:bookmarkStart w:id="45" w:name="_Ref225332080"/>
      <w:bookmarkEnd w:id="43"/>
      <w:bookmarkEnd w:id="44"/>
      <w:r w:rsidRPr="008532B1">
        <w:rPr>
          <w:rFonts w:ascii="Tahoma" w:hAnsi="Tahoma" w:cs="Tahoma"/>
          <w:color w:val="000000"/>
          <w:sz w:val="22"/>
          <w:szCs w:val="22"/>
        </w:rPr>
        <w:t>em relação à Emissora</w:t>
      </w:r>
      <w:r w:rsidR="00333331">
        <w:rPr>
          <w:rFonts w:ascii="Tahoma" w:hAnsi="Tahoma" w:cs="Tahoma"/>
          <w:color w:val="000000"/>
          <w:sz w:val="22"/>
          <w:szCs w:val="22"/>
        </w:rPr>
        <w:t xml:space="preserve"> e </w:t>
      </w:r>
      <w:r w:rsidR="00333331">
        <w:rPr>
          <w:rFonts w:ascii="Tahoma" w:hAnsi="Tahoma" w:cs="Tahoma"/>
          <w:sz w:val="22"/>
          <w:szCs w:val="22"/>
        </w:rPr>
        <w:t>aos Garantidores,</w:t>
      </w:r>
      <w:r w:rsidR="00333331" w:rsidRPr="00A2534E">
        <w:rPr>
          <w:rFonts w:ascii="Tahoma" w:hAnsi="Tahoma" w:cs="Tahoma"/>
          <w:sz w:val="22"/>
          <w:szCs w:val="22"/>
        </w:rPr>
        <w:t xml:space="preserve"> </w:t>
      </w:r>
      <w:r w:rsidR="00333331">
        <w:rPr>
          <w:rFonts w:ascii="Tahoma" w:hAnsi="Tahoma" w:cs="Tahoma"/>
          <w:sz w:val="22"/>
          <w:szCs w:val="22"/>
        </w:rPr>
        <w:t>este</w:t>
      </w:r>
      <w:r w:rsidR="00690683">
        <w:rPr>
          <w:rFonts w:ascii="Tahoma" w:hAnsi="Tahoma" w:cs="Tahoma"/>
          <w:sz w:val="22"/>
          <w:szCs w:val="22"/>
        </w:rPr>
        <w:t>s</w:t>
      </w:r>
      <w:r w:rsidR="00333331">
        <w:rPr>
          <w:rFonts w:ascii="Tahoma" w:hAnsi="Tahoma" w:cs="Tahoma"/>
          <w:sz w:val="22"/>
          <w:szCs w:val="22"/>
        </w:rPr>
        <w:t xml:space="preserve"> último</w:t>
      </w:r>
      <w:r w:rsidR="00690683">
        <w:rPr>
          <w:rFonts w:ascii="Tahoma" w:hAnsi="Tahoma" w:cs="Tahoma"/>
          <w:sz w:val="22"/>
          <w:szCs w:val="22"/>
        </w:rPr>
        <w:t>s</w:t>
      </w:r>
      <w:r w:rsidR="00333331">
        <w:rPr>
          <w:rFonts w:ascii="Tahoma" w:hAnsi="Tahoma" w:cs="Tahoma"/>
          <w:sz w:val="22"/>
          <w:szCs w:val="22"/>
        </w:rPr>
        <w:t xml:space="preserve"> quando aplicável</w:t>
      </w:r>
      <w:r w:rsidRPr="008532B1">
        <w:rPr>
          <w:rFonts w:ascii="Tahoma" w:hAnsi="Tahoma" w:cs="Tahoma"/>
          <w:color w:val="000000"/>
          <w:sz w:val="22"/>
          <w:szCs w:val="22"/>
        </w:rPr>
        <w:t xml:space="preserve">, </w:t>
      </w:r>
      <w:r w:rsidR="00635146" w:rsidRPr="008532B1">
        <w:rPr>
          <w:rFonts w:ascii="Tahoma" w:hAnsi="Tahoma" w:cs="Tahoma"/>
          <w:color w:val="000000"/>
          <w:sz w:val="22"/>
          <w:szCs w:val="22"/>
        </w:rPr>
        <w:t>fornecer ao Agente Fiduciário:</w:t>
      </w:r>
      <w:bookmarkEnd w:id="45"/>
    </w:p>
    <w:p w14:paraId="6E83ADD5" w14:textId="77777777" w:rsidR="00362CDF" w:rsidRPr="00533952" w:rsidRDefault="00362CDF" w:rsidP="009C74E8">
      <w:pPr>
        <w:keepNext/>
        <w:spacing w:after="0" w:line="320" w:lineRule="exact"/>
        <w:ind w:left="720"/>
        <w:rPr>
          <w:rFonts w:ascii="Tahoma" w:hAnsi="Tahoma" w:cs="Tahoma"/>
          <w:color w:val="000000"/>
          <w:sz w:val="22"/>
          <w:szCs w:val="22"/>
        </w:rPr>
      </w:pPr>
    </w:p>
    <w:p w14:paraId="4CB0B0BA" w14:textId="77777777" w:rsidR="00362CDF" w:rsidRPr="00533952" w:rsidRDefault="00542C9C" w:rsidP="009C74E8">
      <w:pPr>
        <w:keepNext/>
        <w:numPr>
          <w:ilvl w:val="0"/>
          <w:numId w:val="28"/>
        </w:numPr>
        <w:tabs>
          <w:tab w:val="left" w:pos="851"/>
        </w:tabs>
        <w:spacing w:after="0" w:line="320" w:lineRule="exact"/>
        <w:ind w:left="1843" w:hanging="567"/>
        <w:rPr>
          <w:rFonts w:ascii="Tahoma" w:hAnsi="Tahoma" w:cs="Tahoma"/>
          <w:color w:val="000000"/>
          <w:sz w:val="22"/>
          <w:szCs w:val="22"/>
        </w:rPr>
      </w:pPr>
      <w:bookmarkStart w:id="46" w:name="_Ref285571943"/>
      <w:r w:rsidRPr="00533952">
        <w:rPr>
          <w:rFonts w:ascii="Tahoma" w:hAnsi="Tahoma" w:cs="Tahoma"/>
          <w:color w:val="000000"/>
          <w:sz w:val="22"/>
          <w:szCs w:val="22"/>
        </w:rPr>
        <w:t xml:space="preserve">no prazo de até </w:t>
      </w:r>
      <w:r w:rsidR="008532B1">
        <w:rPr>
          <w:rFonts w:ascii="Tahoma" w:hAnsi="Tahoma" w:cs="Tahoma"/>
          <w:color w:val="000000"/>
          <w:sz w:val="22"/>
          <w:szCs w:val="22"/>
        </w:rPr>
        <w:t xml:space="preserve">3 </w:t>
      </w:r>
      <w:r w:rsidRPr="00533952">
        <w:rPr>
          <w:rFonts w:ascii="Tahoma" w:hAnsi="Tahoma" w:cs="Tahoma"/>
          <w:color w:val="000000"/>
          <w:sz w:val="22"/>
          <w:szCs w:val="22"/>
        </w:rPr>
        <w:t xml:space="preserve">(três) Dias Úteis contados da data em que forem realizados, </w:t>
      </w:r>
      <w:r w:rsidR="008532B1">
        <w:rPr>
          <w:rFonts w:ascii="Tahoma" w:hAnsi="Tahoma" w:cs="Tahoma"/>
          <w:color w:val="000000"/>
          <w:sz w:val="22"/>
          <w:szCs w:val="22"/>
        </w:rPr>
        <w:t>A</w:t>
      </w:r>
      <w:r w:rsidRPr="00533952">
        <w:rPr>
          <w:rFonts w:ascii="Tahoma" w:hAnsi="Tahoma" w:cs="Tahoma"/>
          <w:color w:val="000000"/>
          <w:sz w:val="22"/>
          <w:szCs w:val="22"/>
        </w:rPr>
        <w:t>visos aos Debenturistas</w:t>
      </w:r>
      <w:r w:rsidR="00635146" w:rsidRPr="00533952">
        <w:rPr>
          <w:rFonts w:ascii="Tahoma" w:hAnsi="Tahoma" w:cs="Tahoma"/>
          <w:color w:val="000000"/>
          <w:sz w:val="22"/>
          <w:szCs w:val="22"/>
        </w:rPr>
        <w:t>;</w:t>
      </w:r>
      <w:bookmarkEnd w:id="46"/>
    </w:p>
    <w:p w14:paraId="31789C39" w14:textId="77777777" w:rsidR="00FF253E" w:rsidRPr="00533952" w:rsidRDefault="00FF253E" w:rsidP="00B14690">
      <w:pPr>
        <w:pStyle w:val="PargrafodaLista"/>
        <w:spacing w:after="0" w:line="320" w:lineRule="exact"/>
        <w:ind w:left="1843" w:hanging="567"/>
        <w:rPr>
          <w:rFonts w:ascii="Tahoma" w:hAnsi="Tahoma" w:cs="Tahoma"/>
          <w:color w:val="000000"/>
          <w:sz w:val="22"/>
          <w:szCs w:val="22"/>
        </w:rPr>
      </w:pPr>
    </w:p>
    <w:p w14:paraId="7B0E0993" w14:textId="77777777" w:rsidR="00635146" w:rsidRPr="00533952" w:rsidRDefault="00635146" w:rsidP="00B14690">
      <w:pPr>
        <w:numPr>
          <w:ilvl w:val="0"/>
          <w:numId w:val="28"/>
        </w:numPr>
        <w:tabs>
          <w:tab w:val="left" w:pos="851"/>
        </w:tabs>
        <w:spacing w:after="0" w:line="320" w:lineRule="exact"/>
        <w:ind w:left="1843" w:hanging="567"/>
        <w:rPr>
          <w:rFonts w:ascii="Tahoma" w:hAnsi="Tahoma" w:cs="Tahoma"/>
          <w:color w:val="000000"/>
          <w:sz w:val="22"/>
          <w:szCs w:val="22"/>
        </w:rPr>
      </w:pPr>
      <w:r w:rsidRPr="00533952">
        <w:rPr>
          <w:rFonts w:ascii="Tahoma" w:hAnsi="Tahoma" w:cs="Tahoma"/>
          <w:color w:val="000000"/>
          <w:sz w:val="22"/>
          <w:szCs w:val="22"/>
        </w:rPr>
        <w:lastRenderedPageBreak/>
        <w:t xml:space="preserve">no prazo de até </w:t>
      </w:r>
      <w:r w:rsidRPr="00533952">
        <w:rPr>
          <w:rFonts w:ascii="Tahoma" w:hAnsi="Tahoma" w:cs="Tahoma"/>
          <w:sz w:val="22"/>
          <w:szCs w:val="22"/>
        </w:rPr>
        <w:t>1 (um) Dia Útil contado</w:t>
      </w:r>
      <w:r w:rsidRPr="00533952">
        <w:rPr>
          <w:rFonts w:ascii="Tahoma" w:hAnsi="Tahoma" w:cs="Tahoma"/>
          <w:color w:val="000000"/>
          <w:sz w:val="22"/>
          <w:szCs w:val="22"/>
        </w:rPr>
        <w:t xml:space="preserve"> da data de</w:t>
      </w:r>
      <w:r w:rsidR="008532B1">
        <w:rPr>
          <w:rFonts w:ascii="Tahoma" w:hAnsi="Tahoma" w:cs="Tahoma"/>
          <w:color w:val="000000"/>
          <w:sz w:val="22"/>
          <w:szCs w:val="22"/>
        </w:rPr>
        <w:t xml:space="preserve"> sua</w:t>
      </w:r>
      <w:r w:rsidR="00691DFB" w:rsidRPr="00533952">
        <w:rPr>
          <w:rFonts w:ascii="Tahoma" w:hAnsi="Tahoma" w:cs="Tahoma"/>
          <w:color w:val="000000"/>
          <w:sz w:val="22"/>
          <w:szCs w:val="22"/>
        </w:rPr>
        <w:t xml:space="preserve"> ocorrência</w:t>
      </w:r>
      <w:r w:rsidRPr="00533952">
        <w:rPr>
          <w:rFonts w:ascii="Tahoma" w:hAnsi="Tahoma" w:cs="Tahoma"/>
          <w:color w:val="000000"/>
          <w:sz w:val="22"/>
          <w:szCs w:val="22"/>
        </w:rPr>
        <w:t>, informações a respeito da ocorrência de qualquer Evento de Inadimplemento;</w:t>
      </w:r>
      <w:r w:rsidRPr="00533952">
        <w:rPr>
          <w:rFonts w:ascii="Tahoma" w:hAnsi="Tahoma" w:cs="Tahoma"/>
          <w:sz w:val="22"/>
          <w:szCs w:val="22"/>
        </w:rPr>
        <w:t xml:space="preserve"> </w:t>
      </w:r>
    </w:p>
    <w:p w14:paraId="6492488E" w14:textId="77777777" w:rsidR="00FF253E" w:rsidRPr="00533952" w:rsidRDefault="00FF253E" w:rsidP="00B14690">
      <w:pPr>
        <w:tabs>
          <w:tab w:val="left" w:pos="851"/>
        </w:tabs>
        <w:spacing w:after="0" w:line="320" w:lineRule="exact"/>
        <w:ind w:left="1843" w:hanging="567"/>
        <w:rPr>
          <w:rFonts w:ascii="Tahoma" w:hAnsi="Tahoma" w:cs="Tahoma"/>
          <w:color w:val="000000"/>
          <w:sz w:val="22"/>
          <w:szCs w:val="22"/>
        </w:rPr>
      </w:pPr>
    </w:p>
    <w:p w14:paraId="5AF66F0A" w14:textId="77777777" w:rsidR="00A87336" w:rsidRPr="00533952" w:rsidRDefault="00635146" w:rsidP="00B14690">
      <w:pPr>
        <w:numPr>
          <w:ilvl w:val="0"/>
          <w:numId w:val="28"/>
        </w:numPr>
        <w:tabs>
          <w:tab w:val="left" w:pos="851"/>
        </w:tabs>
        <w:spacing w:after="0" w:line="320" w:lineRule="exact"/>
        <w:ind w:left="1843" w:hanging="567"/>
        <w:rPr>
          <w:rFonts w:ascii="Tahoma" w:hAnsi="Tahoma" w:cs="Tahoma"/>
          <w:color w:val="000000"/>
          <w:sz w:val="22"/>
          <w:szCs w:val="22"/>
        </w:rPr>
      </w:pPr>
      <w:r w:rsidRPr="00533952">
        <w:rPr>
          <w:rFonts w:ascii="Tahoma" w:hAnsi="Tahoma" w:cs="Tahoma"/>
          <w:color w:val="000000"/>
          <w:sz w:val="22"/>
          <w:szCs w:val="22"/>
        </w:rPr>
        <w:t xml:space="preserve">no prazo de até </w:t>
      </w:r>
      <w:r w:rsidRPr="00533952">
        <w:rPr>
          <w:rFonts w:ascii="Tahoma" w:hAnsi="Tahoma" w:cs="Tahoma"/>
          <w:sz w:val="22"/>
          <w:szCs w:val="22"/>
        </w:rPr>
        <w:t>1 (um) Dia Útil contado</w:t>
      </w:r>
      <w:r w:rsidRPr="00533952">
        <w:rPr>
          <w:rFonts w:ascii="Tahoma" w:hAnsi="Tahoma" w:cs="Tahoma"/>
          <w:color w:val="000000"/>
          <w:sz w:val="22"/>
          <w:szCs w:val="22"/>
        </w:rPr>
        <w:t xml:space="preserve"> da data de recebimento, envio de cópia de qualquer correspondência ou notificação, judicial ou extrajudicial, recebida pela </w:t>
      </w:r>
      <w:r w:rsidR="008757AB" w:rsidRPr="00533952">
        <w:rPr>
          <w:rFonts w:ascii="Tahoma" w:hAnsi="Tahoma" w:cs="Tahoma"/>
          <w:color w:val="000000"/>
          <w:sz w:val="22"/>
          <w:szCs w:val="22"/>
        </w:rPr>
        <w:t xml:space="preserve">Emissora </w:t>
      </w:r>
      <w:r w:rsidRPr="00533952">
        <w:rPr>
          <w:rFonts w:ascii="Tahoma" w:hAnsi="Tahoma" w:cs="Tahoma"/>
          <w:color w:val="000000"/>
          <w:sz w:val="22"/>
          <w:szCs w:val="22"/>
        </w:rPr>
        <w:t>relacionada a um Evento de Inadimplemento;</w:t>
      </w:r>
      <w:r w:rsidRPr="00533952">
        <w:rPr>
          <w:rFonts w:ascii="Tahoma" w:hAnsi="Tahoma" w:cs="Tahoma"/>
          <w:sz w:val="22"/>
          <w:szCs w:val="22"/>
        </w:rPr>
        <w:t xml:space="preserve"> </w:t>
      </w:r>
    </w:p>
    <w:p w14:paraId="3B0EAB59" w14:textId="77777777" w:rsidR="00FF253E" w:rsidRPr="00533952" w:rsidRDefault="00FF253E" w:rsidP="00B14690">
      <w:pPr>
        <w:pStyle w:val="PargrafodaLista"/>
        <w:spacing w:after="0" w:line="320" w:lineRule="exact"/>
        <w:ind w:left="1843" w:hanging="567"/>
        <w:rPr>
          <w:rFonts w:ascii="Tahoma" w:hAnsi="Tahoma" w:cs="Tahoma"/>
          <w:color w:val="000000"/>
          <w:sz w:val="22"/>
          <w:szCs w:val="22"/>
        </w:rPr>
      </w:pPr>
    </w:p>
    <w:p w14:paraId="3CD05192" w14:textId="77777777" w:rsidR="00A87336" w:rsidRPr="00533952" w:rsidRDefault="00C12DA4" w:rsidP="00387888">
      <w:pPr>
        <w:numPr>
          <w:ilvl w:val="0"/>
          <w:numId w:val="28"/>
        </w:numPr>
        <w:tabs>
          <w:tab w:val="left" w:pos="851"/>
        </w:tabs>
        <w:spacing w:after="0" w:line="320" w:lineRule="exact"/>
        <w:rPr>
          <w:rFonts w:ascii="Tahoma" w:hAnsi="Tahoma" w:cs="Tahoma"/>
          <w:color w:val="000000"/>
          <w:sz w:val="22"/>
          <w:szCs w:val="22"/>
        </w:rPr>
      </w:pPr>
      <w:r w:rsidRPr="00533952">
        <w:rPr>
          <w:rFonts w:ascii="Tahoma" w:hAnsi="Tahoma" w:cs="Tahoma"/>
          <w:color w:val="000000"/>
          <w:sz w:val="22"/>
          <w:szCs w:val="22"/>
        </w:rPr>
        <w:t xml:space="preserve">no prazo de até </w:t>
      </w:r>
      <w:r w:rsidR="00542C9C" w:rsidRPr="00533952">
        <w:rPr>
          <w:rFonts w:ascii="Tahoma" w:hAnsi="Tahoma" w:cs="Tahoma"/>
          <w:color w:val="000000"/>
          <w:sz w:val="22"/>
          <w:szCs w:val="22"/>
        </w:rPr>
        <w:t>3 (três) Dias Úteis contados</w:t>
      </w:r>
      <w:r w:rsidRPr="00533952">
        <w:rPr>
          <w:rFonts w:ascii="Tahoma" w:hAnsi="Tahoma" w:cs="Tahoma"/>
          <w:color w:val="000000"/>
          <w:sz w:val="22"/>
          <w:szCs w:val="22"/>
        </w:rPr>
        <w:t xml:space="preserve"> da data de ciência, informações a respeito da ocorrência de qualquer evento ou situação que cause (</w:t>
      </w:r>
      <w:r w:rsidR="008532B1">
        <w:rPr>
          <w:rFonts w:ascii="Tahoma" w:hAnsi="Tahoma" w:cs="Tahoma"/>
          <w:color w:val="000000"/>
          <w:sz w:val="22"/>
          <w:szCs w:val="22"/>
        </w:rPr>
        <w:t>1</w:t>
      </w:r>
      <w:r w:rsidRPr="00533952">
        <w:rPr>
          <w:rFonts w:ascii="Tahoma" w:hAnsi="Tahoma" w:cs="Tahoma"/>
          <w:color w:val="000000"/>
          <w:sz w:val="22"/>
          <w:szCs w:val="22"/>
        </w:rPr>
        <w:t xml:space="preserve">) qualquer efeito adverso relevante na situação (financeira ou de outra natureza), nos negócios, nos bens, nos resultados operacionais e/ou nas perspectivas da </w:t>
      </w:r>
      <w:r w:rsidR="006C32F9">
        <w:rPr>
          <w:rFonts w:ascii="Tahoma" w:hAnsi="Tahoma" w:cs="Tahoma"/>
          <w:color w:val="000000"/>
          <w:sz w:val="22"/>
          <w:szCs w:val="22"/>
        </w:rPr>
        <w:t>Emissora</w:t>
      </w:r>
      <w:r w:rsidRPr="00533952">
        <w:rPr>
          <w:rFonts w:ascii="Tahoma" w:hAnsi="Tahoma" w:cs="Tahoma"/>
          <w:color w:val="000000"/>
          <w:sz w:val="22"/>
          <w:szCs w:val="22"/>
        </w:rPr>
        <w:t>,</w:t>
      </w:r>
      <w:r w:rsidR="00600AE9" w:rsidRPr="00533952">
        <w:rPr>
          <w:rFonts w:ascii="Tahoma" w:hAnsi="Tahoma" w:cs="Tahoma"/>
          <w:color w:val="000000"/>
          <w:sz w:val="22"/>
          <w:szCs w:val="22"/>
        </w:rPr>
        <w:t xml:space="preserve"> </w:t>
      </w:r>
      <w:r w:rsidRPr="00533952">
        <w:rPr>
          <w:rFonts w:ascii="Tahoma" w:hAnsi="Tahoma" w:cs="Tahoma"/>
          <w:color w:val="000000"/>
          <w:sz w:val="22"/>
          <w:szCs w:val="22"/>
        </w:rPr>
        <w:t>de qualquer d</w:t>
      </w:r>
      <w:r w:rsidR="004A7725" w:rsidRPr="00533952">
        <w:rPr>
          <w:rFonts w:ascii="Tahoma" w:hAnsi="Tahoma" w:cs="Tahoma"/>
          <w:color w:val="000000"/>
          <w:sz w:val="22"/>
          <w:szCs w:val="22"/>
        </w:rPr>
        <w:t>os Garantidores</w:t>
      </w:r>
      <w:r w:rsidRPr="00533952">
        <w:rPr>
          <w:rFonts w:ascii="Tahoma" w:hAnsi="Tahoma" w:cs="Tahoma"/>
          <w:color w:val="000000"/>
          <w:sz w:val="22"/>
          <w:szCs w:val="22"/>
        </w:rPr>
        <w:t xml:space="preserve"> e/ou de qualquer Controlada</w:t>
      </w:r>
      <w:r w:rsidR="00690683">
        <w:rPr>
          <w:rFonts w:ascii="Tahoma" w:hAnsi="Tahoma" w:cs="Tahoma"/>
          <w:color w:val="000000"/>
          <w:sz w:val="22"/>
          <w:szCs w:val="22"/>
        </w:rPr>
        <w:t xml:space="preserve"> e/ou da </w:t>
      </w:r>
      <w:proofErr w:type="spellStart"/>
      <w:r w:rsidR="00690683">
        <w:rPr>
          <w:rFonts w:ascii="Tahoma" w:hAnsi="Tahoma" w:cs="Tahoma"/>
          <w:color w:val="000000"/>
          <w:sz w:val="22"/>
          <w:szCs w:val="22"/>
        </w:rPr>
        <w:t>Qualicorp</w:t>
      </w:r>
      <w:proofErr w:type="spellEnd"/>
      <w:r w:rsidRPr="00533952">
        <w:rPr>
          <w:rFonts w:ascii="Tahoma" w:hAnsi="Tahoma" w:cs="Tahoma"/>
          <w:color w:val="000000"/>
          <w:sz w:val="22"/>
          <w:szCs w:val="22"/>
        </w:rPr>
        <w:t>; e/ou (</w:t>
      </w:r>
      <w:r w:rsidR="008532B1">
        <w:rPr>
          <w:rFonts w:ascii="Tahoma" w:hAnsi="Tahoma" w:cs="Tahoma"/>
          <w:color w:val="000000"/>
          <w:sz w:val="22"/>
          <w:szCs w:val="22"/>
        </w:rPr>
        <w:t>2</w:t>
      </w:r>
      <w:r w:rsidRPr="00533952">
        <w:rPr>
          <w:rFonts w:ascii="Tahoma" w:hAnsi="Tahoma" w:cs="Tahoma"/>
          <w:color w:val="000000"/>
          <w:sz w:val="22"/>
          <w:szCs w:val="22"/>
        </w:rPr>
        <w:t xml:space="preserve">) qualquer efeito adverso na capacidade da </w:t>
      </w:r>
      <w:r w:rsidR="006C32F9">
        <w:rPr>
          <w:rFonts w:ascii="Tahoma" w:hAnsi="Tahoma" w:cs="Tahoma"/>
          <w:color w:val="000000"/>
          <w:sz w:val="22"/>
          <w:szCs w:val="22"/>
        </w:rPr>
        <w:t>Emissora</w:t>
      </w:r>
      <w:r w:rsidR="006C32F9" w:rsidRPr="00533952">
        <w:rPr>
          <w:rFonts w:ascii="Tahoma" w:hAnsi="Tahoma" w:cs="Tahoma"/>
          <w:color w:val="000000"/>
          <w:sz w:val="22"/>
          <w:szCs w:val="22"/>
        </w:rPr>
        <w:t xml:space="preserve"> </w:t>
      </w:r>
      <w:r w:rsidRPr="00533952">
        <w:rPr>
          <w:rFonts w:ascii="Tahoma" w:hAnsi="Tahoma" w:cs="Tahoma"/>
          <w:color w:val="000000"/>
          <w:sz w:val="22"/>
          <w:szCs w:val="22"/>
        </w:rPr>
        <w:t>e/ou de qualquer d</w:t>
      </w:r>
      <w:r w:rsidR="004A7725" w:rsidRPr="00533952">
        <w:rPr>
          <w:rFonts w:ascii="Tahoma" w:hAnsi="Tahoma" w:cs="Tahoma"/>
          <w:color w:val="000000"/>
          <w:sz w:val="22"/>
          <w:szCs w:val="22"/>
        </w:rPr>
        <w:t>os Garantidores</w:t>
      </w:r>
      <w:r w:rsidRPr="00533952">
        <w:rPr>
          <w:rFonts w:ascii="Tahoma" w:hAnsi="Tahoma" w:cs="Tahoma"/>
          <w:color w:val="000000"/>
          <w:sz w:val="22"/>
          <w:szCs w:val="22"/>
        </w:rPr>
        <w:t xml:space="preserve"> de cumprir qualquer de suas obrigações nos termos desta Escritura de Emissão e/ou dos Contratos de Garantia ("</w:t>
      </w:r>
      <w:r w:rsidRPr="00533952">
        <w:rPr>
          <w:rFonts w:ascii="Tahoma" w:hAnsi="Tahoma" w:cs="Tahoma"/>
          <w:color w:val="000000"/>
          <w:sz w:val="22"/>
          <w:szCs w:val="22"/>
          <w:u w:val="single"/>
        </w:rPr>
        <w:t>Efeito Adverso Relevante</w:t>
      </w:r>
      <w:r w:rsidRPr="00533952">
        <w:rPr>
          <w:rFonts w:ascii="Tahoma" w:hAnsi="Tahoma" w:cs="Tahoma"/>
          <w:color w:val="000000"/>
          <w:sz w:val="22"/>
          <w:szCs w:val="22"/>
        </w:rPr>
        <w:t>");</w:t>
      </w:r>
      <w:r w:rsidR="006F25EF">
        <w:rPr>
          <w:rFonts w:ascii="Tahoma" w:hAnsi="Tahoma" w:cs="Tahoma"/>
          <w:color w:val="000000"/>
          <w:sz w:val="22"/>
          <w:szCs w:val="22"/>
        </w:rPr>
        <w:t xml:space="preserve"> </w:t>
      </w:r>
    </w:p>
    <w:p w14:paraId="1ED61885" w14:textId="77777777" w:rsidR="00FF253E" w:rsidRPr="00533952" w:rsidRDefault="00FF253E" w:rsidP="00B14690">
      <w:pPr>
        <w:tabs>
          <w:tab w:val="left" w:pos="851"/>
        </w:tabs>
        <w:spacing w:after="0" w:line="320" w:lineRule="exact"/>
        <w:ind w:left="1843" w:hanging="567"/>
        <w:rPr>
          <w:rFonts w:ascii="Tahoma" w:hAnsi="Tahoma" w:cs="Tahoma"/>
          <w:color w:val="000000"/>
          <w:sz w:val="22"/>
          <w:szCs w:val="22"/>
        </w:rPr>
      </w:pPr>
    </w:p>
    <w:p w14:paraId="16776EED" w14:textId="77777777" w:rsidR="00635146" w:rsidRPr="00533952" w:rsidRDefault="00635146" w:rsidP="00B14690">
      <w:pPr>
        <w:numPr>
          <w:ilvl w:val="0"/>
          <w:numId w:val="28"/>
        </w:numPr>
        <w:tabs>
          <w:tab w:val="left" w:pos="851"/>
        </w:tabs>
        <w:spacing w:after="0" w:line="320" w:lineRule="exact"/>
        <w:ind w:left="1843" w:hanging="567"/>
        <w:rPr>
          <w:rFonts w:ascii="Tahoma" w:hAnsi="Tahoma" w:cs="Tahoma"/>
          <w:color w:val="000000"/>
          <w:sz w:val="22"/>
          <w:szCs w:val="22"/>
        </w:rPr>
      </w:pPr>
      <w:bookmarkStart w:id="47" w:name="_Ref168844067"/>
      <w:r w:rsidRPr="00533952">
        <w:rPr>
          <w:rFonts w:ascii="Tahoma" w:hAnsi="Tahoma" w:cs="Tahoma"/>
          <w:color w:val="000000"/>
          <w:sz w:val="22"/>
          <w:szCs w:val="22"/>
        </w:rPr>
        <w:t xml:space="preserve">no prazo de até </w:t>
      </w:r>
      <w:r w:rsidR="0072704E" w:rsidRPr="00533952">
        <w:rPr>
          <w:rFonts w:ascii="Tahoma" w:hAnsi="Tahoma" w:cs="Tahoma"/>
          <w:color w:val="000000"/>
          <w:sz w:val="22"/>
          <w:szCs w:val="22"/>
        </w:rPr>
        <w:t xml:space="preserve">5 (cinco) </w:t>
      </w:r>
      <w:r w:rsidRPr="00533952">
        <w:rPr>
          <w:rFonts w:ascii="Tahoma" w:hAnsi="Tahoma" w:cs="Tahoma"/>
          <w:color w:val="000000"/>
          <w:sz w:val="22"/>
          <w:szCs w:val="22"/>
        </w:rPr>
        <w:t>Dias Úteis contados da data de recebimento da respectiva solicitação, informações e/ou documentos que venham a ser solicitados pelo Agente Fiduciário;</w:t>
      </w:r>
      <w:bookmarkEnd w:id="47"/>
    </w:p>
    <w:p w14:paraId="7EE72DF2" w14:textId="77777777" w:rsidR="00FF253E" w:rsidRPr="00533952" w:rsidRDefault="00FF253E" w:rsidP="00B14690">
      <w:pPr>
        <w:tabs>
          <w:tab w:val="left" w:pos="851"/>
        </w:tabs>
        <w:spacing w:after="0" w:line="320" w:lineRule="exact"/>
        <w:ind w:left="1843" w:hanging="567"/>
        <w:rPr>
          <w:rFonts w:ascii="Tahoma" w:hAnsi="Tahoma" w:cs="Tahoma"/>
          <w:color w:val="000000"/>
          <w:sz w:val="22"/>
          <w:szCs w:val="22"/>
        </w:rPr>
      </w:pPr>
    </w:p>
    <w:p w14:paraId="05DA916E" w14:textId="77777777" w:rsidR="00690683" w:rsidRPr="00690683" w:rsidRDefault="00635146" w:rsidP="00B14690">
      <w:pPr>
        <w:numPr>
          <w:ilvl w:val="0"/>
          <w:numId w:val="28"/>
        </w:numPr>
        <w:tabs>
          <w:tab w:val="left" w:pos="851"/>
        </w:tabs>
        <w:spacing w:after="0" w:line="320" w:lineRule="exact"/>
        <w:ind w:left="1843" w:hanging="567"/>
        <w:rPr>
          <w:rFonts w:ascii="Tahoma" w:hAnsi="Tahoma" w:cs="Tahoma"/>
          <w:color w:val="000000"/>
          <w:sz w:val="22"/>
          <w:szCs w:val="22"/>
        </w:rPr>
      </w:pPr>
      <w:r w:rsidRPr="00533952">
        <w:rPr>
          <w:rFonts w:ascii="Tahoma" w:hAnsi="Tahoma" w:cs="Tahoma"/>
          <w:color w:val="000000"/>
          <w:sz w:val="22"/>
          <w:szCs w:val="22"/>
        </w:rPr>
        <w:t xml:space="preserve">no prazo de até </w:t>
      </w:r>
      <w:r w:rsidR="00AE22EA">
        <w:rPr>
          <w:rFonts w:ascii="Tahoma" w:hAnsi="Tahoma" w:cs="Tahoma"/>
          <w:color w:val="000000"/>
          <w:sz w:val="22"/>
          <w:szCs w:val="22"/>
        </w:rPr>
        <w:t>3</w:t>
      </w:r>
      <w:r w:rsidRPr="00533952">
        <w:rPr>
          <w:rFonts w:ascii="Tahoma" w:hAnsi="Tahoma" w:cs="Tahoma"/>
          <w:color w:val="000000"/>
          <w:sz w:val="22"/>
          <w:szCs w:val="22"/>
        </w:rPr>
        <w:t> (</w:t>
      </w:r>
      <w:r w:rsidR="00AE22EA">
        <w:rPr>
          <w:rFonts w:ascii="Tahoma" w:hAnsi="Tahoma" w:cs="Tahoma"/>
          <w:color w:val="000000"/>
          <w:sz w:val="22"/>
          <w:szCs w:val="22"/>
        </w:rPr>
        <w:t>três</w:t>
      </w:r>
      <w:r w:rsidRPr="00533952">
        <w:rPr>
          <w:rFonts w:ascii="Tahoma" w:hAnsi="Tahoma" w:cs="Tahoma"/>
          <w:color w:val="000000"/>
          <w:sz w:val="22"/>
          <w:szCs w:val="22"/>
        </w:rPr>
        <w:t>) Dias Úteis</w:t>
      </w:r>
      <w:r w:rsidR="006C32F9">
        <w:rPr>
          <w:rFonts w:ascii="Tahoma" w:hAnsi="Tahoma" w:cs="Tahoma"/>
          <w:color w:val="000000"/>
          <w:sz w:val="22"/>
          <w:szCs w:val="22"/>
        </w:rPr>
        <w:t>, contados da data de assinatura desta Escritura de Emissão e dos Contratos de Garantia, bem como seus eventuais aditamentos, quando aplicável</w:t>
      </w:r>
      <w:r w:rsidRPr="00533952">
        <w:rPr>
          <w:rFonts w:ascii="Tahoma" w:hAnsi="Tahoma" w:cs="Tahoma"/>
          <w:color w:val="000000"/>
          <w:sz w:val="22"/>
          <w:szCs w:val="22"/>
        </w:rPr>
        <w:t xml:space="preserve"> </w:t>
      </w:r>
      <w:r w:rsidR="006C32F9">
        <w:rPr>
          <w:rFonts w:ascii="Tahoma" w:hAnsi="Tahoma" w:cs="Tahoma"/>
          <w:color w:val="000000"/>
          <w:sz w:val="22"/>
          <w:szCs w:val="22"/>
        </w:rPr>
        <w:t xml:space="preserve">(i) </w:t>
      </w:r>
      <w:r w:rsidR="006C32F9" w:rsidRPr="00533952">
        <w:rPr>
          <w:rFonts w:ascii="Tahoma" w:hAnsi="Tahoma" w:cs="Tahoma"/>
          <w:sz w:val="22"/>
          <w:szCs w:val="22"/>
        </w:rPr>
        <w:t>cópia do protocolo de</w:t>
      </w:r>
      <w:r w:rsidR="00690683">
        <w:rPr>
          <w:rFonts w:ascii="Tahoma" w:hAnsi="Tahoma" w:cs="Tahoma"/>
          <w:sz w:val="22"/>
          <w:szCs w:val="22"/>
        </w:rPr>
        <w:t>sta Escritura de Emissão</w:t>
      </w:r>
      <w:r w:rsidR="006C32F9" w:rsidRPr="00533952">
        <w:rPr>
          <w:rFonts w:ascii="Tahoma" w:hAnsi="Tahoma" w:cs="Tahoma"/>
          <w:sz w:val="22"/>
          <w:szCs w:val="22"/>
        </w:rPr>
        <w:t xml:space="preserve"> perante a JUCE</w:t>
      </w:r>
      <w:r w:rsidR="006C32F9">
        <w:rPr>
          <w:rFonts w:ascii="Tahoma" w:hAnsi="Tahoma" w:cs="Tahoma"/>
          <w:sz w:val="22"/>
          <w:szCs w:val="22"/>
        </w:rPr>
        <w:t>SP; (</w:t>
      </w:r>
      <w:proofErr w:type="spellStart"/>
      <w:r w:rsidR="006C32F9">
        <w:rPr>
          <w:rFonts w:ascii="Tahoma" w:hAnsi="Tahoma" w:cs="Tahoma"/>
          <w:sz w:val="22"/>
          <w:szCs w:val="22"/>
        </w:rPr>
        <w:t>ii</w:t>
      </w:r>
      <w:proofErr w:type="spellEnd"/>
      <w:r w:rsidR="006C32F9">
        <w:rPr>
          <w:rFonts w:ascii="Tahoma" w:hAnsi="Tahoma" w:cs="Tahoma"/>
          <w:sz w:val="22"/>
          <w:szCs w:val="22"/>
        </w:rPr>
        <w:t>)</w:t>
      </w:r>
      <w:r w:rsidR="006C32F9" w:rsidRPr="00533952">
        <w:rPr>
          <w:rFonts w:ascii="Tahoma" w:hAnsi="Tahoma" w:cs="Tahoma"/>
          <w:sz w:val="22"/>
          <w:szCs w:val="22"/>
        </w:rPr>
        <w:t xml:space="preserve"> cópia do protocolo </w:t>
      </w:r>
      <w:r w:rsidR="00690683" w:rsidRPr="00387888">
        <w:rPr>
          <w:rFonts w:ascii="Tahoma" w:hAnsi="Tahoma"/>
          <w:sz w:val="22"/>
        </w:rPr>
        <w:t xml:space="preserve">da </w:t>
      </w:r>
      <w:r w:rsidR="00690683">
        <w:rPr>
          <w:rFonts w:ascii="Tahoma" w:hAnsi="Tahoma" w:cs="Tahoma"/>
          <w:sz w:val="22"/>
          <w:szCs w:val="22"/>
        </w:rPr>
        <w:t>Escritura de Emissão e dos Contratos de Garantia</w:t>
      </w:r>
      <w:r w:rsidR="00690683" w:rsidRPr="00387888">
        <w:rPr>
          <w:rFonts w:ascii="Tahoma" w:hAnsi="Tahoma"/>
          <w:sz w:val="22"/>
        </w:rPr>
        <w:t xml:space="preserve"> </w:t>
      </w:r>
      <w:r w:rsidR="006C32F9" w:rsidRPr="00387888">
        <w:rPr>
          <w:rFonts w:ascii="Tahoma" w:hAnsi="Tahoma"/>
          <w:sz w:val="22"/>
        </w:rPr>
        <w:t>perante os competentes Cartórios de Registro de Títulos e Documentos</w:t>
      </w:r>
      <w:r w:rsidR="006C32F9">
        <w:rPr>
          <w:rFonts w:ascii="Tahoma" w:hAnsi="Tahoma" w:cs="Tahoma"/>
          <w:sz w:val="22"/>
          <w:szCs w:val="22"/>
        </w:rPr>
        <w:t xml:space="preserve"> </w:t>
      </w:r>
      <w:r w:rsidR="006C32F9" w:rsidRPr="00533952">
        <w:rPr>
          <w:rFonts w:ascii="Tahoma" w:hAnsi="Tahoma" w:cs="Tahoma"/>
          <w:sz w:val="22"/>
          <w:szCs w:val="22"/>
        </w:rPr>
        <w:t xml:space="preserve">dos domicílios das </w:t>
      </w:r>
      <w:r w:rsidR="006C32F9">
        <w:rPr>
          <w:rFonts w:ascii="Tahoma" w:hAnsi="Tahoma" w:cs="Tahoma"/>
          <w:sz w:val="22"/>
          <w:szCs w:val="22"/>
        </w:rPr>
        <w:t>respectivas p</w:t>
      </w:r>
      <w:r w:rsidR="006C32F9" w:rsidRPr="00533952">
        <w:rPr>
          <w:rFonts w:ascii="Tahoma" w:hAnsi="Tahoma" w:cs="Tahoma"/>
          <w:sz w:val="22"/>
          <w:szCs w:val="22"/>
        </w:rPr>
        <w:t>artes</w:t>
      </w:r>
      <w:r w:rsidR="00690683" w:rsidRPr="00387888">
        <w:rPr>
          <w:rFonts w:ascii="Tahoma" w:hAnsi="Tahoma"/>
          <w:sz w:val="22"/>
        </w:rPr>
        <w:t>;</w:t>
      </w:r>
    </w:p>
    <w:p w14:paraId="2D09EDD2" w14:textId="77777777" w:rsidR="00690683" w:rsidRPr="00387888" w:rsidRDefault="00690683" w:rsidP="00387888">
      <w:pPr>
        <w:pStyle w:val="PargrafodaLista"/>
        <w:rPr>
          <w:rFonts w:ascii="Tahoma" w:hAnsi="Tahoma"/>
          <w:sz w:val="22"/>
        </w:rPr>
      </w:pPr>
    </w:p>
    <w:p w14:paraId="70F5685A" w14:textId="77777777" w:rsidR="00635146" w:rsidRPr="00533952" w:rsidRDefault="00690683" w:rsidP="00B14690">
      <w:pPr>
        <w:numPr>
          <w:ilvl w:val="0"/>
          <w:numId w:val="28"/>
        </w:numPr>
        <w:tabs>
          <w:tab w:val="left" w:pos="851"/>
        </w:tabs>
        <w:spacing w:after="0" w:line="320" w:lineRule="exact"/>
        <w:ind w:left="1843" w:hanging="567"/>
        <w:rPr>
          <w:rFonts w:ascii="Tahoma" w:hAnsi="Tahoma" w:cs="Tahoma"/>
          <w:color w:val="000000"/>
          <w:sz w:val="22"/>
          <w:szCs w:val="22"/>
        </w:rPr>
      </w:pPr>
      <w:r>
        <w:rPr>
          <w:rFonts w:ascii="Tahoma" w:hAnsi="Tahoma" w:cs="Tahoma"/>
          <w:sz w:val="22"/>
          <w:szCs w:val="22"/>
        </w:rPr>
        <w:t>no prazo de até 3</w:t>
      </w:r>
      <w:r w:rsidRPr="00533952">
        <w:rPr>
          <w:rFonts w:ascii="Tahoma" w:hAnsi="Tahoma" w:cs="Tahoma"/>
          <w:sz w:val="22"/>
          <w:szCs w:val="22"/>
        </w:rPr>
        <w:t xml:space="preserve"> (</w:t>
      </w:r>
      <w:r>
        <w:rPr>
          <w:rFonts w:ascii="Tahoma" w:hAnsi="Tahoma" w:cs="Tahoma"/>
          <w:sz w:val="22"/>
          <w:szCs w:val="22"/>
        </w:rPr>
        <w:t>três</w:t>
      </w:r>
      <w:r w:rsidRPr="00533952">
        <w:rPr>
          <w:rFonts w:ascii="Tahoma" w:hAnsi="Tahoma" w:cs="Tahoma"/>
          <w:sz w:val="22"/>
          <w:szCs w:val="22"/>
        </w:rPr>
        <w:t>) Dias Úteis, contados da data do respectivo registro</w:t>
      </w:r>
      <w:r>
        <w:rPr>
          <w:rFonts w:ascii="Tahoma" w:hAnsi="Tahoma" w:cs="Tahoma"/>
          <w:sz w:val="22"/>
          <w:szCs w:val="22"/>
        </w:rPr>
        <w:t xml:space="preserve">, as </w:t>
      </w:r>
      <w:r w:rsidR="006C32F9" w:rsidRPr="00533952">
        <w:rPr>
          <w:rFonts w:ascii="Tahoma" w:hAnsi="Tahoma" w:cs="Tahoma"/>
          <w:sz w:val="22"/>
          <w:szCs w:val="22"/>
        </w:rPr>
        <w:t>via</w:t>
      </w:r>
      <w:r>
        <w:rPr>
          <w:rFonts w:ascii="Tahoma" w:hAnsi="Tahoma" w:cs="Tahoma"/>
          <w:sz w:val="22"/>
          <w:szCs w:val="22"/>
        </w:rPr>
        <w:t>s originais,</w:t>
      </w:r>
      <w:r w:rsidR="006C32F9" w:rsidRPr="00533952">
        <w:rPr>
          <w:rFonts w:ascii="Tahoma" w:hAnsi="Tahoma" w:cs="Tahoma"/>
          <w:sz w:val="22"/>
          <w:szCs w:val="22"/>
        </w:rPr>
        <w:t xml:space="preserve"> </w:t>
      </w:r>
      <w:r w:rsidR="006C32F9">
        <w:rPr>
          <w:rFonts w:ascii="Tahoma" w:hAnsi="Tahoma" w:cs="Tahoma"/>
          <w:sz w:val="22"/>
          <w:szCs w:val="22"/>
        </w:rPr>
        <w:t>devidamente registrada</w:t>
      </w:r>
      <w:r>
        <w:rPr>
          <w:rFonts w:ascii="Tahoma" w:hAnsi="Tahoma" w:cs="Tahoma"/>
          <w:sz w:val="22"/>
          <w:szCs w:val="22"/>
        </w:rPr>
        <w:t>s</w:t>
      </w:r>
      <w:r w:rsidR="006C32F9">
        <w:rPr>
          <w:rFonts w:ascii="Tahoma" w:hAnsi="Tahoma" w:cs="Tahoma"/>
          <w:sz w:val="22"/>
          <w:szCs w:val="22"/>
        </w:rPr>
        <w:t xml:space="preserve"> na JUCESP e perante </w:t>
      </w:r>
      <w:r w:rsidR="006C32F9" w:rsidRPr="00533952">
        <w:rPr>
          <w:rFonts w:ascii="Tahoma" w:hAnsi="Tahoma" w:cs="Tahoma"/>
          <w:sz w:val="22"/>
          <w:szCs w:val="22"/>
        </w:rPr>
        <w:t xml:space="preserve">os Cartórios de Registro de Títulos e Documentos dos domicílios das </w:t>
      </w:r>
      <w:r w:rsidR="006C32F9">
        <w:rPr>
          <w:rFonts w:ascii="Tahoma" w:hAnsi="Tahoma" w:cs="Tahoma"/>
          <w:sz w:val="22"/>
          <w:szCs w:val="22"/>
        </w:rPr>
        <w:t>respectivas p</w:t>
      </w:r>
      <w:r w:rsidR="006C32F9" w:rsidRPr="00533952">
        <w:rPr>
          <w:rFonts w:ascii="Tahoma" w:hAnsi="Tahoma" w:cs="Tahoma"/>
          <w:sz w:val="22"/>
          <w:szCs w:val="22"/>
        </w:rPr>
        <w:t xml:space="preserve">artes, </w:t>
      </w:r>
      <w:r>
        <w:rPr>
          <w:rFonts w:ascii="Tahoma" w:hAnsi="Tahoma" w:cs="Tahoma"/>
          <w:sz w:val="22"/>
          <w:szCs w:val="22"/>
        </w:rPr>
        <w:t>conforme o caso, da Escritura de Emissão e dos Contratos de Garantia</w:t>
      </w:r>
      <w:r w:rsidR="00635146" w:rsidRPr="00533952">
        <w:rPr>
          <w:rFonts w:ascii="Tahoma" w:hAnsi="Tahoma" w:cs="Tahoma"/>
          <w:color w:val="000000"/>
          <w:sz w:val="22"/>
          <w:szCs w:val="22"/>
        </w:rPr>
        <w:t>;</w:t>
      </w:r>
    </w:p>
    <w:p w14:paraId="11B14773" w14:textId="77777777" w:rsidR="00635146" w:rsidRPr="00533952" w:rsidRDefault="00635146" w:rsidP="00B14690">
      <w:pPr>
        <w:tabs>
          <w:tab w:val="left" w:pos="851"/>
        </w:tabs>
        <w:spacing w:after="0" w:line="320" w:lineRule="exact"/>
        <w:ind w:left="1843" w:hanging="567"/>
        <w:rPr>
          <w:rFonts w:ascii="Tahoma" w:hAnsi="Tahoma" w:cs="Tahoma"/>
          <w:color w:val="000000"/>
          <w:sz w:val="22"/>
          <w:szCs w:val="22"/>
        </w:rPr>
      </w:pPr>
    </w:p>
    <w:p w14:paraId="590EB8E7" w14:textId="77777777" w:rsidR="00635146" w:rsidRPr="00533952" w:rsidRDefault="00635146" w:rsidP="00B14690">
      <w:pPr>
        <w:numPr>
          <w:ilvl w:val="0"/>
          <w:numId w:val="28"/>
        </w:numPr>
        <w:tabs>
          <w:tab w:val="left" w:pos="851"/>
        </w:tabs>
        <w:spacing w:after="0" w:line="320" w:lineRule="exact"/>
        <w:ind w:left="1843" w:hanging="567"/>
        <w:rPr>
          <w:rFonts w:ascii="Tahoma" w:hAnsi="Tahoma" w:cs="Tahoma"/>
          <w:color w:val="000000"/>
          <w:sz w:val="22"/>
          <w:szCs w:val="22"/>
        </w:rPr>
      </w:pPr>
      <w:r w:rsidRPr="00533952">
        <w:rPr>
          <w:rFonts w:ascii="Tahoma" w:hAnsi="Tahoma" w:cs="Tahoma"/>
          <w:sz w:val="22"/>
          <w:szCs w:val="22"/>
        </w:rPr>
        <w:t xml:space="preserve">na data em que ocorrer primeiro entre o decurso de 3 (três) meses contados da data de término de cada exercício social ou </w:t>
      </w:r>
      <w:r w:rsidR="00F86193" w:rsidRPr="00533952">
        <w:rPr>
          <w:rFonts w:ascii="Tahoma" w:hAnsi="Tahoma" w:cs="Tahoma"/>
          <w:sz w:val="22"/>
          <w:szCs w:val="22"/>
        </w:rPr>
        <w:t xml:space="preserve">no Dia Útil </w:t>
      </w:r>
      <w:r w:rsidR="001F45D4" w:rsidRPr="00533952">
        <w:rPr>
          <w:rFonts w:ascii="Tahoma" w:hAnsi="Tahoma" w:cs="Tahoma"/>
          <w:sz w:val="22"/>
          <w:szCs w:val="22"/>
        </w:rPr>
        <w:lastRenderedPageBreak/>
        <w:t>subsequente</w:t>
      </w:r>
      <w:r w:rsidR="00F86193" w:rsidRPr="00533952">
        <w:rPr>
          <w:rFonts w:ascii="Tahoma" w:hAnsi="Tahoma" w:cs="Tahoma"/>
          <w:sz w:val="22"/>
          <w:szCs w:val="22"/>
        </w:rPr>
        <w:t xml:space="preserve"> à</w:t>
      </w:r>
      <w:r w:rsidRPr="00533952">
        <w:rPr>
          <w:rFonts w:ascii="Tahoma" w:hAnsi="Tahoma" w:cs="Tahoma"/>
          <w:sz w:val="22"/>
          <w:szCs w:val="22"/>
        </w:rPr>
        <w:t xml:space="preserve"> data da efetiva divulgação, cópia das demonstrações financeiras consolidadas d</w:t>
      </w:r>
      <w:r w:rsidR="008532B1">
        <w:rPr>
          <w:rFonts w:ascii="Tahoma" w:hAnsi="Tahoma" w:cs="Tahoma"/>
          <w:sz w:val="22"/>
          <w:szCs w:val="22"/>
        </w:rPr>
        <w:t xml:space="preserve">o </w:t>
      </w:r>
      <w:r w:rsidR="003A320E">
        <w:rPr>
          <w:rFonts w:ascii="Tahoma" w:hAnsi="Tahoma" w:cs="Tahoma"/>
          <w:sz w:val="22"/>
          <w:szCs w:val="22"/>
        </w:rPr>
        <w:t>Fundo 831</w:t>
      </w:r>
      <w:r w:rsidR="008532B1">
        <w:rPr>
          <w:rFonts w:ascii="Tahoma" w:hAnsi="Tahoma" w:cs="Tahoma"/>
          <w:sz w:val="22"/>
          <w:szCs w:val="22"/>
        </w:rPr>
        <w:t xml:space="preserve"> e do FIP</w:t>
      </w:r>
      <w:r w:rsidRPr="00533952">
        <w:rPr>
          <w:rFonts w:ascii="Tahoma" w:hAnsi="Tahoma" w:cs="Tahoma"/>
          <w:sz w:val="22"/>
          <w:szCs w:val="22"/>
        </w:rPr>
        <w:t xml:space="preserve">; </w:t>
      </w:r>
    </w:p>
    <w:p w14:paraId="24D8639D" w14:textId="77777777" w:rsidR="00635146" w:rsidRPr="00533952" w:rsidRDefault="00635146" w:rsidP="00B14690">
      <w:pPr>
        <w:tabs>
          <w:tab w:val="left" w:pos="851"/>
        </w:tabs>
        <w:spacing w:after="0" w:line="320" w:lineRule="exact"/>
        <w:ind w:left="1843" w:hanging="567"/>
        <w:rPr>
          <w:rFonts w:ascii="Tahoma" w:hAnsi="Tahoma" w:cs="Tahoma"/>
          <w:color w:val="000000"/>
          <w:sz w:val="22"/>
          <w:szCs w:val="22"/>
        </w:rPr>
      </w:pPr>
    </w:p>
    <w:p w14:paraId="1C7254E1" w14:textId="77777777" w:rsidR="00635146" w:rsidRDefault="00635146" w:rsidP="00B14690">
      <w:pPr>
        <w:numPr>
          <w:ilvl w:val="0"/>
          <w:numId w:val="28"/>
        </w:numPr>
        <w:tabs>
          <w:tab w:val="left" w:pos="851"/>
        </w:tabs>
        <w:spacing w:after="0" w:line="320" w:lineRule="exact"/>
        <w:ind w:left="1843" w:hanging="567"/>
        <w:rPr>
          <w:rFonts w:ascii="Tahoma" w:hAnsi="Tahoma" w:cs="Tahoma"/>
          <w:sz w:val="22"/>
          <w:szCs w:val="22"/>
        </w:rPr>
      </w:pPr>
      <w:r w:rsidRPr="00533952">
        <w:rPr>
          <w:rFonts w:ascii="Tahoma" w:hAnsi="Tahoma" w:cs="Tahoma"/>
          <w:sz w:val="22"/>
          <w:szCs w:val="22"/>
        </w:rPr>
        <w:t>na mesma data a que se refere a alínea anterior, declaração firmada por representantes legais dos Garantidores de que possui patrimônio suficiente para quitar as obrigações objeto da Fiança;</w:t>
      </w:r>
    </w:p>
    <w:p w14:paraId="692F0338" w14:textId="77777777" w:rsidR="008532B1" w:rsidRDefault="008532B1" w:rsidP="00B14690">
      <w:pPr>
        <w:pStyle w:val="PargrafodaLista"/>
        <w:spacing w:after="0" w:line="320" w:lineRule="exact"/>
        <w:rPr>
          <w:rFonts w:ascii="Tahoma" w:hAnsi="Tahoma" w:cs="Tahoma"/>
          <w:sz w:val="22"/>
          <w:szCs w:val="22"/>
        </w:rPr>
      </w:pPr>
    </w:p>
    <w:p w14:paraId="4B9B601F" w14:textId="77777777" w:rsidR="00FF253E" w:rsidRPr="008532B1"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bookmarkStart w:id="48" w:name="_Ref168844076"/>
      <w:r w:rsidRPr="008532B1">
        <w:rPr>
          <w:rFonts w:ascii="Tahoma" w:hAnsi="Tahoma" w:cs="Tahoma"/>
          <w:color w:val="000000"/>
          <w:sz w:val="22"/>
          <w:szCs w:val="22"/>
        </w:rPr>
        <w:t>em relação à Emissora</w:t>
      </w:r>
      <w:r w:rsidR="008532B1">
        <w:rPr>
          <w:rFonts w:ascii="Tahoma" w:hAnsi="Tahoma" w:cs="Tahoma"/>
          <w:color w:val="000000"/>
          <w:sz w:val="22"/>
          <w:szCs w:val="22"/>
        </w:rPr>
        <w:t xml:space="preserve">, ao </w:t>
      </w:r>
      <w:r w:rsidR="00884A7D">
        <w:rPr>
          <w:rFonts w:ascii="Tahoma" w:hAnsi="Tahoma" w:cs="Tahoma"/>
          <w:color w:val="000000"/>
          <w:sz w:val="22"/>
          <w:szCs w:val="22"/>
        </w:rPr>
        <w:t xml:space="preserve">Fundo 831 </w:t>
      </w:r>
      <w:r w:rsidR="008532B1">
        <w:rPr>
          <w:rFonts w:ascii="Tahoma" w:hAnsi="Tahoma" w:cs="Tahoma"/>
          <w:color w:val="000000"/>
          <w:sz w:val="22"/>
          <w:szCs w:val="22"/>
        </w:rPr>
        <w:t>e ao FIP</w:t>
      </w:r>
      <w:r w:rsidRPr="008532B1">
        <w:rPr>
          <w:rFonts w:ascii="Tahoma" w:hAnsi="Tahoma" w:cs="Tahoma"/>
          <w:color w:val="000000"/>
          <w:sz w:val="22"/>
          <w:szCs w:val="22"/>
        </w:rPr>
        <w:t xml:space="preserve">, </w:t>
      </w:r>
      <w:r w:rsidR="00A459FA" w:rsidRPr="008532B1">
        <w:rPr>
          <w:rFonts w:ascii="Tahoma" w:hAnsi="Tahoma" w:cs="Tahoma"/>
          <w:color w:val="000000"/>
          <w:sz w:val="22"/>
          <w:szCs w:val="22"/>
        </w:rPr>
        <w:t xml:space="preserve">cumprir as determinações da CVM e da </w:t>
      </w:r>
      <w:r w:rsidR="000D0216" w:rsidRPr="008532B1">
        <w:rPr>
          <w:rFonts w:ascii="Tahoma" w:hAnsi="Tahoma" w:cs="Tahoma"/>
          <w:color w:val="000000"/>
          <w:sz w:val="22"/>
          <w:szCs w:val="22"/>
        </w:rPr>
        <w:t>B3;</w:t>
      </w:r>
    </w:p>
    <w:p w14:paraId="22C36ADE" w14:textId="77777777" w:rsidR="008532B1" w:rsidRPr="008532B1" w:rsidRDefault="008532B1" w:rsidP="00B14690">
      <w:pPr>
        <w:spacing w:after="0" w:line="320" w:lineRule="exact"/>
        <w:ind w:left="1276"/>
        <w:rPr>
          <w:rFonts w:ascii="Tahoma" w:hAnsi="Tahoma" w:cs="Tahoma"/>
          <w:sz w:val="22"/>
          <w:szCs w:val="22"/>
        </w:rPr>
      </w:pPr>
    </w:p>
    <w:p w14:paraId="3DE785D0" w14:textId="77777777" w:rsidR="00FF253E"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sz w:val="22"/>
          <w:szCs w:val="22"/>
        </w:rPr>
        <w:t>em relação à Emissora, manter órgão para atender aos Debenturistas ou contratar instituições financeiras autorizadas para a prestação desse serviço;</w:t>
      </w:r>
    </w:p>
    <w:p w14:paraId="76055B1E" w14:textId="77777777" w:rsidR="008532B1" w:rsidRDefault="008532B1" w:rsidP="00B14690">
      <w:pPr>
        <w:pStyle w:val="PargrafodaLista"/>
        <w:spacing w:after="0" w:line="320" w:lineRule="exact"/>
        <w:rPr>
          <w:rFonts w:ascii="Tahoma" w:hAnsi="Tahoma" w:cs="Tahoma"/>
          <w:sz w:val="22"/>
          <w:szCs w:val="22"/>
        </w:rPr>
      </w:pPr>
    </w:p>
    <w:p w14:paraId="468596F1" w14:textId="77777777" w:rsidR="00A459FA" w:rsidRPr="008532B1"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color w:val="000000"/>
          <w:sz w:val="22"/>
          <w:szCs w:val="22"/>
        </w:rPr>
        <w:t>em relação à Emissora</w:t>
      </w:r>
      <w:r w:rsidR="008532B1">
        <w:rPr>
          <w:rFonts w:ascii="Tahoma" w:hAnsi="Tahoma" w:cs="Tahoma"/>
          <w:color w:val="000000"/>
          <w:sz w:val="22"/>
          <w:szCs w:val="22"/>
        </w:rPr>
        <w:t xml:space="preserve">, ao </w:t>
      </w:r>
      <w:r w:rsidR="003A320E">
        <w:rPr>
          <w:rFonts w:ascii="Tahoma" w:hAnsi="Tahoma" w:cs="Tahoma"/>
          <w:sz w:val="22"/>
          <w:szCs w:val="22"/>
        </w:rPr>
        <w:t xml:space="preserve">Fundo 831 </w:t>
      </w:r>
      <w:r w:rsidR="008532B1">
        <w:rPr>
          <w:rFonts w:ascii="Tahoma" w:hAnsi="Tahoma" w:cs="Tahoma"/>
          <w:color w:val="000000"/>
          <w:sz w:val="22"/>
          <w:szCs w:val="22"/>
        </w:rPr>
        <w:t>e ao FIP</w:t>
      </w:r>
      <w:r w:rsidRPr="008532B1">
        <w:rPr>
          <w:rFonts w:ascii="Tahoma" w:hAnsi="Tahoma" w:cs="Tahoma"/>
          <w:color w:val="000000"/>
          <w:sz w:val="22"/>
          <w:szCs w:val="22"/>
        </w:rPr>
        <w:t xml:space="preserve">, </w:t>
      </w:r>
      <w:r w:rsidR="00A459FA" w:rsidRPr="008532B1">
        <w:rPr>
          <w:rFonts w:ascii="Tahoma" w:hAnsi="Tahoma" w:cs="Tahoma"/>
          <w:color w:val="000000"/>
          <w:sz w:val="22"/>
          <w:szCs w:val="22"/>
        </w:rPr>
        <w:t>não realizar operações fora do seu objeto social</w:t>
      </w:r>
      <w:r w:rsidR="008532B1">
        <w:rPr>
          <w:rFonts w:ascii="Tahoma" w:hAnsi="Tahoma" w:cs="Tahoma"/>
          <w:color w:val="000000"/>
          <w:sz w:val="22"/>
          <w:szCs w:val="22"/>
        </w:rPr>
        <w:t xml:space="preserve"> ou sua respectiva política de investimento, conforme o caso</w:t>
      </w:r>
      <w:r w:rsidR="00A459FA" w:rsidRPr="008532B1">
        <w:rPr>
          <w:rFonts w:ascii="Tahoma" w:hAnsi="Tahoma" w:cs="Tahoma"/>
          <w:color w:val="000000"/>
          <w:sz w:val="22"/>
          <w:szCs w:val="22"/>
        </w:rPr>
        <w:t>;</w:t>
      </w:r>
    </w:p>
    <w:p w14:paraId="0DFC7DEF" w14:textId="77777777" w:rsidR="008532B1" w:rsidRDefault="008532B1" w:rsidP="00B14690">
      <w:pPr>
        <w:pStyle w:val="PargrafodaLista"/>
        <w:spacing w:after="0" w:line="320" w:lineRule="exact"/>
        <w:rPr>
          <w:rFonts w:ascii="Tahoma" w:hAnsi="Tahoma" w:cs="Tahoma"/>
          <w:sz w:val="22"/>
          <w:szCs w:val="22"/>
        </w:rPr>
      </w:pPr>
    </w:p>
    <w:p w14:paraId="2A780042" w14:textId="77777777" w:rsidR="00A459FA" w:rsidRPr="008532B1"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color w:val="000000"/>
          <w:sz w:val="22"/>
          <w:szCs w:val="22"/>
        </w:rPr>
        <w:t>em relação à Emissora</w:t>
      </w:r>
      <w:r w:rsidR="008532B1">
        <w:rPr>
          <w:rFonts w:ascii="Tahoma" w:hAnsi="Tahoma" w:cs="Tahoma"/>
          <w:color w:val="000000"/>
          <w:sz w:val="22"/>
          <w:szCs w:val="22"/>
        </w:rPr>
        <w:t xml:space="preserve">, ao </w:t>
      </w:r>
      <w:r w:rsidR="003A320E">
        <w:rPr>
          <w:rFonts w:ascii="Tahoma" w:hAnsi="Tahoma" w:cs="Tahoma"/>
          <w:sz w:val="22"/>
          <w:szCs w:val="22"/>
        </w:rPr>
        <w:t xml:space="preserve">Fundo 831 </w:t>
      </w:r>
      <w:r w:rsidR="008532B1">
        <w:rPr>
          <w:rFonts w:ascii="Tahoma" w:hAnsi="Tahoma" w:cs="Tahoma"/>
          <w:color w:val="000000"/>
          <w:sz w:val="22"/>
          <w:szCs w:val="22"/>
        </w:rPr>
        <w:t>e ao FIP</w:t>
      </w:r>
      <w:r w:rsidRPr="008532B1">
        <w:rPr>
          <w:rFonts w:ascii="Tahoma" w:hAnsi="Tahoma" w:cs="Tahoma"/>
          <w:color w:val="000000"/>
          <w:sz w:val="22"/>
          <w:szCs w:val="22"/>
        </w:rPr>
        <w:t xml:space="preserve">, </w:t>
      </w:r>
      <w:r w:rsidR="00A459FA" w:rsidRPr="008532B1">
        <w:rPr>
          <w:rFonts w:ascii="Tahoma" w:hAnsi="Tahoma" w:cs="Tahoma"/>
          <w:color w:val="000000"/>
          <w:sz w:val="22"/>
          <w:szCs w:val="22"/>
        </w:rPr>
        <w:t>não praticar atos em desacordo com seu estatuto social</w:t>
      </w:r>
      <w:r w:rsidR="008532B1">
        <w:rPr>
          <w:rFonts w:ascii="Tahoma" w:hAnsi="Tahoma" w:cs="Tahoma"/>
          <w:color w:val="000000"/>
          <w:sz w:val="22"/>
          <w:szCs w:val="22"/>
        </w:rPr>
        <w:t>, seu regulamento</w:t>
      </w:r>
      <w:r w:rsidR="00A459FA" w:rsidRPr="008532B1">
        <w:rPr>
          <w:rFonts w:ascii="Tahoma" w:hAnsi="Tahoma" w:cs="Tahoma"/>
          <w:color w:val="000000"/>
          <w:sz w:val="22"/>
          <w:szCs w:val="22"/>
        </w:rPr>
        <w:t xml:space="preserve"> ou a Escritura;</w:t>
      </w:r>
    </w:p>
    <w:p w14:paraId="58AEB3ED" w14:textId="77777777" w:rsidR="008532B1" w:rsidRDefault="008532B1" w:rsidP="00B14690">
      <w:pPr>
        <w:pStyle w:val="PargrafodaLista"/>
        <w:spacing w:after="0" w:line="320" w:lineRule="exact"/>
        <w:rPr>
          <w:rFonts w:ascii="Tahoma" w:hAnsi="Tahoma" w:cs="Tahoma"/>
          <w:sz w:val="22"/>
          <w:szCs w:val="22"/>
        </w:rPr>
      </w:pPr>
    </w:p>
    <w:p w14:paraId="41395DAB" w14:textId="77777777" w:rsidR="00513FE5" w:rsidRDefault="00501049" w:rsidP="00513FE5">
      <w:pPr>
        <w:numPr>
          <w:ilvl w:val="3"/>
          <w:numId w:val="34"/>
        </w:numPr>
        <w:tabs>
          <w:tab w:val="clear" w:pos="2126"/>
          <w:tab w:val="num" w:pos="1276"/>
        </w:tabs>
        <w:spacing w:after="0" w:line="320" w:lineRule="exact"/>
        <w:ind w:left="1276" w:hanging="567"/>
        <w:rPr>
          <w:rFonts w:ascii="Tahoma" w:hAnsi="Tahoma" w:cs="Tahoma"/>
          <w:color w:val="000000"/>
          <w:sz w:val="22"/>
          <w:szCs w:val="22"/>
        </w:rPr>
      </w:pPr>
      <w:r w:rsidRPr="00C74D17">
        <w:rPr>
          <w:rFonts w:ascii="Tahoma" w:hAnsi="Tahoma" w:cs="Tahoma"/>
          <w:color w:val="000000"/>
          <w:sz w:val="22"/>
          <w:szCs w:val="22"/>
        </w:rPr>
        <w:t xml:space="preserve">em </w:t>
      </w:r>
      <w:r w:rsidR="009B1CE1" w:rsidRPr="00C74D17">
        <w:rPr>
          <w:rFonts w:ascii="Tahoma" w:hAnsi="Tahoma" w:cs="Tahoma"/>
          <w:color w:val="000000"/>
          <w:sz w:val="22"/>
          <w:szCs w:val="22"/>
        </w:rPr>
        <w:t>relação à Emissora</w:t>
      </w:r>
      <w:r w:rsidR="0032409F">
        <w:rPr>
          <w:rFonts w:ascii="Tahoma" w:hAnsi="Tahoma" w:cs="Tahoma"/>
          <w:color w:val="000000"/>
          <w:sz w:val="22"/>
          <w:szCs w:val="22"/>
        </w:rPr>
        <w:t>,</w:t>
      </w:r>
      <w:r w:rsidR="009B1CE1" w:rsidRPr="00C74D17">
        <w:rPr>
          <w:rFonts w:ascii="Tahoma" w:hAnsi="Tahoma" w:cs="Tahoma"/>
          <w:color w:val="000000"/>
          <w:sz w:val="22"/>
          <w:szCs w:val="22"/>
        </w:rPr>
        <w:t xml:space="preserve"> </w:t>
      </w:r>
      <w:r w:rsidR="0032409F">
        <w:rPr>
          <w:rFonts w:ascii="Tahoma" w:hAnsi="Tahoma" w:cs="Tahoma"/>
          <w:color w:val="000000"/>
          <w:sz w:val="22"/>
          <w:szCs w:val="22"/>
        </w:rPr>
        <w:t xml:space="preserve">ao </w:t>
      </w:r>
      <w:r w:rsidR="0032409F">
        <w:rPr>
          <w:rFonts w:ascii="Tahoma" w:hAnsi="Tahoma" w:cs="Tahoma"/>
          <w:sz w:val="22"/>
          <w:szCs w:val="22"/>
        </w:rPr>
        <w:t xml:space="preserve">Fundo 831 </w:t>
      </w:r>
      <w:r w:rsidR="0032409F">
        <w:rPr>
          <w:rFonts w:ascii="Tahoma" w:hAnsi="Tahoma" w:cs="Tahoma"/>
          <w:color w:val="000000"/>
          <w:sz w:val="22"/>
          <w:szCs w:val="22"/>
        </w:rPr>
        <w:t>e ao FIP</w:t>
      </w:r>
      <w:r w:rsidR="009B1CE1" w:rsidRPr="00C74D17">
        <w:rPr>
          <w:rFonts w:ascii="Tahoma" w:hAnsi="Tahoma" w:cs="Tahoma"/>
          <w:color w:val="000000"/>
          <w:sz w:val="22"/>
          <w:szCs w:val="22"/>
        </w:rPr>
        <w:t>, cumprir</w:t>
      </w:r>
      <w:r w:rsidR="00695A2C" w:rsidRPr="00C74D17">
        <w:rPr>
          <w:rFonts w:ascii="Tahoma" w:hAnsi="Tahoma" w:cs="Tahoma"/>
          <w:color w:val="000000"/>
          <w:sz w:val="22"/>
          <w:szCs w:val="22"/>
        </w:rPr>
        <w:t xml:space="preserve"> leis, regulamentos, normas administrativas e determinações dos órgãos governamentais, autarquias ou tribunais, aplicáveis à condução de seus negócios, exceto por aquelas questionadas nas esferas administrativa e/ou judicia</w:t>
      </w:r>
      <w:r w:rsidR="001F45D4" w:rsidRPr="00C74D17">
        <w:rPr>
          <w:rFonts w:ascii="Tahoma" w:hAnsi="Tahoma" w:cs="Tahoma"/>
          <w:color w:val="000000"/>
          <w:sz w:val="22"/>
          <w:szCs w:val="22"/>
        </w:rPr>
        <w:t>l</w:t>
      </w:r>
      <w:r w:rsidR="00AE22EA" w:rsidRPr="00C74D17">
        <w:rPr>
          <w:rFonts w:ascii="Tahoma" w:hAnsi="Tahoma" w:cs="Tahoma"/>
          <w:color w:val="000000"/>
          <w:sz w:val="22"/>
          <w:szCs w:val="22"/>
        </w:rPr>
        <w:t xml:space="preserve">, </w:t>
      </w:r>
      <w:r w:rsidR="00A361FC" w:rsidRPr="00C74D17">
        <w:rPr>
          <w:rFonts w:ascii="Tahoma" w:hAnsi="Tahoma" w:cs="Tahoma"/>
          <w:color w:val="000000"/>
          <w:sz w:val="22"/>
          <w:szCs w:val="22"/>
        </w:rPr>
        <w:t xml:space="preserve">de forma que seja obtido provimento que suspensa a exigibilidade de cumprimento da respectiva lei, regulamento, norma administrativa </w:t>
      </w:r>
      <w:r w:rsidR="00513FE5">
        <w:rPr>
          <w:rFonts w:ascii="Tahoma" w:hAnsi="Tahoma" w:cs="Tahoma"/>
          <w:color w:val="000000"/>
          <w:sz w:val="22"/>
          <w:szCs w:val="22"/>
        </w:rPr>
        <w:t>ou</w:t>
      </w:r>
      <w:r w:rsidR="00A361FC" w:rsidRPr="00C74D17">
        <w:rPr>
          <w:rFonts w:ascii="Tahoma" w:hAnsi="Tahoma" w:cs="Tahoma"/>
          <w:color w:val="000000"/>
          <w:sz w:val="22"/>
          <w:szCs w:val="22"/>
        </w:rPr>
        <w:t xml:space="preserve"> determinação de órgão governamental, autarquia ou tribunal, conforme for o caso</w:t>
      </w:r>
      <w:r w:rsidR="00C74D17" w:rsidRPr="00C74D17">
        <w:rPr>
          <w:rFonts w:ascii="Tahoma" w:hAnsi="Tahoma" w:cs="Tahoma"/>
          <w:color w:val="000000"/>
          <w:sz w:val="22"/>
          <w:szCs w:val="22"/>
        </w:rPr>
        <w:t>, sendo certo que quando não for possível apresentar tal provimento, por qualquer razão, a Emissora e/ou os Garantidores deverão comprovar a impossibilidade alegada</w:t>
      </w:r>
      <w:r w:rsidR="00695A2C" w:rsidRPr="00C74D17">
        <w:rPr>
          <w:rFonts w:ascii="Tahoma" w:hAnsi="Tahoma" w:cs="Tahoma"/>
          <w:color w:val="000000"/>
          <w:sz w:val="22"/>
          <w:szCs w:val="22"/>
        </w:rPr>
        <w:t>;</w:t>
      </w:r>
    </w:p>
    <w:p w14:paraId="50CB4967" w14:textId="77777777" w:rsidR="00513FE5" w:rsidRDefault="00513FE5" w:rsidP="00513FE5">
      <w:pPr>
        <w:pStyle w:val="PargrafodaLista"/>
        <w:rPr>
          <w:rFonts w:ascii="Tahoma" w:hAnsi="Tahoma" w:cs="Tahoma"/>
          <w:color w:val="000000"/>
          <w:sz w:val="22"/>
          <w:szCs w:val="22"/>
        </w:rPr>
      </w:pPr>
    </w:p>
    <w:p w14:paraId="21CBDDEB" w14:textId="77777777" w:rsidR="00C74D17" w:rsidRDefault="00513FE5" w:rsidP="00513FE5">
      <w:pPr>
        <w:numPr>
          <w:ilvl w:val="3"/>
          <w:numId w:val="34"/>
        </w:numPr>
        <w:tabs>
          <w:tab w:val="clear" w:pos="2126"/>
          <w:tab w:val="num" w:pos="1276"/>
        </w:tabs>
        <w:spacing w:after="0" w:line="320" w:lineRule="exact"/>
        <w:ind w:left="1276" w:hanging="567"/>
        <w:rPr>
          <w:rFonts w:ascii="Tahoma" w:hAnsi="Tahoma" w:cs="Tahoma"/>
          <w:color w:val="000000"/>
          <w:sz w:val="22"/>
          <w:szCs w:val="22"/>
        </w:rPr>
      </w:pPr>
      <w:r>
        <w:rPr>
          <w:rFonts w:ascii="Tahoma" w:hAnsi="Tahoma" w:cs="Tahoma"/>
          <w:color w:val="000000"/>
          <w:sz w:val="22"/>
          <w:szCs w:val="22"/>
        </w:rPr>
        <w:t xml:space="preserve">em relação ao Sr. José, </w:t>
      </w:r>
      <w:r w:rsidRPr="00C74D17">
        <w:rPr>
          <w:rFonts w:ascii="Tahoma" w:hAnsi="Tahoma" w:cs="Tahoma"/>
          <w:color w:val="000000"/>
          <w:sz w:val="22"/>
          <w:szCs w:val="22"/>
        </w:rPr>
        <w:t xml:space="preserve">cumprir leis e determinações dos órgãos governamentais ou tribunais, exceto por aquelas questionadas nas esferas administrativa e/ou judicial, de forma que seja obtido provimento que suspensa a exigibilidade de cumprimento da respectiva lei </w:t>
      </w:r>
      <w:r>
        <w:rPr>
          <w:rFonts w:ascii="Tahoma" w:hAnsi="Tahoma" w:cs="Tahoma"/>
          <w:color w:val="000000"/>
          <w:sz w:val="22"/>
          <w:szCs w:val="22"/>
        </w:rPr>
        <w:t>ou</w:t>
      </w:r>
      <w:r w:rsidRPr="00C74D17">
        <w:rPr>
          <w:rFonts w:ascii="Tahoma" w:hAnsi="Tahoma" w:cs="Tahoma"/>
          <w:color w:val="000000"/>
          <w:sz w:val="22"/>
          <w:szCs w:val="22"/>
        </w:rPr>
        <w:t xml:space="preserve"> determinação de órgão governamental ou tribunal, conforme for o caso, sendo certo que quando não for possível apresentar tal provimento, por qualquer razão, </w:t>
      </w:r>
      <w:r>
        <w:rPr>
          <w:rFonts w:ascii="Tahoma" w:hAnsi="Tahoma" w:cs="Tahoma"/>
          <w:color w:val="000000"/>
          <w:sz w:val="22"/>
          <w:szCs w:val="22"/>
        </w:rPr>
        <w:t xml:space="preserve">o Sr. José </w:t>
      </w:r>
      <w:r w:rsidRPr="00C74D17">
        <w:rPr>
          <w:rFonts w:ascii="Tahoma" w:hAnsi="Tahoma" w:cs="Tahoma"/>
          <w:color w:val="000000"/>
          <w:sz w:val="22"/>
          <w:szCs w:val="22"/>
        </w:rPr>
        <w:t>dever</w:t>
      </w:r>
      <w:r>
        <w:rPr>
          <w:rFonts w:ascii="Tahoma" w:hAnsi="Tahoma" w:cs="Tahoma"/>
          <w:color w:val="000000"/>
          <w:sz w:val="22"/>
          <w:szCs w:val="22"/>
        </w:rPr>
        <w:t>á</w:t>
      </w:r>
      <w:r w:rsidRPr="00C74D17">
        <w:rPr>
          <w:rFonts w:ascii="Tahoma" w:hAnsi="Tahoma" w:cs="Tahoma"/>
          <w:color w:val="000000"/>
          <w:sz w:val="22"/>
          <w:szCs w:val="22"/>
        </w:rPr>
        <w:t xml:space="preserve"> comprovar a impossibilidade alegada</w:t>
      </w:r>
      <w:r>
        <w:rPr>
          <w:rFonts w:ascii="Tahoma" w:hAnsi="Tahoma" w:cs="Tahoma"/>
          <w:color w:val="000000"/>
          <w:sz w:val="22"/>
          <w:szCs w:val="22"/>
        </w:rPr>
        <w:t>;</w:t>
      </w:r>
    </w:p>
    <w:p w14:paraId="250D509F" w14:textId="77777777" w:rsidR="008532B1" w:rsidRPr="00C74D17" w:rsidRDefault="008532B1" w:rsidP="00513FE5">
      <w:pPr>
        <w:spacing w:after="0" w:line="320" w:lineRule="exact"/>
        <w:rPr>
          <w:rFonts w:ascii="Tahoma" w:hAnsi="Tahoma" w:cs="Tahoma"/>
          <w:sz w:val="22"/>
          <w:szCs w:val="22"/>
        </w:rPr>
      </w:pPr>
    </w:p>
    <w:p w14:paraId="0ADAABD9" w14:textId="77777777" w:rsidR="00695A2C" w:rsidRPr="008532B1" w:rsidRDefault="00501049"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color w:val="000000"/>
          <w:sz w:val="22"/>
          <w:szCs w:val="22"/>
        </w:rPr>
        <w:t xml:space="preserve">em </w:t>
      </w:r>
      <w:r w:rsidR="009B1CE1" w:rsidRPr="008532B1">
        <w:rPr>
          <w:rFonts w:ascii="Tahoma" w:hAnsi="Tahoma" w:cs="Tahoma"/>
          <w:color w:val="000000"/>
          <w:sz w:val="22"/>
          <w:szCs w:val="22"/>
        </w:rPr>
        <w:t>relação à Emissora</w:t>
      </w:r>
      <w:r w:rsidR="00333331">
        <w:rPr>
          <w:rFonts w:ascii="Tahoma" w:hAnsi="Tahoma" w:cs="Tahoma"/>
          <w:color w:val="000000"/>
          <w:sz w:val="22"/>
          <w:szCs w:val="22"/>
        </w:rPr>
        <w:t xml:space="preserve"> </w:t>
      </w:r>
      <w:r w:rsidR="00333331" w:rsidRPr="00AE22EA">
        <w:rPr>
          <w:rFonts w:ascii="Tahoma" w:hAnsi="Tahoma" w:cs="Tahoma"/>
          <w:color w:val="000000"/>
          <w:sz w:val="22"/>
          <w:szCs w:val="22"/>
        </w:rPr>
        <w:t>e aos Garantidores</w:t>
      </w:r>
      <w:r w:rsidR="009B1CE1" w:rsidRPr="008532B1">
        <w:rPr>
          <w:rFonts w:ascii="Tahoma" w:hAnsi="Tahoma" w:cs="Tahoma"/>
          <w:color w:val="000000"/>
          <w:sz w:val="22"/>
          <w:szCs w:val="22"/>
        </w:rPr>
        <w:t>, cumprir</w:t>
      </w:r>
      <w:r w:rsidR="00695A2C" w:rsidRPr="008532B1">
        <w:rPr>
          <w:rFonts w:ascii="Tahoma" w:hAnsi="Tahoma" w:cs="Tahoma"/>
          <w:color w:val="000000"/>
          <w:sz w:val="22"/>
          <w:szCs w:val="22"/>
        </w:rPr>
        <w:t xml:space="preserve"> a legislação </w:t>
      </w:r>
      <w:r w:rsidR="00333331">
        <w:rPr>
          <w:rFonts w:ascii="Tahoma" w:hAnsi="Tahoma" w:cs="Tahoma"/>
          <w:color w:val="000000"/>
          <w:sz w:val="22"/>
          <w:szCs w:val="22"/>
        </w:rPr>
        <w:t>socio</w:t>
      </w:r>
      <w:r w:rsidR="00695A2C" w:rsidRPr="008532B1">
        <w:rPr>
          <w:rFonts w:ascii="Tahoma" w:hAnsi="Tahoma" w:cs="Tahoma"/>
          <w:color w:val="000000"/>
          <w:sz w:val="22"/>
          <w:szCs w:val="22"/>
        </w:rPr>
        <w:t>ambiental em vigor, inclusive, mas não limitado à, legisl</w:t>
      </w:r>
      <w:r w:rsidR="00695A2C" w:rsidRPr="00513FE5">
        <w:rPr>
          <w:rFonts w:ascii="Tahoma" w:hAnsi="Tahoma" w:cs="Tahoma"/>
          <w:sz w:val="22"/>
          <w:szCs w:val="22"/>
        </w:rPr>
        <w:t>a</w:t>
      </w:r>
      <w:r w:rsidR="00695A2C" w:rsidRPr="008532B1">
        <w:rPr>
          <w:rFonts w:ascii="Tahoma" w:hAnsi="Tahoma" w:cs="Tahoma"/>
          <w:color w:val="000000"/>
          <w:sz w:val="22"/>
          <w:szCs w:val="22"/>
        </w:rPr>
        <w:t xml:space="preserve">ção em vigor pertinente à </w:t>
      </w:r>
      <w:r w:rsidR="00695A2C" w:rsidRPr="008532B1">
        <w:rPr>
          <w:rFonts w:ascii="Tahoma" w:hAnsi="Tahoma" w:cs="Tahoma"/>
          <w:color w:val="000000"/>
          <w:sz w:val="22"/>
          <w:szCs w:val="22"/>
        </w:rPr>
        <w:lastRenderedPageBreak/>
        <w:t>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w:t>
      </w:r>
      <w:r w:rsidR="00B67A6E" w:rsidRPr="008532B1">
        <w:rPr>
          <w:rFonts w:ascii="Tahoma" w:hAnsi="Tahoma" w:cs="Tahoma"/>
          <w:color w:val="000000"/>
          <w:sz w:val="22"/>
          <w:szCs w:val="22"/>
        </w:rPr>
        <w:t>, exceto por aquelas questionadas nas esferas administrativa e/ou judicial</w:t>
      </w:r>
      <w:r w:rsidR="00AE22EA" w:rsidRPr="00AE22EA">
        <w:rPr>
          <w:rFonts w:ascii="Tahoma" w:hAnsi="Tahoma" w:cs="Tahoma"/>
          <w:color w:val="000000"/>
          <w:sz w:val="22"/>
          <w:szCs w:val="22"/>
        </w:rPr>
        <w:t>, de forma que seja obti</w:t>
      </w:r>
      <w:r w:rsidR="00333331">
        <w:rPr>
          <w:rFonts w:ascii="Tahoma" w:hAnsi="Tahoma" w:cs="Tahoma"/>
          <w:color w:val="000000"/>
          <w:sz w:val="22"/>
          <w:szCs w:val="22"/>
        </w:rPr>
        <w:t>d</w:t>
      </w:r>
      <w:r w:rsidR="00AE22EA" w:rsidRPr="00AE22EA">
        <w:rPr>
          <w:rFonts w:ascii="Tahoma" w:hAnsi="Tahoma" w:cs="Tahoma"/>
          <w:color w:val="000000"/>
          <w:sz w:val="22"/>
          <w:szCs w:val="22"/>
        </w:rPr>
        <w:t xml:space="preserve">o provimento que suspenda a exigibilidade da respectiva </w:t>
      </w:r>
      <w:r w:rsidR="00A361FC">
        <w:rPr>
          <w:rFonts w:ascii="Tahoma" w:hAnsi="Tahoma" w:cs="Tahoma"/>
          <w:color w:val="000000"/>
          <w:sz w:val="22"/>
          <w:szCs w:val="22"/>
        </w:rPr>
        <w:t>legislação</w:t>
      </w:r>
      <w:r w:rsidR="00695A2C" w:rsidRPr="008532B1">
        <w:rPr>
          <w:rFonts w:ascii="Tahoma" w:hAnsi="Tahoma" w:cs="Tahoma"/>
          <w:color w:val="000000"/>
          <w:sz w:val="22"/>
          <w:szCs w:val="22"/>
        </w:rPr>
        <w:t>;</w:t>
      </w:r>
    </w:p>
    <w:p w14:paraId="01FF4D46" w14:textId="77777777" w:rsidR="008532B1" w:rsidRDefault="008532B1" w:rsidP="00B14690">
      <w:pPr>
        <w:pStyle w:val="PargrafodaLista"/>
        <w:spacing w:after="0" w:line="320" w:lineRule="exact"/>
        <w:rPr>
          <w:rFonts w:ascii="Tahoma" w:hAnsi="Tahoma" w:cs="Tahoma"/>
          <w:sz w:val="22"/>
          <w:szCs w:val="22"/>
        </w:rPr>
      </w:pPr>
    </w:p>
    <w:p w14:paraId="3A4414B4" w14:textId="77777777" w:rsidR="00695A2C" w:rsidRPr="008532B1" w:rsidRDefault="00501049"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color w:val="000000"/>
          <w:sz w:val="22"/>
          <w:szCs w:val="22"/>
        </w:rPr>
        <w:t xml:space="preserve">em </w:t>
      </w:r>
      <w:r w:rsidR="00695A2C" w:rsidRPr="008532B1">
        <w:rPr>
          <w:rFonts w:ascii="Tahoma" w:hAnsi="Tahoma" w:cs="Tahoma"/>
          <w:color w:val="000000"/>
          <w:sz w:val="22"/>
          <w:szCs w:val="22"/>
        </w:rPr>
        <w:t>relação à Emissora</w:t>
      </w:r>
      <w:r w:rsidR="00333331">
        <w:rPr>
          <w:rFonts w:ascii="Tahoma" w:hAnsi="Tahoma" w:cs="Tahoma"/>
          <w:color w:val="000000"/>
          <w:sz w:val="22"/>
          <w:szCs w:val="22"/>
        </w:rPr>
        <w:t xml:space="preserve"> </w:t>
      </w:r>
      <w:r w:rsidR="00333331" w:rsidRPr="00AE22EA">
        <w:rPr>
          <w:rFonts w:ascii="Tahoma" w:hAnsi="Tahoma" w:cs="Tahoma"/>
          <w:color w:val="000000"/>
          <w:sz w:val="22"/>
          <w:szCs w:val="22"/>
        </w:rPr>
        <w:t>e aos Garantidores</w:t>
      </w:r>
      <w:r w:rsidR="00695A2C" w:rsidRPr="008532B1">
        <w:rPr>
          <w:rFonts w:ascii="Tahoma" w:hAnsi="Tahoma" w:cs="Tahoma"/>
          <w:color w:val="000000"/>
          <w:sz w:val="22"/>
          <w:szCs w:val="22"/>
        </w:rPr>
        <w:t>, cumprir a legislação trabalhista e previdenciária</w:t>
      </w:r>
      <w:r w:rsidR="00BA30B2" w:rsidRPr="008532B1">
        <w:rPr>
          <w:rFonts w:ascii="Tahoma" w:hAnsi="Tahoma" w:cs="Tahoma"/>
          <w:color w:val="000000"/>
          <w:sz w:val="22"/>
          <w:szCs w:val="22"/>
        </w:rPr>
        <w:t xml:space="preserve"> em vigor</w:t>
      </w:r>
      <w:r w:rsidR="00695A2C" w:rsidRPr="008532B1">
        <w:rPr>
          <w:rFonts w:ascii="Tahoma" w:hAnsi="Tahoma" w:cs="Tahoma"/>
          <w:color w:val="000000"/>
          <w:sz w:val="22"/>
          <w:szCs w:val="22"/>
        </w:rPr>
        <w:t xml:space="preserve">, zelando sempre para que </w:t>
      </w:r>
      <w:r w:rsidR="00695A2C" w:rsidRPr="008532B1">
        <w:rPr>
          <w:rFonts w:ascii="Tahoma" w:hAnsi="Tahoma" w:cs="Tahoma"/>
          <w:b/>
          <w:color w:val="000000"/>
          <w:sz w:val="22"/>
          <w:szCs w:val="22"/>
        </w:rPr>
        <w:t>(a) </w:t>
      </w:r>
      <w:r w:rsidR="00695A2C" w:rsidRPr="008532B1">
        <w:rPr>
          <w:rFonts w:ascii="Tahoma" w:hAnsi="Tahoma" w:cs="Tahoma"/>
          <w:color w:val="000000"/>
          <w:sz w:val="22"/>
          <w:szCs w:val="22"/>
        </w:rPr>
        <w:t>não utilize, direta ou indiretamente, trabalho em condições análogas às de escravo ou trabalho infantil;</w:t>
      </w:r>
      <w:r w:rsidR="00695A2C" w:rsidRPr="008532B1">
        <w:rPr>
          <w:rFonts w:ascii="Tahoma" w:hAnsi="Tahoma" w:cs="Tahoma"/>
          <w:b/>
          <w:color w:val="000000"/>
          <w:sz w:val="22"/>
          <w:szCs w:val="22"/>
        </w:rPr>
        <w:t xml:space="preserve"> (b)</w:t>
      </w:r>
      <w:r w:rsidR="00695A2C" w:rsidRPr="008532B1">
        <w:rPr>
          <w:rFonts w:ascii="Tahoma" w:hAnsi="Tahoma" w:cs="Tahoma"/>
          <w:color w:val="000000"/>
          <w:sz w:val="22"/>
          <w:szCs w:val="22"/>
        </w:rPr>
        <w:t xml:space="preserve"> os trabalhadores da Emissora estejam devidamente registrados nos termos da legislação em vigor; </w:t>
      </w:r>
      <w:r w:rsidR="00695A2C" w:rsidRPr="008532B1">
        <w:rPr>
          <w:rFonts w:ascii="Tahoma" w:hAnsi="Tahoma" w:cs="Tahoma"/>
          <w:b/>
          <w:color w:val="000000"/>
          <w:sz w:val="22"/>
          <w:szCs w:val="22"/>
        </w:rPr>
        <w:t>(c)</w:t>
      </w:r>
      <w:r w:rsidR="00695A2C" w:rsidRPr="008532B1">
        <w:rPr>
          <w:rFonts w:ascii="Tahoma" w:hAnsi="Tahoma" w:cs="Tahoma"/>
          <w:color w:val="000000"/>
          <w:sz w:val="22"/>
          <w:szCs w:val="22"/>
        </w:rPr>
        <w:t> </w:t>
      </w:r>
      <w:r w:rsidR="009B1CE1" w:rsidRPr="008532B1">
        <w:rPr>
          <w:rFonts w:ascii="Tahoma" w:hAnsi="Tahoma" w:cs="Tahoma"/>
          <w:color w:val="000000"/>
          <w:sz w:val="22"/>
          <w:szCs w:val="22"/>
        </w:rPr>
        <w:t xml:space="preserve">sejam cumpridas </w:t>
      </w:r>
      <w:r w:rsidR="00695A2C" w:rsidRPr="008532B1">
        <w:rPr>
          <w:rFonts w:ascii="Tahoma" w:hAnsi="Tahoma" w:cs="Tahoma"/>
          <w:color w:val="000000"/>
          <w:sz w:val="22"/>
          <w:szCs w:val="22"/>
        </w:rPr>
        <w:t xml:space="preserve">as obrigações decorrentes dos respectivos contratos de trabalho e da legislação trabalhista e previdenciária em vigor; e </w:t>
      </w:r>
      <w:r w:rsidR="00695A2C" w:rsidRPr="008532B1">
        <w:rPr>
          <w:rFonts w:ascii="Tahoma" w:hAnsi="Tahoma" w:cs="Tahoma"/>
          <w:b/>
          <w:color w:val="000000"/>
          <w:sz w:val="22"/>
          <w:szCs w:val="22"/>
        </w:rPr>
        <w:t>(d)</w:t>
      </w:r>
      <w:r w:rsidR="00695A2C" w:rsidRPr="008532B1">
        <w:rPr>
          <w:rFonts w:ascii="Tahoma" w:hAnsi="Tahoma" w:cs="Tahoma"/>
          <w:color w:val="000000"/>
          <w:sz w:val="22"/>
          <w:szCs w:val="22"/>
        </w:rPr>
        <w:t> </w:t>
      </w:r>
      <w:r w:rsidR="009B1CE1" w:rsidRPr="008532B1">
        <w:rPr>
          <w:rFonts w:ascii="Tahoma" w:hAnsi="Tahoma" w:cs="Tahoma"/>
          <w:color w:val="000000"/>
          <w:sz w:val="22"/>
          <w:szCs w:val="22"/>
        </w:rPr>
        <w:t>seja cumprida</w:t>
      </w:r>
      <w:r w:rsidR="00695A2C" w:rsidRPr="008532B1">
        <w:rPr>
          <w:rFonts w:ascii="Tahoma" w:hAnsi="Tahoma" w:cs="Tahoma"/>
          <w:color w:val="000000"/>
          <w:sz w:val="22"/>
          <w:szCs w:val="22"/>
        </w:rPr>
        <w:t xml:space="preserve"> a legislação aplicável à saúde e segurança públicas</w:t>
      </w:r>
      <w:r w:rsidR="008135A5" w:rsidRPr="008532B1">
        <w:rPr>
          <w:rFonts w:ascii="Tahoma" w:hAnsi="Tahoma" w:cs="Tahoma"/>
          <w:color w:val="000000"/>
          <w:sz w:val="22"/>
          <w:szCs w:val="22"/>
        </w:rPr>
        <w:t>, exceto por aquelas questionadas nas esferas administrativa e/ou judicial</w:t>
      </w:r>
      <w:r w:rsidR="00AE22EA" w:rsidRPr="00AE22EA">
        <w:rPr>
          <w:rFonts w:ascii="Tahoma" w:hAnsi="Tahoma" w:cs="Tahoma"/>
          <w:color w:val="000000"/>
          <w:sz w:val="22"/>
          <w:szCs w:val="22"/>
        </w:rPr>
        <w:t>, de forma que seja obti</w:t>
      </w:r>
      <w:r w:rsidR="00333331">
        <w:rPr>
          <w:rFonts w:ascii="Tahoma" w:hAnsi="Tahoma" w:cs="Tahoma"/>
          <w:color w:val="000000"/>
          <w:sz w:val="22"/>
          <w:szCs w:val="22"/>
        </w:rPr>
        <w:t>d</w:t>
      </w:r>
      <w:r w:rsidR="00AE22EA" w:rsidRPr="00AE22EA">
        <w:rPr>
          <w:rFonts w:ascii="Tahoma" w:hAnsi="Tahoma" w:cs="Tahoma"/>
          <w:color w:val="000000"/>
          <w:sz w:val="22"/>
          <w:szCs w:val="22"/>
        </w:rPr>
        <w:t xml:space="preserve">o provimento que suspenda a exigibilidade da respectiva </w:t>
      </w:r>
      <w:r w:rsidR="00A361FC">
        <w:rPr>
          <w:rFonts w:ascii="Tahoma" w:hAnsi="Tahoma" w:cs="Tahoma"/>
          <w:color w:val="000000"/>
          <w:sz w:val="22"/>
          <w:szCs w:val="22"/>
        </w:rPr>
        <w:t>legislação</w:t>
      </w:r>
      <w:r w:rsidR="00695A2C" w:rsidRPr="008532B1">
        <w:rPr>
          <w:rFonts w:ascii="Tahoma" w:hAnsi="Tahoma" w:cs="Tahoma"/>
          <w:color w:val="000000"/>
          <w:sz w:val="22"/>
          <w:szCs w:val="22"/>
        </w:rPr>
        <w:t>;</w:t>
      </w:r>
    </w:p>
    <w:p w14:paraId="60DAFF8E" w14:textId="77777777" w:rsidR="008532B1" w:rsidRDefault="008532B1" w:rsidP="00B14690">
      <w:pPr>
        <w:pStyle w:val="PargrafodaLista"/>
        <w:spacing w:after="0" w:line="320" w:lineRule="exact"/>
        <w:rPr>
          <w:rFonts w:ascii="Tahoma" w:hAnsi="Tahoma" w:cs="Tahoma"/>
          <w:sz w:val="22"/>
          <w:szCs w:val="22"/>
        </w:rPr>
      </w:pPr>
    </w:p>
    <w:p w14:paraId="4C8AC3FA" w14:textId="77777777" w:rsidR="00635146" w:rsidRPr="008532B1"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bookmarkStart w:id="49" w:name="_Ref168844078"/>
      <w:bookmarkEnd w:id="48"/>
      <w:r w:rsidRPr="008532B1">
        <w:rPr>
          <w:rFonts w:ascii="Tahoma" w:hAnsi="Tahoma" w:cs="Tahoma"/>
          <w:color w:val="000000"/>
          <w:sz w:val="22"/>
          <w:szCs w:val="22"/>
        </w:rPr>
        <w:t>em relação à Emissora</w:t>
      </w:r>
      <w:r w:rsidR="008532B1">
        <w:rPr>
          <w:rFonts w:ascii="Tahoma" w:hAnsi="Tahoma" w:cs="Tahoma"/>
          <w:color w:val="000000"/>
          <w:sz w:val="22"/>
          <w:szCs w:val="22"/>
        </w:rPr>
        <w:t xml:space="preserve">, ao </w:t>
      </w:r>
      <w:r w:rsidR="009168F3">
        <w:rPr>
          <w:rFonts w:ascii="Tahoma" w:hAnsi="Tahoma" w:cs="Tahoma"/>
          <w:color w:val="000000"/>
          <w:sz w:val="22"/>
          <w:szCs w:val="22"/>
        </w:rPr>
        <w:t xml:space="preserve">Fundo 831 </w:t>
      </w:r>
      <w:r w:rsidR="008532B1">
        <w:rPr>
          <w:rFonts w:ascii="Tahoma" w:hAnsi="Tahoma" w:cs="Tahoma"/>
          <w:color w:val="000000"/>
          <w:sz w:val="22"/>
          <w:szCs w:val="22"/>
        </w:rPr>
        <w:t>e ao FIP</w:t>
      </w:r>
      <w:r w:rsidRPr="008532B1">
        <w:rPr>
          <w:rFonts w:ascii="Tahoma" w:hAnsi="Tahoma" w:cs="Tahoma"/>
          <w:color w:val="000000"/>
          <w:sz w:val="22"/>
          <w:szCs w:val="22"/>
        </w:rPr>
        <w:t xml:space="preserve">, </w:t>
      </w:r>
      <w:r w:rsidR="00635146" w:rsidRPr="008532B1">
        <w:rPr>
          <w:rFonts w:ascii="Tahoma" w:hAnsi="Tahoma" w:cs="Tahoma"/>
          <w:color w:val="000000"/>
          <w:sz w:val="22"/>
          <w:szCs w:val="22"/>
        </w:rPr>
        <w:t>manter</w:t>
      </w:r>
      <w:r w:rsidR="00A87336" w:rsidRPr="008532B1">
        <w:rPr>
          <w:rFonts w:ascii="Tahoma" w:hAnsi="Tahoma" w:cs="Tahoma"/>
          <w:sz w:val="22"/>
          <w:szCs w:val="22"/>
        </w:rPr>
        <w:t xml:space="preserve"> </w:t>
      </w:r>
      <w:r w:rsidR="00A87336" w:rsidRPr="008532B1">
        <w:rPr>
          <w:rFonts w:ascii="Tahoma" w:hAnsi="Tahoma" w:cs="Tahoma"/>
          <w:color w:val="000000"/>
          <w:sz w:val="22"/>
          <w:szCs w:val="22"/>
        </w:rPr>
        <w:t>e fazer com que as Controladas mantenham,</w:t>
      </w:r>
      <w:r w:rsidR="00A046B4" w:rsidRPr="008532B1">
        <w:rPr>
          <w:rFonts w:ascii="Tahoma" w:hAnsi="Tahoma" w:cs="Tahoma"/>
          <w:color w:val="000000"/>
          <w:sz w:val="22"/>
          <w:szCs w:val="22"/>
        </w:rPr>
        <w:t xml:space="preserve"> </w:t>
      </w:r>
      <w:r w:rsidR="00635146" w:rsidRPr="008532B1">
        <w:rPr>
          <w:rFonts w:ascii="Tahoma" w:hAnsi="Tahoma" w:cs="Tahoma"/>
          <w:color w:val="000000"/>
          <w:sz w:val="22"/>
          <w:szCs w:val="22"/>
        </w:rPr>
        <w:t>sempre válidas</w:t>
      </w:r>
      <w:r w:rsidR="00846AC6">
        <w:rPr>
          <w:rFonts w:ascii="Tahoma" w:hAnsi="Tahoma" w:cs="Tahoma"/>
          <w:color w:val="000000"/>
          <w:sz w:val="22"/>
          <w:szCs w:val="22"/>
        </w:rPr>
        <w:t xml:space="preserve"> e regulares</w:t>
      </w:r>
      <w:r w:rsidR="00635146" w:rsidRPr="008532B1">
        <w:rPr>
          <w:rFonts w:ascii="Tahoma" w:hAnsi="Tahoma" w:cs="Tahoma"/>
          <w:color w:val="000000"/>
          <w:sz w:val="22"/>
          <w:szCs w:val="22"/>
        </w:rPr>
        <w:t xml:space="preserve"> todas as</w:t>
      </w:r>
      <w:r w:rsidR="0023568A" w:rsidRPr="008532B1">
        <w:rPr>
          <w:rFonts w:ascii="Tahoma" w:hAnsi="Tahoma" w:cs="Tahoma"/>
          <w:color w:val="000000"/>
          <w:sz w:val="22"/>
          <w:szCs w:val="22"/>
        </w:rPr>
        <w:t xml:space="preserve"> licenças, concessões, autorizações, permissões e alvarás</w:t>
      </w:r>
      <w:r w:rsidR="00635146" w:rsidRPr="008532B1">
        <w:rPr>
          <w:rFonts w:ascii="Tahoma" w:hAnsi="Tahoma" w:cs="Tahoma"/>
          <w:color w:val="000000"/>
          <w:sz w:val="22"/>
          <w:szCs w:val="22"/>
        </w:rPr>
        <w:t xml:space="preserve">, inclusive ambientais, </w:t>
      </w:r>
      <w:r w:rsidR="00513FE5">
        <w:rPr>
          <w:rFonts w:ascii="Tahoma" w:hAnsi="Tahoma" w:cs="Tahoma"/>
          <w:color w:val="000000"/>
          <w:sz w:val="22"/>
          <w:szCs w:val="22"/>
        </w:rPr>
        <w:t xml:space="preserve">necessários </w:t>
      </w:r>
      <w:r w:rsidR="0032409F">
        <w:rPr>
          <w:rFonts w:ascii="Tahoma" w:hAnsi="Tahoma" w:cs="Tahoma"/>
          <w:color w:val="000000"/>
          <w:sz w:val="22"/>
          <w:szCs w:val="22"/>
        </w:rPr>
        <w:t>para</w:t>
      </w:r>
      <w:r w:rsidR="0032409F" w:rsidRPr="008532B1">
        <w:rPr>
          <w:rFonts w:ascii="Tahoma" w:hAnsi="Tahoma" w:cs="Tahoma"/>
          <w:color w:val="000000"/>
          <w:sz w:val="22"/>
          <w:szCs w:val="22"/>
        </w:rPr>
        <w:t xml:space="preserve"> </w:t>
      </w:r>
      <w:r w:rsidR="00635146" w:rsidRPr="008532B1">
        <w:rPr>
          <w:rFonts w:ascii="Tahoma" w:hAnsi="Tahoma" w:cs="Tahoma"/>
          <w:color w:val="000000"/>
          <w:sz w:val="22"/>
          <w:szCs w:val="22"/>
        </w:rPr>
        <w:t xml:space="preserve">o exercício de suas atividades, exceto </w:t>
      </w:r>
      <w:r w:rsidR="00333331">
        <w:rPr>
          <w:rFonts w:ascii="Tahoma" w:hAnsi="Tahoma" w:cs="Tahoma"/>
          <w:color w:val="000000"/>
          <w:sz w:val="22"/>
          <w:szCs w:val="22"/>
        </w:rPr>
        <w:t xml:space="preserve">(a) </w:t>
      </w:r>
      <w:r w:rsidR="00635146" w:rsidRPr="008532B1">
        <w:rPr>
          <w:rFonts w:ascii="Tahoma" w:hAnsi="Tahoma" w:cs="Tahoma"/>
          <w:color w:val="000000"/>
          <w:sz w:val="22"/>
          <w:szCs w:val="22"/>
        </w:rPr>
        <w:t xml:space="preserve">por aquelas </w:t>
      </w:r>
      <w:r w:rsidRPr="008532B1">
        <w:rPr>
          <w:rFonts w:ascii="Tahoma" w:hAnsi="Tahoma" w:cs="Tahoma"/>
          <w:sz w:val="22"/>
          <w:szCs w:val="22"/>
        </w:rPr>
        <w:t>cuja indisponibilidade, invalidade ou ineficácia esteja sendo questionada</w:t>
      </w:r>
      <w:r w:rsidR="008757AB" w:rsidRPr="008532B1">
        <w:rPr>
          <w:rFonts w:ascii="Tahoma" w:hAnsi="Tahoma" w:cs="Tahoma"/>
          <w:color w:val="000000"/>
          <w:sz w:val="22"/>
          <w:szCs w:val="22"/>
        </w:rPr>
        <w:t xml:space="preserve"> nas esferas administrativa e/ou judicial</w:t>
      </w:r>
      <w:r w:rsidR="00A361FC" w:rsidRPr="00AE22EA">
        <w:rPr>
          <w:rFonts w:ascii="Tahoma" w:hAnsi="Tahoma" w:cs="Tahoma"/>
          <w:color w:val="000000"/>
          <w:sz w:val="22"/>
          <w:szCs w:val="22"/>
        </w:rPr>
        <w:t xml:space="preserve">, de forma que seja </w:t>
      </w:r>
      <w:r w:rsidR="00846AC6" w:rsidRPr="00AE22EA">
        <w:rPr>
          <w:rFonts w:ascii="Tahoma" w:hAnsi="Tahoma" w:cs="Tahoma"/>
          <w:color w:val="000000"/>
          <w:sz w:val="22"/>
          <w:szCs w:val="22"/>
        </w:rPr>
        <w:t>obti</w:t>
      </w:r>
      <w:r w:rsidR="00846AC6">
        <w:rPr>
          <w:rFonts w:ascii="Tahoma" w:hAnsi="Tahoma" w:cs="Tahoma"/>
          <w:color w:val="000000"/>
          <w:sz w:val="22"/>
          <w:szCs w:val="22"/>
        </w:rPr>
        <w:t xml:space="preserve">do </w:t>
      </w:r>
      <w:r w:rsidR="00A361FC" w:rsidRPr="00AE22EA">
        <w:rPr>
          <w:rFonts w:ascii="Tahoma" w:hAnsi="Tahoma" w:cs="Tahoma"/>
          <w:color w:val="000000"/>
          <w:sz w:val="22"/>
          <w:szCs w:val="22"/>
        </w:rPr>
        <w:t>provimento que suspenda a exigibilidade da respectiva licença, concessão, autorização</w:t>
      </w:r>
      <w:r w:rsidR="00A361FC">
        <w:rPr>
          <w:rFonts w:ascii="Tahoma" w:hAnsi="Tahoma" w:cs="Tahoma"/>
          <w:color w:val="000000"/>
          <w:sz w:val="22"/>
          <w:szCs w:val="22"/>
        </w:rPr>
        <w:t>, permissão</w:t>
      </w:r>
      <w:r w:rsidR="00A361FC" w:rsidRPr="00AE22EA">
        <w:rPr>
          <w:rFonts w:ascii="Tahoma" w:hAnsi="Tahoma" w:cs="Tahoma"/>
          <w:color w:val="000000"/>
          <w:sz w:val="22"/>
          <w:szCs w:val="22"/>
        </w:rPr>
        <w:t xml:space="preserve"> ou </w:t>
      </w:r>
      <w:r w:rsidR="00A361FC">
        <w:rPr>
          <w:rFonts w:ascii="Tahoma" w:hAnsi="Tahoma" w:cs="Tahoma"/>
          <w:color w:val="000000"/>
          <w:sz w:val="22"/>
          <w:szCs w:val="22"/>
        </w:rPr>
        <w:t>alvará</w:t>
      </w:r>
      <w:r w:rsidR="00A361FC" w:rsidRPr="00AE22EA">
        <w:rPr>
          <w:rFonts w:ascii="Tahoma" w:hAnsi="Tahoma" w:cs="Tahoma"/>
          <w:color w:val="000000"/>
          <w:sz w:val="22"/>
          <w:szCs w:val="22"/>
        </w:rPr>
        <w:t>, conforme for o caso</w:t>
      </w:r>
      <w:r w:rsidR="00C74D17">
        <w:rPr>
          <w:rFonts w:ascii="Tahoma" w:hAnsi="Tahoma" w:cs="Tahoma"/>
          <w:color w:val="000000"/>
          <w:sz w:val="22"/>
          <w:szCs w:val="22"/>
        </w:rPr>
        <w:t xml:space="preserve">, </w:t>
      </w:r>
      <w:r w:rsidR="00C74D17" w:rsidRPr="00B438E1">
        <w:rPr>
          <w:rFonts w:ascii="Tahoma" w:hAnsi="Tahoma" w:cs="Tahoma"/>
          <w:color w:val="000000"/>
          <w:sz w:val="22"/>
          <w:szCs w:val="22"/>
        </w:rPr>
        <w:t>sendo certo que quando não for possível apresentar tal provimento, por qualquer razão, a Emissora e/ou os Garantidores deverão comprovar a impossibilidade alegada</w:t>
      </w:r>
      <w:r w:rsidR="00333331">
        <w:rPr>
          <w:rFonts w:ascii="Tahoma" w:hAnsi="Tahoma" w:cs="Tahoma"/>
          <w:color w:val="000000"/>
          <w:sz w:val="22"/>
          <w:szCs w:val="22"/>
        </w:rPr>
        <w:t xml:space="preserve"> ou (b) </w:t>
      </w:r>
      <w:r w:rsidR="00333331" w:rsidRPr="00DD2F4E">
        <w:rPr>
          <w:rFonts w:ascii="Tahoma" w:hAnsi="Tahoma" w:cs="Tahoma"/>
          <w:sz w:val="22"/>
          <w:szCs w:val="22"/>
        </w:rPr>
        <w:t>estejam em processo</w:t>
      </w:r>
      <w:r w:rsidR="00333331">
        <w:rPr>
          <w:rFonts w:ascii="Tahoma" w:hAnsi="Tahoma" w:cs="Tahoma"/>
          <w:sz w:val="22"/>
          <w:szCs w:val="22"/>
        </w:rPr>
        <w:t xml:space="preserve"> tempestivo</w:t>
      </w:r>
      <w:r w:rsidR="00333331" w:rsidRPr="00DD2F4E">
        <w:rPr>
          <w:rFonts w:ascii="Tahoma" w:hAnsi="Tahoma" w:cs="Tahoma"/>
          <w:sz w:val="22"/>
          <w:szCs w:val="22"/>
        </w:rPr>
        <w:t xml:space="preserve"> de renovação</w:t>
      </w:r>
      <w:r w:rsidR="008964AA" w:rsidRPr="008532B1">
        <w:rPr>
          <w:rFonts w:ascii="Tahoma" w:hAnsi="Tahoma" w:cs="Tahoma"/>
          <w:color w:val="000000"/>
          <w:sz w:val="22"/>
          <w:szCs w:val="22"/>
        </w:rPr>
        <w:t>;</w:t>
      </w:r>
      <w:bookmarkEnd w:id="49"/>
      <w:r w:rsidR="00846AC6">
        <w:rPr>
          <w:rFonts w:ascii="Tahoma" w:hAnsi="Tahoma" w:cs="Tahoma"/>
          <w:color w:val="000000"/>
          <w:sz w:val="22"/>
          <w:szCs w:val="22"/>
        </w:rPr>
        <w:t xml:space="preserve"> </w:t>
      </w:r>
    </w:p>
    <w:p w14:paraId="028D1C0D" w14:textId="77777777" w:rsidR="008532B1" w:rsidRDefault="008532B1" w:rsidP="00B14690">
      <w:pPr>
        <w:pStyle w:val="PargrafodaLista"/>
        <w:spacing w:after="0" w:line="320" w:lineRule="exact"/>
        <w:rPr>
          <w:rFonts w:ascii="Tahoma" w:hAnsi="Tahoma" w:cs="Tahoma"/>
          <w:sz w:val="22"/>
          <w:szCs w:val="22"/>
        </w:rPr>
      </w:pPr>
    </w:p>
    <w:p w14:paraId="7A79C41C" w14:textId="77777777" w:rsidR="00635146" w:rsidRPr="008532B1"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bookmarkStart w:id="50" w:name="_Ref168844079"/>
      <w:r w:rsidRPr="008532B1">
        <w:rPr>
          <w:rFonts w:ascii="Tahoma" w:hAnsi="Tahoma" w:cs="Tahoma"/>
          <w:color w:val="000000"/>
          <w:sz w:val="22"/>
          <w:szCs w:val="22"/>
        </w:rPr>
        <w:t xml:space="preserve">em relação à Emissora e </w:t>
      </w:r>
      <w:r w:rsidR="004A7725" w:rsidRPr="008532B1">
        <w:rPr>
          <w:rFonts w:ascii="Tahoma" w:hAnsi="Tahoma" w:cs="Tahoma"/>
          <w:color w:val="000000"/>
          <w:sz w:val="22"/>
          <w:szCs w:val="22"/>
        </w:rPr>
        <w:t>aos Garantidores</w:t>
      </w:r>
      <w:r w:rsidRPr="008532B1">
        <w:rPr>
          <w:rFonts w:ascii="Tahoma" w:hAnsi="Tahoma" w:cs="Tahoma"/>
          <w:color w:val="000000"/>
          <w:sz w:val="22"/>
          <w:szCs w:val="22"/>
        </w:rPr>
        <w:t xml:space="preserve">, </w:t>
      </w:r>
      <w:r w:rsidR="0033298A" w:rsidRPr="008532B1">
        <w:rPr>
          <w:rFonts w:ascii="Tahoma" w:hAnsi="Tahoma" w:cs="Tahoma"/>
          <w:color w:val="000000"/>
          <w:sz w:val="22"/>
          <w:szCs w:val="22"/>
        </w:rPr>
        <w:t xml:space="preserve">manter </w:t>
      </w:r>
      <w:r w:rsidR="00635146" w:rsidRPr="008532B1">
        <w:rPr>
          <w:rFonts w:ascii="Tahoma" w:hAnsi="Tahoma" w:cs="Tahoma"/>
          <w:color w:val="000000"/>
          <w:sz w:val="22"/>
          <w:szCs w:val="22"/>
        </w:rPr>
        <w:t xml:space="preserve">sempre válidas, eficazes, em perfeita ordem e em pleno vigor todas as autorizações necessárias à </w:t>
      </w:r>
      <w:r w:rsidR="00334EE7" w:rsidRPr="008532B1">
        <w:rPr>
          <w:rFonts w:ascii="Tahoma" w:hAnsi="Tahoma" w:cs="Tahoma"/>
          <w:color w:val="000000"/>
          <w:sz w:val="22"/>
          <w:szCs w:val="22"/>
        </w:rPr>
        <w:t>celebração</w:t>
      </w:r>
      <w:r w:rsidR="00635146" w:rsidRPr="008532B1">
        <w:rPr>
          <w:rFonts w:ascii="Tahoma" w:hAnsi="Tahoma" w:cs="Tahoma"/>
          <w:color w:val="000000"/>
          <w:sz w:val="22"/>
          <w:szCs w:val="22"/>
        </w:rPr>
        <w:t xml:space="preserve"> desta Escritura de Emissão</w:t>
      </w:r>
      <w:r w:rsidR="00BB5E25" w:rsidRPr="008532B1">
        <w:rPr>
          <w:rFonts w:ascii="Tahoma" w:hAnsi="Tahoma" w:cs="Tahoma"/>
          <w:color w:val="000000"/>
          <w:sz w:val="22"/>
          <w:szCs w:val="22"/>
        </w:rPr>
        <w:t xml:space="preserve"> </w:t>
      </w:r>
      <w:r w:rsidR="000D0216" w:rsidRPr="008532B1">
        <w:rPr>
          <w:rFonts w:ascii="Tahoma" w:hAnsi="Tahoma" w:cs="Tahoma"/>
          <w:color w:val="000000"/>
          <w:sz w:val="22"/>
          <w:szCs w:val="22"/>
        </w:rPr>
        <w:t>e</w:t>
      </w:r>
      <w:r w:rsidR="00BB5E25" w:rsidRPr="008532B1">
        <w:rPr>
          <w:rFonts w:ascii="Tahoma" w:hAnsi="Tahoma" w:cs="Tahoma"/>
          <w:color w:val="000000"/>
          <w:sz w:val="22"/>
          <w:szCs w:val="22"/>
        </w:rPr>
        <w:t xml:space="preserve"> do</w:t>
      </w:r>
      <w:r w:rsidR="00A87336" w:rsidRPr="008532B1">
        <w:rPr>
          <w:rFonts w:ascii="Tahoma" w:hAnsi="Tahoma" w:cs="Tahoma"/>
          <w:color w:val="000000"/>
          <w:sz w:val="22"/>
          <w:szCs w:val="22"/>
        </w:rPr>
        <w:t>s</w:t>
      </w:r>
      <w:r w:rsidR="00BB5E25" w:rsidRPr="008532B1">
        <w:rPr>
          <w:rFonts w:ascii="Tahoma" w:hAnsi="Tahoma" w:cs="Tahoma"/>
          <w:color w:val="000000"/>
          <w:sz w:val="22"/>
          <w:szCs w:val="22"/>
        </w:rPr>
        <w:t xml:space="preserve"> Contrato</w:t>
      </w:r>
      <w:r w:rsidR="00A87336" w:rsidRPr="008532B1">
        <w:rPr>
          <w:rFonts w:ascii="Tahoma" w:hAnsi="Tahoma" w:cs="Tahoma"/>
          <w:color w:val="000000"/>
          <w:sz w:val="22"/>
          <w:szCs w:val="22"/>
        </w:rPr>
        <w:t>s</w:t>
      </w:r>
      <w:r w:rsidR="00BB5E25" w:rsidRPr="008532B1">
        <w:rPr>
          <w:rFonts w:ascii="Tahoma" w:hAnsi="Tahoma" w:cs="Tahoma"/>
          <w:color w:val="000000"/>
          <w:sz w:val="22"/>
          <w:szCs w:val="22"/>
        </w:rPr>
        <w:t xml:space="preserve"> de Garantia </w:t>
      </w:r>
      <w:r w:rsidR="00635146" w:rsidRPr="008532B1">
        <w:rPr>
          <w:rFonts w:ascii="Tahoma" w:hAnsi="Tahoma" w:cs="Tahoma"/>
          <w:color w:val="000000"/>
          <w:sz w:val="22"/>
          <w:szCs w:val="22"/>
        </w:rPr>
        <w:t>e ao cumprimento de todas as obrigações aqui e ali previstas;</w:t>
      </w:r>
      <w:bookmarkEnd w:id="50"/>
    </w:p>
    <w:p w14:paraId="2C655884" w14:textId="77777777" w:rsidR="008532B1" w:rsidRDefault="008532B1" w:rsidP="00B14690">
      <w:pPr>
        <w:pStyle w:val="PargrafodaLista"/>
        <w:spacing w:after="0" w:line="320" w:lineRule="exact"/>
        <w:rPr>
          <w:rFonts w:ascii="Tahoma" w:hAnsi="Tahoma" w:cs="Tahoma"/>
          <w:sz w:val="22"/>
          <w:szCs w:val="22"/>
        </w:rPr>
      </w:pPr>
    </w:p>
    <w:p w14:paraId="4701918D" w14:textId="77777777" w:rsidR="00635146"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sz w:val="22"/>
          <w:szCs w:val="22"/>
        </w:rPr>
        <w:t xml:space="preserve">em relação à Emissora e aos Garantidores, manter verdadeiras, corretas, consistentes e suficientes as declarações e garantias apresentadas nesta Escritura de Emissão; </w:t>
      </w:r>
    </w:p>
    <w:p w14:paraId="2239A0A5" w14:textId="77777777" w:rsidR="008532B1" w:rsidRDefault="008532B1" w:rsidP="00B14690">
      <w:pPr>
        <w:pStyle w:val="PargrafodaLista"/>
        <w:spacing w:after="0" w:line="320" w:lineRule="exact"/>
        <w:rPr>
          <w:rFonts w:ascii="Tahoma" w:hAnsi="Tahoma" w:cs="Tahoma"/>
          <w:sz w:val="22"/>
          <w:szCs w:val="22"/>
        </w:rPr>
      </w:pPr>
    </w:p>
    <w:p w14:paraId="17D4AC4A" w14:textId="77777777" w:rsidR="00567E98" w:rsidRPr="008532B1"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bookmarkStart w:id="51" w:name="_Ref278278911"/>
      <w:r w:rsidRPr="008532B1">
        <w:rPr>
          <w:rFonts w:ascii="Tahoma" w:hAnsi="Tahoma" w:cs="Tahoma"/>
          <w:color w:val="000000"/>
          <w:sz w:val="22"/>
          <w:szCs w:val="22"/>
        </w:rPr>
        <w:t xml:space="preserve">em relação à Emissora, </w:t>
      </w:r>
      <w:r w:rsidR="00567E98" w:rsidRPr="008532B1">
        <w:rPr>
          <w:rFonts w:ascii="Tahoma" w:hAnsi="Tahoma" w:cs="Tahoma"/>
          <w:color w:val="000000"/>
          <w:sz w:val="22"/>
          <w:szCs w:val="22"/>
        </w:rPr>
        <w:t xml:space="preserve">contratar e manter contratados, às suas expensas, os prestadores de </w:t>
      </w:r>
      <w:r w:rsidR="00567E98" w:rsidRPr="008532B1">
        <w:rPr>
          <w:rFonts w:ascii="Tahoma" w:hAnsi="Tahoma" w:cs="Tahoma"/>
          <w:sz w:val="22"/>
          <w:szCs w:val="22"/>
        </w:rPr>
        <w:t>serviços</w:t>
      </w:r>
      <w:r w:rsidR="00567E98" w:rsidRPr="008532B1">
        <w:rPr>
          <w:rFonts w:ascii="Tahoma" w:hAnsi="Tahoma" w:cs="Tahoma"/>
          <w:color w:val="000000"/>
          <w:sz w:val="22"/>
          <w:szCs w:val="22"/>
        </w:rPr>
        <w:t xml:space="preserve"> inerentes às obrigações previstas nesta Escritura de Emissão e no</w:t>
      </w:r>
      <w:r w:rsidR="00262932" w:rsidRPr="008532B1">
        <w:rPr>
          <w:rFonts w:ascii="Tahoma" w:hAnsi="Tahoma" w:cs="Tahoma"/>
          <w:sz w:val="22"/>
          <w:szCs w:val="22"/>
        </w:rPr>
        <w:t>s</w:t>
      </w:r>
      <w:r w:rsidR="00567E98" w:rsidRPr="008532B1">
        <w:rPr>
          <w:rFonts w:ascii="Tahoma" w:hAnsi="Tahoma" w:cs="Tahoma"/>
          <w:color w:val="000000"/>
          <w:sz w:val="22"/>
          <w:szCs w:val="22"/>
        </w:rPr>
        <w:t xml:space="preserve"> Contrat</w:t>
      </w:r>
      <w:r w:rsidR="000D0216" w:rsidRPr="008532B1">
        <w:rPr>
          <w:rFonts w:ascii="Tahoma" w:hAnsi="Tahoma" w:cs="Tahoma"/>
          <w:color w:val="000000"/>
          <w:sz w:val="22"/>
          <w:szCs w:val="22"/>
        </w:rPr>
        <w:t>o</w:t>
      </w:r>
      <w:r w:rsidR="00262932" w:rsidRPr="008532B1">
        <w:rPr>
          <w:rFonts w:ascii="Tahoma" w:hAnsi="Tahoma" w:cs="Tahoma"/>
          <w:sz w:val="22"/>
          <w:szCs w:val="22"/>
        </w:rPr>
        <w:t>s</w:t>
      </w:r>
      <w:r w:rsidR="00567E98" w:rsidRPr="008532B1">
        <w:rPr>
          <w:rFonts w:ascii="Tahoma" w:hAnsi="Tahoma" w:cs="Tahoma"/>
          <w:color w:val="000000"/>
          <w:sz w:val="22"/>
          <w:szCs w:val="22"/>
        </w:rPr>
        <w:t xml:space="preserve"> de Garantia, incluindo o Agente Fiduciário, </w:t>
      </w:r>
      <w:r w:rsidR="00A620ED" w:rsidRPr="008532B1">
        <w:rPr>
          <w:rFonts w:ascii="Tahoma" w:hAnsi="Tahoma" w:cs="Tahoma"/>
          <w:color w:val="000000"/>
          <w:sz w:val="22"/>
          <w:szCs w:val="22"/>
        </w:rPr>
        <w:t xml:space="preserve">o </w:t>
      </w:r>
      <w:proofErr w:type="spellStart"/>
      <w:r w:rsidR="00A620ED" w:rsidRPr="008532B1">
        <w:rPr>
          <w:rFonts w:ascii="Tahoma" w:hAnsi="Tahoma" w:cs="Tahoma"/>
          <w:sz w:val="22"/>
          <w:szCs w:val="22"/>
        </w:rPr>
        <w:t>Escriturador</w:t>
      </w:r>
      <w:proofErr w:type="spellEnd"/>
      <w:r w:rsidR="00567E98" w:rsidRPr="008532B1">
        <w:rPr>
          <w:rFonts w:ascii="Tahoma" w:hAnsi="Tahoma" w:cs="Tahoma"/>
          <w:color w:val="000000"/>
          <w:sz w:val="22"/>
          <w:szCs w:val="22"/>
        </w:rPr>
        <w:t>, o Banco Liquidante,</w:t>
      </w:r>
      <w:r w:rsidRPr="008532B1">
        <w:rPr>
          <w:rFonts w:ascii="Tahoma" w:hAnsi="Tahoma" w:cs="Tahoma"/>
          <w:sz w:val="22"/>
          <w:szCs w:val="22"/>
        </w:rPr>
        <w:t xml:space="preserve"> o </w:t>
      </w:r>
      <w:r w:rsidR="00404BC7" w:rsidRPr="008532B1">
        <w:rPr>
          <w:rFonts w:ascii="Tahoma" w:hAnsi="Tahoma" w:cs="Tahoma"/>
          <w:sz w:val="22"/>
          <w:szCs w:val="22"/>
        </w:rPr>
        <w:t>b</w:t>
      </w:r>
      <w:r w:rsidRPr="008532B1">
        <w:rPr>
          <w:rFonts w:ascii="Tahoma" w:hAnsi="Tahoma" w:cs="Tahoma"/>
          <w:sz w:val="22"/>
          <w:szCs w:val="22"/>
        </w:rPr>
        <w:t xml:space="preserve">anco </w:t>
      </w:r>
      <w:r w:rsidR="00404BC7" w:rsidRPr="008532B1">
        <w:rPr>
          <w:rFonts w:ascii="Tahoma" w:hAnsi="Tahoma" w:cs="Tahoma"/>
          <w:sz w:val="22"/>
          <w:szCs w:val="22"/>
        </w:rPr>
        <w:t>depositário</w:t>
      </w:r>
      <w:r w:rsidR="006607A6" w:rsidRPr="008532B1">
        <w:rPr>
          <w:rFonts w:ascii="Tahoma" w:hAnsi="Tahoma" w:cs="Tahoma"/>
          <w:sz w:val="22"/>
          <w:szCs w:val="22"/>
        </w:rPr>
        <w:t xml:space="preserve"> das Garantias</w:t>
      </w:r>
      <w:r w:rsidR="00404BC7" w:rsidRPr="008532B1">
        <w:rPr>
          <w:rFonts w:ascii="Tahoma" w:hAnsi="Tahoma" w:cs="Tahoma"/>
          <w:sz w:val="22"/>
          <w:szCs w:val="22"/>
        </w:rPr>
        <w:t>, nos termos do</w:t>
      </w:r>
      <w:r w:rsidR="008532B1">
        <w:rPr>
          <w:rFonts w:ascii="Tahoma" w:hAnsi="Tahoma" w:cs="Tahoma"/>
          <w:sz w:val="22"/>
          <w:szCs w:val="22"/>
        </w:rPr>
        <w:t>s</w:t>
      </w:r>
      <w:r w:rsidR="00404BC7" w:rsidRPr="008532B1">
        <w:rPr>
          <w:rFonts w:ascii="Tahoma" w:hAnsi="Tahoma" w:cs="Tahoma"/>
          <w:sz w:val="22"/>
          <w:szCs w:val="22"/>
        </w:rPr>
        <w:t xml:space="preserve"> Contrato</w:t>
      </w:r>
      <w:r w:rsidR="008532B1">
        <w:rPr>
          <w:rFonts w:ascii="Tahoma" w:hAnsi="Tahoma" w:cs="Tahoma"/>
          <w:sz w:val="22"/>
          <w:szCs w:val="22"/>
        </w:rPr>
        <w:t>s</w:t>
      </w:r>
      <w:r w:rsidR="00404BC7" w:rsidRPr="008532B1">
        <w:rPr>
          <w:rFonts w:ascii="Tahoma" w:hAnsi="Tahoma" w:cs="Tahoma"/>
          <w:sz w:val="22"/>
          <w:szCs w:val="22"/>
        </w:rPr>
        <w:t xml:space="preserve"> de </w:t>
      </w:r>
      <w:r w:rsidR="008532B1">
        <w:rPr>
          <w:rFonts w:ascii="Tahoma" w:hAnsi="Tahoma" w:cs="Tahoma"/>
          <w:sz w:val="22"/>
          <w:szCs w:val="22"/>
        </w:rPr>
        <w:t>Garantia</w:t>
      </w:r>
      <w:r w:rsidR="00404BC7" w:rsidRPr="008532B1">
        <w:rPr>
          <w:rFonts w:ascii="Tahoma" w:hAnsi="Tahoma" w:cs="Tahoma"/>
          <w:sz w:val="22"/>
          <w:szCs w:val="22"/>
        </w:rPr>
        <w:t>,</w:t>
      </w:r>
      <w:r w:rsidR="00567E98" w:rsidRPr="008532B1">
        <w:rPr>
          <w:rFonts w:ascii="Tahoma" w:hAnsi="Tahoma" w:cs="Tahoma"/>
          <w:color w:val="000000"/>
          <w:sz w:val="22"/>
          <w:szCs w:val="22"/>
        </w:rPr>
        <w:t xml:space="preserve"> o sistema de distribuição das Debêntures no mercado primário e o sistema de negociação das Debêntures no mercado secundário;</w:t>
      </w:r>
      <w:r w:rsidR="009F2740" w:rsidRPr="008532B1">
        <w:rPr>
          <w:rFonts w:ascii="Tahoma" w:hAnsi="Tahoma" w:cs="Tahoma"/>
          <w:color w:val="000000"/>
          <w:sz w:val="22"/>
          <w:szCs w:val="22"/>
        </w:rPr>
        <w:t xml:space="preserve"> </w:t>
      </w:r>
    </w:p>
    <w:p w14:paraId="54E25E42" w14:textId="77777777" w:rsidR="008532B1" w:rsidRDefault="008532B1" w:rsidP="00B14690">
      <w:pPr>
        <w:pStyle w:val="PargrafodaLista"/>
        <w:spacing w:after="0" w:line="320" w:lineRule="exact"/>
        <w:rPr>
          <w:rFonts w:ascii="Tahoma" w:hAnsi="Tahoma" w:cs="Tahoma"/>
          <w:sz w:val="22"/>
          <w:szCs w:val="22"/>
        </w:rPr>
      </w:pPr>
    </w:p>
    <w:p w14:paraId="0B46FFD8" w14:textId="77777777" w:rsidR="00635146" w:rsidRPr="008532B1"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color w:val="000000"/>
          <w:sz w:val="22"/>
          <w:szCs w:val="22"/>
        </w:rPr>
        <w:t xml:space="preserve">em relação à Emissora, </w:t>
      </w:r>
      <w:r w:rsidR="00CC4CC2" w:rsidRPr="008532B1">
        <w:rPr>
          <w:rFonts w:ascii="Tahoma" w:hAnsi="Tahoma" w:cs="Tahoma"/>
          <w:color w:val="000000"/>
          <w:sz w:val="22"/>
          <w:szCs w:val="22"/>
        </w:rPr>
        <w:t>realiza</w:t>
      </w:r>
      <w:r w:rsidR="00635146" w:rsidRPr="008532B1">
        <w:rPr>
          <w:rFonts w:ascii="Tahoma" w:hAnsi="Tahoma" w:cs="Tahoma"/>
          <w:color w:val="000000"/>
          <w:sz w:val="22"/>
          <w:szCs w:val="22"/>
        </w:rPr>
        <w:t xml:space="preserve">r o recolhimento de todos os tributos </w:t>
      </w:r>
      <w:r w:rsidR="00780DB8" w:rsidRPr="008532B1">
        <w:rPr>
          <w:rFonts w:ascii="Tahoma" w:hAnsi="Tahoma" w:cs="Tahoma"/>
          <w:color w:val="000000"/>
          <w:sz w:val="22"/>
          <w:szCs w:val="22"/>
        </w:rPr>
        <w:t xml:space="preserve">ou contribuições </w:t>
      </w:r>
      <w:r w:rsidR="00635146" w:rsidRPr="008532B1">
        <w:rPr>
          <w:rFonts w:ascii="Tahoma" w:hAnsi="Tahoma" w:cs="Tahoma"/>
          <w:color w:val="000000"/>
          <w:sz w:val="22"/>
          <w:szCs w:val="22"/>
        </w:rPr>
        <w:t xml:space="preserve">que incidam ou </w:t>
      </w:r>
      <w:r w:rsidR="00635146" w:rsidRPr="008532B1">
        <w:rPr>
          <w:rFonts w:ascii="Tahoma" w:hAnsi="Tahoma" w:cs="Tahoma"/>
          <w:sz w:val="22"/>
          <w:szCs w:val="22"/>
        </w:rPr>
        <w:t>venham</w:t>
      </w:r>
      <w:r w:rsidR="00635146" w:rsidRPr="008532B1">
        <w:rPr>
          <w:rFonts w:ascii="Tahoma" w:hAnsi="Tahoma" w:cs="Tahoma"/>
          <w:color w:val="000000"/>
          <w:sz w:val="22"/>
          <w:szCs w:val="22"/>
        </w:rPr>
        <w:t xml:space="preserve"> a incidir sobre as Debêntures que sejam de responsabilidade da </w:t>
      </w:r>
      <w:r w:rsidR="00780DB8" w:rsidRPr="008532B1">
        <w:rPr>
          <w:rFonts w:ascii="Tahoma" w:hAnsi="Tahoma" w:cs="Tahoma"/>
          <w:color w:val="000000"/>
          <w:sz w:val="22"/>
          <w:szCs w:val="22"/>
        </w:rPr>
        <w:t>Emissora</w:t>
      </w:r>
      <w:r w:rsidR="00635146" w:rsidRPr="008532B1">
        <w:rPr>
          <w:rFonts w:ascii="Tahoma" w:hAnsi="Tahoma" w:cs="Tahoma"/>
          <w:color w:val="000000"/>
          <w:sz w:val="22"/>
          <w:szCs w:val="22"/>
        </w:rPr>
        <w:t>;</w:t>
      </w:r>
      <w:bookmarkEnd w:id="51"/>
    </w:p>
    <w:p w14:paraId="3DD1AA3B" w14:textId="77777777" w:rsidR="008532B1" w:rsidRDefault="008532B1" w:rsidP="00B14690">
      <w:pPr>
        <w:pStyle w:val="PargrafodaLista"/>
        <w:spacing w:after="0" w:line="320" w:lineRule="exact"/>
        <w:rPr>
          <w:rFonts w:ascii="Tahoma" w:hAnsi="Tahoma" w:cs="Tahoma"/>
          <w:sz w:val="22"/>
          <w:szCs w:val="22"/>
        </w:rPr>
      </w:pPr>
    </w:p>
    <w:p w14:paraId="2F7C6C15" w14:textId="77777777" w:rsidR="00635146" w:rsidRPr="00E908F8"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bookmarkStart w:id="52" w:name="_Ref168844100"/>
      <w:r w:rsidRPr="008532B1">
        <w:rPr>
          <w:rFonts w:ascii="Tahoma" w:hAnsi="Tahoma" w:cs="Tahoma"/>
          <w:color w:val="000000"/>
          <w:sz w:val="22"/>
          <w:szCs w:val="22"/>
        </w:rPr>
        <w:t xml:space="preserve">em relação à Emissora, </w:t>
      </w:r>
      <w:r w:rsidR="00635146" w:rsidRPr="008532B1">
        <w:rPr>
          <w:rFonts w:ascii="Tahoma" w:hAnsi="Tahoma" w:cs="Tahoma"/>
          <w:color w:val="000000"/>
          <w:sz w:val="22"/>
          <w:szCs w:val="22"/>
        </w:rPr>
        <w:t xml:space="preserve">notificar, </w:t>
      </w:r>
      <w:r w:rsidR="00925BDC" w:rsidRPr="008532B1">
        <w:rPr>
          <w:rFonts w:ascii="Tahoma" w:hAnsi="Tahoma" w:cs="Tahoma"/>
          <w:color w:val="000000"/>
          <w:sz w:val="22"/>
          <w:szCs w:val="22"/>
        </w:rPr>
        <w:t>na mesma data</w:t>
      </w:r>
      <w:r w:rsidR="00635146" w:rsidRPr="008532B1">
        <w:rPr>
          <w:rFonts w:ascii="Tahoma" w:hAnsi="Tahoma" w:cs="Tahoma"/>
          <w:color w:val="000000"/>
          <w:sz w:val="22"/>
          <w:szCs w:val="22"/>
        </w:rPr>
        <w:t>, o Agente Fiduciário da convocação, pela Companhia, de qualquer assembleia geral de Debenturistas;</w:t>
      </w:r>
      <w:bookmarkEnd w:id="52"/>
    </w:p>
    <w:p w14:paraId="534B2284" w14:textId="77777777" w:rsidR="00E908F8" w:rsidRDefault="00E908F8" w:rsidP="00B14690">
      <w:pPr>
        <w:pStyle w:val="PargrafodaLista"/>
        <w:spacing w:after="0" w:line="320" w:lineRule="exact"/>
        <w:rPr>
          <w:rFonts w:ascii="Tahoma" w:hAnsi="Tahoma" w:cs="Tahoma"/>
          <w:sz w:val="22"/>
          <w:szCs w:val="22"/>
        </w:rPr>
      </w:pPr>
    </w:p>
    <w:p w14:paraId="04780756" w14:textId="77777777" w:rsidR="00E908F8" w:rsidRDefault="00E908F8" w:rsidP="00B14690">
      <w:pPr>
        <w:numPr>
          <w:ilvl w:val="3"/>
          <w:numId w:val="34"/>
        </w:numPr>
        <w:tabs>
          <w:tab w:val="clear" w:pos="2126"/>
          <w:tab w:val="num" w:pos="1276"/>
        </w:tabs>
        <w:spacing w:after="0" w:line="320" w:lineRule="exact"/>
        <w:ind w:left="1276" w:hanging="567"/>
        <w:rPr>
          <w:rFonts w:ascii="Tahoma" w:hAnsi="Tahoma" w:cs="Tahoma"/>
          <w:sz w:val="22"/>
          <w:szCs w:val="22"/>
        </w:rPr>
      </w:pPr>
      <w:r>
        <w:rPr>
          <w:rFonts w:ascii="Tahoma" w:hAnsi="Tahoma" w:cs="Tahoma"/>
          <w:sz w:val="22"/>
          <w:szCs w:val="22"/>
        </w:rPr>
        <w:t xml:space="preserve">em relação à Emissora e aos Garantidores, </w:t>
      </w:r>
      <w:r w:rsidRPr="00E908F8">
        <w:rPr>
          <w:rFonts w:ascii="Tahoma" w:hAnsi="Tahoma" w:cs="Tahoma"/>
          <w:sz w:val="22"/>
          <w:szCs w:val="22"/>
        </w:rPr>
        <w:t>praticar todos e quaisquer atos e assinar quaisquer documentos que sejam necessários para a manutenção das Garantias, obrigando-se, inclusive, mas não somente, a defender, de forma tempestiva</w:t>
      </w:r>
      <w:r>
        <w:rPr>
          <w:rFonts w:ascii="Tahoma" w:hAnsi="Tahoma" w:cs="Tahoma"/>
          <w:sz w:val="22"/>
          <w:szCs w:val="22"/>
        </w:rPr>
        <w:t xml:space="preserve"> e eficaz, todos os direitos dos Debenturistas </w:t>
      </w:r>
      <w:r w:rsidRPr="00E908F8">
        <w:rPr>
          <w:rFonts w:ascii="Tahoma" w:hAnsi="Tahoma" w:cs="Tahoma"/>
          <w:sz w:val="22"/>
          <w:szCs w:val="22"/>
        </w:rPr>
        <w:t>sob as Garantias, incluindo no âmbito de quaisquer processos administrativos ou judiciais que venham a ser propostos por terceiros e que possam, de qualquer forma, afetar de maneira adversa as Garantias</w:t>
      </w:r>
      <w:r>
        <w:rPr>
          <w:rFonts w:ascii="Tahoma" w:hAnsi="Tahoma" w:cs="Tahoma"/>
          <w:sz w:val="22"/>
          <w:szCs w:val="22"/>
        </w:rPr>
        <w:t>;</w:t>
      </w:r>
    </w:p>
    <w:p w14:paraId="0BBE1881" w14:textId="77777777" w:rsidR="00E908F8" w:rsidRDefault="00E908F8" w:rsidP="00B14690">
      <w:pPr>
        <w:pStyle w:val="PargrafodaLista"/>
        <w:spacing w:after="0" w:line="320" w:lineRule="exact"/>
        <w:rPr>
          <w:rFonts w:ascii="Tahoma" w:hAnsi="Tahoma" w:cs="Tahoma"/>
          <w:sz w:val="22"/>
          <w:szCs w:val="22"/>
        </w:rPr>
      </w:pPr>
    </w:p>
    <w:p w14:paraId="16BED16D" w14:textId="77777777" w:rsidR="00E908F8" w:rsidRDefault="00E908F8" w:rsidP="00B14690">
      <w:pPr>
        <w:numPr>
          <w:ilvl w:val="3"/>
          <w:numId w:val="34"/>
        </w:numPr>
        <w:tabs>
          <w:tab w:val="clear" w:pos="2126"/>
          <w:tab w:val="num" w:pos="1276"/>
        </w:tabs>
        <w:spacing w:after="0" w:line="320" w:lineRule="exact"/>
        <w:ind w:left="1276" w:hanging="567"/>
        <w:rPr>
          <w:rFonts w:ascii="Tahoma" w:hAnsi="Tahoma" w:cs="Tahoma"/>
          <w:sz w:val="22"/>
          <w:szCs w:val="22"/>
        </w:rPr>
      </w:pPr>
      <w:r>
        <w:rPr>
          <w:rFonts w:ascii="Tahoma" w:hAnsi="Tahoma" w:cs="Tahoma"/>
          <w:sz w:val="22"/>
          <w:szCs w:val="22"/>
        </w:rPr>
        <w:t xml:space="preserve">em relação à Emissora e aos Garantidores, </w:t>
      </w:r>
      <w:r w:rsidR="00A2534E" w:rsidRPr="00A2534E">
        <w:rPr>
          <w:rFonts w:ascii="Tahoma" w:hAnsi="Tahoma" w:cs="Tahoma"/>
          <w:sz w:val="22"/>
          <w:szCs w:val="22"/>
        </w:rPr>
        <w:t>manter sempre válidas e exequíveis as Garantias</w:t>
      </w:r>
      <w:r w:rsidR="00A2534E">
        <w:rPr>
          <w:rFonts w:ascii="Tahoma" w:hAnsi="Tahoma" w:cs="Tahoma"/>
          <w:sz w:val="22"/>
          <w:szCs w:val="22"/>
        </w:rPr>
        <w:t>;</w:t>
      </w:r>
    </w:p>
    <w:p w14:paraId="3174FDCB" w14:textId="77777777" w:rsidR="00A2534E" w:rsidRDefault="00A2534E" w:rsidP="00B14690">
      <w:pPr>
        <w:pStyle w:val="PargrafodaLista"/>
        <w:spacing w:after="0" w:line="320" w:lineRule="exact"/>
        <w:rPr>
          <w:rFonts w:ascii="Tahoma" w:hAnsi="Tahoma" w:cs="Tahoma"/>
          <w:sz w:val="22"/>
          <w:szCs w:val="22"/>
        </w:rPr>
      </w:pPr>
    </w:p>
    <w:p w14:paraId="70391B40" w14:textId="77777777" w:rsidR="00A2534E" w:rsidRDefault="00333331" w:rsidP="00B14690">
      <w:pPr>
        <w:numPr>
          <w:ilvl w:val="3"/>
          <w:numId w:val="34"/>
        </w:numPr>
        <w:tabs>
          <w:tab w:val="clear" w:pos="2126"/>
          <w:tab w:val="num" w:pos="1276"/>
        </w:tabs>
        <w:spacing w:after="0" w:line="320" w:lineRule="exact"/>
        <w:ind w:left="1276" w:hanging="567"/>
        <w:rPr>
          <w:rFonts w:ascii="Tahoma" w:hAnsi="Tahoma" w:cs="Tahoma"/>
          <w:sz w:val="22"/>
          <w:szCs w:val="22"/>
        </w:rPr>
      </w:pPr>
      <w:r>
        <w:rPr>
          <w:rFonts w:ascii="Tahoma" w:hAnsi="Tahoma" w:cs="Tahoma"/>
          <w:sz w:val="22"/>
          <w:szCs w:val="22"/>
        </w:rPr>
        <w:t>a Emissora e aos Garantidores</w:t>
      </w:r>
      <w:r w:rsidRPr="00A2534E">
        <w:rPr>
          <w:rFonts w:ascii="Tahoma" w:hAnsi="Tahoma" w:cs="Tahoma"/>
          <w:sz w:val="22"/>
          <w:szCs w:val="22"/>
        </w:rPr>
        <w:t xml:space="preserve"> </w:t>
      </w:r>
      <w:r>
        <w:rPr>
          <w:rFonts w:ascii="Tahoma" w:hAnsi="Tahoma" w:cs="Tahoma"/>
          <w:sz w:val="22"/>
          <w:szCs w:val="22"/>
        </w:rPr>
        <w:t xml:space="preserve">devem </w:t>
      </w:r>
      <w:r w:rsidR="00A2534E" w:rsidRPr="00A2534E">
        <w:rPr>
          <w:rFonts w:ascii="Tahoma" w:hAnsi="Tahoma" w:cs="Tahoma"/>
          <w:sz w:val="22"/>
          <w:szCs w:val="22"/>
        </w:rPr>
        <w:t xml:space="preserve">observar e cumprir as Leis Anticorrupção, devendo </w:t>
      </w:r>
      <w:r w:rsidR="00A2534E" w:rsidRPr="00A2534E">
        <w:rPr>
          <w:rFonts w:ascii="Tahoma" w:hAnsi="Tahoma" w:cs="Tahoma"/>
          <w:b/>
          <w:sz w:val="22"/>
          <w:szCs w:val="22"/>
        </w:rPr>
        <w:t>(i)</w:t>
      </w:r>
      <w:r w:rsidR="00A2534E" w:rsidRPr="00A2534E">
        <w:rPr>
          <w:rFonts w:ascii="Tahoma" w:hAnsi="Tahoma" w:cs="Tahoma"/>
          <w:sz w:val="22"/>
          <w:szCs w:val="22"/>
        </w:rPr>
        <w:t xml:space="preserve"> manter políticas e procedimentos internos que assegurem integral cumprimento das Leis Anticorrupção; </w:t>
      </w:r>
      <w:r w:rsidR="00A2534E" w:rsidRPr="00A2534E">
        <w:rPr>
          <w:rFonts w:ascii="Tahoma" w:hAnsi="Tahoma" w:cs="Tahoma"/>
          <w:b/>
          <w:sz w:val="22"/>
          <w:szCs w:val="22"/>
        </w:rPr>
        <w:t>(</w:t>
      </w:r>
      <w:proofErr w:type="spellStart"/>
      <w:r w:rsidR="00A2534E" w:rsidRPr="00A2534E">
        <w:rPr>
          <w:rFonts w:ascii="Tahoma" w:hAnsi="Tahoma" w:cs="Tahoma"/>
          <w:b/>
          <w:sz w:val="22"/>
          <w:szCs w:val="22"/>
        </w:rPr>
        <w:t>ii</w:t>
      </w:r>
      <w:proofErr w:type="spellEnd"/>
      <w:r w:rsidR="00A2534E" w:rsidRPr="00A2534E">
        <w:rPr>
          <w:rFonts w:ascii="Tahoma" w:hAnsi="Tahoma" w:cs="Tahoma"/>
          <w:b/>
          <w:sz w:val="22"/>
          <w:szCs w:val="22"/>
        </w:rPr>
        <w:t>)</w:t>
      </w:r>
      <w:r w:rsidR="00A2534E" w:rsidRPr="00A2534E">
        <w:rPr>
          <w:rFonts w:ascii="Tahoma" w:hAnsi="Tahoma" w:cs="Tahoma"/>
          <w:sz w:val="22"/>
          <w:szCs w:val="22"/>
        </w:rPr>
        <w:t xml:space="preserve"> abster-se de praticar atos de corrupção e de agir de forma lesiva à administração pública, nacional ou estrangeira, conforme aplicável, no interesse ou para seu benefício e/ou de suas afiliadas;</w:t>
      </w:r>
      <w:r w:rsidR="00A2534E">
        <w:rPr>
          <w:rFonts w:ascii="Tahoma" w:hAnsi="Tahoma" w:cs="Tahoma"/>
          <w:sz w:val="22"/>
          <w:szCs w:val="22"/>
        </w:rPr>
        <w:t xml:space="preserve"> e</w:t>
      </w:r>
      <w:r w:rsidR="00A2534E" w:rsidRPr="00A2534E">
        <w:rPr>
          <w:rFonts w:ascii="Tahoma" w:hAnsi="Tahoma" w:cs="Tahoma"/>
          <w:sz w:val="22"/>
          <w:szCs w:val="22"/>
        </w:rPr>
        <w:t xml:space="preserve"> </w:t>
      </w:r>
      <w:r w:rsidR="00A2534E" w:rsidRPr="00A2534E">
        <w:rPr>
          <w:rFonts w:ascii="Tahoma" w:hAnsi="Tahoma" w:cs="Tahoma"/>
          <w:b/>
          <w:sz w:val="22"/>
          <w:szCs w:val="22"/>
        </w:rPr>
        <w:t>(</w:t>
      </w:r>
      <w:proofErr w:type="spellStart"/>
      <w:r w:rsidR="00A2534E" w:rsidRPr="00A2534E">
        <w:rPr>
          <w:rFonts w:ascii="Tahoma" w:hAnsi="Tahoma" w:cs="Tahoma"/>
          <w:b/>
          <w:sz w:val="22"/>
          <w:szCs w:val="22"/>
        </w:rPr>
        <w:t>iii</w:t>
      </w:r>
      <w:proofErr w:type="spellEnd"/>
      <w:r w:rsidR="00A2534E" w:rsidRPr="00A2534E">
        <w:rPr>
          <w:rFonts w:ascii="Tahoma" w:hAnsi="Tahoma" w:cs="Tahoma"/>
          <w:b/>
          <w:sz w:val="22"/>
          <w:szCs w:val="22"/>
        </w:rPr>
        <w:t>)</w:t>
      </w:r>
      <w:r w:rsidR="00A2534E" w:rsidRPr="00A2534E">
        <w:rPr>
          <w:rFonts w:ascii="Tahoma" w:hAnsi="Tahoma" w:cs="Tahoma"/>
          <w:sz w:val="22"/>
          <w:szCs w:val="22"/>
        </w:rPr>
        <w:t xml:space="preserve"> informar, imediatamente, por escrito, ao </w:t>
      </w:r>
      <w:r w:rsidR="00A2534E">
        <w:rPr>
          <w:rFonts w:ascii="Tahoma" w:hAnsi="Tahoma" w:cs="Tahoma"/>
          <w:sz w:val="22"/>
          <w:szCs w:val="22"/>
        </w:rPr>
        <w:t>Agente Fiduciário</w:t>
      </w:r>
      <w:r w:rsidR="00A2534E" w:rsidRPr="00A2534E">
        <w:rPr>
          <w:rFonts w:ascii="Tahoma" w:hAnsi="Tahoma" w:cs="Tahoma"/>
          <w:sz w:val="22"/>
          <w:szCs w:val="22"/>
        </w:rPr>
        <w:t xml:space="preserve">, detalhes de qualquer violação às Leis Anticorrupção; </w:t>
      </w:r>
    </w:p>
    <w:p w14:paraId="59D76387" w14:textId="77777777" w:rsidR="00A2534E" w:rsidRDefault="00A2534E" w:rsidP="00B14690">
      <w:pPr>
        <w:pStyle w:val="PargrafodaLista"/>
        <w:spacing w:after="0" w:line="320" w:lineRule="exact"/>
        <w:rPr>
          <w:rFonts w:ascii="Tahoma" w:hAnsi="Tahoma" w:cs="Tahoma"/>
          <w:sz w:val="22"/>
          <w:szCs w:val="22"/>
        </w:rPr>
      </w:pPr>
    </w:p>
    <w:p w14:paraId="371226DB" w14:textId="77777777" w:rsidR="008532B1" w:rsidRDefault="008532B1" w:rsidP="00B14690">
      <w:pPr>
        <w:pStyle w:val="PargrafodaLista"/>
        <w:spacing w:after="0" w:line="320" w:lineRule="exact"/>
        <w:rPr>
          <w:rFonts w:ascii="Tahoma" w:hAnsi="Tahoma" w:cs="Tahoma"/>
          <w:sz w:val="22"/>
          <w:szCs w:val="22"/>
        </w:rPr>
      </w:pPr>
    </w:p>
    <w:p w14:paraId="4E698037" w14:textId="77777777" w:rsidR="008532B1" w:rsidRDefault="00404BC7"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sz w:val="22"/>
          <w:szCs w:val="22"/>
        </w:rPr>
        <w:t xml:space="preserve">em relação à Emissora, convocar, no prazo de até 5 (cinco) Dias Úteis contados da data em que o Agente Fiduciário deveria fazê-lo, </w:t>
      </w:r>
      <w:r w:rsidR="00A361FC" w:rsidRPr="008532B1">
        <w:rPr>
          <w:rFonts w:ascii="Tahoma" w:hAnsi="Tahoma" w:cs="Tahoma"/>
          <w:sz w:val="22"/>
          <w:szCs w:val="22"/>
        </w:rPr>
        <w:t xml:space="preserve">assembleia geral </w:t>
      </w:r>
      <w:r w:rsidRPr="008532B1">
        <w:rPr>
          <w:rFonts w:ascii="Tahoma" w:hAnsi="Tahoma" w:cs="Tahoma"/>
          <w:sz w:val="22"/>
          <w:szCs w:val="22"/>
        </w:rPr>
        <w:lastRenderedPageBreak/>
        <w:t>de Debenturistas, para deliberar sobre as matérias previstas nesta Escritura de Emissão, caso o Agente Fiduciário não o faça no prazo aplicável;</w:t>
      </w:r>
    </w:p>
    <w:p w14:paraId="4068A3F5" w14:textId="77777777" w:rsidR="008532B1" w:rsidRDefault="008532B1" w:rsidP="00B14690">
      <w:pPr>
        <w:pStyle w:val="PargrafodaLista"/>
        <w:spacing w:after="0" w:line="320" w:lineRule="exact"/>
        <w:rPr>
          <w:rFonts w:ascii="Tahoma" w:hAnsi="Tahoma" w:cs="Tahoma"/>
          <w:sz w:val="22"/>
          <w:szCs w:val="22"/>
        </w:rPr>
      </w:pPr>
    </w:p>
    <w:p w14:paraId="0966D004" w14:textId="77777777" w:rsidR="00635146" w:rsidRDefault="006607A6"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8532B1">
        <w:rPr>
          <w:rFonts w:ascii="Tahoma" w:hAnsi="Tahoma" w:cs="Tahoma"/>
          <w:sz w:val="22"/>
          <w:szCs w:val="22"/>
        </w:rPr>
        <w:t xml:space="preserve"> </w:t>
      </w:r>
      <w:r w:rsidR="006E14A8" w:rsidRPr="008532B1">
        <w:rPr>
          <w:rFonts w:ascii="Tahoma" w:hAnsi="Tahoma" w:cs="Tahoma"/>
          <w:sz w:val="22"/>
          <w:szCs w:val="22"/>
        </w:rPr>
        <w:t>em relação à Emissora, notificar o Agente Fiduciário sobre qualquer ato ou fato que possa causar interrupção ou suspensão das atividades da Emissora ou que possa afetar a capacidade de pagamento das Debêntures;</w:t>
      </w:r>
    </w:p>
    <w:p w14:paraId="4846CD0B" w14:textId="77777777" w:rsidR="00A2534E" w:rsidRDefault="00A2534E" w:rsidP="00B14690">
      <w:pPr>
        <w:pStyle w:val="PargrafodaLista"/>
        <w:spacing w:after="0" w:line="320" w:lineRule="exact"/>
        <w:rPr>
          <w:rFonts w:ascii="Tahoma" w:hAnsi="Tahoma" w:cs="Tahoma"/>
          <w:sz w:val="22"/>
          <w:szCs w:val="22"/>
        </w:rPr>
      </w:pPr>
    </w:p>
    <w:p w14:paraId="5F35038C" w14:textId="77777777" w:rsidR="00A2534E" w:rsidRDefault="00A2534E" w:rsidP="00B14690">
      <w:pPr>
        <w:numPr>
          <w:ilvl w:val="3"/>
          <w:numId w:val="34"/>
        </w:numPr>
        <w:tabs>
          <w:tab w:val="clear" w:pos="2126"/>
          <w:tab w:val="num" w:pos="1276"/>
        </w:tabs>
        <w:spacing w:after="0" w:line="320" w:lineRule="exact"/>
        <w:ind w:left="1276" w:hanging="567"/>
        <w:rPr>
          <w:rFonts w:ascii="Tahoma" w:hAnsi="Tahoma" w:cs="Tahoma"/>
          <w:sz w:val="22"/>
          <w:szCs w:val="22"/>
        </w:rPr>
      </w:pPr>
      <w:r>
        <w:rPr>
          <w:rFonts w:ascii="Tahoma" w:hAnsi="Tahoma" w:cs="Tahoma"/>
          <w:sz w:val="22"/>
          <w:szCs w:val="22"/>
        </w:rPr>
        <w:t xml:space="preserve">em relação à Emissora, </w:t>
      </w:r>
      <w:r w:rsidRPr="00A2534E">
        <w:rPr>
          <w:rFonts w:ascii="Tahoma" w:hAnsi="Tahoma" w:cs="Tahoma"/>
          <w:sz w:val="22"/>
          <w:szCs w:val="22"/>
        </w:rPr>
        <w:t>manter os livros de registro contábeis nos termos da legislação aplicável, de acordo com os princípios gerais contábeis aplicáveis</w:t>
      </w:r>
      <w:r>
        <w:rPr>
          <w:rFonts w:ascii="Tahoma" w:hAnsi="Tahoma" w:cs="Tahoma"/>
          <w:sz w:val="22"/>
          <w:szCs w:val="22"/>
        </w:rPr>
        <w:t>;</w:t>
      </w:r>
    </w:p>
    <w:p w14:paraId="0FD608EC" w14:textId="77777777" w:rsidR="008532B1" w:rsidRDefault="008532B1" w:rsidP="00B14690">
      <w:pPr>
        <w:pStyle w:val="PargrafodaLista"/>
        <w:spacing w:after="0" w:line="320" w:lineRule="exact"/>
        <w:rPr>
          <w:rFonts w:ascii="Tahoma" w:hAnsi="Tahoma" w:cs="Tahoma"/>
          <w:sz w:val="22"/>
          <w:szCs w:val="22"/>
        </w:rPr>
      </w:pPr>
    </w:p>
    <w:p w14:paraId="21211144" w14:textId="77777777" w:rsidR="00A549FC" w:rsidRPr="00B14690"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bookmarkStart w:id="53" w:name="_Ref168844104"/>
      <w:r w:rsidRPr="008532B1">
        <w:rPr>
          <w:rFonts w:ascii="Tahoma" w:hAnsi="Tahoma" w:cs="Tahoma"/>
          <w:color w:val="000000"/>
          <w:sz w:val="22"/>
          <w:szCs w:val="22"/>
        </w:rPr>
        <w:t xml:space="preserve">em relação à Emissora e </w:t>
      </w:r>
      <w:r w:rsidR="004A7725" w:rsidRPr="008532B1">
        <w:rPr>
          <w:rFonts w:ascii="Tahoma" w:hAnsi="Tahoma" w:cs="Tahoma"/>
          <w:color w:val="000000"/>
          <w:sz w:val="22"/>
          <w:szCs w:val="22"/>
        </w:rPr>
        <w:t>aos Garantidores</w:t>
      </w:r>
      <w:r w:rsidRPr="008532B1">
        <w:rPr>
          <w:rFonts w:ascii="Tahoma" w:hAnsi="Tahoma" w:cs="Tahoma"/>
          <w:color w:val="000000"/>
          <w:sz w:val="22"/>
          <w:szCs w:val="22"/>
        </w:rPr>
        <w:t xml:space="preserve">, </w:t>
      </w:r>
      <w:r w:rsidR="00635146" w:rsidRPr="008532B1">
        <w:rPr>
          <w:rFonts w:ascii="Tahoma" w:hAnsi="Tahoma" w:cs="Tahoma"/>
          <w:color w:val="000000"/>
          <w:sz w:val="22"/>
          <w:szCs w:val="22"/>
        </w:rPr>
        <w:t xml:space="preserve">comparecer, por meio de seus representantes, às assembleias </w:t>
      </w:r>
      <w:r w:rsidR="00635146" w:rsidRPr="008532B1">
        <w:rPr>
          <w:rFonts w:ascii="Tahoma" w:hAnsi="Tahoma" w:cs="Tahoma"/>
          <w:sz w:val="22"/>
          <w:szCs w:val="22"/>
        </w:rPr>
        <w:t>gerais</w:t>
      </w:r>
      <w:r w:rsidR="00635146" w:rsidRPr="008532B1">
        <w:rPr>
          <w:rFonts w:ascii="Tahoma" w:hAnsi="Tahoma" w:cs="Tahoma"/>
          <w:color w:val="000000"/>
          <w:sz w:val="22"/>
          <w:szCs w:val="22"/>
        </w:rPr>
        <w:t xml:space="preserve"> de Debenturistas, sempre que solicitada</w:t>
      </w:r>
      <w:bookmarkEnd w:id="53"/>
      <w:r w:rsidR="00780DB8" w:rsidRPr="008532B1">
        <w:rPr>
          <w:rFonts w:ascii="Tahoma" w:hAnsi="Tahoma" w:cs="Tahoma"/>
          <w:color w:val="000000"/>
          <w:sz w:val="22"/>
          <w:szCs w:val="22"/>
        </w:rPr>
        <w:t>;</w:t>
      </w:r>
    </w:p>
    <w:p w14:paraId="0CA014C7" w14:textId="77777777" w:rsidR="00A549FC" w:rsidRDefault="00A549FC" w:rsidP="00B14690">
      <w:pPr>
        <w:pStyle w:val="PargrafodaLista"/>
        <w:spacing w:after="0" w:line="320" w:lineRule="exact"/>
        <w:rPr>
          <w:rFonts w:ascii="Tahoma" w:hAnsi="Tahoma" w:cs="Tahoma"/>
          <w:color w:val="000000"/>
          <w:sz w:val="22"/>
          <w:szCs w:val="22"/>
        </w:rPr>
      </w:pPr>
    </w:p>
    <w:p w14:paraId="7449DD2C" w14:textId="77777777" w:rsidR="00635146" w:rsidRPr="008532B1" w:rsidRDefault="00333331" w:rsidP="00B14690">
      <w:pPr>
        <w:numPr>
          <w:ilvl w:val="3"/>
          <w:numId w:val="34"/>
        </w:numPr>
        <w:tabs>
          <w:tab w:val="clear" w:pos="2126"/>
          <w:tab w:val="num" w:pos="1276"/>
        </w:tabs>
        <w:spacing w:after="0" w:line="320" w:lineRule="exact"/>
        <w:ind w:left="1276" w:hanging="567"/>
        <w:rPr>
          <w:rFonts w:ascii="Tahoma" w:hAnsi="Tahoma" w:cs="Tahoma"/>
          <w:sz w:val="22"/>
          <w:szCs w:val="22"/>
        </w:rPr>
      </w:pPr>
      <w:r>
        <w:rPr>
          <w:rFonts w:ascii="Tahoma" w:hAnsi="Tahoma" w:cs="Tahoma"/>
          <w:sz w:val="22"/>
          <w:szCs w:val="22"/>
        </w:rPr>
        <w:t>a Emissora e aos Garantidores</w:t>
      </w:r>
      <w:r w:rsidRPr="00A2534E">
        <w:rPr>
          <w:rFonts w:ascii="Tahoma" w:hAnsi="Tahoma" w:cs="Tahoma"/>
          <w:sz w:val="22"/>
          <w:szCs w:val="22"/>
        </w:rPr>
        <w:t xml:space="preserve"> </w:t>
      </w:r>
      <w:r>
        <w:rPr>
          <w:rFonts w:ascii="Tahoma" w:hAnsi="Tahoma" w:cs="Tahoma"/>
          <w:sz w:val="22"/>
          <w:szCs w:val="22"/>
        </w:rPr>
        <w:t>devem</w:t>
      </w:r>
      <w:r w:rsidRPr="00A549FC">
        <w:rPr>
          <w:rFonts w:ascii="Tahoma" w:hAnsi="Tahoma" w:cs="Tahoma"/>
          <w:bCs/>
          <w:color w:val="000000"/>
          <w:sz w:val="22"/>
          <w:szCs w:val="22"/>
        </w:rPr>
        <w:t xml:space="preserve"> </w:t>
      </w:r>
      <w:r w:rsidR="00A549FC" w:rsidRPr="00A549FC">
        <w:rPr>
          <w:rFonts w:ascii="Tahoma" w:hAnsi="Tahoma" w:cs="Tahoma"/>
          <w:bCs/>
          <w:color w:val="000000"/>
          <w:sz w:val="22"/>
          <w:szCs w:val="22"/>
        </w:rPr>
        <w:t xml:space="preserve">adotar todas e quaisquer medidas necessárias para assegurar que as Garantias correspondam, até o cumprimento integral das obrigações decorrentes desta </w:t>
      </w:r>
      <w:r w:rsidR="00A549FC">
        <w:rPr>
          <w:rFonts w:ascii="Tahoma" w:hAnsi="Tahoma" w:cs="Tahoma"/>
          <w:bCs/>
          <w:color w:val="000000"/>
          <w:sz w:val="22"/>
          <w:szCs w:val="22"/>
        </w:rPr>
        <w:t>Escritura</w:t>
      </w:r>
      <w:r w:rsidR="00A549FC" w:rsidRPr="00A549FC">
        <w:rPr>
          <w:rFonts w:ascii="Tahoma" w:hAnsi="Tahoma" w:cs="Tahoma"/>
          <w:bCs/>
          <w:color w:val="000000"/>
          <w:sz w:val="22"/>
          <w:szCs w:val="22"/>
        </w:rPr>
        <w:t xml:space="preserve">, </w:t>
      </w:r>
      <w:r w:rsidR="00A549FC">
        <w:rPr>
          <w:rFonts w:ascii="Tahoma" w:hAnsi="Tahoma" w:cs="Tahoma"/>
          <w:bCs/>
          <w:color w:val="000000"/>
          <w:sz w:val="22"/>
          <w:szCs w:val="22"/>
        </w:rPr>
        <w:t>a</w:t>
      </w:r>
      <w:r w:rsidR="00A549FC" w:rsidRPr="00A549FC">
        <w:rPr>
          <w:rFonts w:ascii="Tahoma" w:hAnsi="Tahoma" w:cs="Tahoma"/>
          <w:bCs/>
          <w:color w:val="000000"/>
          <w:sz w:val="22"/>
          <w:szCs w:val="22"/>
        </w:rPr>
        <w:t xml:space="preserve">, no mínimo, 140% (cento e quarenta por cento) do </w:t>
      </w:r>
      <w:r w:rsidR="00A549FC">
        <w:rPr>
          <w:rFonts w:ascii="Tahoma" w:hAnsi="Tahoma" w:cs="Tahoma"/>
          <w:bCs/>
          <w:color w:val="000000"/>
          <w:sz w:val="22"/>
          <w:szCs w:val="22"/>
        </w:rPr>
        <w:t>Saldo Devedor</w:t>
      </w:r>
      <w:r w:rsidR="00A549FC" w:rsidRPr="00A549FC">
        <w:rPr>
          <w:rFonts w:ascii="Tahoma" w:hAnsi="Tahoma" w:cs="Tahoma"/>
          <w:bCs/>
          <w:color w:val="000000"/>
          <w:sz w:val="22"/>
          <w:szCs w:val="22"/>
        </w:rPr>
        <w:t xml:space="preserve"> d</w:t>
      </w:r>
      <w:r w:rsidR="00A549FC" w:rsidRPr="00A549FC">
        <w:rPr>
          <w:rFonts w:ascii="Tahoma" w:hAnsi="Tahoma" w:cs="Tahoma"/>
          <w:color w:val="000000"/>
          <w:sz w:val="22"/>
          <w:szCs w:val="22"/>
        </w:rPr>
        <w:t xml:space="preserve">esta </w:t>
      </w:r>
      <w:r w:rsidR="00A549FC">
        <w:rPr>
          <w:rFonts w:ascii="Tahoma" w:hAnsi="Tahoma" w:cs="Tahoma"/>
          <w:color w:val="000000"/>
          <w:sz w:val="22"/>
          <w:szCs w:val="22"/>
        </w:rPr>
        <w:t>Escritura</w:t>
      </w:r>
      <w:r w:rsidR="00A549FC">
        <w:rPr>
          <w:rFonts w:ascii="Tahoma" w:hAnsi="Tahoma" w:cs="Tahoma"/>
          <w:bCs/>
          <w:color w:val="000000"/>
          <w:sz w:val="22"/>
          <w:szCs w:val="22"/>
        </w:rPr>
        <w:t>;</w:t>
      </w:r>
    </w:p>
    <w:p w14:paraId="50B6DABE" w14:textId="77777777" w:rsidR="008532B1" w:rsidRDefault="008532B1" w:rsidP="00B14690">
      <w:pPr>
        <w:pStyle w:val="PargrafodaLista"/>
        <w:spacing w:after="0" w:line="320" w:lineRule="exact"/>
        <w:rPr>
          <w:rFonts w:ascii="Tahoma" w:hAnsi="Tahoma" w:cs="Tahoma"/>
          <w:sz w:val="22"/>
          <w:szCs w:val="22"/>
        </w:rPr>
      </w:pPr>
    </w:p>
    <w:p w14:paraId="11F28B4F" w14:textId="77777777" w:rsidR="00596DCB" w:rsidRPr="008532B1" w:rsidRDefault="006E14A8" w:rsidP="00B14690">
      <w:pPr>
        <w:numPr>
          <w:ilvl w:val="3"/>
          <w:numId w:val="34"/>
        </w:numPr>
        <w:tabs>
          <w:tab w:val="clear" w:pos="2126"/>
          <w:tab w:val="num" w:pos="1276"/>
        </w:tabs>
        <w:spacing w:after="0" w:line="320" w:lineRule="exact"/>
        <w:ind w:left="1276" w:hanging="567"/>
        <w:rPr>
          <w:rFonts w:ascii="Tahoma" w:hAnsi="Tahoma" w:cs="Tahoma"/>
          <w:sz w:val="22"/>
          <w:szCs w:val="22"/>
        </w:rPr>
      </w:pPr>
      <w:r w:rsidRPr="00A361FC">
        <w:rPr>
          <w:rFonts w:ascii="Tahoma" w:hAnsi="Tahoma" w:cs="Tahoma"/>
          <w:color w:val="000000"/>
          <w:sz w:val="22"/>
          <w:szCs w:val="22"/>
        </w:rPr>
        <w:t xml:space="preserve">em relação à Emissora, </w:t>
      </w:r>
      <w:r w:rsidR="00596DCB" w:rsidRPr="00A361FC">
        <w:rPr>
          <w:rFonts w:ascii="Tahoma" w:hAnsi="Tahoma" w:cs="Tahoma"/>
          <w:color w:val="000000"/>
          <w:sz w:val="22"/>
          <w:szCs w:val="22"/>
        </w:rPr>
        <w:t>sem prejuízo das demais obrigações previstas acima ou de outras obrigações expressamente previstas na regulamentação em vigor e nesta Escritura de Emissão, nos termos do artigo 17 da Instrução CVM 476</w:t>
      </w:r>
      <w:r w:rsidR="00596DCB" w:rsidRPr="008532B1">
        <w:rPr>
          <w:rFonts w:ascii="Tahoma" w:hAnsi="Tahoma" w:cs="Tahoma"/>
          <w:color w:val="000000"/>
          <w:sz w:val="22"/>
          <w:szCs w:val="22"/>
        </w:rPr>
        <w:t>:</w:t>
      </w:r>
    </w:p>
    <w:p w14:paraId="20D718D6" w14:textId="77777777" w:rsidR="00596DCB" w:rsidRPr="00533952" w:rsidRDefault="00596DCB" w:rsidP="00B14690">
      <w:pPr>
        <w:keepNext/>
        <w:spacing w:after="0" w:line="320" w:lineRule="exact"/>
        <w:ind w:left="2127" w:hanging="709"/>
        <w:rPr>
          <w:rFonts w:ascii="Tahoma" w:hAnsi="Tahoma" w:cs="Tahoma"/>
          <w:color w:val="000000"/>
          <w:sz w:val="22"/>
          <w:szCs w:val="22"/>
        </w:rPr>
      </w:pPr>
    </w:p>
    <w:p w14:paraId="76E099FD" w14:textId="77777777" w:rsidR="00596DCB" w:rsidRPr="00533952" w:rsidRDefault="00596DCB" w:rsidP="00B14690">
      <w:pPr>
        <w:numPr>
          <w:ilvl w:val="0"/>
          <w:numId w:val="22"/>
        </w:numPr>
        <w:tabs>
          <w:tab w:val="left" w:pos="1843"/>
        </w:tabs>
        <w:spacing w:after="0" w:line="320" w:lineRule="exact"/>
        <w:ind w:left="1843" w:hanging="567"/>
        <w:rPr>
          <w:rFonts w:ascii="Tahoma" w:hAnsi="Tahoma" w:cs="Tahoma"/>
          <w:color w:val="000000"/>
          <w:sz w:val="22"/>
          <w:szCs w:val="22"/>
        </w:rPr>
      </w:pPr>
      <w:r w:rsidRPr="00533952">
        <w:rPr>
          <w:rFonts w:ascii="Tahoma" w:hAnsi="Tahoma" w:cs="Tahoma"/>
          <w:color w:val="000000"/>
          <w:sz w:val="22"/>
          <w:szCs w:val="22"/>
        </w:rPr>
        <w:t xml:space="preserve">preparar as demonstrações financeiras relativas a cada exercício social, em conformidade com a Lei das Sociedades por Ações e com as regras emitidas pela CVM; </w:t>
      </w:r>
    </w:p>
    <w:p w14:paraId="21806D5B" w14:textId="77777777" w:rsidR="00596DCB" w:rsidRPr="00533952" w:rsidRDefault="00596DCB" w:rsidP="00B14690">
      <w:pPr>
        <w:tabs>
          <w:tab w:val="left" w:pos="1843"/>
        </w:tabs>
        <w:spacing w:after="0" w:line="320" w:lineRule="exact"/>
        <w:ind w:left="1843" w:hanging="567"/>
        <w:rPr>
          <w:rFonts w:ascii="Tahoma" w:hAnsi="Tahoma" w:cs="Tahoma"/>
          <w:color w:val="000000"/>
          <w:sz w:val="22"/>
          <w:szCs w:val="22"/>
        </w:rPr>
      </w:pPr>
    </w:p>
    <w:p w14:paraId="56F00C02" w14:textId="77777777" w:rsidR="00596DCB" w:rsidRPr="00533952" w:rsidRDefault="00596DCB" w:rsidP="00B14690">
      <w:pPr>
        <w:numPr>
          <w:ilvl w:val="0"/>
          <w:numId w:val="22"/>
        </w:numPr>
        <w:tabs>
          <w:tab w:val="left" w:pos="1843"/>
        </w:tabs>
        <w:autoSpaceDE w:val="0"/>
        <w:autoSpaceDN w:val="0"/>
        <w:adjustRightInd w:val="0"/>
        <w:spacing w:after="0" w:line="320" w:lineRule="exact"/>
        <w:ind w:left="1843" w:hanging="567"/>
        <w:rPr>
          <w:rFonts w:ascii="Tahoma" w:hAnsi="Tahoma" w:cs="Tahoma"/>
          <w:color w:val="000000"/>
          <w:sz w:val="22"/>
          <w:szCs w:val="22"/>
        </w:rPr>
      </w:pPr>
      <w:r w:rsidRPr="00533952">
        <w:rPr>
          <w:rFonts w:ascii="Tahoma" w:hAnsi="Tahoma" w:cs="Tahoma"/>
          <w:sz w:val="22"/>
          <w:szCs w:val="22"/>
        </w:rPr>
        <w:t>submeter as demonstrações financeiras da Companhia relativas a cada exercício social a auditoria por auditor independente registrado na CVM;</w:t>
      </w:r>
    </w:p>
    <w:p w14:paraId="52097B4C" w14:textId="77777777" w:rsidR="00596DCB" w:rsidRPr="00533952" w:rsidRDefault="00596DCB" w:rsidP="00B14690">
      <w:pPr>
        <w:tabs>
          <w:tab w:val="left" w:pos="1843"/>
        </w:tabs>
        <w:spacing w:after="0" w:line="320" w:lineRule="exact"/>
        <w:ind w:left="1843" w:hanging="567"/>
        <w:rPr>
          <w:rFonts w:ascii="Tahoma" w:hAnsi="Tahoma" w:cs="Tahoma"/>
          <w:color w:val="000000"/>
          <w:sz w:val="22"/>
          <w:szCs w:val="22"/>
        </w:rPr>
      </w:pPr>
    </w:p>
    <w:p w14:paraId="50CBF2E4" w14:textId="77777777" w:rsidR="00596DCB" w:rsidRPr="00533952" w:rsidRDefault="00596DCB" w:rsidP="00B14690">
      <w:pPr>
        <w:numPr>
          <w:ilvl w:val="0"/>
          <w:numId w:val="22"/>
        </w:numPr>
        <w:tabs>
          <w:tab w:val="left" w:pos="1843"/>
        </w:tabs>
        <w:autoSpaceDE w:val="0"/>
        <w:autoSpaceDN w:val="0"/>
        <w:adjustRightInd w:val="0"/>
        <w:spacing w:after="0" w:line="320" w:lineRule="exact"/>
        <w:ind w:left="1843" w:hanging="567"/>
        <w:rPr>
          <w:rFonts w:ascii="Tahoma" w:hAnsi="Tahoma" w:cs="Tahoma"/>
          <w:color w:val="000000"/>
          <w:sz w:val="22"/>
          <w:szCs w:val="22"/>
        </w:rPr>
      </w:pPr>
      <w:r w:rsidRPr="00533952">
        <w:rPr>
          <w:rFonts w:ascii="Tahoma" w:hAnsi="Tahoma" w:cs="Tahoma"/>
          <w:sz w:val="22"/>
          <w:szCs w:val="22"/>
        </w:rPr>
        <w:t xml:space="preserve">no prazo de 3 (três) meses contados da data de encerramento de seu exercício social, divulgar em sua página na Internet </w:t>
      </w:r>
      <w:r w:rsidR="008C3944" w:rsidRPr="00533952">
        <w:rPr>
          <w:rFonts w:ascii="Tahoma" w:hAnsi="Tahoma" w:cs="Tahoma"/>
          <w:sz w:val="22"/>
          <w:szCs w:val="22"/>
        </w:rPr>
        <w:t>(</w:t>
      </w:r>
      <w:hyperlink r:id="rId16" w:history="1">
        <w:r w:rsidR="008C3944" w:rsidRPr="00A96253">
          <w:rPr>
            <w:rStyle w:val="Hyperlink"/>
            <w:rFonts w:ascii="Tahoma" w:hAnsi="Tahoma" w:cs="Tahoma"/>
            <w:sz w:val="22"/>
            <w:szCs w:val="22"/>
          </w:rPr>
          <w:t>www.</w:t>
        </w:r>
        <w:r w:rsidR="008C3944" w:rsidRPr="00A96253">
          <w:rPr>
            <w:rStyle w:val="Hyperlink"/>
            <w:rFonts w:ascii="Tahoma" w:hAnsi="Tahoma" w:cs="Tahoma"/>
            <w:bCs/>
            <w:sz w:val="22"/>
            <w:szCs w:val="22"/>
          </w:rPr>
          <w:t>831participacoes.com.br</w:t>
        </w:r>
      </w:hyperlink>
      <w:r w:rsidR="008C3944">
        <w:rPr>
          <w:rFonts w:ascii="Tahoma" w:hAnsi="Tahoma" w:cs="Tahoma"/>
          <w:sz w:val="22"/>
          <w:szCs w:val="22"/>
        </w:rPr>
        <w:t>)</w:t>
      </w:r>
      <w:r w:rsidR="008C3944" w:rsidRPr="00533952">
        <w:rPr>
          <w:rFonts w:ascii="Tahoma" w:hAnsi="Tahoma" w:cs="Tahoma"/>
          <w:sz w:val="22"/>
          <w:szCs w:val="22"/>
        </w:rPr>
        <w:t xml:space="preserve"> </w:t>
      </w:r>
      <w:r w:rsidRPr="00533952">
        <w:rPr>
          <w:rFonts w:ascii="Tahoma" w:hAnsi="Tahoma" w:cs="Tahoma"/>
          <w:sz w:val="22"/>
          <w:szCs w:val="22"/>
        </w:rPr>
        <w:t>e enviar à B3 as demonstrações financeiras da Companhia relativas a cada exercício social, acompanhadas de notas explicativas e do parecer dos auditores independentes;</w:t>
      </w:r>
    </w:p>
    <w:p w14:paraId="3B31FE54" w14:textId="77777777" w:rsidR="00596DCB" w:rsidRPr="00533952" w:rsidRDefault="00596DCB" w:rsidP="00B14690">
      <w:pPr>
        <w:tabs>
          <w:tab w:val="left" w:pos="1843"/>
        </w:tabs>
        <w:spacing w:after="0" w:line="320" w:lineRule="exact"/>
        <w:ind w:left="1843" w:hanging="567"/>
        <w:rPr>
          <w:rFonts w:ascii="Tahoma" w:hAnsi="Tahoma" w:cs="Tahoma"/>
          <w:color w:val="000000"/>
          <w:sz w:val="22"/>
          <w:szCs w:val="22"/>
        </w:rPr>
      </w:pPr>
    </w:p>
    <w:p w14:paraId="07F6ACC4" w14:textId="77777777" w:rsidR="00596DCB" w:rsidRPr="00533952" w:rsidRDefault="00596DCB" w:rsidP="00B14690">
      <w:pPr>
        <w:numPr>
          <w:ilvl w:val="0"/>
          <w:numId w:val="22"/>
        </w:numPr>
        <w:tabs>
          <w:tab w:val="left" w:pos="1843"/>
        </w:tabs>
        <w:autoSpaceDE w:val="0"/>
        <w:autoSpaceDN w:val="0"/>
        <w:adjustRightInd w:val="0"/>
        <w:spacing w:after="0" w:line="320" w:lineRule="exact"/>
        <w:ind w:left="1843" w:hanging="567"/>
        <w:rPr>
          <w:rFonts w:ascii="Tahoma" w:hAnsi="Tahoma" w:cs="Tahoma"/>
          <w:color w:val="000000"/>
          <w:sz w:val="22"/>
          <w:szCs w:val="22"/>
        </w:rPr>
      </w:pPr>
      <w:r w:rsidRPr="00533952">
        <w:rPr>
          <w:rFonts w:ascii="Tahoma" w:hAnsi="Tahoma" w:cs="Tahoma"/>
          <w:sz w:val="22"/>
          <w:szCs w:val="22"/>
        </w:rPr>
        <w:lastRenderedPageBreak/>
        <w:t xml:space="preserve">por um prazo de 3 (três) anos contados da respectiva data de divulgação, manter os documentos mencionados na alínea (c) acima em sua página na Internet; </w:t>
      </w:r>
    </w:p>
    <w:p w14:paraId="1D4EA349" w14:textId="77777777" w:rsidR="00596DCB" w:rsidRPr="00533952" w:rsidRDefault="00596DCB" w:rsidP="00B14690">
      <w:pPr>
        <w:tabs>
          <w:tab w:val="left" w:pos="1843"/>
        </w:tabs>
        <w:spacing w:after="0" w:line="320" w:lineRule="exact"/>
        <w:ind w:left="1843" w:hanging="567"/>
        <w:rPr>
          <w:rFonts w:ascii="Tahoma" w:hAnsi="Tahoma" w:cs="Tahoma"/>
          <w:color w:val="000000"/>
          <w:sz w:val="22"/>
          <w:szCs w:val="22"/>
        </w:rPr>
      </w:pPr>
    </w:p>
    <w:p w14:paraId="6CDAF751" w14:textId="77777777" w:rsidR="00596DCB" w:rsidRPr="00533952" w:rsidRDefault="00596DCB" w:rsidP="00B14690">
      <w:pPr>
        <w:numPr>
          <w:ilvl w:val="0"/>
          <w:numId w:val="22"/>
        </w:numPr>
        <w:tabs>
          <w:tab w:val="left" w:pos="1843"/>
        </w:tabs>
        <w:autoSpaceDE w:val="0"/>
        <w:autoSpaceDN w:val="0"/>
        <w:adjustRightInd w:val="0"/>
        <w:spacing w:after="0" w:line="320" w:lineRule="exact"/>
        <w:ind w:left="1843" w:hanging="567"/>
        <w:rPr>
          <w:rFonts w:ascii="Tahoma" w:hAnsi="Tahoma" w:cs="Tahoma"/>
          <w:color w:val="000000"/>
          <w:sz w:val="22"/>
          <w:szCs w:val="22"/>
        </w:rPr>
      </w:pPr>
      <w:r w:rsidRPr="00533952">
        <w:rPr>
          <w:rFonts w:ascii="Tahoma" w:hAnsi="Tahoma" w:cs="Tahoma"/>
          <w:sz w:val="22"/>
          <w:szCs w:val="22"/>
        </w:rPr>
        <w:t xml:space="preserve">observar as disposições da </w:t>
      </w:r>
      <w:r w:rsidR="0091589F" w:rsidRPr="00533952">
        <w:rPr>
          <w:rFonts w:ascii="Tahoma" w:hAnsi="Tahoma" w:cs="Tahoma"/>
          <w:color w:val="000000"/>
          <w:sz w:val="22"/>
          <w:szCs w:val="22"/>
        </w:rPr>
        <w:t>Instrução da CVM nº 358, de 3 de janeiro de 2002, conforme alterada (“</w:t>
      </w:r>
      <w:r w:rsidR="0091589F" w:rsidRPr="00533952">
        <w:rPr>
          <w:rFonts w:ascii="Tahoma" w:hAnsi="Tahoma" w:cs="Tahoma"/>
          <w:color w:val="000000"/>
          <w:sz w:val="22"/>
          <w:szCs w:val="22"/>
          <w:u w:val="single"/>
        </w:rPr>
        <w:t>Instrução CVM 358</w:t>
      </w:r>
      <w:r w:rsidR="0091589F" w:rsidRPr="00533952">
        <w:rPr>
          <w:rFonts w:ascii="Tahoma" w:hAnsi="Tahoma" w:cs="Tahoma"/>
          <w:color w:val="000000"/>
          <w:sz w:val="22"/>
          <w:szCs w:val="22"/>
        </w:rPr>
        <w:t>”)</w:t>
      </w:r>
      <w:r w:rsidRPr="00533952">
        <w:rPr>
          <w:rFonts w:ascii="Tahoma" w:hAnsi="Tahoma" w:cs="Tahoma"/>
          <w:sz w:val="22"/>
          <w:szCs w:val="22"/>
        </w:rPr>
        <w:t>, no que se refere ao dever de sigilo e às vedações à negociação;</w:t>
      </w:r>
    </w:p>
    <w:p w14:paraId="274EC96D" w14:textId="77777777" w:rsidR="00596DCB" w:rsidRPr="00533952" w:rsidRDefault="00596DCB" w:rsidP="00B14690">
      <w:pPr>
        <w:tabs>
          <w:tab w:val="left" w:pos="1843"/>
        </w:tabs>
        <w:spacing w:after="0" w:line="320" w:lineRule="exact"/>
        <w:ind w:left="1843" w:hanging="567"/>
        <w:rPr>
          <w:rFonts w:ascii="Tahoma" w:hAnsi="Tahoma" w:cs="Tahoma"/>
          <w:color w:val="000000"/>
          <w:sz w:val="22"/>
          <w:szCs w:val="22"/>
        </w:rPr>
      </w:pPr>
    </w:p>
    <w:p w14:paraId="14921CC3" w14:textId="77777777" w:rsidR="00596DCB" w:rsidRPr="00533952" w:rsidRDefault="00596DCB" w:rsidP="00B14690">
      <w:pPr>
        <w:numPr>
          <w:ilvl w:val="0"/>
          <w:numId w:val="22"/>
        </w:numPr>
        <w:tabs>
          <w:tab w:val="left" w:pos="1843"/>
        </w:tabs>
        <w:autoSpaceDE w:val="0"/>
        <w:autoSpaceDN w:val="0"/>
        <w:adjustRightInd w:val="0"/>
        <w:spacing w:after="0" w:line="320" w:lineRule="exact"/>
        <w:ind w:left="1843" w:hanging="567"/>
        <w:rPr>
          <w:rFonts w:ascii="Tahoma" w:hAnsi="Tahoma" w:cs="Tahoma"/>
          <w:color w:val="000000"/>
          <w:sz w:val="22"/>
          <w:szCs w:val="22"/>
        </w:rPr>
      </w:pPr>
      <w:r w:rsidRPr="00533952">
        <w:rPr>
          <w:rFonts w:ascii="Tahoma" w:hAnsi="Tahoma" w:cs="Tahoma"/>
          <w:sz w:val="22"/>
          <w:szCs w:val="22"/>
        </w:rPr>
        <w:t>divulgar, em sua página na Internet</w:t>
      </w:r>
      <w:r w:rsidR="000E28EF" w:rsidRPr="00533952">
        <w:rPr>
          <w:rFonts w:ascii="Tahoma" w:hAnsi="Tahoma" w:cs="Tahoma"/>
          <w:sz w:val="22"/>
          <w:szCs w:val="22"/>
        </w:rPr>
        <w:t xml:space="preserve"> (</w:t>
      </w:r>
      <w:hyperlink r:id="rId17" w:history="1">
        <w:r w:rsidR="008C3944" w:rsidRPr="00A96253">
          <w:rPr>
            <w:rStyle w:val="Hyperlink"/>
            <w:rFonts w:ascii="Tahoma" w:hAnsi="Tahoma" w:cs="Tahoma"/>
            <w:sz w:val="22"/>
            <w:szCs w:val="22"/>
          </w:rPr>
          <w:t>www.</w:t>
        </w:r>
        <w:r w:rsidR="008C3944" w:rsidRPr="00A96253">
          <w:rPr>
            <w:rStyle w:val="Hyperlink"/>
            <w:rFonts w:ascii="Tahoma" w:hAnsi="Tahoma" w:cs="Tahoma"/>
            <w:bCs/>
            <w:sz w:val="22"/>
            <w:szCs w:val="22"/>
          </w:rPr>
          <w:t>831participacoes.com.br</w:t>
        </w:r>
      </w:hyperlink>
      <w:r w:rsidR="008C3944">
        <w:rPr>
          <w:rFonts w:ascii="Tahoma" w:hAnsi="Tahoma" w:cs="Tahoma"/>
          <w:sz w:val="22"/>
          <w:szCs w:val="22"/>
        </w:rPr>
        <w:t>)</w:t>
      </w:r>
      <w:r w:rsidRPr="00533952">
        <w:rPr>
          <w:rFonts w:ascii="Tahoma" w:hAnsi="Tahoma" w:cs="Tahoma"/>
          <w:sz w:val="22"/>
          <w:szCs w:val="22"/>
        </w:rPr>
        <w:t xml:space="preserve">, a ocorrência de qualquer ato ou fato relevante, conforme definido no artigo 2º da Instrução CVM 358, comunicando imediatamente ao Agente Fiduciário, ao Coordenador Líder e à B3; </w:t>
      </w:r>
    </w:p>
    <w:p w14:paraId="4466273A" w14:textId="77777777" w:rsidR="00596DCB" w:rsidRPr="00533952" w:rsidRDefault="00596DCB" w:rsidP="00B14690">
      <w:pPr>
        <w:tabs>
          <w:tab w:val="left" w:pos="1843"/>
        </w:tabs>
        <w:spacing w:after="0" w:line="320" w:lineRule="exact"/>
        <w:ind w:left="1843" w:hanging="567"/>
        <w:rPr>
          <w:rFonts w:ascii="Tahoma" w:hAnsi="Tahoma" w:cs="Tahoma"/>
          <w:color w:val="000000"/>
          <w:sz w:val="22"/>
          <w:szCs w:val="22"/>
        </w:rPr>
      </w:pPr>
    </w:p>
    <w:p w14:paraId="1DFBB35D" w14:textId="77777777" w:rsidR="00596DCB" w:rsidRDefault="00596DCB" w:rsidP="00B14690">
      <w:pPr>
        <w:numPr>
          <w:ilvl w:val="0"/>
          <w:numId w:val="22"/>
        </w:numPr>
        <w:tabs>
          <w:tab w:val="left" w:pos="1843"/>
        </w:tabs>
        <w:autoSpaceDE w:val="0"/>
        <w:autoSpaceDN w:val="0"/>
        <w:adjustRightInd w:val="0"/>
        <w:spacing w:after="0" w:line="320" w:lineRule="exact"/>
        <w:ind w:left="1843" w:hanging="567"/>
        <w:rPr>
          <w:rFonts w:ascii="Tahoma" w:hAnsi="Tahoma" w:cs="Tahoma"/>
          <w:sz w:val="22"/>
          <w:szCs w:val="22"/>
        </w:rPr>
      </w:pPr>
      <w:r w:rsidRPr="00533952">
        <w:rPr>
          <w:rFonts w:ascii="Tahoma" w:hAnsi="Tahoma" w:cs="Tahoma"/>
          <w:sz w:val="22"/>
          <w:szCs w:val="22"/>
        </w:rPr>
        <w:t xml:space="preserve">fornecer todas as informações solicitadas pela CVM e pela B3; </w:t>
      </w:r>
    </w:p>
    <w:p w14:paraId="5C1CC1B6" w14:textId="77777777" w:rsidR="008532B1" w:rsidRDefault="008532B1" w:rsidP="00B14690">
      <w:pPr>
        <w:pStyle w:val="PargrafodaLista"/>
        <w:spacing w:after="0" w:line="320" w:lineRule="exact"/>
        <w:rPr>
          <w:rFonts w:ascii="Tahoma" w:hAnsi="Tahoma" w:cs="Tahoma"/>
          <w:sz w:val="22"/>
          <w:szCs w:val="22"/>
        </w:rPr>
      </w:pPr>
    </w:p>
    <w:p w14:paraId="56405588" w14:textId="77777777" w:rsidR="00596DCB" w:rsidRPr="008532B1" w:rsidRDefault="00596DCB" w:rsidP="00B14690">
      <w:pPr>
        <w:numPr>
          <w:ilvl w:val="0"/>
          <w:numId w:val="22"/>
        </w:numPr>
        <w:tabs>
          <w:tab w:val="left" w:pos="1843"/>
        </w:tabs>
        <w:autoSpaceDE w:val="0"/>
        <w:autoSpaceDN w:val="0"/>
        <w:adjustRightInd w:val="0"/>
        <w:spacing w:after="0" w:line="320" w:lineRule="exact"/>
        <w:ind w:left="1843" w:hanging="567"/>
        <w:rPr>
          <w:rFonts w:ascii="Tahoma" w:hAnsi="Tahoma" w:cs="Tahoma"/>
          <w:sz w:val="22"/>
          <w:szCs w:val="22"/>
        </w:rPr>
      </w:pPr>
      <w:r w:rsidRPr="008532B1">
        <w:rPr>
          <w:rFonts w:ascii="Tahoma" w:hAnsi="Tahoma" w:cs="Tahoma"/>
          <w:color w:val="000000"/>
          <w:sz w:val="22"/>
          <w:szCs w:val="22"/>
        </w:rPr>
        <w:t>divulgar, em sua página na Internet, o relatório anual e demais comunicações enviadas pelo Agente Fiduciário na mesma data do seu recebimento, observado, ainda, o disposto na alínea </w:t>
      </w:r>
      <w:r w:rsidR="00E908F8">
        <w:rPr>
          <w:rFonts w:ascii="Tahoma" w:hAnsi="Tahoma" w:cs="Tahoma"/>
          <w:color w:val="000000"/>
          <w:sz w:val="22"/>
          <w:szCs w:val="22"/>
        </w:rPr>
        <w:t xml:space="preserve">(d) </w:t>
      </w:r>
      <w:r w:rsidR="00054661" w:rsidRPr="008532B1">
        <w:rPr>
          <w:rFonts w:ascii="Tahoma" w:hAnsi="Tahoma" w:cs="Tahoma"/>
          <w:color w:val="000000"/>
          <w:sz w:val="22"/>
          <w:szCs w:val="22"/>
        </w:rPr>
        <w:t>acima</w:t>
      </w:r>
      <w:r w:rsidR="008532B1">
        <w:rPr>
          <w:rFonts w:ascii="Tahoma" w:hAnsi="Tahoma" w:cs="Tahoma"/>
          <w:color w:val="000000"/>
          <w:sz w:val="22"/>
          <w:szCs w:val="22"/>
        </w:rPr>
        <w:t>.</w:t>
      </w:r>
    </w:p>
    <w:p w14:paraId="7D1E2A41" w14:textId="77777777" w:rsidR="00567E98" w:rsidRDefault="00567E98" w:rsidP="00B14690">
      <w:pPr>
        <w:spacing w:after="0" w:line="320" w:lineRule="exact"/>
        <w:rPr>
          <w:rFonts w:ascii="Tahoma" w:hAnsi="Tahoma" w:cs="Tahoma"/>
          <w:sz w:val="22"/>
          <w:szCs w:val="22"/>
        </w:rPr>
      </w:pPr>
    </w:p>
    <w:p w14:paraId="0947F661" w14:textId="77777777" w:rsidR="001A405B" w:rsidRDefault="001A405B" w:rsidP="00B14690">
      <w:pPr>
        <w:spacing w:after="0" w:line="320" w:lineRule="exact"/>
        <w:rPr>
          <w:rFonts w:ascii="Tahoma" w:hAnsi="Tahoma" w:cs="Tahoma"/>
          <w:sz w:val="22"/>
          <w:szCs w:val="22"/>
        </w:rPr>
      </w:pPr>
      <w:r>
        <w:rPr>
          <w:rFonts w:ascii="Tahoma" w:hAnsi="Tahoma" w:cs="Tahoma"/>
          <w:sz w:val="22"/>
          <w:szCs w:val="22"/>
        </w:rPr>
        <w:t>7.2.</w:t>
      </w:r>
      <w:r>
        <w:rPr>
          <w:rFonts w:ascii="Tahoma" w:hAnsi="Tahoma" w:cs="Tahoma"/>
          <w:sz w:val="22"/>
          <w:szCs w:val="22"/>
        </w:rPr>
        <w:tab/>
      </w:r>
      <w:r w:rsidRPr="00533952">
        <w:rPr>
          <w:rFonts w:ascii="Tahoma" w:hAnsi="Tahoma" w:cs="Tahoma"/>
          <w:sz w:val="22"/>
          <w:szCs w:val="22"/>
        </w:rPr>
        <w:t>Sem prejuízo das demais obrigações previstas nesta Escritura</w:t>
      </w:r>
      <w:r w:rsidR="007B7E01">
        <w:rPr>
          <w:rFonts w:ascii="Tahoma" w:hAnsi="Tahoma" w:cs="Tahoma"/>
          <w:sz w:val="22"/>
          <w:szCs w:val="22"/>
        </w:rPr>
        <w:t>, nos Contratos de Garantia</w:t>
      </w:r>
      <w:r w:rsidRPr="00533952">
        <w:rPr>
          <w:rFonts w:ascii="Tahoma" w:hAnsi="Tahoma" w:cs="Tahoma"/>
          <w:sz w:val="22"/>
          <w:szCs w:val="22"/>
        </w:rPr>
        <w:t xml:space="preserve"> e na legislação e regulamentação aplicável, enquanto o saldo devedor das Debêntures não for integralmente pago, </w:t>
      </w:r>
      <w:r>
        <w:rPr>
          <w:rFonts w:ascii="Tahoma" w:hAnsi="Tahoma" w:cs="Tahoma"/>
          <w:sz w:val="22"/>
          <w:szCs w:val="22"/>
        </w:rPr>
        <w:t>são obrigações de não fazer d</w:t>
      </w:r>
      <w:r w:rsidRPr="00533952">
        <w:rPr>
          <w:rFonts w:ascii="Tahoma" w:hAnsi="Tahoma" w:cs="Tahoma"/>
          <w:sz w:val="22"/>
          <w:szCs w:val="22"/>
        </w:rPr>
        <w:t xml:space="preserve">a Emissora e </w:t>
      </w:r>
      <w:r>
        <w:rPr>
          <w:rFonts w:ascii="Tahoma" w:hAnsi="Tahoma" w:cs="Tahoma"/>
          <w:sz w:val="22"/>
          <w:szCs w:val="22"/>
        </w:rPr>
        <w:t>d</w:t>
      </w:r>
      <w:r w:rsidRPr="00533952">
        <w:rPr>
          <w:rFonts w:ascii="Tahoma" w:hAnsi="Tahoma" w:cs="Tahoma"/>
          <w:sz w:val="22"/>
          <w:szCs w:val="22"/>
        </w:rPr>
        <w:t>os Garantidores, de forma solidária</w:t>
      </w:r>
      <w:r>
        <w:rPr>
          <w:rFonts w:ascii="Tahoma" w:hAnsi="Tahoma" w:cs="Tahoma"/>
          <w:sz w:val="22"/>
          <w:szCs w:val="22"/>
        </w:rPr>
        <w:t>:</w:t>
      </w:r>
    </w:p>
    <w:p w14:paraId="28C396F8" w14:textId="77777777" w:rsidR="001A405B" w:rsidRDefault="001A405B" w:rsidP="00B14690">
      <w:pPr>
        <w:spacing w:after="0" w:line="320" w:lineRule="exact"/>
        <w:rPr>
          <w:rFonts w:ascii="Tahoma" w:hAnsi="Tahoma" w:cs="Tahoma"/>
          <w:sz w:val="22"/>
          <w:szCs w:val="22"/>
        </w:rPr>
      </w:pPr>
    </w:p>
    <w:p w14:paraId="7283769E" w14:textId="77777777" w:rsidR="001A405B" w:rsidRPr="00B14690" w:rsidRDefault="001A405B" w:rsidP="00B14690">
      <w:pPr>
        <w:numPr>
          <w:ilvl w:val="3"/>
          <w:numId w:val="41"/>
        </w:numPr>
        <w:tabs>
          <w:tab w:val="clear" w:pos="2126"/>
          <w:tab w:val="num" w:pos="1276"/>
        </w:tabs>
        <w:spacing w:after="0" w:line="320" w:lineRule="exact"/>
        <w:ind w:left="1276" w:hanging="567"/>
        <w:rPr>
          <w:rFonts w:ascii="Tahoma" w:hAnsi="Tahoma" w:cs="Tahoma"/>
          <w:sz w:val="22"/>
          <w:szCs w:val="22"/>
        </w:rPr>
      </w:pPr>
      <w:r w:rsidRPr="001A405B">
        <w:rPr>
          <w:rFonts w:ascii="Tahoma" w:hAnsi="Tahoma" w:cs="Tahoma"/>
          <w:bCs/>
          <w:sz w:val="22"/>
          <w:szCs w:val="22"/>
        </w:rPr>
        <w:t xml:space="preserve">a </w:t>
      </w:r>
      <w:r>
        <w:rPr>
          <w:rFonts w:ascii="Tahoma" w:hAnsi="Tahoma" w:cs="Tahoma"/>
          <w:bCs/>
          <w:sz w:val="22"/>
          <w:szCs w:val="22"/>
        </w:rPr>
        <w:t>Emissora</w:t>
      </w:r>
      <w:r w:rsidRPr="001A405B">
        <w:rPr>
          <w:rFonts w:ascii="Tahoma" w:hAnsi="Tahoma" w:cs="Tahoma"/>
          <w:bCs/>
          <w:sz w:val="22"/>
          <w:szCs w:val="22"/>
        </w:rPr>
        <w:t xml:space="preserve"> e</w:t>
      </w:r>
      <w:r>
        <w:rPr>
          <w:rFonts w:ascii="Tahoma" w:hAnsi="Tahoma" w:cs="Tahoma"/>
          <w:bCs/>
          <w:sz w:val="22"/>
          <w:szCs w:val="22"/>
        </w:rPr>
        <w:t>/ou</w:t>
      </w:r>
      <w:r w:rsidRPr="001A405B">
        <w:rPr>
          <w:rFonts w:ascii="Tahoma" w:hAnsi="Tahoma" w:cs="Tahoma"/>
          <w:bCs/>
          <w:sz w:val="22"/>
          <w:szCs w:val="22"/>
        </w:rPr>
        <w:t xml:space="preserve"> os </w:t>
      </w:r>
      <w:r>
        <w:rPr>
          <w:rFonts w:ascii="Tahoma" w:hAnsi="Tahoma" w:cs="Tahoma"/>
          <w:bCs/>
          <w:sz w:val="22"/>
          <w:szCs w:val="22"/>
        </w:rPr>
        <w:t xml:space="preserve">Garantidores </w:t>
      </w:r>
      <w:r w:rsidRPr="001A405B">
        <w:rPr>
          <w:rFonts w:ascii="Tahoma" w:hAnsi="Tahoma" w:cs="Tahoma"/>
          <w:bCs/>
          <w:sz w:val="22"/>
          <w:szCs w:val="22"/>
        </w:rPr>
        <w:t xml:space="preserve">não poderão ter mudança em seu quadro acionário, com exceção das efetuadas para fins de reorganização societária interna do grupo econômico a que pertença a </w:t>
      </w:r>
      <w:r>
        <w:rPr>
          <w:rFonts w:ascii="Tahoma" w:hAnsi="Tahoma" w:cs="Tahoma"/>
          <w:bCs/>
          <w:sz w:val="22"/>
          <w:szCs w:val="22"/>
        </w:rPr>
        <w:t>Emissora</w:t>
      </w:r>
      <w:r w:rsidRPr="001A405B">
        <w:rPr>
          <w:rFonts w:ascii="Tahoma" w:hAnsi="Tahoma" w:cs="Tahoma"/>
          <w:bCs/>
          <w:sz w:val="22"/>
          <w:szCs w:val="22"/>
        </w:rPr>
        <w:t xml:space="preserve"> e desde que mantido o controle indireto da </w:t>
      </w:r>
      <w:r>
        <w:rPr>
          <w:rFonts w:ascii="Tahoma" w:hAnsi="Tahoma" w:cs="Tahoma"/>
          <w:bCs/>
          <w:sz w:val="22"/>
          <w:szCs w:val="22"/>
        </w:rPr>
        <w:t>Emissora</w:t>
      </w:r>
      <w:r w:rsidRPr="001A405B">
        <w:rPr>
          <w:rFonts w:ascii="Tahoma" w:hAnsi="Tahoma" w:cs="Tahoma"/>
          <w:bCs/>
          <w:sz w:val="22"/>
          <w:szCs w:val="22"/>
        </w:rPr>
        <w:t xml:space="preserve"> e/ou dos </w:t>
      </w:r>
      <w:r>
        <w:rPr>
          <w:rFonts w:ascii="Tahoma" w:hAnsi="Tahoma" w:cs="Tahoma"/>
          <w:bCs/>
          <w:sz w:val="22"/>
          <w:szCs w:val="22"/>
        </w:rPr>
        <w:t>Garantidores</w:t>
      </w:r>
      <w:r w:rsidR="002C1816">
        <w:rPr>
          <w:rFonts w:ascii="Tahoma" w:hAnsi="Tahoma" w:cs="Tahoma"/>
          <w:bCs/>
          <w:sz w:val="22"/>
          <w:szCs w:val="22"/>
        </w:rPr>
        <w:t>, observado o disposto na Cláusula 6.1.1.1, alínea “</w:t>
      </w:r>
      <w:proofErr w:type="spellStart"/>
      <w:r w:rsidR="002C1816">
        <w:rPr>
          <w:rFonts w:ascii="Tahoma" w:hAnsi="Tahoma" w:cs="Tahoma"/>
          <w:bCs/>
          <w:sz w:val="22"/>
          <w:szCs w:val="22"/>
        </w:rPr>
        <w:t>viii</w:t>
      </w:r>
      <w:proofErr w:type="spellEnd"/>
      <w:r w:rsidR="002C1816">
        <w:rPr>
          <w:rFonts w:ascii="Tahoma" w:hAnsi="Tahoma" w:cs="Tahoma"/>
          <w:bCs/>
          <w:sz w:val="22"/>
          <w:szCs w:val="22"/>
        </w:rPr>
        <w:t>”, acima</w:t>
      </w:r>
      <w:r>
        <w:rPr>
          <w:rFonts w:ascii="Tahoma" w:hAnsi="Tahoma" w:cs="Tahoma"/>
          <w:bCs/>
          <w:sz w:val="22"/>
          <w:szCs w:val="22"/>
        </w:rPr>
        <w:t>;</w:t>
      </w:r>
    </w:p>
    <w:p w14:paraId="386A7306" w14:textId="77777777" w:rsidR="001A405B" w:rsidRDefault="001A405B" w:rsidP="00B14690">
      <w:pPr>
        <w:spacing w:after="0" w:line="320" w:lineRule="exact"/>
        <w:ind w:left="1276"/>
        <w:rPr>
          <w:rFonts w:ascii="Tahoma" w:hAnsi="Tahoma" w:cs="Tahoma"/>
          <w:sz w:val="22"/>
          <w:szCs w:val="22"/>
        </w:rPr>
      </w:pPr>
    </w:p>
    <w:p w14:paraId="66CB8F1C" w14:textId="77777777" w:rsidR="001A405B" w:rsidRDefault="001A405B" w:rsidP="00B14690">
      <w:pPr>
        <w:numPr>
          <w:ilvl w:val="3"/>
          <w:numId w:val="41"/>
        </w:numPr>
        <w:tabs>
          <w:tab w:val="clear" w:pos="2126"/>
          <w:tab w:val="num" w:pos="1276"/>
        </w:tabs>
        <w:spacing w:after="0" w:line="320" w:lineRule="exact"/>
        <w:ind w:left="1276" w:hanging="567"/>
        <w:rPr>
          <w:rFonts w:ascii="Tahoma" w:hAnsi="Tahoma" w:cs="Tahoma"/>
          <w:sz w:val="22"/>
          <w:szCs w:val="22"/>
        </w:rPr>
      </w:pPr>
      <w:r w:rsidRPr="001A405B">
        <w:rPr>
          <w:rFonts w:ascii="Tahoma" w:hAnsi="Tahoma" w:cs="Tahoma"/>
          <w:sz w:val="22"/>
          <w:szCs w:val="22"/>
        </w:rPr>
        <w:t xml:space="preserve">a </w:t>
      </w:r>
      <w:r>
        <w:rPr>
          <w:rFonts w:ascii="Tahoma" w:hAnsi="Tahoma" w:cs="Tahoma"/>
          <w:bCs/>
          <w:sz w:val="22"/>
          <w:szCs w:val="22"/>
        </w:rPr>
        <w:t>Emissora</w:t>
      </w:r>
      <w:r w:rsidRPr="001A405B">
        <w:rPr>
          <w:rFonts w:ascii="Tahoma" w:hAnsi="Tahoma" w:cs="Tahoma"/>
          <w:sz w:val="22"/>
          <w:szCs w:val="22"/>
        </w:rPr>
        <w:t xml:space="preserve"> e</w:t>
      </w:r>
      <w:r>
        <w:rPr>
          <w:rFonts w:ascii="Tahoma" w:hAnsi="Tahoma" w:cs="Tahoma"/>
          <w:sz w:val="22"/>
          <w:szCs w:val="22"/>
        </w:rPr>
        <w:t>/ou</w:t>
      </w:r>
      <w:r w:rsidRPr="001A405B">
        <w:rPr>
          <w:rFonts w:ascii="Tahoma" w:hAnsi="Tahoma" w:cs="Tahoma"/>
          <w:sz w:val="22"/>
          <w:szCs w:val="22"/>
        </w:rPr>
        <w:t xml:space="preserve"> os </w:t>
      </w:r>
      <w:r>
        <w:rPr>
          <w:rFonts w:ascii="Tahoma" w:hAnsi="Tahoma" w:cs="Tahoma"/>
          <w:sz w:val="22"/>
          <w:szCs w:val="22"/>
        </w:rPr>
        <w:t>Garantidores</w:t>
      </w:r>
      <w:r w:rsidRPr="001A405B">
        <w:rPr>
          <w:rFonts w:ascii="Tahoma" w:hAnsi="Tahoma" w:cs="Tahoma"/>
          <w:sz w:val="22"/>
          <w:szCs w:val="22"/>
        </w:rPr>
        <w:t xml:space="preserve"> se comprometem a não alienar</w:t>
      </w:r>
      <w:r w:rsidR="002C1816">
        <w:rPr>
          <w:rFonts w:ascii="Tahoma" w:hAnsi="Tahoma" w:cs="Tahoma"/>
          <w:sz w:val="22"/>
          <w:szCs w:val="22"/>
        </w:rPr>
        <w:t xml:space="preserve"> e/ou constituir qualquer tipo de ônus e/ou gravame, sobre os bens</w:t>
      </w:r>
      <w:r w:rsidR="00513FE5">
        <w:rPr>
          <w:rFonts w:ascii="Tahoma" w:hAnsi="Tahoma" w:cs="Tahoma"/>
          <w:sz w:val="22"/>
          <w:szCs w:val="22"/>
        </w:rPr>
        <w:t xml:space="preserve"> </w:t>
      </w:r>
      <w:r w:rsidRPr="001A405B">
        <w:rPr>
          <w:rFonts w:ascii="Tahoma" w:hAnsi="Tahoma" w:cs="Tahoma"/>
          <w:sz w:val="22"/>
          <w:szCs w:val="22"/>
        </w:rPr>
        <w:t xml:space="preserve">de seu ativo permanente, em uma ou mais operações, em montante igual ou superior a R$10.000.000,00 (dez milhões de reais), </w:t>
      </w:r>
      <w:r w:rsidR="008C3944">
        <w:rPr>
          <w:rFonts w:ascii="Tahoma" w:hAnsi="Tahoma" w:cs="Tahoma"/>
          <w:sz w:val="22"/>
          <w:szCs w:val="22"/>
        </w:rPr>
        <w:t>reajustado</w:t>
      </w:r>
      <w:r w:rsidR="008C3944" w:rsidRPr="007944AA">
        <w:rPr>
          <w:rFonts w:ascii="Tahoma" w:hAnsi="Tahoma" w:cs="Tahoma"/>
          <w:sz w:val="22"/>
          <w:szCs w:val="22"/>
        </w:rPr>
        <w:t xml:space="preserve"> anualmente, desde a </w:t>
      </w:r>
      <w:r w:rsidR="008C3944">
        <w:rPr>
          <w:rFonts w:ascii="Tahoma" w:hAnsi="Tahoma" w:cs="Tahoma"/>
          <w:sz w:val="22"/>
          <w:szCs w:val="22"/>
        </w:rPr>
        <w:t>primeira Data de Integralização</w:t>
      </w:r>
      <w:r w:rsidR="008C3944" w:rsidRPr="007944AA">
        <w:rPr>
          <w:rFonts w:ascii="Tahoma" w:hAnsi="Tahoma" w:cs="Tahoma"/>
          <w:sz w:val="22"/>
          <w:szCs w:val="22"/>
        </w:rPr>
        <w:t>, pela variação do IPCA, ou do índice que eventualmente o substitua</w:t>
      </w:r>
      <w:r w:rsidR="008C3944">
        <w:rPr>
          <w:rFonts w:ascii="Tahoma" w:hAnsi="Tahoma" w:cs="Tahoma"/>
          <w:sz w:val="22"/>
          <w:szCs w:val="22"/>
        </w:rPr>
        <w:t>,</w:t>
      </w:r>
      <w:r w:rsidR="008C3944" w:rsidRPr="001A405B">
        <w:rPr>
          <w:rFonts w:ascii="Tahoma" w:hAnsi="Tahoma" w:cs="Tahoma"/>
          <w:sz w:val="22"/>
          <w:szCs w:val="22"/>
        </w:rPr>
        <w:t xml:space="preserve"> </w:t>
      </w:r>
      <w:r w:rsidRPr="001A405B">
        <w:rPr>
          <w:rFonts w:ascii="Tahoma" w:hAnsi="Tahoma" w:cs="Tahoma"/>
          <w:sz w:val="22"/>
          <w:szCs w:val="22"/>
        </w:rPr>
        <w:t>sem a prévia e expressa anuência do</w:t>
      </w:r>
      <w:r>
        <w:rPr>
          <w:rFonts w:ascii="Tahoma" w:hAnsi="Tahoma" w:cs="Tahoma"/>
          <w:sz w:val="22"/>
          <w:szCs w:val="22"/>
        </w:rPr>
        <w:t>s</w:t>
      </w:r>
      <w:r w:rsidRPr="001A405B">
        <w:rPr>
          <w:rFonts w:ascii="Tahoma" w:hAnsi="Tahoma" w:cs="Tahoma"/>
          <w:sz w:val="22"/>
          <w:szCs w:val="22"/>
        </w:rPr>
        <w:t xml:space="preserve"> Debenturistas que representem 75% (setenta e cinco por cento) das Debêntures em Circulação</w:t>
      </w:r>
      <w:r>
        <w:rPr>
          <w:rFonts w:ascii="Tahoma" w:hAnsi="Tahoma" w:cs="Tahoma"/>
          <w:sz w:val="22"/>
          <w:szCs w:val="22"/>
        </w:rPr>
        <w:t>;</w:t>
      </w:r>
    </w:p>
    <w:p w14:paraId="2A3E0E86" w14:textId="77777777" w:rsidR="001A405B" w:rsidRDefault="001A405B" w:rsidP="00B14690">
      <w:pPr>
        <w:pStyle w:val="PargrafodaLista"/>
        <w:spacing w:after="0" w:line="320" w:lineRule="exact"/>
        <w:rPr>
          <w:rFonts w:ascii="Tahoma" w:hAnsi="Tahoma" w:cs="Tahoma"/>
          <w:sz w:val="22"/>
          <w:szCs w:val="22"/>
        </w:rPr>
      </w:pPr>
    </w:p>
    <w:p w14:paraId="29BFECFE" w14:textId="77777777" w:rsidR="00D754B9" w:rsidRDefault="00157F57" w:rsidP="00387888">
      <w:pPr>
        <w:numPr>
          <w:ilvl w:val="3"/>
          <w:numId w:val="41"/>
        </w:numPr>
        <w:tabs>
          <w:tab w:val="clear" w:pos="2126"/>
          <w:tab w:val="num" w:pos="1276"/>
        </w:tabs>
        <w:spacing w:after="0" w:line="320" w:lineRule="exact"/>
        <w:ind w:left="1276" w:hanging="567"/>
        <w:rPr>
          <w:rFonts w:ascii="Tahoma" w:hAnsi="Tahoma" w:cs="Tahoma"/>
          <w:sz w:val="22"/>
          <w:szCs w:val="22"/>
        </w:rPr>
      </w:pPr>
      <w:r w:rsidRPr="00690683">
        <w:rPr>
          <w:rFonts w:ascii="Tahoma" w:hAnsi="Tahoma" w:cs="Tahoma"/>
          <w:sz w:val="22"/>
          <w:szCs w:val="22"/>
        </w:rPr>
        <w:lastRenderedPageBreak/>
        <w:t xml:space="preserve">a Emissora e os Garantidores se comprometem a não alienar, transferir, ceder, prometer ceder ou onerar, sob qualquer título, as ações (ou cotas, conforme o caso) de emissão de qualquer sociedade integrante do grupo da Emissora que sejam parte desta Escritura e/ou dos Contratos de Garantia, bem como das Holdings Imobiliárias (exceto pelas Garantias constituídas no âmbito desta Escritura), sem a prévia e expressa anuência </w:t>
      </w:r>
      <w:r w:rsidR="00F55A9C" w:rsidRPr="00690683">
        <w:rPr>
          <w:rFonts w:ascii="Tahoma" w:hAnsi="Tahoma" w:cs="Tahoma"/>
          <w:sz w:val="22"/>
          <w:szCs w:val="22"/>
        </w:rPr>
        <w:t>dos Debenturistas que representem 75% (setenta e cinco por cento) das Debêntures em Circulação</w:t>
      </w:r>
      <w:r w:rsidRPr="00690683">
        <w:rPr>
          <w:rFonts w:ascii="Tahoma" w:hAnsi="Tahoma" w:cs="Tahoma"/>
          <w:sz w:val="22"/>
          <w:szCs w:val="22"/>
        </w:rPr>
        <w:t xml:space="preserve">, exceto conforme previsto nesta </w:t>
      </w:r>
      <w:r w:rsidR="00F55A9C" w:rsidRPr="00690683">
        <w:rPr>
          <w:rFonts w:ascii="Tahoma" w:hAnsi="Tahoma" w:cs="Tahoma"/>
          <w:sz w:val="22"/>
          <w:szCs w:val="22"/>
        </w:rPr>
        <w:t>Escritura</w:t>
      </w:r>
      <w:r w:rsidRPr="00690683">
        <w:rPr>
          <w:rFonts w:ascii="Tahoma" w:hAnsi="Tahoma" w:cs="Tahoma"/>
          <w:sz w:val="22"/>
          <w:szCs w:val="22"/>
        </w:rPr>
        <w:t xml:space="preserve"> e/ou nos Contratos de Garantia, com exceção </w:t>
      </w:r>
      <w:r w:rsidRPr="00690683">
        <w:rPr>
          <w:rFonts w:ascii="Tahoma" w:hAnsi="Tahoma" w:cs="Tahoma"/>
          <w:b/>
          <w:sz w:val="22"/>
          <w:szCs w:val="22"/>
        </w:rPr>
        <w:t>(</w:t>
      </w:r>
      <w:r w:rsidR="00F55A9C" w:rsidRPr="00690683">
        <w:rPr>
          <w:rFonts w:ascii="Tahoma" w:hAnsi="Tahoma" w:cs="Tahoma"/>
          <w:b/>
          <w:sz w:val="22"/>
          <w:szCs w:val="22"/>
        </w:rPr>
        <w:t>a</w:t>
      </w:r>
      <w:r w:rsidRPr="00690683">
        <w:rPr>
          <w:rFonts w:ascii="Tahoma" w:hAnsi="Tahoma" w:cs="Tahoma"/>
          <w:b/>
          <w:sz w:val="22"/>
          <w:szCs w:val="22"/>
        </w:rPr>
        <w:t>)</w:t>
      </w:r>
      <w:r w:rsidRPr="00690683">
        <w:rPr>
          <w:rFonts w:ascii="Tahoma" w:hAnsi="Tahoma" w:cs="Tahoma"/>
          <w:sz w:val="22"/>
          <w:szCs w:val="22"/>
        </w:rPr>
        <w:t xml:space="preserve"> da alienação, inclusive por meio de reorganização societária, do imóvel localizado na Rua Turquia, nº 92, na cidade de São Paulo, Estado de São Paulo, registrado sob a matrícula 195.400 do 4º Oficial de Registro de Imóveis da Cidade de São Paulo, Estado de São Paulo; e </w:t>
      </w:r>
      <w:r w:rsidRPr="00690683">
        <w:rPr>
          <w:rFonts w:ascii="Tahoma" w:hAnsi="Tahoma" w:cs="Tahoma"/>
          <w:b/>
          <w:sz w:val="22"/>
          <w:szCs w:val="22"/>
        </w:rPr>
        <w:t>(</w:t>
      </w:r>
      <w:r w:rsidR="00F55A9C" w:rsidRPr="00690683">
        <w:rPr>
          <w:rFonts w:ascii="Tahoma" w:hAnsi="Tahoma" w:cs="Tahoma"/>
          <w:b/>
          <w:sz w:val="22"/>
          <w:szCs w:val="22"/>
        </w:rPr>
        <w:t>b</w:t>
      </w:r>
      <w:r w:rsidRPr="00690683">
        <w:rPr>
          <w:rFonts w:ascii="Tahoma" w:hAnsi="Tahoma" w:cs="Tahoma"/>
          <w:b/>
          <w:sz w:val="22"/>
          <w:szCs w:val="22"/>
        </w:rPr>
        <w:t>)</w:t>
      </w:r>
      <w:r w:rsidRPr="00690683">
        <w:rPr>
          <w:rFonts w:ascii="Tahoma" w:hAnsi="Tahoma" w:cs="Tahoma"/>
          <w:sz w:val="22"/>
          <w:szCs w:val="22"/>
        </w:rPr>
        <w:t xml:space="preserve"> de necessidades de recursos para pagamento de despesas e encargos dos </w:t>
      </w:r>
      <w:r w:rsidR="00F55A9C" w:rsidRPr="00690683">
        <w:rPr>
          <w:rFonts w:ascii="Tahoma" w:hAnsi="Tahoma" w:cs="Tahoma"/>
          <w:sz w:val="22"/>
          <w:szCs w:val="22"/>
        </w:rPr>
        <w:t>Garantidores</w:t>
      </w:r>
      <w:r w:rsidRPr="00690683">
        <w:rPr>
          <w:rFonts w:ascii="Tahoma" w:hAnsi="Tahoma" w:cs="Tahoma"/>
          <w:sz w:val="22"/>
          <w:szCs w:val="22"/>
        </w:rPr>
        <w:t xml:space="preserve"> fundos de investimento, expressamente previstos nos respectivos regulamentos ou em decorrência da regulamentação aplicável</w:t>
      </w:r>
      <w:r w:rsidR="00F55A9C" w:rsidRPr="00690683">
        <w:rPr>
          <w:rFonts w:ascii="Tahoma" w:hAnsi="Tahoma" w:cs="Tahoma"/>
          <w:sz w:val="22"/>
          <w:szCs w:val="22"/>
        </w:rPr>
        <w:t>;</w:t>
      </w:r>
    </w:p>
    <w:p w14:paraId="42F39C99" w14:textId="77777777" w:rsidR="00690683" w:rsidRDefault="00690683" w:rsidP="00387888">
      <w:pPr>
        <w:pStyle w:val="PargrafodaLista"/>
        <w:rPr>
          <w:rFonts w:ascii="Tahoma" w:hAnsi="Tahoma" w:cs="Tahoma"/>
          <w:sz w:val="22"/>
          <w:szCs w:val="22"/>
        </w:rPr>
      </w:pPr>
    </w:p>
    <w:p w14:paraId="16CB68A2" w14:textId="77777777" w:rsidR="00F55A9C" w:rsidRPr="00B14690" w:rsidRDefault="00D754B9" w:rsidP="00B14690">
      <w:pPr>
        <w:numPr>
          <w:ilvl w:val="3"/>
          <w:numId w:val="41"/>
        </w:numPr>
        <w:tabs>
          <w:tab w:val="clear" w:pos="2126"/>
          <w:tab w:val="num" w:pos="1276"/>
        </w:tabs>
        <w:spacing w:after="0" w:line="320" w:lineRule="exact"/>
        <w:ind w:left="1276" w:hanging="567"/>
        <w:rPr>
          <w:rFonts w:ascii="Tahoma" w:hAnsi="Tahoma" w:cs="Tahoma"/>
          <w:sz w:val="22"/>
          <w:szCs w:val="22"/>
        </w:rPr>
      </w:pPr>
      <w:r w:rsidRPr="00D754B9">
        <w:rPr>
          <w:rFonts w:ascii="Tahoma" w:hAnsi="Tahoma" w:cs="Tahoma"/>
          <w:bCs/>
          <w:sz w:val="22"/>
          <w:szCs w:val="22"/>
        </w:rPr>
        <w:t xml:space="preserve">a </w:t>
      </w:r>
      <w:r>
        <w:rPr>
          <w:rFonts w:ascii="Tahoma" w:hAnsi="Tahoma" w:cs="Tahoma"/>
          <w:bCs/>
          <w:sz w:val="22"/>
          <w:szCs w:val="22"/>
        </w:rPr>
        <w:t>Emissora</w:t>
      </w:r>
      <w:r w:rsidRPr="00D754B9">
        <w:rPr>
          <w:rFonts w:ascii="Tahoma" w:hAnsi="Tahoma" w:cs="Tahoma"/>
          <w:bCs/>
          <w:sz w:val="22"/>
          <w:szCs w:val="22"/>
        </w:rPr>
        <w:t xml:space="preserve"> e os </w:t>
      </w:r>
      <w:r>
        <w:rPr>
          <w:rFonts w:ascii="Tahoma" w:hAnsi="Tahoma" w:cs="Tahoma"/>
          <w:bCs/>
          <w:sz w:val="22"/>
          <w:szCs w:val="22"/>
        </w:rPr>
        <w:t>Garantidores</w:t>
      </w:r>
      <w:r w:rsidRPr="00D754B9">
        <w:rPr>
          <w:rFonts w:ascii="Tahoma" w:hAnsi="Tahoma" w:cs="Tahoma"/>
          <w:bCs/>
          <w:sz w:val="22"/>
          <w:szCs w:val="22"/>
        </w:rPr>
        <w:t xml:space="preserve"> não poderão aprovar qualquer alteração nos respectivos regulamentos e/ou estatuto social (conforme aplicável) </w:t>
      </w:r>
      <w:r w:rsidRPr="00D754B9">
        <w:rPr>
          <w:rFonts w:ascii="Tahoma" w:hAnsi="Tahoma" w:cs="Tahoma"/>
          <w:bCs/>
          <w:iCs/>
          <w:sz w:val="22"/>
          <w:szCs w:val="22"/>
        </w:rPr>
        <w:t>que afete negativamente os direitos do</w:t>
      </w:r>
      <w:r>
        <w:rPr>
          <w:rFonts w:ascii="Tahoma" w:hAnsi="Tahoma" w:cs="Tahoma"/>
          <w:bCs/>
          <w:iCs/>
          <w:sz w:val="22"/>
          <w:szCs w:val="22"/>
        </w:rPr>
        <w:t>s</w:t>
      </w:r>
      <w:r w:rsidRPr="00D754B9">
        <w:rPr>
          <w:rFonts w:ascii="Tahoma" w:hAnsi="Tahoma" w:cs="Tahoma"/>
          <w:bCs/>
          <w:iCs/>
          <w:sz w:val="22"/>
          <w:szCs w:val="22"/>
        </w:rPr>
        <w:t xml:space="preserve"> </w:t>
      </w:r>
      <w:r>
        <w:rPr>
          <w:rFonts w:ascii="Tahoma" w:hAnsi="Tahoma" w:cs="Tahoma"/>
          <w:bCs/>
          <w:iCs/>
          <w:sz w:val="22"/>
          <w:szCs w:val="22"/>
        </w:rPr>
        <w:t>Debenturistas</w:t>
      </w:r>
      <w:r w:rsidRPr="00D754B9">
        <w:rPr>
          <w:rFonts w:ascii="Tahoma" w:hAnsi="Tahoma" w:cs="Tahoma"/>
          <w:bCs/>
          <w:iCs/>
          <w:sz w:val="22"/>
          <w:szCs w:val="22"/>
        </w:rPr>
        <w:t xml:space="preserve"> nos termos desta </w:t>
      </w:r>
      <w:r>
        <w:rPr>
          <w:rFonts w:ascii="Tahoma" w:hAnsi="Tahoma" w:cs="Tahoma"/>
          <w:bCs/>
          <w:iCs/>
          <w:sz w:val="22"/>
          <w:szCs w:val="22"/>
        </w:rPr>
        <w:t>Escritura</w:t>
      </w:r>
      <w:r w:rsidRPr="00D754B9">
        <w:rPr>
          <w:rFonts w:ascii="Tahoma" w:hAnsi="Tahoma" w:cs="Tahoma"/>
          <w:bCs/>
          <w:iCs/>
          <w:sz w:val="22"/>
          <w:szCs w:val="22"/>
        </w:rPr>
        <w:t xml:space="preserve"> e dos Contratos de Garantia</w:t>
      </w:r>
      <w:r w:rsidRPr="00D754B9">
        <w:rPr>
          <w:rFonts w:ascii="Tahoma" w:hAnsi="Tahoma" w:cs="Tahoma"/>
          <w:bCs/>
          <w:sz w:val="22"/>
          <w:szCs w:val="22"/>
        </w:rPr>
        <w:t>, inclusive àquelas que possam prejudicar os direitos do</w:t>
      </w:r>
      <w:r>
        <w:rPr>
          <w:rFonts w:ascii="Tahoma" w:hAnsi="Tahoma" w:cs="Tahoma"/>
          <w:bCs/>
          <w:sz w:val="22"/>
          <w:szCs w:val="22"/>
        </w:rPr>
        <w:t>s</w:t>
      </w:r>
      <w:r w:rsidRPr="00D754B9">
        <w:rPr>
          <w:rFonts w:ascii="Tahoma" w:hAnsi="Tahoma" w:cs="Tahoma"/>
          <w:bCs/>
          <w:sz w:val="22"/>
          <w:szCs w:val="22"/>
        </w:rPr>
        <w:t xml:space="preserve"> </w:t>
      </w:r>
      <w:r>
        <w:rPr>
          <w:rFonts w:ascii="Tahoma" w:hAnsi="Tahoma" w:cs="Tahoma"/>
          <w:bCs/>
          <w:sz w:val="22"/>
          <w:szCs w:val="22"/>
        </w:rPr>
        <w:t>Debenturistas</w:t>
      </w:r>
      <w:r w:rsidRPr="00D754B9">
        <w:rPr>
          <w:rFonts w:ascii="Tahoma" w:hAnsi="Tahoma" w:cs="Tahoma"/>
          <w:bCs/>
          <w:sz w:val="22"/>
          <w:szCs w:val="22"/>
        </w:rPr>
        <w:t xml:space="preserve"> nos termos do</w:t>
      </w:r>
      <w:r>
        <w:rPr>
          <w:rFonts w:ascii="Tahoma" w:hAnsi="Tahoma" w:cs="Tahoma"/>
          <w:bCs/>
          <w:sz w:val="22"/>
          <w:szCs w:val="22"/>
        </w:rPr>
        <w:t>s Compromissos de Investimento</w:t>
      </w:r>
      <w:r w:rsidRPr="00B14690">
        <w:rPr>
          <w:rFonts w:ascii="Tahoma" w:hAnsi="Tahoma" w:cs="Tahoma"/>
          <w:bCs/>
          <w:sz w:val="22"/>
          <w:szCs w:val="22"/>
        </w:rPr>
        <w:t>;</w:t>
      </w:r>
    </w:p>
    <w:p w14:paraId="1479DA88" w14:textId="77777777" w:rsidR="00290471" w:rsidRDefault="00290471" w:rsidP="00B14690">
      <w:pPr>
        <w:pStyle w:val="PargrafodaLista"/>
        <w:spacing w:after="0" w:line="320" w:lineRule="exact"/>
        <w:rPr>
          <w:rFonts w:ascii="Tahoma" w:hAnsi="Tahoma" w:cs="Tahoma"/>
          <w:sz w:val="22"/>
          <w:szCs w:val="22"/>
        </w:rPr>
      </w:pPr>
    </w:p>
    <w:p w14:paraId="21C1586B" w14:textId="77777777" w:rsidR="00290471" w:rsidRPr="00B14690" w:rsidRDefault="00290471" w:rsidP="00B14690">
      <w:pPr>
        <w:numPr>
          <w:ilvl w:val="3"/>
          <w:numId w:val="41"/>
        </w:numPr>
        <w:tabs>
          <w:tab w:val="clear" w:pos="2126"/>
          <w:tab w:val="num" w:pos="1276"/>
        </w:tabs>
        <w:spacing w:after="0" w:line="320" w:lineRule="exact"/>
        <w:ind w:left="1276" w:hanging="567"/>
        <w:rPr>
          <w:rFonts w:ascii="Tahoma" w:hAnsi="Tahoma" w:cs="Tahoma"/>
          <w:sz w:val="22"/>
          <w:szCs w:val="22"/>
        </w:rPr>
      </w:pPr>
      <w:r w:rsidRPr="00290471">
        <w:rPr>
          <w:rFonts w:ascii="Tahoma" w:hAnsi="Tahoma" w:cs="Tahoma"/>
          <w:bCs/>
          <w:sz w:val="22"/>
          <w:szCs w:val="22"/>
        </w:rPr>
        <w:t xml:space="preserve">exceto pelos Contratos de Garantia e pelo Contrato de Assunção de Obrigação, a </w:t>
      </w:r>
      <w:r>
        <w:rPr>
          <w:rFonts w:ascii="Tahoma" w:hAnsi="Tahoma" w:cs="Tahoma"/>
          <w:bCs/>
          <w:sz w:val="22"/>
          <w:szCs w:val="22"/>
        </w:rPr>
        <w:t xml:space="preserve">Emissora </w:t>
      </w:r>
      <w:r w:rsidRPr="00290471">
        <w:rPr>
          <w:rFonts w:ascii="Tahoma" w:hAnsi="Tahoma" w:cs="Tahoma"/>
          <w:bCs/>
          <w:sz w:val="22"/>
          <w:szCs w:val="22"/>
        </w:rPr>
        <w:t xml:space="preserve">e os </w:t>
      </w:r>
      <w:r>
        <w:rPr>
          <w:rFonts w:ascii="Tahoma" w:hAnsi="Tahoma" w:cs="Tahoma"/>
          <w:bCs/>
          <w:sz w:val="22"/>
          <w:szCs w:val="22"/>
        </w:rPr>
        <w:t>Garantidores</w:t>
      </w:r>
      <w:r w:rsidRPr="00290471">
        <w:rPr>
          <w:rFonts w:ascii="Tahoma" w:hAnsi="Tahoma" w:cs="Tahoma"/>
          <w:bCs/>
          <w:sz w:val="22"/>
          <w:szCs w:val="22"/>
        </w:rPr>
        <w:t xml:space="preserve"> não poderão criar ou incorrer em qualquer novo gravame, direito de garantia ou outro encargo ou restrição de qualquer tipo, ou qualquer outro tipo de acordo de preferência, incluindo servidões, direitos de passagem, ou outros ônus sobre </w:t>
      </w:r>
      <w:r w:rsidRPr="00290471">
        <w:rPr>
          <w:rFonts w:ascii="Tahoma" w:hAnsi="Tahoma" w:cs="Tahoma"/>
          <w:b/>
          <w:bCs/>
          <w:sz w:val="22"/>
          <w:szCs w:val="22"/>
        </w:rPr>
        <w:t>(i)</w:t>
      </w:r>
      <w:r w:rsidRPr="00290471">
        <w:rPr>
          <w:rFonts w:ascii="Tahoma" w:hAnsi="Tahoma" w:cs="Tahoma"/>
          <w:bCs/>
          <w:sz w:val="22"/>
          <w:szCs w:val="22"/>
        </w:rPr>
        <w:t xml:space="preserve"> os bens objeto dos Contratos de Garantia; e/ou </w:t>
      </w:r>
      <w:r w:rsidRPr="00290471">
        <w:rPr>
          <w:rFonts w:ascii="Tahoma" w:hAnsi="Tahoma" w:cs="Tahoma"/>
          <w:b/>
          <w:bCs/>
          <w:sz w:val="22"/>
          <w:szCs w:val="22"/>
        </w:rPr>
        <w:t>(</w:t>
      </w:r>
      <w:proofErr w:type="spellStart"/>
      <w:r w:rsidRPr="00290471">
        <w:rPr>
          <w:rFonts w:ascii="Tahoma" w:hAnsi="Tahoma" w:cs="Tahoma"/>
          <w:b/>
          <w:bCs/>
          <w:sz w:val="22"/>
          <w:szCs w:val="22"/>
        </w:rPr>
        <w:t>ii</w:t>
      </w:r>
      <w:proofErr w:type="spellEnd"/>
      <w:r w:rsidRPr="00290471">
        <w:rPr>
          <w:rFonts w:ascii="Tahoma" w:hAnsi="Tahoma" w:cs="Tahoma"/>
          <w:b/>
          <w:bCs/>
          <w:sz w:val="22"/>
          <w:szCs w:val="22"/>
        </w:rPr>
        <w:t>)</w:t>
      </w:r>
      <w:r w:rsidRPr="00290471">
        <w:rPr>
          <w:rFonts w:ascii="Tahoma" w:hAnsi="Tahoma" w:cs="Tahoma"/>
          <w:bCs/>
          <w:sz w:val="22"/>
          <w:szCs w:val="22"/>
        </w:rPr>
        <w:t xml:space="preserve"> as cotas de emissão do FIP, ou qualquer dos ativos integrantes de sua carteira; </w:t>
      </w:r>
      <w:r w:rsidRPr="00290471">
        <w:rPr>
          <w:rFonts w:ascii="Tahoma" w:hAnsi="Tahoma" w:cs="Tahoma"/>
          <w:b/>
          <w:bCs/>
          <w:sz w:val="22"/>
          <w:szCs w:val="22"/>
        </w:rPr>
        <w:t>(</w:t>
      </w:r>
      <w:proofErr w:type="spellStart"/>
      <w:r w:rsidRPr="00290471">
        <w:rPr>
          <w:rFonts w:ascii="Tahoma" w:hAnsi="Tahoma" w:cs="Tahoma"/>
          <w:b/>
          <w:bCs/>
          <w:sz w:val="22"/>
          <w:szCs w:val="22"/>
        </w:rPr>
        <w:t>iii</w:t>
      </w:r>
      <w:proofErr w:type="spellEnd"/>
      <w:r w:rsidRPr="00290471">
        <w:rPr>
          <w:rFonts w:ascii="Tahoma" w:hAnsi="Tahoma" w:cs="Tahoma"/>
          <w:b/>
          <w:bCs/>
          <w:sz w:val="22"/>
          <w:szCs w:val="22"/>
        </w:rPr>
        <w:t>)</w:t>
      </w:r>
      <w:r w:rsidRPr="00290471">
        <w:rPr>
          <w:rFonts w:ascii="Tahoma" w:hAnsi="Tahoma" w:cs="Tahoma"/>
          <w:bCs/>
          <w:sz w:val="22"/>
          <w:szCs w:val="22"/>
        </w:rPr>
        <w:t xml:space="preserve"> as ações de emissão da </w:t>
      </w:r>
      <w:r>
        <w:rPr>
          <w:rFonts w:ascii="Tahoma" w:hAnsi="Tahoma" w:cs="Tahoma"/>
          <w:bCs/>
          <w:sz w:val="22"/>
          <w:szCs w:val="22"/>
        </w:rPr>
        <w:t>Emissora</w:t>
      </w:r>
      <w:r w:rsidRPr="00290471">
        <w:rPr>
          <w:rFonts w:ascii="Tahoma" w:hAnsi="Tahoma" w:cs="Tahoma"/>
          <w:bCs/>
          <w:sz w:val="22"/>
          <w:szCs w:val="22"/>
        </w:rPr>
        <w:t xml:space="preserve">; e/ou </w:t>
      </w:r>
      <w:r w:rsidRPr="00290471">
        <w:rPr>
          <w:rFonts w:ascii="Tahoma" w:hAnsi="Tahoma" w:cs="Tahoma"/>
          <w:b/>
          <w:bCs/>
          <w:sz w:val="22"/>
          <w:szCs w:val="22"/>
        </w:rPr>
        <w:t>(</w:t>
      </w:r>
      <w:proofErr w:type="spellStart"/>
      <w:r w:rsidRPr="00290471">
        <w:rPr>
          <w:rFonts w:ascii="Tahoma" w:hAnsi="Tahoma" w:cs="Tahoma"/>
          <w:b/>
          <w:bCs/>
          <w:sz w:val="22"/>
          <w:szCs w:val="22"/>
        </w:rPr>
        <w:t>iv</w:t>
      </w:r>
      <w:proofErr w:type="spellEnd"/>
      <w:r w:rsidRPr="00290471">
        <w:rPr>
          <w:rFonts w:ascii="Tahoma" w:hAnsi="Tahoma" w:cs="Tahoma"/>
          <w:b/>
          <w:bCs/>
          <w:sz w:val="22"/>
          <w:szCs w:val="22"/>
        </w:rPr>
        <w:t>)</w:t>
      </w:r>
      <w:r>
        <w:rPr>
          <w:rFonts w:ascii="Tahoma" w:hAnsi="Tahoma" w:cs="Tahoma"/>
          <w:bCs/>
          <w:sz w:val="22"/>
          <w:szCs w:val="22"/>
        </w:rPr>
        <w:t> </w:t>
      </w:r>
      <w:r w:rsidRPr="00290471">
        <w:rPr>
          <w:rFonts w:ascii="Tahoma" w:hAnsi="Tahoma" w:cs="Tahoma"/>
          <w:bCs/>
          <w:sz w:val="22"/>
          <w:szCs w:val="22"/>
        </w:rPr>
        <w:t>qualquer ativo ou bem de titularidade das Holdings Imobiliárias</w:t>
      </w:r>
      <w:r>
        <w:rPr>
          <w:rFonts w:ascii="Tahoma" w:hAnsi="Tahoma" w:cs="Tahoma"/>
          <w:bCs/>
          <w:sz w:val="22"/>
          <w:szCs w:val="22"/>
        </w:rPr>
        <w:t>;</w:t>
      </w:r>
    </w:p>
    <w:p w14:paraId="1169BF84" w14:textId="77777777" w:rsidR="00290471" w:rsidRDefault="00290471" w:rsidP="00B14690">
      <w:pPr>
        <w:pStyle w:val="PargrafodaLista"/>
        <w:spacing w:after="0" w:line="320" w:lineRule="exact"/>
        <w:rPr>
          <w:rFonts w:ascii="Tahoma" w:hAnsi="Tahoma" w:cs="Tahoma"/>
          <w:sz w:val="22"/>
          <w:szCs w:val="22"/>
        </w:rPr>
      </w:pPr>
    </w:p>
    <w:p w14:paraId="20E4D8BD" w14:textId="77777777" w:rsidR="00290471" w:rsidRPr="004D4031" w:rsidRDefault="00F30773" w:rsidP="00B14690">
      <w:pPr>
        <w:numPr>
          <w:ilvl w:val="3"/>
          <w:numId w:val="41"/>
        </w:numPr>
        <w:tabs>
          <w:tab w:val="clear" w:pos="2126"/>
          <w:tab w:val="num" w:pos="1276"/>
        </w:tabs>
        <w:spacing w:after="0" w:line="320" w:lineRule="exact"/>
        <w:ind w:left="1276" w:hanging="567"/>
        <w:rPr>
          <w:rFonts w:ascii="Tahoma" w:hAnsi="Tahoma" w:cs="Tahoma"/>
          <w:sz w:val="22"/>
          <w:szCs w:val="22"/>
        </w:rPr>
      </w:pPr>
      <w:r w:rsidRPr="004D4031">
        <w:rPr>
          <w:rFonts w:ascii="Tahoma" w:hAnsi="Tahoma" w:cs="Tahoma"/>
          <w:bCs/>
          <w:sz w:val="22"/>
          <w:szCs w:val="22"/>
        </w:rPr>
        <w:t xml:space="preserve">a Emissora e os Garantidores não poderão celebrar, e deverão fazer com que as Holdings Imobiliárias não celebrem, novas operações de empréstimo ou financiamento com terceiros, </w:t>
      </w:r>
      <w:r w:rsidRPr="004D4031">
        <w:rPr>
          <w:rFonts w:ascii="Tahoma" w:hAnsi="Tahoma" w:cs="Tahoma"/>
          <w:sz w:val="22"/>
          <w:szCs w:val="22"/>
        </w:rPr>
        <w:t>em uma ou mais operações,</w:t>
      </w:r>
      <w:r w:rsidRPr="004D4031">
        <w:rPr>
          <w:rFonts w:ascii="Tahoma" w:hAnsi="Tahoma" w:cs="Tahoma"/>
          <w:bCs/>
          <w:sz w:val="22"/>
          <w:szCs w:val="22"/>
        </w:rPr>
        <w:t xml:space="preserve"> </w:t>
      </w:r>
      <w:r w:rsidRPr="004D4031">
        <w:rPr>
          <w:rFonts w:ascii="Tahoma" w:hAnsi="Tahoma" w:cs="Tahoma"/>
          <w:sz w:val="22"/>
          <w:szCs w:val="22"/>
        </w:rPr>
        <w:t>em montante igual ou superior a R$10.000.000,00 (dez milhões de reais), ou o equivalente em outras moedas,</w:t>
      </w:r>
      <w:r w:rsidRPr="004D4031">
        <w:rPr>
          <w:rFonts w:ascii="Tahoma" w:hAnsi="Tahoma" w:cs="Tahoma"/>
          <w:bCs/>
          <w:sz w:val="22"/>
          <w:szCs w:val="22"/>
        </w:rPr>
        <w:t xml:space="preserve"> </w:t>
      </w:r>
      <w:r w:rsidR="008C3944">
        <w:rPr>
          <w:rFonts w:ascii="Tahoma" w:hAnsi="Tahoma" w:cs="Tahoma"/>
          <w:sz w:val="22"/>
          <w:szCs w:val="22"/>
        </w:rPr>
        <w:t>reajustado</w:t>
      </w:r>
      <w:r w:rsidR="008C3944" w:rsidRPr="007944AA">
        <w:rPr>
          <w:rFonts w:ascii="Tahoma" w:hAnsi="Tahoma" w:cs="Tahoma"/>
          <w:sz w:val="22"/>
          <w:szCs w:val="22"/>
        </w:rPr>
        <w:t xml:space="preserve"> anualmente, desde a </w:t>
      </w:r>
      <w:r w:rsidR="008C3944">
        <w:rPr>
          <w:rFonts w:ascii="Tahoma" w:hAnsi="Tahoma" w:cs="Tahoma"/>
          <w:sz w:val="22"/>
          <w:szCs w:val="22"/>
        </w:rPr>
        <w:t>primeira Data de Integralização</w:t>
      </w:r>
      <w:r w:rsidR="008C3944" w:rsidRPr="007944AA">
        <w:rPr>
          <w:rFonts w:ascii="Tahoma" w:hAnsi="Tahoma" w:cs="Tahoma"/>
          <w:sz w:val="22"/>
          <w:szCs w:val="22"/>
        </w:rPr>
        <w:t>, pela variação do IPCA, ou do índice que eventualmente o substitua</w:t>
      </w:r>
      <w:r w:rsidR="0032409F">
        <w:rPr>
          <w:rFonts w:ascii="Tahoma" w:hAnsi="Tahoma" w:cs="Tahoma"/>
          <w:sz w:val="22"/>
          <w:szCs w:val="22"/>
        </w:rPr>
        <w:t xml:space="preserve">, </w:t>
      </w:r>
      <w:r w:rsidRPr="004D4031">
        <w:rPr>
          <w:rFonts w:ascii="Tahoma" w:hAnsi="Tahoma" w:cs="Tahoma"/>
          <w:bCs/>
          <w:sz w:val="22"/>
          <w:szCs w:val="22"/>
        </w:rPr>
        <w:t xml:space="preserve">durante a vigência desta </w:t>
      </w:r>
      <w:r w:rsidRPr="004D4031">
        <w:rPr>
          <w:rFonts w:ascii="Tahoma" w:hAnsi="Tahoma" w:cs="Tahoma"/>
          <w:sz w:val="22"/>
          <w:szCs w:val="22"/>
        </w:rPr>
        <w:t>Escritura</w:t>
      </w:r>
      <w:r w:rsidRPr="004D4031">
        <w:rPr>
          <w:rFonts w:ascii="Tahoma" w:hAnsi="Tahoma" w:cs="Tahoma"/>
          <w:bCs/>
          <w:sz w:val="22"/>
          <w:szCs w:val="22"/>
        </w:rPr>
        <w:t xml:space="preserve">, inclusive dívidas subordinadas, </w:t>
      </w:r>
      <w:r w:rsidRPr="004D4031">
        <w:rPr>
          <w:rFonts w:ascii="Tahoma" w:hAnsi="Tahoma" w:cs="Tahoma"/>
          <w:bCs/>
          <w:sz w:val="22"/>
          <w:szCs w:val="22"/>
        </w:rPr>
        <w:lastRenderedPageBreak/>
        <w:t>exceto quando prévia e expressamente autorizado por Debenturistas que representem 75% (setenta e cinco por cento) das Debêntures em Circulação;</w:t>
      </w:r>
    </w:p>
    <w:p w14:paraId="065B7D77" w14:textId="77777777" w:rsidR="00F30773" w:rsidRPr="004D4031" w:rsidRDefault="00F30773" w:rsidP="00B14690">
      <w:pPr>
        <w:pStyle w:val="PargrafodaLista"/>
        <w:spacing w:after="0" w:line="320" w:lineRule="exact"/>
        <w:rPr>
          <w:rFonts w:ascii="Tahoma" w:hAnsi="Tahoma" w:cs="Tahoma"/>
          <w:sz w:val="22"/>
          <w:szCs w:val="22"/>
        </w:rPr>
      </w:pPr>
    </w:p>
    <w:p w14:paraId="7EE8F78C" w14:textId="77777777" w:rsidR="00F30773" w:rsidRPr="004D4031" w:rsidRDefault="00F30773" w:rsidP="00B14690">
      <w:pPr>
        <w:numPr>
          <w:ilvl w:val="3"/>
          <w:numId w:val="41"/>
        </w:numPr>
        <w:tabs>
          <w:tab w:val="clear" w:pos="2126"/>
          <w:tab w:val="num" w:pos="1276"/>
        </w:tabs>
        <w:spacing w:after="0" w:line="320" w:lineRule="exact"/>
        <w:ind w:left="1276" w:hanging="567"/>
        <w:rPr>
          <w:rFonts w:ascii="Tahoma" w:hAnsi="Tahoma" w:cs="Tahoma"/>
          <w:sz w:val="22"/>
          <w:szCs w:val="22"/>
        </w:rPr>
      </w:pPr>
      <w:r w:rsidRPr="004D4031">
        <w:rPr>
          <w:rFonts w:ascii="Tahoma" w:hAnsi="Tahoma" w:cs="Tahoma"/>
          <w:bCs/>
          <w:sz w:val="22"/>
          <w:szCs w:val="22"/>
        </w:rPr>
        <w:t xml:space="preserve">a Emissora e os Garantidores não poderão firmar, e deverão fazer com que as Holdings Imobiliárias não firmem, contratos de mútuo com suas acionistas/cotistas, diretas ou indiretas, e/ou com pessoas físicas ou jurídicas componentes do grupo econômico a que pertençam, </w:t>
      </w:r>
      <w:r w:rsidRPr="004D4031">
        <w:rPr>
          <w:rFonts w:ascii="Tahoma" w:hAnsi="Tahoma" w:cs="Tahoma"/>
          <w:sz w:val="22"/>
          <w:szCs w:val="22"/>
        </w:rPr>
        <w:t>em uma ou mais operações,</w:t>
      </w:r>
      <w:r w:rsidRPr="004D4031">
        <w:rPr>
          <w:rFonts w:ascii="Tahoma" w:hAnsi="Tahoma" w:cs="Tahoma"/>
          <w:bCs/>
          <w:sz w:val="22"/>
          <w:szCs w:val="22"/>
        </w:rPr>
        <w:t xml:space="preserve"> </w:t>
      </w:r>
      <w:r w:rsidRPr="004D4031">
        <w:rPr>
          <w:rFonts w:ascii="Tahoma" w:hAnsi="Tahoma" w:cs="Tahoma"/>
          <w:sz w:val="22"/>
          <w:szCs w:val="22"/>
        </w:rPr>
        <w:t>em montante igual ou superior a R$10.000.000,00 (dez milhões de reais), ou o equivalente em outras moedas,</w:t>
      </w:r>
      <w:r w:rsidRPr="004D4031">
        <w:rPr>
          <w:rFonts w:ascii="Tahoma" w:hAnsi="Tahoma" w:cs="Tahoma"/>
          <w:bCs/>
          <w:sz w:val="22"/>
          <w:szCs w:val="22"/>
        </w:rPr>
        <w:t xml:space="preserve"> </w:t>
      </w:r>
      <w:r w:rsidR="008C3944">
        <w:rPr>
          <w:rFonts w:ascii="Tahoma" w:hAnsi="Tahoma" w:cs="Tahoma"/>
          <w:sz w:val="22"/>
          <w:szCs w:val="22"/>
        </w:rPr>
        <w:t>reajustado</w:t>
      </w:r>
      <w:r w:rsidR="008C3944" w:rsidRPr="007944AA">
        <w:rPr>
          <w:rFonts w:ascii="Tahoma" w:hAnsi="Tahoma" w:cs="Tahoma"/>
          <w:sz w:val="22"/>
          <w:szCs w:val="22"/>
        </w:rPr>
        <w:t xml:space="preserve"> anualmente, desde a </w:t>
      </w:r>
      <w:r w:rsidR="008C3944">
        <w:rPr>
          <w:rFonts w:ascii="Tahoma" w:hAnsi="Tahoma" w:cs="Tahoma"/>
          <w:sz w:val="22"/>
          <w:szCs w:val="22"/>
        </w:rPr>
        <w:t>primeira Data de Integralização</w:t>
      </w:r>
      <w:r w:rsidR="008C3944" w:rsidRPr="007944AA">
        <w:rPr>
          <w:rFonts w:ascii="Tahoma" w:hAnsi="Tahoma" w:cs="Tahoma"/>
          <w:sz w:val="22"/>
          <w:szCs w:val="22"/>
        </w:rPr>
        <w:t>, pela variação do IPCA, ou do índice que eventualmente o substitua</w:t>
      </w:r>
      <w:r w:rsidR="0032409F">
        <w:rPr>
          <w:rFonts w:ascii="Tahoma" w:hAnsi="Tahoma" w:cs="Tahoma"/>
          <w:sz w:val="22"/>
          <w:szCs w:val="22"/>
        </w:rPr>
        <w:t xml:space="preserve">, </w:t>
      </w:r>
      <w:r w:rsidRPr="004D4031">
        <w:rPr>
          <w:rFonts w:ascii="Tahoma" w:hAnsi="Tahoma" w:cs="Tahoma"/>
          <w:bCs/>
          <w:sz w:val="22"/>
          <w:szCs w:val="22"/>
        </w:rPr>
        <w:t>exceto mediante prévia anuência de Debenturistas que representem 75% (setenta e cinco por cento) das Debêntures em Circulação;</w:t>
      </w:r>
    </w:p>
    <w:p w14:paraId="4A6DB457" w14:textId="77777777" w:rsidR="00F30773" w:rsidRPr="004D4031" w:rsidRDefault="00F30773" w:rsidP="00B14690">
      <w:pPr>
        <w:pStyle w:val="PargrafodaLista"/>
        <w:spacing w:after="0" w:line="320" w:lineRule="exact"/>
        <w:rPr>
          <w:rFonts w:ascii="Tahoma" w:hAnsi="Tahoma" w:cs="Tahoma"/>
          <w:sz w:val="22"/>
          <w:szCs w:val="22"/>
        </w:rPr>
      </w:pPr>
    </w:p>
    <w:p w14:paraId="6DAC3875" w14:textId="77777777" w:rsidR="00F30773" w:rsidRPr="007542E2" w:rsidRDefault="00F30773" w:rsidP="00B14690">
      <w:pPr>
        <w:numPr>
          <w:ilvl w:val="3"/>
          <w:numId w:val="41"/>
        </w:numPr>
        <w:tabs>
          <w:tab w:val="clear" w:pos="2126"/>
          <w:tab w:val="num" w:pos="1276"/>
        </w:tabs>
        <w:spacing w:after="0" w:line="320" w:lineRule="exact"/>
        <w:ind w:left="1276" w:hanging="567"/>
        <w:rPr>
          <w:rFonts w:ascii="Tahoma" w:hAnsi="Tahoma" w:cs="Tahoma"/>
          <w:sz w:val="22"/>
          <w:szCs w:val="22"/>
        </w:rPr>
      </w:pPr>
      <w:r w:rsidRPr="004D4031">
        <w:rPr>
          <w:rFonts w:ascii="Tahoma" w:hAnsi="Tahoma" w:cs="Tahoma"/>
          <w:bCs/>
          <w:sz w:val="22"/>
          <w:szCs w:val="22"/>
        </w:rPr>
        <w:t>a Emissora e os Garantidores não poderão vender, arrendar, transferir ou de outra forma alienar, ou conceder qualquer opção ou outro direito de compra, arrendamento ou outra forma de aquisição de quaisquer ativos</w:t>
      </w:r>
      <w:r w:rsidRPr="004D4031">
        <w:rPr>
          <w:rFonts w:ascii="Tahoma" w:hAnsi="Tahoma" w:cs="Tahoma"/>
          <w:sz w:val="22"/>
          <w:szCs w:val="22"/>
        </w:rPr>
        <w:t>, em uma ou mais operações,</w:t>
      </w:r>
      <w:r w:rsidRPr="004D4031">
        <w:rPr>
          <w:rFonts w:ascii="Tahoma" w:hAnsi="Tahoma" w:cs="Tahoma"/>
          <w:bCs/>
          <w:sz w:val="22"/>
          <w:szCs w:val="22"/>
        </w:rPr>
        <w:t xml:space="preserve"> </w:t>
      </w:r>
      <w:r w:rsidRPr="004D4031">
        <w:rPr>
          <w:rFonts w:ascii="Tahoma" w:hAnsi="Tahoma" w:cs="Tahoma"/>
          <w:sz w:val="22"/>
          <w:szCs w:val="22"/>
        </w:rPr>
        <w:t xml:space="preserve">em montante igual ou superior a R$10.000.000,00 (dez milhões de reais), ou o equivalente em outras moedas, </w:t>
      </w:r>
      <w:r w:rsidR="008C3944">
        <w:rPr>
          <w:rFonts w:ascii="Tahoma" w:hAnsi="Tahoma" w:cs="Tahoma"/>
          <w:sz w:val="22"/>
          <w:szCs w:val="22"/>
        </w:rPr>
        <w:t>reajustado</w:t>
      </w:r>
      <w:r w:rsidR="008C3944" w:rsidRPr="007944AA">
        <w:rPr>
          <w:rFonts w:ascii="Tahoma" w:hAnsi="Tahoma" w:cs="Tahoma"/>
          <w:sz w:val="22"/>
          <w:szCs w:val="22"/>
        </w:rPr>
        <w:t xml:space="preserve"> anualmente, desde a </w:t>
      </w:r>
      <w:r w:rsidR="008C3944">
        <w:rPr>
          <w:rFonts w:ascii="Tahoma" w:hAnsi="Tahoma" w:cs="Tahoma"/>
          <w:sz w:val="22"/>
          <w:szCs w:val="22"/>
        </w:rPr>
        <w:t>primeira Data de Integralização</w:t>
      </w:r>
      <w:r w:rsidR="008C3944" w:rsidRPr="007944AA">
        <w:rPr>
          <w:rFonts w:ascii="Tahoma" w:hAnsi="Tahoma" w:cs="Tahoma"/>
          <w:sz w:val="22"/>
          <w:szCs w:val="22"/>
        </w:rPr>
        <w:t>, pela variação do IPCA, ou do índice que eventualmente o substitua</w:t>
      </w:r>
      <w:r w:rsidR="0032409F">
        <w:rPr>
          <w:rFonts w:ascii="Tahoma" w:hAnsi="Tahoma" w:cs="Tahoma"/>
          <w:sz w:val="22"/>
          <w:szCs w:val="22"/>
        </w:rPr>
        <w:t xml:space="preserve">, </w:t>
      </w:r>
      <w:r w:rsidRPr="004D4031">
        <w:rPr>
          <w:rFonts w:ascii="Tahoma" w:hAnsi="Tahoma" w:cs="Tahoma"/>
          <w:bCs/>
          <w:sz w:val="22"/>
          <w:szCs w:val="22"/>
        </w:rPr>
        <w:t>exceto mediante prévia anuência de Debenturistas que representem 75% (setenta e cinco por cento) das Debêntures em Circulação</w:t>
      </w:r>
      <w:r w:rsidR="00E85140" w:rsidRPr="004D4031">
        <w:rPr>
          <w:rFonts w:ascii="Tahoma" w:hAnsi="Tahoma" w:cs="Tahoma"/>
          <w:bCs/>
          <w:sz w:val="22"/>
          <w:szCs w:val="22"/>
        </w:rPr>
        <w:t>.</w:t>
      </w:r>
    </w:p>
    <w:p w14:paraId="02FECBF5" w14:textId="77777777" w:rsidR="001A405B" w:rsidRDefault="001A405B" w:rsidP="00B14690">
      <w:pPr>
        <w:spacing w:after="0" w:line="320" w:lineRule="exact"/>
        <w:rPr>
          <w:rFonts w:ascii="Tahoma" w:hAnsi="Tahoma" w:cs="Tahoma"/>
          <w:sz w:val="22"/>
          <w:szCs w:val="22"/>
        </w:rPr>
      </w:pPr>
    </w:p>
    <w:p w14:paraId="03E31567" w14:textId="77777777" w:rsidR="00AF5DD1" w:rsidRDefault="00AF5DD1" w:rsidP="00B14690">
      <w:pPr>
        <w:spacing w:after="0" w:line="320" w:lineRule="exact"/>
        <w:rPr>
          <w:rFonts w:ascii="Tahoma" w:hAnsi="Tahoma" w:cs="Tahoma"/>
          <w:sz w:val="22"/>
          <w:szCs w:val="22"/>
        </w:rPr>
      </w:pPr>
      <w:r>
        <w:rPr>
          <w:rFonts w:ascii="Tahoma" w:hAnsi="Tahoma" w:cs="Tahoma"/>
          <w:sz w:val="22"/>
          <w:szCs w:val="22"/>
        </w:rPr>
        <w:t>7.3.</w:t>
      </w:r>
      <w:r>
        <w:rPr>
          <w:rFonts w:ascii="Tahoma" w:hAnsi="Tahoma" w:cs="Tahoma"/>
          <w:sz w:val="22"/>
          <w:szCs w:val="22"/>
        </w:rPr>
        <w:tab/>
      </w:r>
      <w:r w:rsidRPr="00AF5DD1">
        <w:rPr>
          <w:rFonts w:ascii="Tahoma" w:hAnsi="Tahoma" w:cs="Tahoma"/>
          <w:sz w:val="22"/>
          <w:szCs w:val="22"/>
        </w:rPr>
        <w:t xml:space="preserve">O </w:t>
      </w:r>
      <w:r>
        <w:rPr>
          <w:rFonts w:ascii="Tahoma" w:hAnsi="Tahoma" w:cs="Tahoma"/>
          <w:sz w:val="22"/>
          <w:szCs w:val="22"/>
        </w:rPr>
        <w:t>Agente Fiduciário e os Debenturistas</w:t>
      </w:r>
      <w:r w:rsidRPr="00AF5DD1">
        <w:rPr>
          <w:rFonts w:ascii="Tahoma" w:hAnsi="Tahoma" w:cs="Tahoma"/>
          <w:sz w:val="22"/>
          <w:szCs w:val="22"/>
        </w:rPr>
        <w:t xml:space="preserve"> t</w:t>
      </w:r>
      <w:r>
        <w:rPr>
          <w:rFonts w:ascii="Tahoma" w:hAnsi="Tahoma" w:cs="Tahoma"/>
          <w:bCs/>
          <w:sz w:val="22"/>
          <w:szCs w:val="22"/>
        </w:rPr>
        <w:t>em ciência de que o</w:t>
      </w:r>
      <w:r w:rsidRPr="00AF5DD1">
        <w:rPr>
          <w:rFonts w:ascii="Tahoma" w:hAnsi="Tahoma" w:cs="Tahoma"/>
          <w:bCs/>
          <w:sz w:val="22"/>
          <w:szCs w:val="22"/>
        </w:rPr>
        <w:t xml:space="preserve"> </w:t>
      </w:r>
      <w:r w:rsidRPr="00187EB9">
        <w:rPr>
          <w:rFonts w:ascii="Tahoma" w:hAnsi="Tahoma" w:cs="Tahoma"/>
          <w:b/>
          <w:bCs/>
          <w:sz w:val="22"/>
          <w:szCs w:val="22"/>
        </w:rPr>
        <w:t>Modal</w:t>
      </w:r>
      <w:r w:rsidRPr="00AF5DD1">
        <w:rPr>
          <w:rFonts w:ascii="Tahoma" w:hAnsi="Tahoma" w:cs="Tahoma"/>
          <w:bCs/>
          <w:sz w:val="22"/>
          <w:szCs w:val="22"/>
        </w:rPr>
        <w:t xml:space="preserve"> e </w:t>
      </w:r>
      <w:r>
        <w:rPr>
          <w:rFonts w:ascii="Tahoma" w:hAnsi="Tahoma" w:cs="Tahoma"/>
          <w:bCs/>
          <w:sz w:val="22"/>
          <w:szCs w:val="22"/>
        </w:rPr>
        <w:t>o</w:t>
      </w:r>
      <w:r w:rsidRPr="00AF5DD1">
        <w:rPr>
          <w:rFonts w:ascii="Tahoma" w:hAnsi="Tahoma" w:cs="Tahoma"/>
          <w:bCs/>
          <w:sz w:val="22"/>
          <w:szCs w:val="22"/>
        </w:rPr>
        <w:t xml:space="preserve"> </w:t>
      </w:r>
      <w:r w:rsidRPr="00187EB9">
        <w:rPr>
          <w:rFonts w:ascii="Tahoma" w:hAnsi="Tahoma" w:cs="Tahoma"/>
          <w:b/>
          <w:bCs/>
          <w:sz w:val="22"/>
          <w:szCs w:val="22"/>
        </w:rPr>
        <w:t>Modal Administradora de Recursos Ltda.</w:t>
      </w:r>
      <w:r w:rsidRPr="00AF5DD1">
        <w:rPr>
          <w:rFonts w:ascii="Tahoma" w:hAnsi="Tahoma" w:cs="Tahoma"/>
          <w:bCs/>
          <w:sz w:val="22"/>
          <w:szCs w:val="22"/>
        </w:rPr>
        <w:t xml:space="preserve">, sociedade limitada inscrita no CNPJ/MF sob o nº 01.116.811/0001-15, administradora e gestora, respectivamente, do FIP e do </w:t>
      </w:r>
      <w:r>
        <w:rPr>
          <w:rFonts w:ascii="Tahoma" w:hAnsi="Tahoma" w:cs="Tahoma"/>
          <w:bCs/>
          <w:sz w:val="22"/>
          <w:szCs w:val="22"/>
        </w:rPr>
        <w:t>Fundo 831</w:t>
      </w:r>
      <w:r w:rsidRPr="00AF5DD1">
        <w:rPr>
          <w:rFonts w:ascii="Tahoma" w:hAnsi="Tahoma" w:cs="Tahoma"/>
          <w:bCs/>
          <w:sz w:val="22"/>
          <w:szCs w:val="22"/>
        </w:rPr>
        <w:t>, suas filiadas, controladas, controladoras, sócios, administradores e todas as demais pessoas físicas ou jurídicas a ele</w:t>
      </w:r>
      <w:r>
        <w:rPr>
          <w:rFonts w:ascii="Tahoma" w:hAnsi="Tahoma" w:cs="Tahoma"/>
          <w:bCs/>
          <w:sz w:val="22"/>
          <w:szCs w:val="22"/>
        </w:rPr>
        <w:t>s</w:t>
      </w:r>
      <w:r w:rsidRPr="00AF5DD1">
        <w:rPr>
          <w:rFonts w:ascii="Tahoma" w:hAnsi="Tahoma" w:cs="Tahoma"/>
          <w:bCs/>
          <w:sz w:val="22"/>
          <w:szCs w:val="22"/>
        </w:rPr>
        <w:t xml:space="preserve"> ligadas, não assumem qualquer responsabilidade financeira no âmbito da presente </w:t>
      </w:r>
      <w:r>
        <w:rPr>
          <w:rFonts w:ascii="Tahoma" w:hAnsi="Tahoma" w:cs="Tahoma"/>
          <w:bCs/>
          <w:sz w:val="22"/>
          <w:szCs w:val="22"/>
        </w:rPr>
        <w:t>Emissão</w:t>
      </w:r>
      <w:r w:rsidRPr="00AF5DD1">
        <w:rPr>
          <w:rFonts w:ascii="Tahoma" w:hAnsi="Tahoma" w:cs="Tahoma"/>
          <w:bCs/>
          <w:sz w:val="22"/>
          <w:szCs w:val="22"/>
        </w:rPr>
        <w:t>, sobretudo no sentido de honrar a dívida</w:t>
      </w:r>
      <w:r>
        <w:rPr>
          <w:rFonts w:ascii="Tahoma" w:hAnsi="Tahoma" w:cs="Tahoma"/>
          <w:bCs/>
          <w:sz w:val="22"/>
          <w:szCs w:val="22"/>
        </w:rPr>
        <w:t xml:space="preserve"> representada pelas Debêntures</w:t>
      </w:r>
      <w:r w:rsidRPr="00AF5DD1">
        <w:rPr>
          <w:rFonts w:ascii="Tahoma" w:hAnsi="Tahoma" w:cs="Tahoma"/>
          <w:bCs/>
          <w:sz w:val="22"/>
          <w:szCs w:val="22"/>
        </w:rPr>
        <w:t>, prestar ou recompor garantias, não configurando, portanto, grupo econômico entre o Modal,</w:t>
      </w:r>
      <w:r>
        <w:rPr>
          <w:rFonts w:ascii="Tahoma" w:hAnsi="Tahoma" w:cs="Tahoma"/>
          <w:bCs/>
          <w:sz w:val="22"/>
          <w:szCs w:val="22"/>
        </w:rPr>
        <w:t xml:space="preserve"> o Modal Administradora de Recursos Ltda.,</w:t>
      </w:r>
      <w:r w:rsidRPr="00AF5DD1">
        <w:rPr>
          <w:rFonts w:ascii="Tahoma" w:hAnsi="Tahoma" w:cs="Tahoma"/>
          <w:bCs/>
          <w:sz w:val="22"/>
          <w:szCs w:val="22"/>
        </w:rPr>
        <w:t xml:space="preserve"> a </w:t>
      </w:r>
      <w:r>
        <w:rPr>
          <w:rFonts w:ascii="Tahoma" w:hAnsi="Tahoma" w:cs="Tahoma"/>
          <w:bCs/>
          <w:sz w:val="22"/>
          <w:szCs w:val="22"/>
        </w:rPr>
        <w:t xml:space="preserve">Emissora </w:t>
      </w:r>
      <w:r w:rsidRPr="00AF5DD1">
        <w:rPr>
          <w:rFonts w:ascii="Tahoma" w:hAnsi="Tahoma" w:cs="Tahoma"/>
          <w:bCs/>
          <w:sz w:val="22"/>
          <w:szCs w:val="22"/>
        </w:rPr>
        <w:t xml:space="preserve">e os </w:t>
      </w:r>
      <w:r>
        <w:rPr>
          <w:rFonts w:ascii="Tahoma" w:hAnsi="Tahoma" w:cs="Tahoma"/>
          <w:bCs/>
          <w:sz w:val="22"/>
          <w:szCs w:val="22"/>
        </w:rPr>
        <w:t>Garantidores</w:t>
      </w:r>
      <w:r w:rsidRPr="00AF5DD1">
        <w:rPr>
          <w:rFonts w:ascii="Tahoma" w:hAnsi="Tahoma" w:cs="Tahoma"/>
          <w:bCs/>
          <w:sz w:val="22"/>
          <w:szCs w:val="22"/>
        </w:rPr>
        <w:t>, não sendo possível a inclusão do Modal, suas filiadas, controladas, controladoras, sócios, administradores e todas as demais pessoas físicas ou jurídicas a ele</w:t>
      </w:r>
      <w:r>
        <w:rPr>
          <w:rFonts w:ascii="Tahoma" w:hAnsi="Tahoma" w:cs="Tahoma"/>
          <w:bCs/>
          <w:sz w:val="22"/>
          <w:szCs w:val="22"/>
        </w:rPr>
        <w:t>s</w:t>
      </w:r>
      <w:r w:rsidRPr="00AF5DD1">
        <w:rPr>
          <w:rFonts w:ascii="Tahoma" w:hAnsi="Tahoma" w:cs="Tahoma"/>
          <w:bCs/>
          <w:sz w:val="22"/>
          <w:szCs w:val="22"/>
        </w:rPr>
        <w:t xml:space="preserve"> ligadas, no polo passivo de qualquer cobrança, judicial ou extrajudicial, em razão do inadimplemento, pela </w:t>
      </w:r>
      <w:r>
        <w:rPr>
          <w:rFonts w:ascii="Tahoma" w:hAnsi="Tahoma" w:cs="Tahoma"/>
          <w:bCs/>
          <w:sz w:val="22"/>
          <w:szCs w:val="22"/>
        </w:rPr>
        <w:t xml:space="preserve">Emissora </w:t>
      </w:r>
      <w:r w:rsidRPr="00AF5DD1">
        <w:rPr>
          <w:rFonts w:ascii="Tahoma" w:hAnsi="Tahoma" w:cs="Tahoma"/>
          <w:bCs/>
          <w:sz w:val="22"/>
          <w:szCs w:val="22"/>
        </w:rPr>
        <w:t xml:space="preserve">e/ou pelos </w:t>
      </w:r>
      <w:r>
        <w:rPr>
          <w:rFonts w:ascii="Tahoma" w:hAnsi="Tahoma" w:cs="Tahoma"/>
          <w:bCs/>
          <w:sz w:val="22"/>
          <w:szCs w:val="22"/>
        </w:rPr>
        <w:t>Garantidores</w:t>
      </w:r>
      <w:r w:rsidRPr="00AF5DD1">
        <w:rPr>
          <w:rFonts w:ascii="Tahoma" w:hAnsi="Tahoma" w:cs="Tahoma"/>
          <w:bCs/>
          <w:sz w:val="22"/>
          <w:szCs w:val="22"/>
        </w:rPr>
        <w:t xml:space="preserve">, no prazo e na forma devidos, de qualquer obrigação pecuniária estabelecida nesta </w:t>
      </w:r>
      <w:r>
        <w:rPr>
          <w:rFonts w:ascii="Tahoma" w:hAnsi="Tahoma" w:cs="Tahoma"/>
          <w:bCs/>
          <w:sz w:val="22"/>
          <w:szCs w:val="22"/>
        </w:rPr>
        <w:t xml:space="preserve">Escritura de Emissão </w:t>
      </w:r>
      <w:r w:rsidRPr="00AF5DD1">
        <w:rPr>
          <w:rFonts w:ascii="Tahoma" w:hAnsi="Tahoma" w:cs="Tahoma"/>
          <w:bCs/>
          <w:sz w:val="22"/>
          <w:szCs w:val="22"/>
        </w:rPr>
        <w:t>e/ou nos Contratos de Garantia</w:t>
      </w:r>
      <w:r>
        <w:rPr>
          <w:rFonts w:ascii="Tahoma" w:hAnsi="Tahoma" w:cs="Tahoma"/>
          <w:bCs/>
          <w:sz w:val="22"/>
          <w:szCs w:val="22"/>
        </w:rPr>
        <w:t>.</w:t>
      </w:r>
    </w:p>
    <w:p w14:paraId="39B8C805" w14:textId="77777777" w:rsidR="00AF5DD1" w:rsidRPr="00533952" w:rsidRDefault="00AF5DD1" w:rsidP="00B14690">
      <w:pPr>
        <w:spacing w:after="0" w:line="320" w:lineRule="exact"/>
        <w:rPr>
          <w:rFonts w:ascii="Tahoma" w:hAnsi="Tahoma" w:cs="Tahoma"/>
          <w:sz w:val="22"/>
          <w:szCs w:val="22"/>
        </w:rPr>
      </w:pPr>
    </w:p>
    <w:p w14:paraId="00DE29C0" w14:textId="77777777" w:rsidR="00567E98" w:rsidRPr="00533952" w:rsidRDefault="00567E98" w:rsidP="00B14690">
      <w:pPr>
        <w:spacing w:after="0" w:line="320" w:lineRule="exact"/>
        <w:ind w:left="720"/>
        <w:jc w:val="center"/>
        <w:rPr>
          <w:rFonts w:ascii="Tahoma" w:hAnsi="Tahoma" w:cs="Tahoma"/>
          <w:b/>
          <w:sz w:val="22"/>
          <w:szCs w:val="22"/>
        </w:rPr>
      </w:pPr>
      <w:r w:rsidRPr="00533952">
        <w:rPr>
          <w:rFonts w:ascii="Tahoma" w:hAnsi="Tahoma" w:cs="Tahoma"/>
          <w:b/>
          <w:sz w:val="22"/>
          <w:szCs w:val="22"/>
        </w:rPr>
        <w:t xml:space="preserve">CLÁUSULA VIII </w:t>
      </w:r>
    </w:p>
    <w:p w14:paraId="65F448F2" w14:textId="77777777" w:rsidR="00567E98" w:rsidRPr="00533952" w:rsidRDefault="00567E98" w:rsidP="00B14690">
      <w:pPr>
        <w:spacing w:after="0" w:line="320" w:lineRule="exact"/>
        <w:ind w:left="720"/>
        <w:jc w:val="center"/>
        <w:rPr>
          <w:rFonts w:ascii="Tahoma" w:hAnsi="Tahoma" w:cs="Tahoma"/>
          <w:b/>
          <w:sz w:val="22"/>
          <w:szCs w:val="22"/>
        </w:rPr>
      </w:pPr>
      <w:r w:rsidRPr="00533952">
        <w:rPr>
          <w:rFonts w:ascii="Tahoma" w:hAnsi="Tahoma" w:cs="Tahoma"/>
          <w:b/>
          <w:sz w:val="22"/>
          <w:szCs w:val="22"/>
        </w:rPr>
        <w:lastRenderedPageBreak/>
        <w:t>AGENTE FIDUCIÁRIO</w:t>
      </w:r>
      <w:r w:rsidR="00054661" w:rsidRPr="00533952">
        <w:rPr>
          <w:rFonts w:ascii="Tahoma" w:hAnsi="Tahoma" w:cs="Tahoma"/>
          <w:b/>
          <w:sz w:val="22"/>
          <w:szCs w:val="22"/>
        </w:rPr>
        <w:t xml:space="preserve"> </w:t>
      </w:r>
    </w:p>
    <w:p w14:paraId="679F4D78" w14:textId="77777777" w:rsidR="00567E98" w:rsidRPr="00533952" w:rsidRDefault="00567E98" w:rsidP="00B14690">
      <w:pPr>
        <w:spacing w:after="0" w:line="320" w:lineRule="exact"/>
        <w:rPr>
          <w:rFonts w:ascii="Tahoma" w:hAnsi="Tahoma" w:cs="Tahoma"/>
          <w:sz w:val="22"/>
          <w:szCs w:val="22"/>
        </w:rPr>
      </w:pPr>
    </w:p>
    <w:p w14:paraId="656BECED" w14:textId="77777777" w:rsidR="00567E98" w:rsidRPr="00533952" w:rsidRDefault="00567E98"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8.1.</w:t>
      </w:r>
      <w:r w:rsidR="00A046B4" w:rsidRPr="00533952">
        <w:rPr>
          <w:rFonts w:ascii="Tahoma" w:hAnsi="Tahoma" w:cs="Tahoma"/>
          <w:sz w:val="22"/>
          <w:szCs w:val="22"/>
        </w:rPr>
        <w:t xml:space="preserve"> </w:t>
      </w:r>
      <w:r w:rsidR="001C5E20">
        <w:rPr>
          <w:rFonts w:ascii="Tahoma" w:hAnsi="Tahoma" w:cs="Tahoma"/>
          <w:sz w:val="22"/>
          <w:szCs w:val="22"/>
        </w:rPr>
        <w:tab/>
      </w:r>
      <w:r w:rsidRPr="00533952">
        <w:rPr>
          <w:rFonts w:ascii="Tahoma" w:hAnsi="Tahoma" w:cs="Tahoma"/>
          <w:b/>
          <w:sz w:val="22"/>
          <w:szCs w:val="22"/>
        </w:rPr>
        <w:t>Nomeação</w:t>
      </w:r>
    </w:p>
    <w:p w14:paraId="786D355B" w14:textId="77777777" w:rsidR="00567E98" w:rsidRPr="00533952" w:rsidRDefault="00567E98" w:rsidP="00B14690">
      <w:pPr>
        <w:spacing w:after="0" w:line="320" w:lineRule="exact"/>
        <w:rPr>
          <w:rFonts w:ascii="Tahoma" w:hAnsi="Tahoma" w:cs="Tahoma"/>
          <w:b/>
          <w:sz w:val="22"/>
          <w:szCs w:val="22"/>
        </w:rPr>
      </w:pPr>
    </w:p>
    <w:p w14:paraId="10A4EE87" w14:textId="77777777" w:rsidR="00567E98" w:rsidRPr="00533952" w:rsidRDefault="00567E98" w:rsidP="00B14690">
      <w:pPr>
        <w:tabs>
          <w:tab w:val="left" w:pos="851"/>
        </w:tabs>
        <w:spacing w:after="0" w:line="320" w:lineRule="exact"/>
        <w:rPr>
          <w:rFonts w:ascii="Tahoma" w:hAnsi="Tahoma" w:cs="Tahoma"/>
          <w:sz w:val="22"/>
          <w:szCs w:val="22"/>
        </w:rPr>
      </w:pPr>
      <w:r w:rsidRPr="00533952">
        <w:rPr>
          <w:rFonts w:ascii="Tahoma" w:hAnsi="Tahoma" w:cs="Tahoma"/>
          <w:sz w:val="22"/>
          <w:szCs w:val="22"/>
        </w:rPr>
        <w:t>8.1.1.</w:t>
      </w:r>
      <w:r w:rsidR="00A046B4" w:rsidRPr="00533952">
        <w:rPr>
          <w:rFonts w:ascii="Tahoma" w:hAnsi="Tahoma" w:cs="Tahoma"/>
          <w:sz w:val="22"/>
          <w:szCs w:val="22"/>
        </w:rPr>
        <w:t xml:space="preserve"> </w:t>
      </w:r>
      <w:r w:rsidR="001C5E20">
        <w:rPr>
          <w:rFonts w:ascii="Tahoma" w:hAnsi="Tahoma" w:cs="Tahoma"/>
          <w:sz w:val="22"/>
          <w:szCs w:val="22"/>
        </w:rPr>
        <w:tab/>
      </w:r>
      <w:r w:rsidRPr="00533952">
        <w:rPr>
          <w:rFonts w:ascii="Tahoma" w:hAnsi="Tahoma" w:cs="Tahoma"/>
          <w:sz w:val="22"/>
          <w:szCs w:val="22"/>
        </w:rPr>
        <w:t xml:space="preserve">A Emissora constitui e nomeia a </w:t>
      </w:r>
      <w:r w:rsidR="002A0CC6" w:rsidRPr="002A0CC6">
        <w:rPr>
          <w:rFonts w:ascii="Tahoma" w:hAnsi="Tahoma" w:cs="Tahoma"/>
          <w:b/>
          <w:smallCaps/>
          <w:sz w:val="22"/>
          <w:szCs w:val="22"/>
        </w:rPr>
        <w:t>OLIVEIRA TRUST DISTRIBUIDORA DE TÍTULOS E VALORES MOBILIÁRIOS S.A.</w:t>
      </w:r>
      <w:r w:rsidR="00A5436E" w:rsidRPr="00533952">
        <w:rPr>
          <w:rFonts w:ascii="Tahoma" w:hAnsi="Tahoma" w:cs="Tahoma"/>
          <w:sz w:val="22"/>
          <w:szCs w:val="22"/>
        </w:rPr>
        <w:t xml:space="preserve">, </w:t>
      </w:r>
      <w:r w:rsidRPr="00533952">
        <w:rPr>
          <w:rFonts w:ascii="Tahoma" w:hAnsi="Tahoma" w:cs="Tahoma"/>
          <w:sz w:val="22"/>
          <w:szCs w:val="22"/>
        </w:rPr>
        <w:t>qualificada no preâmbulo desta Escritura, como Agente Fiduciário, representando os Debenturistas, a qual, neste ato e pela melhor forma de direito, aceita a nomeação para, nos termos da lei e da presente Escritura, representar perante a Emissora a comunhão dos Debenturistas.</w:t>
      </w:r>
    </w:p>
    <w:p w14:paraId="225F7E4C" w14:textId="77777777" w:rsidR="00567E98" w:rsidRPr="00533952" w:rsidRDefault="00567E98" w:rsidP="00B14690">
      <w:pPr>
        <w:spacing w:after="0" w:line="320" w:lineRule="exact"/>
        <w:rPr>
          <w:rFonts w:ascii="Tahoma" w:hAnsi="Tahoma" w:cs="Tahoma"/>
          <w:sz w:val="22"/>
          <w:szCs w:val="22"/>
        </w:rPr>
      </w:pPr>
    </w:p>
    <w:p w14:paraId="447CE780" w14:textId="77777777" w:rsidR="00567E98" w:rsidRPr="00533952" w:rsidRDefault="00567E98"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8.2.</w:t>
      </w:r>
      <w:r w:rsidR="00A046B4" w:rsidRPr="00533952">
        <w:rPr>
          <w:rFonts w:ascii="Tahoma" w:hAnsi="Tahoma" w:cs="Tahoma"/>
          <w:sz w:val="22"/>
          <w:szCs w:val="22"/>
        </w:rPr>
        <w:t xml:space="preserve"> </w:t>
      </w:r>
      <w:r w:rsidR="001C5E20">
        <w:rPr>
          <w:rFonts w:ascii="Tahoma" w:hAnsi="Tahoma" w:cs="Tahoma"/>
          <w:sz w:val="22"/>
          <w:szCs w:val="22"/>
        </w:rPr>
        <w:tab/>
      </w:r>
      <w:r w:rsidRPr="00533952">
        <w:rPr>
          <w:rFonts w:ascii="Tahoma" w:hAnsi="Tahoma" w:cs="Tahoma"/>
          <w:b/>
          <w:sz w:val="22"/>
          <w:szCs w:val="22"/>
        </w:rPr>
        <w:t>Declaração</w:t>
      </w:r>
    </w:p>
    <w:p w14:paraId="06C9F4B1" w14:textId="77777777" w:rsidR="00567E98" w:rsidRPr="00533952" w:rsidRDefault="00567E98" w:rsidP="00B14690">
      <w:pPr>
        <w:spacing w:after="0" w:line="320" w:lineRule="exact"/>
        <w:rPr>
          <w:rFonts w:ascii="Tahoma" w:hAnsi="Tahoma" w:cs="Tahoma"/>
          <w:b/>
          <w:sz w:val="22"/>
          <w:szCs w:val="22"/>
        </w:rPr>
      </w:pPr>
    </w:p>
    <w:p w14:paraId="0CBCDFF4" w14:textId="77777777" w:rsidR="00567E98" w:rsidRPr="00533952" w:rsidRDefault="00567E98"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8.2.1. </w:t>
      </w:r>
      <w:r w:rsidR="001C5E20">
        <w:rPr>
          <w:rFonts w:ascii="Tahoma" w:hAnsi="Tahoma" w:cs="Tahoma"/>
          <w:sz w:val="22"/>
          <w:szCs w:val="22"/>
        </w:rPr>
        <w:tab/>
      </w:r>
      <w:r w:rsidRPr="00533952">
        <w:rPr>
          <w:rFonts w:ascii="Tahoma" w:hAnsi="Tahoma" w:cs="Tahoma"/>
          <w:sz w:val="22"/>
          <w:szCs w:val="22"/>
        </w:rPr>
        <w:t>O Agente Fiduciário declara, neste ato, sob as penas da lei:</w:t>
      </w:r>
    </w:p>
    <w:p w14:paraId="44E84937" w14:textId="77777777" w:rsidR="00567E98" w:rsidRPr="00533952" w:rsidRDefault="00567E98" w:rsidP="00B14690">
      <w:pPr>
        <w:tabs>
          <w:tab w:val="left" w:pos="709"/>
        </w:tabs>
        <w:spacing w:after="0" w:line="320" w:lineRule="exact"/>
        <w:ind w:left="709" w:hanging="709"/>
        <w:rPr>
          <w:rFonts w:ascii="Tahoma" w:hAnsi="Tahoma" w:cs="Tahoma"/>
          <w:sz w:val="22"/>
          <w:szCs w:val="22"/>
        </w:rPr>
      </w:pPr>
    </w:p>
    <w:p w14:paraId="1E4D97F4"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533952">
        <w:rPr>
          <w:rFonts w:ascii="Tahoma" w:hAnsi="Tahoma" w:cs="Tahoma"/>
          <w:color w:val="000000"/>
          <w:sz w:val="22"/>
          <w:szCs w:val="22"/>
        </w:rPr>
        <w:t>não</w:t>
      </w:r>
      <w:r w:rsidRPr="00533952">
        <w:rPr>
          <w:rFonts w:ascii="Tahoma" w:eastAsia="Arial Unicode MS" w:hAnsi="Tahoma" w:cs="Tahoma"/>
          <w:sz w:val="22"/>
          <w:szCs w:val="22"/>
        </w:rPr>
        <w:t xml:space="preserve"> ter qualquer impedimento legal, sob as penas da lei, para exercer a função que lhe é conferida, conforme artigo 66, parágrafo 3º, da Lei das Sociedades por Ações;</w:t>
      </w:r>
    </w:p>
    <w:p w14:paraId="21CB1E5F" w14:textId="77777777" w:rsidR="001C5E20" w:rsidRDefault="001C5E20" w:rsidP="00B14690">
      <w:pPr>
        <w:spacing w:after="0" w:line="320" w:lineRule="exact"/>
        <w:ind w:left="1276"/>
        <w:rPr>
          <w:rFonts w:ascii="Tahoma" w:eastAsia="Arial Unicode MS" w:hAnsi="Tahoma" w:cs="Tahoma"/>
          <w:sz w:val="22"/>
          <w:szCs w:val="22"/>
        </w:rPr>
      </w:pPr>
    </w:p>
    <w:p w14:paraId="0858D4DE"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não se encontra em nenhuma das situações de conflito de interesse previstas no artigo 6º da Instrução CVM 583;</w:t>
      </w:r>
    </w:p>
    <w:p w14:paraId="52EAFE85" w14:textId="77777777" w:rsidR="001C5E20" w:rsidRDefault="001C5E20" w:rsidP="00B14690">
      <w:pPr>
        <w:pStyle w:val="PargrafodaLista"/>
        <w:spacing w:after="0" w:line="320" w:lineRule="exact"/>
        <w:rPr>
          <w:rFonts w:ascii="Tahoma" w:eastAsia="Arial Unicode MS" w:hAnsi="Tahoma" w:cs="Tahoma"/>
          <w:sz w:val="22"/>
          <w:szCs w:val="22"/>
        </w:rPr>
      </w:pPr>
    </w:p>
    <w:p w14:paraId="1C332529"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aceitar a função que lhe é conferida, assumindo integralmente os deveres e atribuições previstos na legislação específica e nesta Escritura de Emissão;</w:t>
      </w:r>
    </w:p>
    <w:p w14:paraId="71255E7F" w14:textId="77777777" w:rsidR="001C5E20" w:rsidRDefault="001C5E20" w:rsidP="00B14690">
      <w:pPr>
        <w:pStyle w:val="PargrafodaLista"/>
        <w:spacing w:after="0" w:line="320" w:lineRule="exact"/>
        <w:rPr>
          <w:rFonts w:ascii="Tahoma" w:eastAsia="Arial Unicode MS" w:hAnsi="Tahoma" w:cs="Tahoma"/>
          <w:sz w:val="22"/>
          <w:szCs w:val="22"/>
        </w:rPr>
      </w:pPr>
    </w:p>
    <w:p w14:paraId="41A72EB7"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 xml:space="preserve">aceitar integralmente esta Escritura de Emissão e todas as suas Cláusulas e condições; </w:t>
      </w:r>
    </w:p>
    <w:p w14:paraId="45B7F0A1" w14:textId="77777777" w:rsidR="001C5E20" w:rsidRDefault="001C5E20" w:rsidP="00B14690">
      <w:pPr>
        <w:pStyle w:val="PargrafodaLista"/>
        <w:spacing w:after="0" w:line="320" w:lineRule="exact"/>
        <w:rPr>
          <w:rFonts w:ascii="Tahoma" w:eastAsia="Arial Unicode MS" w:hAnsi="Tahoma" w:cs="Tahoma"/>
          <w:sz w:val="22"/>
          <w:szCs w:val="22"/>
        </w:rPr>
      </w:pPr>
    </w:p>
    <w:p w14:paraId="3C973BA3"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não ter qualquer ligação com a Emissora que o impeça de exercer suas funções;</w:t>
      </w:r>
    </w:p>
    <w:p w14:paraId="10D7AC51" w14:textId="77777777" w:rsidR="001C5E20" w:rsidRDefault="001C5E20" w:rsidP="00B14690">
      <w:pPr>
        <w:pStyle w:val="PargrafodaLista"/>
        <w:spacing w:after="0" w:line="320" w:lineRule="exact"/>
        <w:rPr>
          <w:rFonts w:ascii="Tahoma" w:eastAsia="Arial Unicode MS" w:hAnsi="Tahoma" w:cs="Tahoma"/>
          <w:sz w:val="22"/>
          <w:szCs w:val="22"/>
        </w:rPr>
      </w:pPr>
    </w:p>
    <w:p w14:paraId="3CFA5992"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estar devidamente autorizado a celebrar esta Escritura de Emissão e a cumprir com suas obrigações previstas neste instrumento, tendo sido satisfeitos todos os requisitos legais e estatutários necessários para tanto;</w:t>
      </w:r>
    </w:p>
    <w:p w14:paraId="6B4B0E14" w14:textId="77777777" w:rsidR="001C5E20" w:rsidRDefault="001C5E20" w:rsidP="00B14690">
      <w:pPr>
        <w:pStyle w:val="PargrafodaLista"/>
        <w:spacing w:after="0" w:line="320" w:lineRule="exact"/>
        <w:rPr>
          <w:rFonts w:ascii="Tahoma" w:eastAsia="Arial Unicode MS" w:hAnsi="Tahoma" w:cs="Tahoma"/>
          <w:sz w:val="22"/>
          <w:szCs w:val="22"/>
        </w:rPr>
      </w:pPr>
    </w:p>
    <w:p w14:paraId="3967FF84"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estar devidamente qualificado a exercer as atividades de Agente Fiduciário, nos termos da regulamentação aplicável vigente;</w:t>
      </w:r>
    </w:p>
    <w:p w14:paraId="65C2344E" w14:textId="77777777" w:rsidR="001C5E20" w:rsidRDefault="001C5E20" w:rsidP="00B14690">
      <w:pPr>
        <w:pStyle w:val="PargrafodaLista"/>
        <w:spacing w:after="0" w:line="320" w:lineRule="exact"/>
        <w:rPr>
          <w:rFonts w:ascii="Tahoma" w:eastAsia="Arial Unicode MS" w:hAnsi="Tahoma" w:cs="Tahoma"/>
          <w:sz w:val="22"/>
          <w:szCs w:val="22"/>
        </w:rPr>
      </w:pPr>
    </w:p>
    <w:p w14:paraId="665D8DDE"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lastRenderedPageBreak/>
        <w:t>que esta Escritura de Emissão constitui obrigação legal, válida, vinculativa e eficaz do Agente Fiduciário, exequível de acordo com os seus termos e condições;</w:t>
      </w:r>
    </w:p>
    <w:p w14:paraId="2E186F51" w14:textId="77777777" w:rsidR="001C5E20" w:rsidRDefault="001C5E20" w:rsidP="00B14690">
      <w:pPr>
        <w:pStyle w:val="PargrafodaLista"/>
        <w:spacing w:after="0" w:line="320" w:lineRule="exact"/>
        <w:rPr>
          <w:rFonts w:ascii="Tahoma" w:eastAsia="Arial Unicode MS" w:hAnsi="Tahoma" w:cs="Tahoma"/>
          <w:sz w:val="22"/>
          <w:szCs w:val="22"/>
        </w:rPr>
      </w:pPr>
    </w:p>
    <w:p w14:paraId="7A733EF4"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que a celebração desta Escritura de Emissão e o cumprimento de suas obrigações nela previstas não infringem qualquer obrigação anteriormente assumida pelo Agente Fiduciário;</w:t>
      </w:r>
    </w:p>
    <w:p w14:paraId="32431040" w14:textId="77777777" w:rsidR="001C5E20" w:rsidRDefault="001C5E20" w:rsidP="00B14690">
      <w:pPr>
        <w:pStyle w:val="PargrafodaLista"/>
        <w:spacing w:after="0" w:line="320" w:lineRule="exact"/>
        <w:rPr>
          <w:rFonts w:ascii="Tahoma" w:eastAsia="Arial Unicode MS" w:hAnsi="Tahoma" w:cs="Tahoma"/>
          <w:sz w:val="22"/>
          <w:szCs w:val="22"/>
        </w:rPr>
      </w:pPr>
    </w:p>
    <w:p w14:paraId="51D33998"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 xml:space="preserve">que verificou a veracidade das informações contidas nesta Escritura de Emissão diligenciando no sentido de que fossem sanadas as omissões, falhas ou defeitos de que tivesse conhecimento; </w:t>
      </w:r>
    </w:p>
    <w:p w14:paraId="2F556DF6" w14:textId="77777777" w:rsidR="001C5E20" w:rsidRDefault="001C5E20" w:rsidP="00B14690">
      <w:pPr>
        <w:pStyle w:val="PargrafodaLista"/>
        <w:spacing w:after="0" w:line="320" w:lineRule="exact"/>
        <w:rPr>
          <w:rFonts w:ascii="Tahoma" w:eastAsia="Arial Unicode MS" w:hAnsi="Tahoma" w:cs="Tahoma"/>
          <w:sz w:val="22"/>
          <w:szCs w:val="22"/>
        </w:rPr>
      </w:pPr>
    </w:p>
    <w:p w14:paraId="7B6845DD" w14:textId="77777777" w:rsidR="00BB5667"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a pessoa que o representa na assinatura desta Escritura de Emissão tem poderes bastantes para tanto; e</w:t>
      </w:r>
    </w:p>
    <w:p w14:paraId="6A4D24C5" w14:textId="77777777" w:rsidR="001C5E20" w:rsidRDefault="001C5E20" w:rsidP="00B14690">
      <w:pPr>
        <w:pStyle w:val="PargrafodaLista"/>
        <w:spacing w:after="0" w:line="320" w:lineRule="exact"/>
        <w:rPr>
          <w:rFonts w:ascii="Tahoma" w:eastAsia="Arial Unicode MS" w:hAnsi="Tahoma" w:cs="Tahoma"/>
          <w:sz w:val="22"/>
          <w:szCs w:val="22"/>
        </w:rPr>
      </w:pPr>
    </w:p>
    <w:p w14:paraId="2C889294" w14:textId="77777777" w:rsidR="00BB5667" w:rsidRPr="001C5E20" w:rsidRDefault="00BB5667" w:rsidP="00B14690">
      <w:pPr>
        <w:numPr>
          <w:ilvl w:val="3"/>
          <w:numId w:val="35"/>
        </w:numPr>
        <w:tabs>
          <w:tab w:val="clear" w:pos="2126"/>
          <w:tab w:val="num" w:pos="1276"/>
        </w:tabs>
        <w:spacing w:after="0" w:line="320" w:lineRule="exact"/>
        <w:ind w:left="1276" w:hanging="567"/>
        <w:rPr>
          <w:rFonts w:ascii="Tahoma" w:eastAsia="Arial Unicode MS" w:hAnsi="Tahoma" w:cs="Tahoma"/>
          <w:sz w:val="22"/>
          <w:szCs w:val="22"/>
        </w:rPr>
      </w:pPr>
      <w:r w:rsidRPr="001C5E20">
        <w:rPr>
          <w:rFonts w:ascii="Tahoma" w:eastAsia="Arial Unicode MS" w:hAnsi="Tahoma" w:cs="Tahoma"/>
          <w:sz w:val="22"/>
          <w:szCs w:val="22"/>
        </w:rPr>
        <w:t xml:space="preserve">que, com base no organograma disponibilizado pela Emissora, para os fins do disposto no inciso XI, artigo 1º da Instrução CVM 583, </w:t>
      </w:r>
      <w:r w:rsidR="00691DEC" w:rsidRPr="001C5E20">
        <w:rPr>
          <w:rFonts w:ascii="Tahoma" w:eastAsia="Arial Unicode MS" w:hAnsi="Tahoma" w:cs="Tahoma"/>
          <w:sz w:val="22"/>
          <w:szCs w:val="22"/>
        </w:rPr>
        <w:t xml:space="preserve">não </w:t>
      </w:r>
      <w:r w:rsidRPr="001C5E20">
        <w:rPr>
          <w:rFonts w:ascii="Tahoma" w:eastAsia="Arial Unicode MS" w:hAnsi="Tahoma" w:cs="Tahoma"/>
          <w:sz w:val="22"/>
          <w:szCs w:val="22"/>
        </w:rPr>
        <w:t>atua na presente data como agente fiduciário em emissões de valores mobiliários da Emissora, ou de sociedade coligada, controlada, controladora ou integra</w:t>
      </w:r>
      <w:r w:rsidR="001C5E20">
        <w:rPr>
          <w:rFonts w:ascii="Tahoma" w:eastAsia="Arial Unicode MS" w:hAnsi="Tahoma" w:cs="Tahoma"/>
          <w:sz w:val="22"/>
          <w:szCs w:val="22"/>
        </w:rPr>
        <w:t>nte do mesmo grupo da Emissora.</w:t>
      </w:r>
    </w:p>
    <w:p w14:paraId="0E6BF8A8" w14:textId="77777777" w:rsidR="00567E98" w:rsidRPr="00533952" w:rsidRDefault="00567E98" w:rsidP="00B14690">
      <w:pPr>
        <w:spacing w:after="0" w:line="320" w:lineRule="exact"/>
        <w:rPr>
          <w:rFonts w:ascii="Tahoma" w:hAnsi="Tahoma" w:cs="Tahoma"/>
          <w:sz w:val="22"/>
          <w:szCs w:val="22"/>
        </w:rPr>
      </w:pPr>
    </w:p>
    <w:p w14:paraId="5F2F040B" w14:textId="77777777" w:rsidR="00567E98" w:rsidRPr="00533952" w:rsidRDefault="00567E98"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8.2.2. </w:t>
      </w:r>
      <w:r w:rsidR="001C5E20">
        <w:rPr>
          <w:rFonts w:ascii="Tahoma" w:hAnsi="Tahoma" w:cs="Tahoma"/>
          <w:sz w:val="22"/>
          <w:szCs w:val="22"/>
        </w:rPr>
        <w:tab/>
      </w:r>
      <w:r w:rsidRPr="00533952">
        <w:rPr>
          <w:rFonts w:ascii="Tahoma" w:hAnsi="Tahoma" w:cs="Tahoma"/>
          <w:sz w:val="22"/>
          <w:szCs w:val="22"/>
        </w:rPr>
        <w:t>O Agente Fiduciário exercerá suas funções a partir da data de assinatura desta Escritura ou de eventual aditamento relativo à sua substituição, devendo permanecer no exercício de suas funções até a Data de Vencimento ou, caso ainda restem obrigações da Emissora nos termos desta Escritura inadimplidas após a Data de Vencimento, até que todas as obrigações da Emissora nos termos desta Escritura sejam integralmente cumpridas, ou, ainda, até sua efetiva substituição, conforme Cláusula 8.3 abaixo.</w:t>
      </w:r>
    </w:p>
    <w:p w14:paraId="29BB10FC" w14:textId="77777777" w:rsidR="00567E98" w:rsidRPr="00533952" w:rsidRDefault="00567E98" w:rsidP="00B14690">
      <w:pPr>
        <w:spacing w:after="0" w:line="320" w:lineRule="exact"/>
        <w:rPr>
          <w:rFonts w:ascii="Tahoma" w:hAnsi="Tahoma" w:cs="Tahoma"/>
          <w:sz w:val="22"/>
          <w:szCs w:val="22"/>
        </w:rPr>
      </w:pPr>
    </w:p>
    <w:p w14:paraId="0887581C" w14:textId="77777777" w:rsidR="00567E98" w:rsidRPr="00533952" w:rsidRDefault="00567E98"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8.2.3. </w:t>
      </w:r>
      <w:r w:rsidR="001C5E20">
        <w:rPr>
          <w:rFonts w:ascii="Tahoma" w:hAnsi="Tahoma" w:cs="Tahoma"/>
          <w:sz w:val="22"/>
          <w:szCs w:val="22"/>
        </w:rPr>
        <w:tab/>
      </w:r>
      <w:r w:rsidRPr="00533952">
        <w:rPr>
          <w:rFonts w:ascii="Tahoma" w:hAnsi="Tahoma" w:cs="Tahoma"/>
          <w:sz w:val="22"/>
          <w:szCs w:val="22"/>
        </w:rPr>
        <w:t xml:space="preserve">O Agente Fiduciário não emitirá qualquer tipo de opinião ou fará qualquer juízo sobre a orientação acerca de qualquer fato da Emissão que seja de competência de definição pelos Debenturistas, comprometendo-se tão 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nos termos desta Escritura e reproduzidas perante a Emissora, independentemente de eventuais prejuízos que venham a ser causados em decorrência disto aos Debenturistas e/ou à Emissora. A atuação do Agente Fiduciário limita-se ao escopo da Instrução CVM </w:t>
      </w:r>
      <w:r w:rsidR="00F000CD" w:rsidRPr="00533952">
        <w:rPr>
          <w:rFonts w:ascii="Tahoma" w:hAnsi="Tahoma" w:cs="Tahoma"/>
          <w:sz w:val="22"/>
          <w:szCs w:val="22"/>
        </w:rPr>
        <w:t>583</w:t>
      </w:r>
      <w:r w:rsidRPr="00533952">
        <w:rPr>
          <w:rFonts w:ascii="Tahoma" w:hAnsi="Tahoma" w:cs="Tahoma"/>
          <w:sz w:val="22"/>
          <w:szCs w:val="22"/>
        </w:rPr>
        <w:t xml:space="preserve"> e dos artigos aplicáveis da Lei das Sociedades por </w:t>
      </w:r>
      <w:r w:rsidRPr="00533952">
        <w:rPr>
          <w:rFonts w:ascii="Tahoma" w:hAnsi="Tahoma" w:cs="Tahoma"/>
          <w:sz w:val="22"/>
          <w:szCs w:val="22"/>
        </w:rPr>
        <w:lastRenderedPageBreak/>
        <w:t>Ações, estando este isento, sob qualquer forma ou pretexto, de qualquer responsabilidade adicional que não tenha decorrido da legislação aplicável.</w:t>
      </w:r>
    </w:p>
    <w:p w14:paraId="4B4BE55D" w14:textId="77777777" w:rsidR="00567E98" w:rsidRPr="00533952" w:rsidRDefault="00567E98" w:rsidP="00B14690">
      <w:pPr>
        <w:spacing w:after="0" w:line="320" w:lineRule="exact"/>
        <w:rPr>
          <w:rFonts w:ascii="Tahoma" w:hAnsi="Tahoma" w:cs="Tahoma"/>
          <w:sz w:val="22"/>
          <w:szCs w:val="22"/>
        </w:rPr>
      </w:pPr>
    </w:p>
    <w:p w14:paraId="39AB0DA8" w14:textId="77777777" w:rsidR="00567E98" w:rsidRPr="00533952" w:rsidRDefault="00567E98"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8.2.4. </w:t>
      </w:r>
      <w:r w:rsidR="001C5E20">
        <w:rPr>
          <w:rFonts w:ascii="Tahoma" w:hAnsi="Tahoma" w:cs="Tahoma"/>
          <w:sz w:val="22"/>
          <w:szCs w:val="22"/>
        </w:rPr>
        <w:tab/>
      </w:r>
      <w:r w:rsidRPr="00533952">
        <w:rPr>
          <w:rFonts w:ascii="Tahoma" w:hAnsi="Tahoma" w:cs="Tahoma"/>
          <w:sz w:val="22"/>
          <w:szCs w:val="22"/>
        </w:rPr>
        <w:t>Sem prejuízo do dever de diligência do Agente Fiduciário, o mesmo assumirá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14:paraId="7237BCF2" w14:textId="77777777" w:rsidR="00567E98" w:rsidRPr="00533952" w:rsidRDefault="00567E98" w:rsidP="00B14690">
      <w:pPr>
        <w:spacing w:after="0" w:line="320" w:lineRule="exact"/>
        <w:rPr>
          <w:rFonts w:ascii="Tahoma" w:hAnsi="Tahoma" w:cs="Tahoma"/>
          <w:sz w:val="22"/>
          <w:szCs w:val="22"/>
        </w:rPr>
      </w:pPr>
    </w:p>
    <w:p w14:paraId="5F5884BA" w14:textId="77777777" w:rsidR="00567E98" w:rsidRPr="00533952" w:rsidRDefault="00567E98"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8.2.5. </w:t>
      </w:r>
      <w:r w:rsidR="001C5E20">
        <w:rPr>
          <w:rFonts w:ascii="Tahoma" w:hAnsi="Tahoma" w:cs="Tahoma"/>
          <w:sz w:val="22"/>
          <w:szCs w:val="22"/>
        </w:rPr>
        <w:tab/>
      </w:r>
      <w:r w:rsidRPr="00533952">
        <w:rPr>
          <w:rFonts w:ascii="Tahoma" w:hAnsi="Tahoma" w:cs="Tahoma"/>
          <w:sz w:val="22"/>
          <w:szCs w:val="22"/>
        </w:rPr>
        <w:t xml:space="preserve">Os atos ou manifestações por parte do Agente Fiduciário, que criarem responsabilidade para os Debenturistas e/ou exonerarem terceiros de obrigações para com eles, bem como aqueles relacionados ao devido cumprimento das obrigações assumidas neste instrumento, somente serão válidos quando previamente assim deliberado em </w:t>
      </w:r>
      <w:r w:rsidR="001C5E20" w:rsidRPr="00533952">
        <w:rPr>
          <w:rFonts w:ascii="Tahoma" w:hAnsi="Tahoma" w:cs="Tahoma"/>
          <w:sz w:val="22"/>
          <w:szCs w:val="22"/>
        </w:rPr>
        <w:t xml:space="preserve">assembleia geral </w:t>
      </w:r>
      <w:r w:rsidRPr="00533952">
        <w:rPr>
          <w:rFonts w:ascii="Tahoma" w:hAnsi="Tahoma" w:cs="Tahoma"/>
          <w:sz w:val="22"/>
          <w:szCs w:val="22"/>
        </w:rPr>
        <w:t xml:space="preserve">de </w:t>
      </w:r>
      <w:r w:rsidRPr="002C1694">
        <w:rPr>
          <w:rFonts w:ascii="Tahoma" w:hAnsi="Tahoma" w:cs="Tahoma"/>
          <w:sz w:val="22"/>
          <w:szCs w:val="22"/>
        </w:rPr>
        <w:t>Debenturistas</w:t>
      </w:r>
      <w:r w:rsidR="002C1694" w:rsidRPr="002C1694">
        <w:rPr>
          <w:rFonts w:ascii="Tahoma" w:hAnsi="Tahoma" w:cs="Tahoma"/>
          <w:sz w:val="22"/>
          <w:szCs w:val="22"/>
        </w:rPr>
        <w:t xml:space="preserve"> que será realizada de forma individual para cada uma das Séries</w:t>
      </w:r>
      <w:r w:rsidRPr="00533952">
        <w:rPr>
          <w:rFonts w:ascii="Tahoma" w:hAnsi="Tahoma" w:cs="Tahoma"/>
          <w:sz w:val="22"/>
          <w:szCs w:val="22"/>
        </w:rPr>
        <w:t>.</w:t>
      </w:r>
    </w:p>
    <w:p w14:paraId="61E8B44D" w14:textId="77777777" w:rsidR="00D25954" w:rsidRPr="00533952" w:rsidRDefault="00D25954" w:rsidP="00B14690">
      <w:pPr>
        <w:spacing w:after="0" w:line="320" w:lineRule="exact"/>
        <w:rPr>
          <w:rFonts w:ascii="Tahoma" w:hAnsi="Tahoma" w:cs="Tahoma"/>
          <w:sz w:val="22"/>
          <w:szCs w:val="22"/>
        </w:rPr>
      </w:pPr>
    </w:p>
    <w:p w14:paraId="3759DAEB" w14:textId="77777777" w:rsidR="00D25954" w:rsidRPr="00533952" w:rsidRDefault="00D25954"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8.3.</w:t>
      </w:r>
      <w:r w:rsidR="00A046B4" w:rsidRPr="00533952">
        <w:rPr>
          <w:rFonts w:ascii="Tahoma" w:hAnsi="Tahoma" w:cs="Tahoma"/>
          <w:b/>
          <w:sz w:val="22"/>
          <w:szCs w:val="22"/>
        </w:rPr>
        <w:t xml:space="preserve"> </w:t>
      </w:r>
      <w:r w:rsidR="001C5E20">
        <w:rPr>
          <w:rFonts w:ascii="Tahoma" w:hAnsi="Tahoma" w:cs="Tahoma"/>
          <w:b/>
          <w:sz w:val="22"/>
          <w:szCs w:val="22"/>
        </w:rPr>
        <w:tab/>
      </w:r>
      <w:r w:rsidRPr="00533952">
        <w:rPr>
          <w:rFonts w:ascii="Tahoma" w:hAnsi="Tahoma" w:cs="Tahoma"/>
          <w:b/>
          <w:sz w:val="22"/>
          <w:szCs w:val="22"/>
        </w:rPr>
        <w:t>Substituição</w:t>
      </w:r>
    </w:p>
    <w:p w14:paraId="0D304742" w14:textId="77777777" w:rsidR="00D25954" w:rsidRPr="00533952" w:rsidRDefault="00D25954" w:rsidP="00B14690">
      <w:pPr>
        <w:spacing w:after="0" w:line="320" w:lineRule="exact"/>
        <w:rPr>
          <w:rFonts w:ascii="Tahoma" w:hAnsi="Tahoma" w:cs="Tahoma"/>
          <w:b/>
          <w:sz w:val="22"/>
          <w:szCs w:val="22"/>
        </w:rPr>
      </w:pPr>
    </w:p>
    <w:p w14:paraId="102A794F" w14:textId="77777777" w:rsidR="00D25954" w:rsidRPr="00533952" w:rsidRDefault="00D25954" w:rsidP="00B14690">
      <w:pPr>
        <w:tabs>
          <w:tab w:val="left" w:pos="851"/>
        </w:tabs>
        <w:spacing w:after="0" w:line="320" w:lineRule="exact"/>
        <w:rPr>
          <w:rFonts w:ascii="Tahoma" w:hAnsi="Tahoma" w:cs="Tahoma"/>
          <w:sz w:val="22"/>
          <w:szCs w:val="22"/>
        </w:rPr>
      </w:pPr>
      <w:r w:rsidRPr="00533952">
        <w:rPr>
          <w:rFonts w:ascii="Tahoma" w:hAnsi="Tahoma" w:cs="Tahoma"/>
          <w:sz w:val="22"/>
          <w:szCs w:val="22"/>
        </w:rPr>
        <w:t>8.3.1.</w:t>
      </w:r>
      <w:r w:rsidRPr="00533952">
        <w:rPr>
          <w:rFonts w:ascii="Tahoma" w:hAnsi="Tahoma" w:cs="Tahoma"/>
          <w:b/>
          <w:sz w:val="22"/>
          <w:szCs w:val="22"/>
        </w:rPr>
        <w:t xml:space="preserve"> </w:t>
      </w:r>
      <w:r w:rsidR="001C5E20">
        <w:rPr>
          <w:rFonts w:ascii="Tahoma" w:hAnsi="Tahoma" w:cs="Tahoma"/>
          <w:b/>
          <w:sz w:val="22"/>
          <w:szCs w:val="22"/>
        </w:rPr>
        <w:tab/>
      </w:r>
      <w:r w:rsidR="0060215C" w:rsidRPr="00533952">
        <w:rPr>
          <w:rFonts w:ascii="Tahoma" w:eastAsia="MS Mincho" w:hAnsi="Tahoma" w:cs="Tahoma"/>
          <w:sz w:val="22"/>
          <w:szCs w:val="22"/>
        </w:rPr>
        <w:t>Nas hipóteses de</w:t>
      </w:r>
      <w:r w:rsidR="0060215C" w:rsidRPr="00533952">
        <w:rPr>
          <w:rFonts w:ascii="Tahoma" w:hAnsi="Tahoma" w:cs="Tahoma"/>
          <w:sz w:val="22"/>
          <w:szCs w:val="22"/>
        </w:rPr>
        <w:t xml:space="preserve"> impedimento, </w:t>
      </w:r>
      <w:r w:rsidR="0060215C" w:rsidRPr="00533952">
        <w:rPr>
          <w:rFonts w:ascii="Tahoma" w:eastAsia="MS Mincho" w:hAnsi="Tahoma" w:cs="Tahoma"/>
          <w:sz w:val="22"/>
          <w:szCs w:val="22"/>
        </w:rPr>
        <w:t>renúncia, intervenção</w:t>
      </w:r>
      <w:r w:rsidR="0060215C" w:rsidRPr="00533952">
        <w:rPr>
          <w:rFonts w:ascii="Tahoma" w:hAnsi="Tahoma" w:cs="Tahoma"/>
          <w:sz w:val="22"/>
          <w:szCs w:val="22"/>
        </w:rPr>
        <w:t>,</w:t>
      </w:r>
      <w:r w:rsidR="0060215C" w:rsidRPr="00533952">
        <w:rPr>
          <w:rFonts w:ascii="Tahoma" w:eastAsia="MS Mincho" w:hAnsi="Tahoma" w:cs="Tahoma"/>
          <w:sz w:val="22"/>
          <w:szCs w:val="22"/>
        </w:rPr>
        <w:t xml:space="preserve"> ou liquidação extrajudicial</w:t>
      </w:r>
      <w:r w:rsidR="0060215C" w:rsidRPr="00533952">
        <w:rPr>
          <w:rFonts w:ascii="Tahoma" w:hAnsi="Tahoma" w:cs="Tahoma"/>
          <w:sz w:val="22"/>
          <w:szCs w:val="22"/>
        </w:rPr>
        <w:t>,</w:t>
      </w:r>
      <w:r w:rsidR="0060215C" w:rsidRPr="00533952">
        <w:rPr>
          <w:rFonts w:ascii="Tahoma" w:eastAsia="MS Mincho" w:hAnsi="Tahoma" w:cs="Tahoma"/>
          <w:sz w:val="22"/>
          <w:szCs w:val="22"/>
        </w:rPr>
        <w:t xml:space="preserve"> ou qualquer outro caso de vacância do Agente Fiduciário, dentro do prazo máximo de 30 (trinta) dias do evento que a determinar, deverá ser realizada </w:t>
      </w:r>
      <w:r w:rsidR="001C5E20" w:rsidRPr="00533952">
        <w:rPr>
          <w:rFonts w:ascii="Tahoma" w:eastAsia="MS Mincho" w:hAnsi="Tahoma" w:cs="Tahoma"/>
          <w:sz w:val="22"/>
          <w:szCs w:val="22"/>
        </w:rPr>
        <w:t xml:space="preserve">assembleia geral </w:t>
      </w:r>
      <w:r w:rsidR="0060215C" w:rsidRPr="00533952">
        <w:rPr>
          <w:rFonts w:ascii="Tahoma" w:eastAsia="MS Mincho" w:hAnsi="Tahoma" w:cs="Tahoma"/>
          <w:sz w:val="22"/>
          <w:szCs w:val="22"/>
        </w:rPr>
        <w:t xml:space="preserve">de Debenturistas para a escolha de novo agente fiduciário, </w:t>
      </w:r>
      <w:r w:rsidR="0060215C" w:rsidRPr="00533952">
        <w:rPr>
          <w:rFonts w:ascii="Tahoma" w:hAnsi="Tahoma" w:cs="Tahoma"/>
          <w:sz w:val="22"/>
          <w:szCs w:val="22"/>
        </w:rPr>
        <w:t xml:space="preserve">a qual poderá ser convocada pelo próprio Agente Fiduciário a ser substituído, pela Emissora, por Debenturistas que representem 10% (dez por cento), no mínimo, das Debêntures em Circulação, ou pela CVM. Na hipótese </w:t>
      </w:r>
      <w:proofErr w:type="gramStart"/>
      <w:r w:rsidR="0060215C" w:rsidRPr="00533952">
        <w:rPr>
          <w:rFonts w:ascii="Tahoma" w:hAnsi="Tahoma" w:cs="Tahoma"/>
          <w:sz w:val="22"/>
          <w:szCs w:val="22"/>
        </w:rPr>
        <w:t>da</w:t>
      </w:r>
      <w:proofErr w:type="gramEnd"/>
      <w:r w:rsidR="0060215C" w:rsidRPr="00533952">
        <w:rPr>
          <w:rFonts w:ascii="Tahoma" w:hAnsi="Tahoma" w:cs="Tahoma"/>
          <w:sz w:val="22"/>
          <w:szCs w:val="22"/>
        </w:rPr>
        <w:t xml:space="preserve"> convocação não ocorrer até 15 (quinze) dias antes do término do prazo acima citado, caberá à Emissora efetuá-la. A CVM poderá, em casos excepcionais, nomear substituto provisório enquanto não se consumar o processo de escolha do novo agente fiduciário ou proceder à convocação da </w:t>
      </w:r>
      <w:r w:rsidR="001C5E20" w:rsidRPr="00533952">
        <w:rPr>
          <w:rFonts w:ascii="Tahoma" w:hAnsi="Tahoma" w:cs="Tahoma"/>
          <w:sz w:val="22"/>
          <w:szCs w:val="22"/>
        </w:rPr>
        <w:t xml:space="preserve">assembleia geral </w:t>
      </w:r>
      <w:r w:rsidR="0060215C" w:rsidRPr="00533952">
        <w:rPr>
          <w:rFonts w:ascii="Tahoma" w:hAnsi="Tahoma" w:cs="Tahoma"/>
          <w:sz w:val="22"/>
          <w:szCs w:val="22"/>
        </w:rPr>
        <w:t>de Debenturistas para escolha do novo agente fiduciário.</w:t>
      </w:r>
    </w:p>
    <w:p w14:paraId="487C865E" w14:textId="77777777" w:rsidR="00D25954" w:rsidRPr="00533952" w:rsidRDefault="00D25954" w:rsidP="00B14690">
      <w:pPr>
        <w:tabs>
          <w:tab w:val="left" w:pos="851"/>
        </w:tabs>
        <w:spacing w:after="0" w:line="320" w:lineRule="exact"/>
        <w:rPr>
          <w:rFonts w:ascii="Tahoma" w:hAnsi="Tahoma" w:cs="Tahoma"/>
          <w:sz w:val="22"/>
          <w:szCs w:val="22"/>
        </w:rPr>
      </w:pPr>
    </w:p>
    <w:p w14:paraId="6C3BA69A" w14:textId="77777777" w:rsidR="00D25954" w:rsidRPr="00533952" w:rsidRDefault="00D25954" w:rsidP="00B14690">
      <w:pPr>
        <w:tabs>
          <w:tab w:val="left" w:pos="851"/>
        </w:tabs>
        <w:spacing w:after="0" w:line="320" w:lineRule="exact"/>
        <w:rPr>
          <w:rFonts w:ascii="Tahoma" w:hAnsi="Tahoma" w:cs="Tahoma"/>
          <w:b/>
          <w:sz w:val="22"/>
          <w:szCs w:val="22"/>
        </w:rPr>
      </w:pPr>
      <w:r w:rsidRPr="00533952">
        <w:rPr>
          <w:rFonts w:ascii="Tahoma" w:hAnsi="Tahoma" w:cs="Tahoma"/>
          <w:sz w:val="22"/>
          <w:szCs w:val="22"/>
        </w:rPr>
        <w:t>8.3.2.</w:t>
      </w:r>
      <w:r w:rsidRPr="00533952">
        <w:rPr>
          <w:rFonts w:ascii="Tahoma" w:hAnsi="Tahoma" w:cs="Tahoma"/>
          <w:b/>
          <w:sz w:val="22"/>
          <w:szCs w:val="22"/>
        </w:rPr>
        <w:t xml:space="preserve"> </w:t>
      </w:r>
      <w:r w:rsidR="001C5E20">
        <w:rPr>
          <w:rFonts w:ascii="Tahoma" w:hAnsi="Tahoma" w:cs="Tahoma"/>
          <w:b/>
          <w:sz w:val="22"/>
          <w:szCs w:val="22"/>
        </w:rPr>
        <w:tab/>
      </w:r>
      <w:r w:rsidR="0060215C" w:rsidRPr="00533952">
        <w:rPr>
          <w:rFonts w:ascii="Tahoma" w:hAnsi="Tahoma" w:cs="Tahoma"/>
          <w:sz w:val="22"/>
          <w:szCs w:val="22"/>
        </w:rPr>
        <w:t xml:space="preserve">Na hipótese de não poder o Agente Fiduciário continuar a exercer as suas funções por circunstâncias supervenientes a esta Escritura </w:t>
      </w:r>
      <w:r w:rsidR="001C5E20">
        <w:rPr>
          <w:rFonts w:ascii="Tahoma" w:hAnsi="Tahoma" w:cs="Tahoma"/>
          <w:sz w:val="22"/>
          <w:szCs w:val="22"/>
        </w:rPr>
        <w:t>de Emissão, inclusive no caso do inciso (</w:t>
      </w:r>
      <w:proofErr w:type="spellStart"/>
      <w:r w:rsidR="001C5E20">
        <w:rPr>
          <w:rFonts w:ascii="Tahoma" w:hAnsi="Tahoma" w:cs="Tahoma"/>
          <w:sz w:val="22"/>
          <w:szCs w:val="22"/>
        </w:rPr>
        <w:t>iii</w:t>
      </w:r>
      <w:proofErr w:type="spellEnd"/>
      <w:r w:rsidR="001C5E20">
        <w:rPr>
          <w:rFonts w:ascii="Tahoma" w:hAnsi="Tahoma" w:cs="Tahoma"/>
          <w:sz w:val="22"/>
          <w:szCs w:val="22"/>
        </w:rPr>
        <w:t>)</w:t>
      </w:r>
      <w:r w:rsidR="0060215C" w:rsidRPr="00533952">
        <w:rPr>
          <w:rFonts w:ascii="Tahoma" w:hAnsi="Tahoma" w:cs="Tahoma"/>
          <w:sz w:val="22"/>
          <w:szCs w:val="22"/>
        </w:rPr>
        <w:t xml:space="preserve"> da Cláusula 8.4.1 abaixo, o Agente Fiduciário deverá comunicar imediatamente o fato à Emissora e aos Debenturistas, mediante, convocação de </w:t>
      </w:r>
      <w:r w:rsidR="001C5E20" w:rsidRPr="00533952">
        <w:rPr>
          <w:rFonts w:ascii="Tahoma" w:hAnsi="Tahoma" w:cs="Tahoma"/>
          <w:sz w:val="22"/>
          <w:szCs w:val="22"/>
        </w:rPr>
        <w:t xml:space="preserve">assembleia geral </w:t>
      </w:r>
      <w:r w:rsidR="0060215C" w:rsidRPr="00533952">
        <w:rPr>
          <w:rFonts w:ascii="Tahoma" w:hAnsi="Tahoma" w:cs="Tahoma"/>
          <w:sz w:val="22"/>
          <w:szCs w:val="22"/>
        </w:rPr>
        <w:t>de Debenturistas, solicitando sua substituição.</w:t>
      </w:r>
    </w:p>
    <w:p w14:paraId="477355B6" w14:textId="77777777" w:rsidR="00D25954" w:rsidRPr="00533952" w:rsidRDefault="00D25954" w:rsidP="00B14690">
      <w:pPr>
        <w:tabs>
          <w:tab w:val="left" w:pos="851"/>
        </w:tabs>
        <w:spacing w:after="0" w:line="320" w:lineRule="exact"/>
        <w:rPr>
          <w:rFonts w:ascii="Tahoma" w:hAnsi="Tahoma" w:cs="Tahoma"/>
          <w:b/>
          <w:sz w:val="22"/>
          <w:szCs w:val="22"/>
        </w:rPr>
      </w:pPr>
    </w:p>
    <w:p w14:paraId="2EABF305" w14:textId="77777777" w:rsidR="00D25954" w:rsidRPr="00533952" w:rsidRDefault="00D25954" w:rsidP="00B14690">
      <w:pPr>
        <w:tabs>
          <w:tab w:val="left" w:pos="851"/>
        </w:tabs>
        <w:spacing w:after="0" w:line="320" w:lineRule="exact"/>
        <w:rPr>
          <w:rFonts w:ascii="Tahoma" w:hAnsi="Tahoma" w:cs="Tahoma"/>
          <w:b/>
          <w:sz w:val="22"/>
          <w:szCs w:val="22"/>
        </w:rPr>
      </w:pPr>
      <w:r w:rsidRPr="00533952">
        <w:rPr>
          <w:rFonts w:ascii="Tahoma" w:hAnsi="Tahoma" w:cs="Tahoma"/>
          <w:sz w:val="22"/>
          <w:szCs w:val="22"/>
        </w:rPr>
        <w:lastRenderedPageBreak/>
        <w:t>8.3.3.</w:t>
      </w:r>
      <w:r w:rsidRPr="00533952">
        <w:rPr>
          <w:rFonts w:ascii="Tahoma" w:hAnsi="Tahoma" w:cs="Tahoma"/>
          <w:b/>
          <w:sz w:val="22"/>
          <w:szCs w:val="22"/>
        </w:rPr>
        <w:t xml:space="preserve"> </w:t>
      </w:r>
      <w:r w:rsidR="001C5E20">
        <w:rPr>
          <w:rFonts w:ascii="Tahoma" w:hAnsi="Tahoma" w:cs="Tahoma"/>
          <w:b/>
          <w:sz w:val="22"/>
          <w:szCs w:val="22"/>
        </w:rPr>
        <w:tab/>
      </w:r>
      <w:r w:rsidR="0060215C" w:rsidRPr="00533952">
        <w:rPr>
          <w:rFonts w:ascii="Tahoma" w:hAnsi="Tahoma" w:cs="Tahoma"/>
          <w:sz w:val="22"/>
          <w:szCs w:val="22"/>
        </w:rPr>
        <w:t>É facultado aos Debenturistas, a qualquer tempo, proceder à substituição do Agente Fiduciário e à indicação de seu substituto, em condições de mercado, escolhido pela Emissora a partir de lista tríplice apresentada pelos Debenturistas</w:t>
      </w:r>
      <w:r w:rsidRPr="00533952">
        <w:rPr>
          <w:rFonts w:ascii="Tahoma" w:hAnsi="Tahoma" w:cs="Tahoma"/>
          <w:sz w:val="22"/>
          <w:szCs w:val="22"/>
        </w:rPr>
        <w:t>.</w:t>
      </w:r>
    </w:p>
    <w:p w14:paraId="1596E0BC" w14:textId="77777777" w:rsidR="00D25954" w:rsidRPr="00533952" w:rsidRDefault="00D25954" w:rsidP="00B14690">
      <w:pPr>
        <w:tabs>
          <w:tab w:val="left" w:pos="851"/>
        </w:tabs>
        <w:spacing w:after="0" w:line="320" w:lineRule="exact"/>
        <w:rPr>
          <w:rFonts w:ascii="Tahoma" w:hAnsi="Tahoma" w:cs="Tahoma"/>
          <w:b/>
          <w:sz w:val="22"/>
          <w:szCs w:val="22"/>
        </w:rPr>
      </w:pPr>
    </w:p>
    <w:p w14:paraId="58383E93" w14:textId="77777777" w:rsidR="00D25954" w:rsidRPr="00533952" w:rsidRDefault="00D25954" w:rsidP="00B14690">
      <w:pPr>
        <w:tabs>
          <w:tab w:val="left" w:pos="851"/>
        </w:tabs>
        <w:spacing w:after="0" w:line="320" w:lineRule="exact"/>
        <w:rPr>
          <w:rFonts w:ascii="Tahoma" w:hAnsi="Tahoma" w:cs="Tahoma"/>
          <w:b/>
          <w:sz w:val="22"/>
          <w:szCs w:val="22"/>
        </w:rPr>
      </w:pPr>
      <w:r w:rsidRPr="00533952">
        <w:rPr>
          <w:rFonts w:ascii="Tahoma" w:hAnsi="Tahoma" w:cs="Tahoma"/>
          <w:sz w:val="22"/>
          <w:szCs w:val="22"/>
        </w:rPr>
        <w:t>8.3.4</w:t>
      </w:r>
      <w:r w:rsidR="001C5E20">
        <w:rPr>
          <w:rFonts w:ascii="Tahoma" w:hAnsi="Tahoma" w:cs="Tahoma"/>
          <w:sz w:val="22"/>
          <w:szCs w:val="22"/>
        </w:rPr>
        <w:t>.</w:t>
      </w:r>
      <w:r w:rsidRPr="00533952">
        <w:rPr>
          <w:rFonts w:ascii="Tahoma" w:hAnsi="Tahoma" w:cs="Tahoma"/>
          <w:b/>
          <w:sz w:val="22"/>
          <w:szCs w:val="22"/>
        </w:rPr>
        <w:t xml:space="preserve"> </w:t>
      </w:r>
      <w:r w:rsidR="001C5E20">
        <w:rPr>
          <w:rFonts w:ascii="Tahoma" w:hAnsi="Tahoma" w:cs="Tahoma"/>
          <w:b/>
          <w:sz w:val="22"/>
          <w:szCs w:val="22"/>
        </w:rPr>
        <w:tab/>
      </w:r>
      <w:r w:rsidR="0060215C" w:rsidRPr="00533952">
        <w:rPr>
          <w:rFonts w:ascii="Tahoma" w:hAnsi="Tahoma" w:cs="Tahoma"/>
          <w:sz w:val="22"/>
          <w:szCs w:val="22"/>
        </w:rPr>
        <w:t xml:space="preserve">A substituição do Agente Fiduciário deverá ser objeto de aditamento à presente Escritura de Emissão, que deverá ser arquivado na </w:t>
      </w:r>
      <w:r w:rsidRPr="00533952">
        <w:rPr>
          <w:rFonts w:ascii="Tahoma" w:hAnsi="Tahoma" w:cs="Tahoma"/>
          <w:sz w:val="22"/>
          <w:szCs w:val="22"/>
        </w:rPr>
        <w:t>JUCE</w:t>
      </w:r>
      <w:r w:rsidR="001C5E20">
        <w:rPr>
          <w:rFonts w:ascii="Tahoma" w:hAnsi="Tahoma" w:cs="Tahoma"/>
          <w:sz w:val="22"/>
          <w:szCs w:val="22"/>
        </w:rPr>
        <w:t>SP</w:t>
      </w:r>
      <w:r w:rsidR="0060215C" w:rsidRPr="00533952">
        <w:rPr>
          <w:rFonts w:ascii="Tahoma" w:hAnsi="Tahoma" w:cs="Tahoma"/>
          <w:sz w:val="22"/>
          <w:szCs w:val="22"/>
        </w:rPr>
        <w:t xml:space="preserve"> e nos Cartórios de Registro de Títulos e Documentos localizados nas localidades descritas na Cláusula </w:t>
      </w:r>
      <w:r w:rsidR="00A5667E" w:rsidRPr="00533952">
        <w:rPr>
          <w:rFonts w:ascii="Tahoma" w:hAnsi="Tahoma" w:cs="Tahoma"/>
          <w:sz w:val="22"/>
          <w:szCs w:val="22"/>
        </w:rPr>
        <w:t>2.</w:t>
      </w:r>
      <w:r w:rsidR="00EC4C33">
        <w:rPr>
          <w:rFonts w:ascii="Tahoma" w:hAnsi="Tahoma" w:cs="Tahoma"/>
          <w:sz w:val="22"/>
          <w:szCs w:val="22"/>
        </w:rPr>
        <w:t>4</w:t>
      </w:r>
      <w:r w:rsidR="00A5667E" w:rsidRPr="00533952">
        <w:rPr>
          <w:rFonts w:ascii="Tahoma" w:hAnsi="Tahoma" w:cs="Tahoma"/>
          <w:sz w:val="22"/>
          <w:szCs w:val="22"/>
        </w:rPr>
        <w:t>.</w:t>
      </w:r>
      <w:r w:rsidR="00EC4C33">
        <w:rPr>
          <w:rFonts w:ascii="Tahoma" w:hAnsi="Tahoma" w:cs="Tahoma"/>
          <w:sz w:val="22"/>
          <w:szCs w:val="22"/>
        </w:rPr>
        <w:t>1</w:t>
      </w:r>
      <w:r w:rsidR="00A5667E" w:rsidRPr="00533952">
        <w:rPr>
          <w:rFonts w:ascii="Tahoma" w:hAnsi="Tahoma" w:cs="Tahoma"/>
          <w:sz w:val="22"/>
          <w:szCs w:val="22"/>
        </w:rPr>
        <w:t xml:space="preserve"> acima</w:t>
      </w:r>
      <w:r w:rsidR="0060215C" w:rsidRPr="00533952">
        <w:rPr>
          <w:rFonts w:ascii="Tahoma" w:hAnsi="Tahoma" w:cs="Tahoma"/>
          <w:sz w:val="22"/>
          <w:szCs w:val="22"/>
        </w:rPr>
        <w:t xml:space="preserve">. A substituição do Agente Fiduciário deve ser comunicada à CVM, no prazo de até 7 (sete) </w:t>
      </w:r>
      <w:r w:rsidR="00EC4C33" w:rsidRPr="00533952">
        <w:rPr>
          <w:rFonts w:ascii="Tahoma" w:hAnsi="Tahoma" w:cs="Tahoma"/>
          <w:sz w:val="22"/>
          <w:szCs w:val="22"/>
        </w:rPr>
        <w:t>Dias Úteis</w:t>
      </w:r>
      <w:r w:rsidR="0060215C" w:rsidRPr="00533952">
        <w:rPr>
          <w:rFonts w:ascii="Tahoma" w:hAnsi="Tahoma" w:cs="Tahoma"/>
          <w:sz w:val="22"/>
          <w:szCs w:val="22"/>
        </w:rPr>
        <w:t>, contados do arquivamento e registro do aditamento da presente Escritura de Emissão</w:t>
      </w:r>
      <w:r w:rsidRPr="00533952">
        <w:rPr>
          <w:rFonts w:ascii="Tahoma" w:hAnsi="Tahoma" w:cs="Tahoma"/>
          <w:sz w:val="22"/>
          <w:szCs w:val="22"/>
        </w:rPr>
        <w:t>.</w:t>
      </w:r>
    </w:p>
    <w:p w14:paraId="00C562AD" w14:textId="77777777" w:rsidR="00D25954" w:rsidRPr="00533952" w:rsidRDefault="00D25954" w:rsidP="00B14690">
      <w:pPr>
        <w:tabs>
          <w:tab w:val="left" w:pos="851"/>
        </w:tabs>
        <w:spacing w:after="0" w:line="320" w:lineRule="exact"/>
        <w:rPr>
          <w:rFonts w:ascii="Tahoma" w:hAnsi="Tahoma" w:cs="Tahoma"/>
          <w:b/>
          <w:sz w:val="22"/>
          <w:szCs w:val="22"/>
        </w:rPr>
      </w:pPr>
    </w:p>
    <w:p w14:paraId="2F672F16" w14:textId="77777777" w:rsidR="00D25954" w:rsidRPr="00533952" w:rsidRDefault="00D25954" w:rsidP="00B14690">
      <w:pPr>
        <w:tabs>
          <w:tab w:val="left" w:pos="851"/>
        </w:tabs>
        <w:spacing w:after="0" w:line="320" w:lineRule="exact"/>
        <w:rPr>
          <w:rFonts w:ascii="Tahoma" w:hAnsi="Tahoma" w:cs="Tahoma"/>
          <w:b/>
          <w:sz w:val="22"/>
          <w:szCs w:val="22"/>
        </w:rPr>
      </w:pPr>
      <w:r w:rsidRPr="00533952">
        <w:rPr>
          <w:rFonts w:ascii="Tahoma" w:hAnsi="Tahoma" w:cs="Tahoma"/>
          <w:sz w:val="22"/>
          <w:szCs w:val="22"/>
        </w:rPr>
        <w:t>8.3.5.</w:t>
      </w:r>
      <w:r w:rsidRPr="00533952">
        <w:rPr>
          <w:rFonts w:ascii="Tahoma" w:hAnsi="Tahoma" w:cs="Tahoma"/>
          <w:b/>
          <w:sz w:val="22"/>
          <w:szCs w:val="22"/>
        </w:rPr>
        <w:t xml:space="preserve"> </w:t>
      </w:r>
      <w:r w:rsidR="00EC4C33">
        <w:rPr>
          <w:rFonts w:ascii="Tahoma" w:hAnsi="Tahoma" w:cs="Tahoma"/>
          <w:b/>
          <w:sz w:val="22"/>
          <w:szCs w:val="22"/>
        </w:rPr>
        <w:tab/>
      </w:r>
      <w:r w:rsidR="0060215C" w:rsidRPr="00533952">
        <w:rPr>
          <w:rFonts w:ascii="Tahoma" w:hAnsi="Tahoma" w:cs="Tahoma"/>
          <w:sz w:val="22"/>
          <w:szCs w:val="22"/>
        </w:rPr>
        <w:t>O Agente Fiduciário entrará no exercício de suas funções a partir da data de assinatura desta Escritura de Emissão ou de eventual aditamento relativo à sua substituição, no caso de agente fiduciário substituto, devendo permanecer no exercício de suas funções até a efetiva substituição ou até o cumprimento de todas as suas obrigações decorrentes desta Escritura de Emissão e da legislação em vigor</w:t>
      </w:r>
      <w:r w:rsidRPr="00533952">
        <w:rPr>
          <w:rFonts w:ascii="Tahoma" w:hAnsi="Tahoma" w:cs="Tahoma"/>
          <w:sz w:val="22"/>
          <w:szCs w:val="22"/>
        </w:rPr>
        <w:t>.</w:t>
      </w:r>
    </w:p>
    <w:p w14:paraId="2486273A" w14:textId="77777777" w:rsidR="00D25954" w:rsidRPr="00533952" w:rsidRDefault="00D25954" w:rsidP="00B14690">
      <w:pPr>
        <w:spacing w:after="0" w:line="320" w:lineRule="exact"/>
        <w:rPr>
          <w:rFonts w:ascii="Tahoma" w:hAnsi="Tahoma" w:cs="Tahoma"/>
          <w:sz w:val="22"/>
          <w:szCs w:val="22"/>
        </w:rPr>
      </w:pPr>
    </w:p>
    <w:p w14:paraId="499B9EF2" w14:textId="77777777" w:rsidR="00D25954" w:rsidRPr="00533952" w:rsidRDefault="00D25954"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8.3.6. </w:t>
      </w:r>
      <w:r w:rsidR="00EC4C33">
        <w:rPr>
          <w:rFonts w:ascii="Tahoma" w:hAnsi="Tahoma" w:cs="Tahoma"/>
          <w:sz w:val="22"/>
          <w:szCs w:val="22"/>
        </w:rPr>
        <w:tab/>
      </w:r>
      <w:r w:rsidR="0060215C" w:rsidRPr="00533952">
        <w:rPr>
          <w:rFonts w:ascii="Tahoma" w:hAnsi="Tahoma" w:cs="Tahoma"/>
          <w:sz w:val="22"/>
          <w:szCs w:val="22"/>
        </w:rPr>
        <w:t>O Agente Fiduciário, se substituído nos termos desta Cláusula 8.3, sem qualquer custo adicional para a Emissora ou para os Debenturistas, deverá colocar à disposição da instituição que vier a substituí-lo, no prazo de até 10 (dez) Dias Úteis antes de sua efetiva substituição, cópia digitalizada de todos os registros, relatórios, extratos, bancos de dados e demais informações sobre a Emissão e sobre a Emissora que tenham sido obtidos, gerados, preparados ou desenvolvidos pelo Agente Fiduciário ou por qualquer de seus agentes envolvidos, direta ou indiretamente, com a Emissão ou que quaisquer das pessoas acima referidas tenham tido acesso por força da execução de suas funções, independentemente do meio em que as mesmas estejam armazenadas ou disponíveis, de forma que a instituição substituta cumpra, sem solução de continuidade, os deveres e as obrigações do Agente Fiduciário substituído, nos termos desta Escritura de Emissão</w:t>
      </w:r>
      <w:r w:rsidRPr="00533952">
        <w:rPr>
          <w:rFonts w:ascii="Tahoma" w:hAnsi="Tahoma" w:cs="Tahoma"/>
          <w:sz w:val="22"/>
          <w:szCs w:val="22"/>
        </w:rPr>
        <w:t>.</w:t>
      </w:r>
    </w:p>
    <w:p w14:paraId="722D74F4" w14:textId="77777777" w:rsidR="00D25954" w:rsidRPr="00533952" w:rsidRDefault="00D25954" w:rsidP="00B14690">
      <w:pPr>
        <w:spacing w:after="0" w:line="320" w:lineRule="exact"/>
        <w:rPr>
          <w:rFonts w:ascii="Tahoma" w:hAnsi="Tahoma" w:cs="Tahoma"/>
          <w:sz w:val="22"/>
          <w:szCs w:val="22"/>
        </w:rPr>
      </w:pPr>
    </w:p>
    <w:p w14:paraId="54EC9E4A" w14:textId="77777777" w:rsidR="0060215C" w:rsidRPr="00533952" w:rsidRDefault="0060215C" w:rsidP="00B14690">
      <w:pPr>
        <w:tabs>
          <w:tab w:val="left" w:pos="851"/>
        </w:tabs>
        <w:spacing w:after="0" w:line="320" w:lineRule="exact"/>
        <w:rPr>
          <w:rFonts w:ascii="Tahoma" w:hAnsi="Tahoma" w:cs="Tahoma"/>
          <w:sz w:val="22"/>
          <w:szCs w:val="22"/>
        </w:rPr>
      </w:pPr>
      <w:r w:rsidRPr="00533952">
        <w:rPr>
          <w:rFonts w:ascii="Tahoma" w:hAnsi="Tahoma" w:cs="Tahoma"/>
          <w:sz w:val="22"/>
          <w:szCs w:val="22"/>
        </w:rPr>
        <w:t>8.3.7</w:t>
      </w:r>
      <w:r w:rsidR="00A046B4" w:rsidRPr="00533952">
        <w:rPr>
          <w:rFonts w:ascii="Tahoma" w:hAnsi="Tahoma" w:cs="Tahoma"/>
          <w:sz w:val="22"/>
          <w:szCs w:val="22"/>
        </w:rPr>
        <w:t xml:space="preserve"> </w:t>
      </w:r>
      <w:r w:rsidR="00EC4C33">
        <w:rPr>
          <w:rFonts w:ascii="Tahoma" w:hAnsi="Tahoma" w:cs="Tahoma"/>
          <w:sz w:val="22"/>
          <w:szCs w:val="22"/>
        </w:rPr>
        <w:t>.</w:t>
      </w:r>
      <w:r w:rsidR="00EC4C33">
        <w:rPr>
          <w:rFonts w:ascii="Tahoma" w:hAnsi="Tahoma" w:cs="Tahoma"/>
          <w:sz w:val="22"/>
          <w:szCs w:val="22"/>
        </w:rPr>
        <w:tab/>
      </w:r>
      <w:r w:rsidRPr="00533952">
        <w:rPr>
          <w:rFonts w:ascii="Tahoma" w:hAnsi="Tahoma" w:cs="Tahoma"/>
          <w:sz w:val="22"/>
          <w:szCs w:val="22"/>
        </w:rPr>
        <w:t>Em qualquer hipótese, a substituição do Agente Fiduciário ficará sujeita à comunicação prévia à CVM e ao atendimento dos requisitos previstos nas normas e preceitos aplicáveis da CVM.</w:t>
      </w:r>
    </w:p>
    <w:p w14:paraId="14815B38" w14:textId="77777777" w:rsidR="0060215C" w:rsidRPr="00533952" w:rsidRDefault="0060215C" w:rsidP="00B14690">
      <w:pPr>
        <w:spacing w:after="0" w:line="320" w:lineRule="exact"/>
        <w:rPr>
          <w:rFonts w:ascii="Tahoma" w:hAnsi="Tahoma" w:cs="Tahoma"/>
          <w:sz w:val="22"/>
          <w:szCs w:val="22"/>
        </w:rPr>
      </w:pPr>
    </w:p>
    <w:p w14:paraId="4195411F" w14:textId="77777777" w:rsidR="00D25954" w:rsidRPr="00533952" w:rsidRDefault="00D25954" w:rsidP="009C74E8">
      <w:pPr>
        <w:keepNext/>
        <w:tabs>
          <w:tab w:val="left" w:pos="851"/>
        </w:tabs>
        <w:spacing w:after="0" w:line="320" w:lineRule="exact"/>
        <w:rPr>
          <w:rFonts w:ascii="Tahoma" w:hAnsi="Tahoma" w:cs="Tahoma"/>
          <w:b/>
          <w:sz w:val="22"/>
          <w:szCs w:val="22"/>
        </w:rPr>
      </w:pPr>
      <w:r w:rsidRPr="00533952">
        <w:rPr>
          <w:rFonts w:ascii="Tahoma" w:hAnsi="Tahoma" w:cs="Tahoma"/>
          <w:b/>
          <w:sz w:val="22"/>
          <w:szCs w:val="22"/>
        </w:rPr>
        <w:t>8.4.</w:t>
      </w:r>
      <w:r w:rsidR="00A046B4" w:rsidRPr="00533952">
        <w:rPr>
          <w:rFonts w:ascii="Tahoma" w:hAnsi="Tahoma" w:cs="Tahoma"/>
          <w:b/>
          <w:sz w:val="22"/>
          <w:szCs w:val="22"/>
        </w:rPr>
        <w:t xml:space="preserve"> </w:t>
      </w:r>
      <w:r w:rsidR="00EC4C33">
        <w:rPr>
          <w:rFonts w:ascii="Tahoma" w:hAnsi="Tahoma" w:cs="Tahoma"/>
          <w:b/>
          <w:sz w:val="22"/>
          <w:szCs w:val="22"/>
        </w:rPr>
        <w:tab/>
      </w:r>
      <w:r w:rsidRPr="00533952">
        <w:rPr>
          <w:rFonts w:ascii="Tahoma" w:hAnsi="Tahoma" w:cs="Tahoma"/>
          <w:b/>
          <w:sz w:val="22"/>
          <w:szCs w:val="22"/>
        </w:rPr>
        <w:t>Obrigações</w:t>
      </w:r>
    </w:p>
    <w:p w14:paraId="15F00A92" w14:textId="77777777" w:rsidR="00D25954" w:rsidRPr="00533952" w:rsidRDefault="00D25954" w:rsidP="009C74E8">
      <w:pPr>
        <w:keepNext/>
        <w:spacing w:after="0" w:line="320" w:lineRule="exact"/>
        <w:rPr>
          <w:rFonts w:ascii="Tahoma" w:hAnsi="Tahoma" w:cs="Tahoma"/>
          <w:b/>
          <w:sz w:val="22"/>
          <w:szCs w:val="22"/>
        </w:rPr>
      </w:pPr>
    </w:p>
    <w:p w14:paraId="34D24161" w14:textId="77777777" w:rsidR="00D25954" w:rsidRPr="00533952" w:rsidRDefault="00D25954" w:rsidP="009C74E8">
      <w:pPr>
        <w:keepNext/>
        <w:tabs>
          <w:tab w:val="left" w:pos="851"/>
        </w:tabs>
        <w:spacing w:after="0" w:line="320" w:lineRule="exact"/>
        <w:rPr>
          <w:rFonts w:ascii="Tahoma" w:hAnsi="Tahoma" w:cs="Tahoma"/>
          <w:sz w:val="22"/>
          <w:szCs w:val="22"/>
        </w:rPr>
      </w:pPr>
      <w:r w:rsidRPr="00533952">
        <w:rPr>
          <w:rFonts w:ascii="Tahoma" w:hAnsi="Tahoma" w:cs="Tahoma"/>
          <w:sz w:val="22"/>
          <w:szCs w:val="22"/>
        </w:rPr>
        <w:t>8.4.1.</w:t>
      </w:r>
      <w:r w:rsidRPr="00533952">
        <w:rPr>
          <w:rFonts w:ascii="Tahoma" w:hAnsi="Tahoma" w:cs="Tahoma"/>
          <w:b/>
          <w:sz w:val="22"/>
          <w:szCs w:val="22"/>
        </w:rPr>
        <w:t xml:space="preserve"> </w:t>
      </w:r>
      <w:r w:rsidR="00EC4C33">
        <w:rPr>
          <w:rFonts w:ascii="Tahoma" w:hAnsi="Tahoma" w:cs="Tahoma"/>
          <w:b/>
          <w:sz w:val="22"/>
          <w:szCs w:val="22"/>
        </w:rPr>
        <w:tab/>
      </w:r>
      <w:r w:rsidRPr="00533952">
        <w:rPr>
          <w:rFonts w:ascii="Tahoma" w:hAnsi="Tahoma" w:cs="Tahoma"/>
          <w:sz w:val="22"/>
          <w:szCs w:val="22"/>
        </w:rPr>
        <w:t>Além de outros previstos em lei, em ato normativo da CVM e nesta Escritura, constituem obrigações do Agente Fiduciário:</w:t>
      </w:r>
    </w:p>
    <w:p w14:paraId="012304E0" w14:textId="77777777" w:rsidR="00596DCB" w:rsidRPr="00533952" w:rsidRDefault="00596DCB" w:rsidP="00B14690">
      <w:pPr>
        <w:spacing w:after="0" w:line="320" w:lineRule="exact"/>
        <w:ind w:left="709" w:hanging="709"/>
        <w:rPr>
          <w:rFonts w:ascii="Tahoma" w:hAnsi="Tahoma" w:cs="Tahoma"/>
          <w:b/>
          <w:sz w:val="22"/>
          <w:szCs w:val="22"/>
        </w:rPr>
      </w:pPr>
    </w:p>
    <w:p w14:paraId="377EC8A9"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533952">
        <w:rPr>
          <w:rFonts w:ascii="Tahoma" w:hAnsi="Tahoma" w:cs="Tahoma"/>
          <w:color w:val="000000"/>
          <w:sz w:val="22"/>
          <w:szCs w:val="22"/>
        </w:rPr>
        <w:t>exercer</w:t>
      </w:r>
      <w:r w:rsidRPr="00533952">
        <w:rPr>
          <w:rFonts w:ascii="Tahoma" w:hAnsi="Tahoma" w:cs="Tahoma"/>
          <w:sz w:val="22"/>
          <w:szCs w:val="22"/>
        </w:rPr>
        <w:t xml:space="preserve"> suas atividades com boa-fé, transparência e lealdade perante os Debenturistas;</w:t>
      </w:r>
    </w:p>
    <w:p w14:paraId="15E4D995" w14:textId="77777777" w:rsidR="00EC4C33" w:rsidRPr="00EC4C33" w:rsidRDefault="00EC4C33" w:rsidP="00B14690">
      <w:pPr>
        <w:spacing w:after="0" w:line="320" w:lineRule="exact"/>
        <w:ind w:left="1276"/>
        <w:rPr>
          <w:rFonts w:ascii="Tahoma" w:eastAsia="Arial Unicode MS" w:hAnsi="Tahoma" w:cs="Tahoma"/>
          <w:sz w:val="22"/>
          <w:szCs w:val="22"/>
        </w:rPr>
      </w:pPr>
    </w:p>
    <w:p w14:paraId="077BF470"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proteger os direitos e interesses dos Debenturistas, empregando, no exercício da função, o cuidado e a diligência que toda pessoa ativa e proba costuma empregar na administração de seus próprios bens;</w:t>
      </w:r>
    </w:p>
    <w:p w14:paraId="395D0EDB" w14:textId="77777777" w:rsidR="00EC4C33" w:rsidRDefault="00EC4C33" w:rsidP="00B14690">
      <w:pPr>
        <w:pStyle w:val="PargrafodaLista"/>
        <w:spacing w:after="0" w:line="320" w:lineRule="exact"/>
        <w:rPr>
          <w:rFonts w:ascii="Tahoma" w:eastAsia="Arial Unicode MS" w:hAnsi="Tahoma" w:cs="Tahoma"/>
          <w:sz w:val="22"/>
          <w:szCs w:val="22"/>
        </w:rPr>
      </w:pPr>
    </w:p>
    <w:p w14:paraId="420FBACE"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 xml:space="preserve">renunciar à função na hipótese de superveniência de conflitos de interesse ou de qualquer outra modalidade de inaptidão e realizar imediata convocação da </w:t>
      </w:r>
      <w:r w:rsidR="00EC4C33" w:rsidRPr="00EC4C33">
        <w:rPr>
          <w:rFonts w:ascii="Tahoma" w:hAnsi="Tahoma" w:cs="Tahoma"/>
          <w:color w:val="000000"/>
          <w:sz w:val="22"/>
          <w:szCs w:val="22"/>
        </w:rPr>
        <w:t xml:space="preserve">assembleia geral </w:t>
      </w:r>
      <w:r w:rsidRPr="00EC4C33">
        <w:rPr>
          <w:rFonts w:ascii="Tahoma" w:hAnsi="Tahoma" w:cs="Tahoma"/>
          <w:color w:val="000000"/>
          <w:sz w:val="22"/>
          <w:szCs w:val="22"/>
        </w:rPr>
        <w:t>de Debenturistas prevista no art. 7º da Instrução CVM 583;</w:t>
      </w:r>
    </w:p>
    <w:p w14:paraId="707E431B" w14:textId="77777777" w:rsidR="00EC4C33" w:rsidRDefault="00EC4C33" w:rsidP="00B14690">
      <w:pPr>
        <w:pStyle w:val="PargrafodaLista"/>
        <w:spacing w:after="0" w:line="320" w:lineRule="exact"/>
        <w:rPr>
          <w:rFonts w:ascii="Tahoma" w:eastAsia="Arial Unicode MS" w:hAnsi="Tahoma" w:cs="Tahoma"/>
          <w:sz w:val="22"/>
          <w:szCs w:val="22"/>
        </w:rPr>
      </w:pPr>
    </w:p>
    <w:p w14:paraId="36E14D95"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conservar em boa guarda toda a documentação relativa relacionados ao exercício de suas funções;</w:t>
      </w:r>
    </w:p>
    <w:p w14:paraId="7C6A20D2" w14:textId="77777777" w:rsidR="00EC4C33" w:rsidRDefault="00EC4C33" w:rsidP="00B14690">
      <w:pPr>
        <w:pStyle w:val="PargrafodaLista"/>
        <w:spacing w:after="0" w:line="320" w:lineRule="exact"/>
        <w:rPr>
          <w:rFonts w:ascii="Tahoma" w:eastAsia="Arial Unicode MS" w:hAnsi="Tahoma" w:cs="Tahoma"/>
          <w:sz w:val="22"/>
          <w:szCs w:val="22"/>
        </w:rPr>
      </w:pPr>
    </w:p>
    <w:p w14:paraId="0E7A1460"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verificar, no momento de aceitar a função, a veracidade das informações contidas nesta Escritura de Emissão, diligenciando para que sejam sanadas as omissões, falhas ou defeitos de que tenha conhecimento;</w:t>
      </w:r>
    </w:p>
    <w:p w14:paraId="7C6C528E" w14:textId="77777777" w:rsidR="00EC4C33" w:rsidRDefault="00EC4C33" w:rsidP="00B14690">
      <w:pPr>
        <w:pStyle w:val="PargrafodaLista"/>
        <w:spacing w:after="0" w:line="320" w:lineRule="exact"/>
        <w:rPr>
          <w:rFonts w:ascii="Tahoma" w:eastAsia="Arial Unicode MS" w:hAnsi="Tahoma" w:cs="Tahoma"/>
          <w:sz w:val="22"/>
          <w:szCs w:val="22"/>
        </w:rPr>
      </w:pPr>
    </w:p>
    <w:p w14:paraId="62A80DD1"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diligenciar junto à Emissora para que a Escritura de Emissão, e seus respectivos aditamentos, sejam registrados nos órgãos competentes, adotando, no caso de omissão da Emissora, as medidas eventualmente previstas em lei;</w:t>
      </w:r>
    </w:p>
    <w:p w14:paraId="6426EB0F" w14:textId="77777777" w:rsidR="00EC4C33" w:rsidRDefault="00EC4C33" w:rsidP="00B14690">
      <w:pPr>
        <w:pStyle w:val="PargrafodaLista"/>
        <w:spacing w:after="0" w:line="320" w:lineRule="exact"/>
        <w:rPr>
          <w:rFonts w:ascii="Tahoma" w:eastAsia="Arial Unicode MS" w:hAnsi="Tahoma" w:cs="Tahoma"/>
          <w:sz w:val="22"/>
          <w:szCs w:val="22"/>
        </w:rPr>
      </w:pPr>
    </w:p>
    <w:p w14:paraId="44147A03"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informar os Debenturistas sobre a ocorrência de qualquer dos Eventos de Inadimplemento prev</w:t>
      </w:r>
      <w:r w:rsidR="00BB5667" w:rsidRPr="00EC4C33">
        <w:rPr>
          <w:rFonts w:ascii="Tahoma" w:hAnsi="Tahoma" w:cs="Tahoma"/>
          <w:color w:val="000000"/>
          <w:sz w:val="22"/>
          <w:szCs w:val="22"/>
        </w:rPr>
        <w:t xml:space="preserve">istos nas alíneas da Cláusula VI </w:t>
      </w:r>
      <w:r w:rsidRPr="00EC4C33">
        <w:rPr>
          <w:rFonts w:ascii="Tahoma" w:hAnsi="Tahoma" w:cs="Tahoma"/>
          <w:color w:val="000000"/>
          <w:sz w:val="22"/>
          <w:szCs w:val="22"/>
        </w:rPr>
        <w:t>acima desta Escritura de Emissão;</w:t>
      </w:r>
    </w:p>
    <w:p w14:paraId="60999D94" w14:textId="77777777" w:rsidR="00EC4C33" w:rsidRDefault="00EC4C33" w:rsidP="00B14690">
      <w:pPr>
        <w:pStyle w:val="PargrafodaLista"/>
        <w:spacing w:after="0" w:line="320" w:lineRule="exact"/>
        <w:rPr>
          <w:rFonts w:ascii="Tahoma" w:eastAsia="Arial Unicode MS" w:hAnsi="Tahoma" w:cs="Tahoma"/>
          <w:sz w:val="22"/>
          <w:szCs w:val="22"/>
        </w:rPr>
      </w:pPr>
    </w:p>
    <w:p w14:paraId="003F2477"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acompanhar a prestação das informações periódicas, alertando os Debenturistas acerca de eventuais omissões ou inverdades constantes de tais informações;</w:t>
      </w:r>
    </w:p>
    <w:p w14:paraId="116699B6" w14:textId="77777777" w:rsidR="00EC4C33" w:rsidRDefault="00EC4C33" w:rsidP="00B14690">
      <w:pPr>
        <w:pStyle w:val="PargrafodaLista"/>
        <w:spacing w:after="0" w:line="320" w:lineRule="exact"/>
        <w:rPr>
          <w:rFonts w:ascii="Tahoma" w:eastAsia="Arial Unicode MS" w:hAnsi="Tahoma" w:cs="Tahoma"/>
          <w:sz w:val="22"/>
          <w:szCs w:val="22"/>
        </w:rPr>
      </w:pPr>
    </w:p>
    <w:p w14:paraId="2823A29A"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opinar sobre a suficiência das informações constantes das propostas de modificações nas condições das Debêntures;</w:t>
      </w:r>
    </w:p>
    <w:p w14:paraId="7A21BABA" w14:textId="77777777" w:rsidR="00EC4C33" w:rsidRDefault="00EC4C33" w:rsidP="00B14690">
      <w:pPr>
        <w:pStyle w:val="PargrafodaLista"/>
        <w:spacing w:after="0" w:line="320" w:lineRule="exact"/>
        <w:rPr>
          <w:rFonts w:ascii="Tahoma" w:eastAsia="Arial Unicode MS" w:hAnsi="Tahoma" w:cs="Tahoma"/>
          <w:sz w:val="22"/>
          <w:szCs w:val="22"/>
        </w:rPr>
      </w:pPr>
    </w:p>
    <w:p w14:paraId="7B055A3E"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verificar</w:t>
      </w:r>
      <w:r w:rsidR="00A0309B" w:rsidRPr="00EC4C33">
        <w:rPr>
          <w:rFonts w:ascii="Tahoma" w:hAnsi="Tahoma" w:cs="Tahoma"/>
          <w:color w:val="000000"/>
          <w:sz w:val="22"/>
          <w:szCs w:val="22"/>
        </w:rPr>
        <w:t>, quando ocorrerem,</w:t>
      </w:r>
      <w:r w:rsidRPr="00EC4C33">
        <w:rPr>
          <w:rFonts w:ascii="Tahoma" w:hAnsi="Tahoma" w:cs="Tahoma"/>
          <w:color w:val="000000"/>
          <w:sz w:val="22"/>
          <w:szCs w:val="22"/>
        </w:rPr>
        <w:t xml:space="preserve"> a regularidade da constituição das Garantias </w:t>
      </w:r>
      <w:r w:rsidR="00BB5667" w:rsidRPr="00EC4C33">
        <w:rPr>
          <w:rFonts w:ascii="Tahoma" w:hAnsi="Tahoma" w:cs="Tahoma"/>
          <w:color w:val="000000"/>
          <w:sz w:val="22"/>
          <w:szCs w:val="22"/>
        </w:rPr>
        <w:t xml:space="preserve">e </w:t>
      </w:r>
      <w:r w:rsidRPr="00EC4C33">
        <w:rPr>
          <w:rFonts w:ascii="Tahoma" w:hAnsi="Tahoma" w:cs="Tahoma"/>
          <w:color w:val="000000"/>
          <w:sz w:val="22"/>
          <w:szCs w:val="22"/>
        </w:rPr>
        <w:t>da</w:t>
      </w:r>
      <w:r w:rsidR="00BB5667" w:rsidRPr="00EC4C33">
        <w:rPr>
          <w:rFonts w:ascii="Tahoma" w:hAnsi="Tahoma" w:cs="Tahoma"/>
          <w:color w:val="000000"/>
          <w:sz w:val="22"/>
          <w:szCs w:val="22"/>
        </w:rPr>
        <w:t xml:space="preserve"> Fiança</w:t>
      </w:r>
      <w:r w:rsidRPr="00EC4C33">
        <w:rPr>
          <w:rFonts w:ascii="Tahoma" w:hAnsi="Tahoma" w:cs="Tahoma"/>
          <w:color w:val="000000"/>
          <w:sz w:val="22"/>
          <w:szCs w:val="22"/>
        </w:rPr>
        <w:t>, observado o disposto na Cláusula </w:t>
      </w:r>
      <w:r w:rsidR="00BB5667" w:rsidRPr="00EC4C33">
        <w:rPr>
          <w:rFonts w:ascii="Tahoma" w:hAnsi="Tahoma" w:cs="Tahoma"/>
          <w:color w:val="000000"/>
          <w:sz w:val="22"/>
          <w:szCs w:val="22"/>
        </w:rPr>
        <w:t>3.5 acima</w:t>
      </w:r>
      <w:r w:rsidRPr="00EC4C33">
        <w:rPr>
          <w:rFonts w:ascii="Tahoma" w:hAnsi="Tahoma" w:cs="Tahoma"/>
          <w:color w:val="000000"/>
          <w:sz w:val="22"/>
          <w:szCs w:val="22"/>
        </w:rPr>
        <w:t xml:space="preserve"> observando, ainda, a manutenção de sua suficiência e exequibilidade, de acordo com documentos e informações recebidas da Emissora;</w:t>
      </w:r>
    </w:p>
    <w:p w14:paraId="1763F34A" w14:textId="77777777" w:rsidR="00EC4C33" w:rsidRDefault="00EC4C33" w:rsidP="00B14690">
      <w:pPr>
        <w:pStyle w:val="PargrafodaLista"/>
        <w:spacing w:after="0" w:line="320" w:lineRule="exact"/>
        <w:rPr>
          <w:rFonts w:ascii="Tahoma" w:eastAsia="Arial Unicode MS" w:hAnsi="Tahoma" w:cs="Tahoma"/>
          <w:sz w:val="22"/>
          <w:szCs w:val="22"/>
        </w:rPr>
      </w:pPr>
    </w:p>
    <w:p w14:paraId="70790D9C"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examinar proposta de substituição dos bens dados em garantia, manifestando sua opinião a respeito do assunto, de forma justificada;</w:t>
      </w:r>
    </w:p>
    <w:p w14:paraId="6F0C0E8F" w14:textId="77777777" w:rsidR="00EC4C33" w:rsidRDefault="00EC4C33" w:rsidP="00B14690">
      <w:pPr>
        <w:pStyle w:val="PargrafodaLista"/>
        <w:spacing w:after="0" w:line="320" w:lineRule="exact"/>
        <w:rPr>
          <w:rFonts w:ascii="Tahoma" w:eastAsia="Arial Unicode MS" w:hAnsi="Tahoma" w:cs="Tahoma"/>
          <w:sz w:val="22"/>
          <w:szCs w:val="22"/>
        </w:rPr>
      </w:pPr>
    </w:p>
    <w:p w14:paraId="3C976B93"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lastRenderedPageBreak/>
        <w:t xml:space="preserve">intimar a Emissora e </w:t>
      </w:r>
      <w:r w:rsidR="004A7725" w:rsidRPr="00EC4C33">
        <w:rPr>
          <w:rFonts w:ascii="Tahoma" w:hAnsi="Tahoma" w:cs="Tahoma"/>
          <w:color w:val="000000"/>
          <w:sz w:val="22"/>
          <w:szCs w:val="22"/>
        </w:rPr>
        <w:t>os Garantidores</w:t>
      </w:r>
      <w:r w:rsidRPr="00EC4C33">
        <w:rPr>
          <w:rFonts w:ascii="Tahoma" w:hAnsi="Tahoma" w:cs="Tahoma"/>
          <w:color w:val="000000"/>
          <w:sz w:val="22"/>
          <w:szCs w:val="22"/>
        </w:rPr>
        <w:t xml:space="preserve"> a reforçar as Garantias, na</w:t>
      </w:r>
      <w:r w:rsidR="00EC4C33">
        <w:rPr>
          <w:rFonts w:ascii="Tahoma" w:hAnsi="Tahoma" w:cs="Tahoma"/>
          <w:color w:val="000000"/>
          <w:sz w:val="22"/>
          <w:szCs w:val="22"/>
        </w:rPr>
        <w:t>s</w:t>
      </w:r>
      <w:r w:rsidRPr="00EC4C33">
        <w:rPr>
          <w:rFonts w:ascii="Tahoma" w:hAnsi="Tahoma" w:cs="Tahoma"/>
          <w:color w:val="000000"/>
          <w:sz w:val="22"/>
          <w:szCs w:val="22"/>
        </w:rPr>
        <w:t xml:space="preserve"> hipótese</w:t>
      </w:r>
      <w:r w:rsidR="00EC4C33">
        <w:rPr>
          <w:rFonts w:ascii="Tahoma" w:hAnsi="Tahoma" w:cs="Tahoma"/>
          <w:color w:val="000000"/>
          <w:sz w:val="22"/>
          <w:szCs w:val="22"/>
        </w:rPr>
        <w:t>s previstas nos Contratos de Garantia</w:t>
      </w:r>
      <w:r w:rsidRPr="00EC4C33">
        <w:rPr>
          <w:rFonts w:ascii="Tahoma" w:hAnsi="Tahoma" w:cs="Tahoma"/>
          <w:color w:val="000000"/>
          <w:sz w:val="22"/>
          <w:szCs w:val="22"/>
        </w:rPr>
        <w:t>;</w:t>
      </w:r>
    </w:p>
    <w:p w14:paraId="1806C856" w14:textId="77777777" w:rsidR="00EC4C33" w:rsidRDefault="00EC4C33" w:rsidP="00B14690">
      <w:pPr>
        <w:pStyle w:val="PargrafodaLista"/>
        <w:spacing w:after="0" w:line="320" w:lineRule="exact"/>
        <w:rPr>
          <w:rFonts w:ascii="Tahoma" w:eastAsia="Arial Unicode MS" w:hAnsi="Tahoma" w:cs="Tahoma"/>
          <w:sz w:val="22"/>
          <w:szCs w:val="22"/>
        </w:rPr>
      </w:pPr>
    </w:p>
    <w:p w14:paraId="57404E3A"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 xml:space="preserve">solicitar, </w:t>
      </w:r>
      <w:r w:rsidR="00F059E6">
        <w:rPr>
          <w:rFonts w:ascii="Tahoma" w:hAnsi="Tahoma" w:cs="Tahoma"/>
          <w:color w:val="000000"/>
          <w:sz w:val="22"/>
          <w:szCs w:val="22"/>
        </w:rPr>
        <w:t>às expensas da Emissora,</w:t>
      </w:r>
      <w:r w:rsidR="00F059E6" w:rsidRPr="00EC4C33">
        <w:rPr>
          <w:rFonts w:ascii="Tahoma" w:hAnsi="Tahoma" w:cs="Tahoma"/>
          <w:color w:val="000000"/>
          <w:sz w:val="22"/>
          <w:szCs w:val="22"/>
        </w:rPr>
        <w:t xml:space="preserve"> </w:t>
      </w:r>
      <w:r w:rsidRPr="00EC4C33">
        <w:rPr>
          <w:rFonts w:ascii="Tahoma" w:hAnsi="Tahoma" w:cs="Tahoma"/>
          <w:color w:val="000000"/>
          <w:sz w:val="22"/>
          <w:szCs w:val="22"/>
        </w:rPr>
        <w:t>quando julgar necessário para o fiel desempenho de suas funções ou se assim solicitado pelos Debenturistas, certidões atualizadas dos distribuidores cíveis, das Varas de Fazenda Pública, Cartórios de Protesto, Varas do Trabalho, Procuradoria da Fazenda Pública da localidade, onde se situem os bens dados em garantia ou o domicílio ou</w:t>
      </w:r>
      <w:r w:rsidR="00596DCB" w:rsidRPr="00EC4C33">
        <w:rPr>
          <w:rFonts w:ascii="Tahoma" w:hAnsi="Tahoma" w:cs="Tahoma"/>
          <w:color w:val="000000"/>
          <w:sz w:val="22"/>
          <w:szCs w:val="22"/>
        </w:rPr>
        <w:t xml:space="preserve">, </w:t>
      </w:r>
      <w:r w:rsidRPr="00EC4C33">
        <w:rPr>
          <w:rFonts w:ascii="Tahoma" w:hAnsi="Tahoma" w:cs="Tahoma"/>
          <w:color w:val="000000"/>
          <w:sz w:val="22"/>
          <w:szCs w:val="22"/>
        </w:rPr>
        <w:t>localiza</w:t>
      </w:r>
      <w:r w:rsidR="00596DCB" w:rsidRPr="00EC4C33">
        <w:rPr>
          <w:rFonts w:ascii="Tahoma" w:hAnsi="Tahoma" w:cs="Tahoma"/>
          <w:color w:val="000000"/>
          <w:sz w:val="22"/>
          <w:szCs w:val="22"/>
        </w:rPr>
        <w:t>ção</w:t>
      </w:r>
      <w:r w:rsidRPr="00EC4C33">
        <w:rPr>
          <w:rFonts w:ascii="Tahoma" w:hAnsi="Tahoma" w:cs="Tahoma"/>
          <w:color w:val="000000"/>
          <w:sz w:val="22"/>
          <w:szCs w:val="22"/>
        </w:rPr>
        <w:t xml:space="preserve"> </w:t>
      </w:r>
      <w:r w:rsidR="00596DCB" w:rsidRPr="00EC4C33">
        <w:rPr>
          <w:rFonts w:ascii="Tahoma" w:hAnsi="Tahoma" w:cs="Tahoma"/>
          <w:color w:val="000000"/>
          <w:sz w:val="22"/>
          <w:szCs w:val="22"/>
        </w:rPr>
        <w:t>d</w:t>
      </w:r>
      <w:r w:rsidRPr="00EC4C33">
        <w:rPr>
          <w:rFonts w:ascii="Tahoma" w:hAnsi="Tahoma" w:cs="Tahoma"/>
          <w:color w:val="000000"/>
          <w:sz w:val="22"/>
          <w:szCs w:val="22"/>
        </w:rPr>
        <w:t>a sede do estabelecimento principal da Emissora e d</w:t>
      </w:r>
      <w:r w:rsidR="00EC4C33">
        <w:rPr>
          <w:rFonts w:ascii="Tahoma" w:hAnsi="Tahoma" w:cs="Tahoma"/>
          <w:color w:val="000000"/>
          <w:sz w:val="22"/>
          <w:szCs w:val="22"/>
        </w:rPr>
        <w:t>o</w:t>
      </w:r>
      <w:r w:rsidRPr="00EC4C33">
        <w:rPr>
          <w:rFonts w:ascii="Tahoma" w:hAnsi="Tahoma" w:cs="Tahoma"/>
          <w:color w:val="000000"/>
          <w:sz w:val="22"/>
          <w:szCs w:val="22"/>
        </w:rPr>
        <w:t xml:space="preserve">s </w:t>
      </w:r>
      <w:r w:rsidR="00EC4C33">
        <w:rPr>
          <w:rFonts w:ascii="Tahoma" w:hAnsi="Tahoma" w:cs="Tahoma"/>
          <w:color w:val="000000"/>
          <w:sz w:val="22"/>
          <w:szCs w:val="22"/>
        </w:rPr>
        <w:t>Garantidores</w:t>
      </w:r>
      <w:r w:rsidRPr="00EC4C33">
        <w:rPr>
          <w:rFonts w:ascii="Tahoma" w:hAnsi="Tahoma" w:cs="Tahoma"/>
          <w:color w:val="000000"/>
          <w:sz w:val="22"/>
          <w:szCs w:val="22"/>
        </w:rPr>
        <w:t>, conforme o caso;</w:t>
      </w:r>
    </w:p>
    <w:p w14:paraId="5905EFBE" w14:textId="77777777" w:rsidR="00EC4C33" w:rsidRDefault="00EC4C33" w:rsidP="00B14690">
      <w:pPr>
        <w:pStyle w:val="PargrafodaLista"/>
        <w:spacing w:after="0" w:line="320" w:lineRule="exact"/>
        <w:rPr>
          <w:rFonts w:ascii="Tahoma" w:eastAsia="Arial Unicode MS" w:hAnsi="Tahoma" w:cs="Tahoma"/>
          <w:sz w:val="22"/>
          <w:szCs w:val="22"/>
        </w:rPr>
      </w:pPr>
    </w:p>
    <w:p w14:paraId="53CB42B5"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bookmarkStart w:id="54" w:name="_Ref447279992"/>
      <w:r w:rsidRPr="00EC4C33">
        <w:rPr>
          <w:rFonts w:ascii="Tahoma" w:hAnsi="Tahoma" w:cs="Tahoma"/>
          <w:color w:val="000000"/>
          <w:sz w:val="22"/>
          <w:szCs w:val="22"/>
        </w:rPr>
        <w:t>elaborar o relatório anual destinado ao Debenturistas, nos termos do artigo 68, parágrafo primeiro, alínea “b” da Lei das Sociedades por Ações, o qual deverá conter, ao menos, as informações previstas no Anexo 15 da Instrução CVM 583.</w:t>
      </w:r>
      <w:bookmarkEnd w:id="54"/>
    </w:p>
    <w:p w14:paraId="37CB0F2B" w14:textId="77777777" w:rsidR="00EC4C33" w:rsidRDefault="00EC4C33" w:rsidP="00B14690">
      <w:pPr>
        <w:pStyle w:val="PargrafodaLista"/>
        <w:spacing w:after="0" w:line="320" w:lineRule="exact"/>
        <w:rPr>
          <w:rFonts w:ascii="Tahoma" w:eastAsia="Arial Unicode MS" w:hAnsi="Tahoma" w:cs="Tahoma"/>
          <w:sz w:val="22"/>
          <w:szCs w:val="22"/>
        </w:rPr>
      </w:pPr>
    </w:p>
    <w:p w14:paraId="0411B04D" w14:textId="77777777" w:rsidR="0060215C" w:rsidRPr="00EC4C33" w:rsidRDefault="00F059E6"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bookmarkStart w:id="55" w:name="_Ref447280055"/>
      <w:r w:rsidRPr="00EC4C33">
        <w:rPr>
          <w:rFonts w:ascii="Tahoma" w:hAnsi="Tahoma" w:cs="Tahoma"/>
          <w:color w:val="000000"/>
          <w:sz w:val="22"/>
          <w:szCs w:val="22"/>
        </w:rPr>
        <w:t>colocar o relatório de que trata a alínea (</w:t>
      </w:r>
      <w:proofErr w:type="spellStart"/>
      <w:r w:rsidRPr="00EC4C33">
        <w:rPr>
          <w:rFonts w:ascii="Tahoma" w:hAnsi="Tahoma" w:cs="Tahoma"/>
          <w:color w:val="000000"/>
          <w:sz w:val="22"/>
          <w:szCs w:val="22"/>
        </w:rPr>
        <w:t>x</w:t>
      </w:r>
      <w:r>
        <w:rPr>
          <w:rFonts w:ascii="Tahoma" w:hAnsi="Tahoma" w:cs="Tahoma"/>
          <w:color w:val="000000"/>
          <w:sz w:val="22"/>
          <w:szCs w:val="22"/>
        </w:rPr>
        <w:t>iv</w:t>
      </w:r>
      <w:proofErr w:type="spellEnd"/>
      <w:r w:rsidRPr="00EC4C33">
        <w:rPr>
          <w:rFonts w:ascii="Tahoma" w:hAnsi="Tahoma" w:cs="Tahoma"/>
          <w:color w:val="000000"/>
          <w:sz w:val="22"/>
          <w:szCs w:val="22"/>
        </w:rPr>
        <w:t xml:space="preserve">) acima à disposição dos Debenturistas no prazo máximo de 4 (quatro) meses a contar do encerramento do exercício social da Emissora, </w:t>
      </w:r>
      <w:r>
        <w:rPr>
          <w:rFonts w:ascii="Tahoma" w:hAnsi="Tahoma" w:cs="Tahoma"/>
          <w:color w:val="000000"/>
          <w:sz w:val="22"/>
          <w:szCs w:val="22"/>
        </w:rPr>
        <w:t xml:space="preserve">mediante </w:t>
      </w:r>
      <w:r w:rsidRPr="00E57396">
        <w:rPr>
          <w:rFonts w:ascii="Tahoma" w:hAnsi="Tahoma" w:cs="Tahoma"/>
          <w:color w:val="000000"/>
          <w:sz w:val="22"/>
          <w:szCs w:val="22"/>
        </w:rPr>
        <w:t>divulgação em sua página na rede mundial de computadores</w:t>
      </w:r>
      <w:r w:rsidR="0060215C" w:rsidRPr="00EC4C33">
        <w:rPr>
          <w:rFonts w:ascii="Tahoma" w:hAnsi="Tahoma" w:cs="Tahoma"/>
          <w:color w:val="000000"/>
          <w:sz w:val="22"/>
          <w:szCs w:val="22"/>
        </w:rPr>
        <w:t>;</w:t>
      </w:r>
      <w:bookmarkEnd w:id="55"/>
    </w:p>
    <w:p w14:paraId="35A53EFC" w14:textId="77777777" w:rsidR="00EC4C33" w:rsidRDefault="00EC4C33" w:rsidP="00B14690">
      <w:pPr>
        <w:pStyle w:val="PargrafodaLista"/>
        <w:spacing w:after="0" w:line="320" w:lineRule="exact"/>
        <w:rPr>
          <w:rFonts w:ascii="Tahoma" w:eastAsia="Arial Unicode MS" w:hAnsi="Tahoma" w:cs="Tahoma"/>
          <w:sz w:val="22"/>
          <w:szCs w:val="22"/>
        </w:rPr>
      </w:pPr>
    </w:p>
    <w:p w14:paraId="1F6E0830"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fiscalizar o cumprimento das cláusulas e itens constantes desta Escritura de Emissão, especialmente daqueles que impõem obrigações de fazer e de não fazer à Emissora;</w:t>
      </w:r>
    </w:p>
    <w:p w14:paraId="5B3CED95" w14:textId="77777777" w:rsidR="00EC4C33" w:rsidRDefault="00EC4C33" w:rsidP="00B14690">
      <w:pPr>
        <w:pStyle w:val="PargrafodaLista"/>
        <w:spacing w:after="0" w:line="320" w:lineRule="exact"/>
        <w:rPr>
          <w:rFonts w:ascii="Tahoma" w:eastAsia="Arial Unicode MS" w:hAnsi="Tahoma" w:cs="Tahoma"/>
          <w:sz w:val="22"/>
          <w:szCs w:val="22"/>
        </w:rPr>
      </w:pPr>
    </w:p>
    <w:p w14:paraId="4B73464B"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solicitar</w:t>
      </w:r>
      <w:r w:rsidR="00F059E6">
        <w:rPr>
          <w:rFonts w:ascii="Tahoma" w:hAnsi="Tahoma" w:cs="Tahoma"/>
          <w:color w:val="000000"/>
          <w:sz w:val="22"/>
          <w:szCs w:val="22"/>
        </w:rPr>
        <w:t>, às expensas da Emissora</w:t>
      </w:r>
      <w:r w:rsidRPr="00EC4C33">
        <w:rPr>
          <w:rFonts w:ascii="Tahoma" w:hAnsi="Tahoma" w:cs="Tahoma"/>
          <w:color w:val="000000"/>
          <w:sz w:val="22"/>
          <w:szCs w:val="22"/>
        </w:rPr>
        <w:t xml:space="preserve">, quando considerar necessário, auditoria extraordinária na Emissora; </w:t>
      </w:r>
    </w:p>
    <w:p w14:paraId="205C8AEF" w14:textId="77777777" w:rsidR="00EC4C33" w:rsidRDefault="00EC4C33" w:rsidP="00B14690">
      <w:pPr>
        <w:pStyle w:val="PargrafodaLista"/>
        <w:spacing w:after="0" w:line="320" w:lineRule="exact"/>
        <w:rPr>
          <w:rFonts w:ascii="Tahoma" w:eastAsia="Arial Unicode MS" w:hAnsi="Tahoma" w:cs="Tahoma"/>
          <w:sz w:val="22"/>
          <w:szCs w:val="22"/>
        </w:rPr>
      </w:pPr>
    </w:p>
    <w:p w14:paraId="194AA494"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 xml:space="preserve">convocar, quando necessário, </w:t>
      </w:r>
      <w:r w:rsidR="00EC4C33" w:rsidRPr="00EC4C33">
        <w:rPr>
          <w:rFonts w:ascii="Tahoma" w:hAnsi="Tahoma" w:cs="Tahoma"/>
          <w:color w:val="000000"/>
          <w:sz w:val="22"/>
          <w:szCs w:val="22"/>
        </w:rPr>
        <w:t xml:space="preserve">assembleia geral </w:t>
      </w:r>
      <w:r w:rsidRPr="00EC4C33">
        <w:rPr>
          <w:rFonts w:ascii="Tahoma" w:hAnsi="Tahoma" w:cs="Tahoma"/>
          <w:color w:val="000000"/>
          <w:sz w:val="22"/>
          <w:szCs w:val="22"/>
        </w:rPr>
        <w:t>de Debenturistas, mediante anúncio publicado, pelo menos 3 (três) vezes, nos órgãos de imprensa nos quais a Emissora deve efetuar suas publicações;</w:t>
      </w:r>
    </w:p>
    <w:p w14:paraId="5F988C9E" w14:textId="77777777" w:rsidR="00EC4C33" w:rsidRDefault="00EC4C33" w:rsidP="00B14690">
      <w:pPr>
        <w:pStyle w:val="PargrafodaLista"/>
        <w:spacing w:after="0" w:line="320" w:lineRule="exact"/>
        <w:rPr>
          <w:rFonts w:ascii="Tahoma" w:eastAsia="Arial Unicode MS" w:hAnsi="Tahoma" w:cs="Tahoma"/>
          <w:sz w:val="22"/>
          <w:szCs w:val="22"/>
        </w:rPr>
      </w:pPr>
    </w:p>
    <w:p w14:paraId="7A5774D8"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 xml:space="preserve">comparecer às </w:t>
      </w:r>
      <w:r w:rsidR="00EC4C33" w:rsidRPr="00EC4C33">
        <w:rPr>
          <w:rFonts w:ascii="Tahoma" w:hAnsi="Tahoma" w:cs="Tahoma"/>
          <w:color w:val="000000"/>
          <w:sz w:val="22"/>
          <w:szCs w:val="22"/>
        </w:rPr>
        <w:t xml:space="preserve">assembleias gerais </w:t>
      </w:r>
      <w:r w:rsidRPr="00EC4C33">
        <w:rPr>
          <w:rFonts w:ascii="Tahoma" w:hAnsi="Tahoma" w:cs="Tahoma"/>
          <w:color w:val="000000"/>
          <w:sz w:val="22"/>
          <w:szCs w:val="22"/>
        </w:rPr>
        <w:t>de Debenturistas a fim de prestar as informações que lhe forem solicitadas;</w:t>
      </w:r>
    </w:p>
    <w:p w14:paraId="082A6E72" w14:textId="77777777" w:rsidR="00EC4C33" w:rsidRDefault="00EC4C33" w:rsidP="00B14690">
      <w:pPr>
        <w:pStyle w:val="PargrafodaLista"/>
        <w:spacing w:after="0" w:line="320" w:lineRule="exact"/>
        <w:rPr>
          <w:rFonts w:ascii="Tahoma" w:eastAsia="Arial Unicode MS" w:hAnsi="Tahoma" w:cs="Tahoma"/>
          <w:sz w:val="22"/>
          <w:szCs w:val="22"/>
        </w:rPr>
      </w:pPr>
    </w:p>
    <w:p w14:paraId="5EDBB526"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 xml:space="preserve">manter atualizada a relação dos Debenturistas e seus endereços, mediante, inclusive, gestões junto à Emissora, ao Banco Liquidante e </w:t>
      </w:r>
      <w:proofErr w:type="spellStart"/>
      <w:r w:rsidRPr="00EC4C33">
        <w:rPr>
          <w:rFonts w:ascii="Tahoma" w:hAnsi="Tahoma" w:cs="Tahoma"/>
          <w:color w:val="000000"/>
          <w:sz w:val="22"/>
          <w:szCs w:val="22"/>
        </w:rPr>
        <w:t>Escriturador</w:t>
      </w:r>
      <w:proofErr w:type="spellEnd"/>
      <w:r w:rsidRPr="00EC4C33">
        <w:rPr>
          <w:rFonts w:ascii="Tahoma" w:hAnsi="Tahoma" w:cs="Tahoma"/>
          <w:color w:val="000000"/>
          <w:sz w:val="22"/>
          <w:szCs w:val="22"/>
        </w:rPr>
        <w:t xml:space="preserve">, à B3, sendo que, para fins de atendimento ao disposto nesta alínea, a Emissora e os Debenturistas mediante subscrição e integralização das Debêntures </w:t>
      </w:r>
      <w:r w:rsidRPr="00EC4C33">
        <w:rPr>
          <w:rFonts w:ascii="Tahoma" w:hAnsi="Tahoma" w:cs="Tahoma"/>
          <w:color w:val="000000"/>
          <w:sz w:val="22"/>
          <w:szCs w:val="22"/>
        </w:rPr>
        <w:lastRenderedPageBreak/>
        <w:t xml:space="preserve">expressamente autorizam, desde já, o Banco Liquidante e </w:t>
      </w:r>
      <w:proofErr w:type="spellStart"/>
      <w:r w:rsidRPr="00EC4C33">
        <w:rPr>
          <w:rFonts w:ascii="Tahoma" w:hAnsi="Tahoma" w:cs="Tahoma"/>
          <w:color w:val="000000"/>
          <w:sz w:val="22"/>
          <w:szCs w:val="22"/>
        </w:rPr>
        <w:t>Escriturador</w:t>
      </w:r>
      <w:proofErr w:type="spellEnd"/>
      <w:r w:rsidRPr="00EC4C33">
        <w:rPr>
          <w:rFonts w:ascii="Tahoma" w:hAnsi="Tahoma" w:cs="Tahoma"/>
          <w:color w:val="000000"/>
          <w:sz w:val="22"/>
          <w:szCs w:val="22"/>
        </w:rPr>
        <w:t>, a B3 a atenderem quaisquer solicitações feitas pelo Agente Fiduciário, inclusive referente à divulgação, a qualquer momento, da posição de Debêntures e dos Debenturistas;</w:t>
      </w:r>
    </w:p>
    <w:p w14:paraId="2DC15350" w14:textId="77777777" w:rsidR="00EC4C33" w:rsidRDefault="00EC4C33" w:rsidP="00B14690">
      <w:pPr>
        <w:pStyle w:val="PargrafodaLista"/>
        <w:spacing w:after="0" w:line="320" w:lineRule="exact"/>
        <w:rPr>
          <w:rFonts w:ascii="Tahoma" w:eastAsia="Arial Unicode MS" w:hAnsi="Tahoma" w:cs="Tahoma"/>
          <w:sz w:val="22"/>
          <w:szCs w:val="22"/>
        </w:rPr>
      </w:pPr>
    </w:p>
    <w:p w14:paraId="6CA5FC1A"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notificar os Debenturistas qualquer inadimplemento, pela Emissora, de obrigações financeiras assumidas na presente Escritura, incluindo as obrigações relativas a garantia e a cláusulas contratuais destinadas a proteger o interesse dos Debenturistas e que estabelecem condições que não devem ser descumpridas pela Emissora, indicando as consequências para os Debenturistas e as providências que pretende tomar a respeito do assunto, no prazo máximo de 7 (sete) Dias Úteis da data em que tomar ciência;</w:t>
      </w:r>
    </w:p>
    <w:p w14:paraId="36C55BB2" w14:textId="77777777" w:rsidR="00EC4C33" w:rsidRDefault="00EC4C33" w:rsidP="00B14690">
      <w:pPr>
        <w:pStyle w:val="PargrafodaLista"/>
        <w:spacing w:after="0" w:line="320" w:lineRule="exact"/>
        <w:rPr>
          <w:rFonts w:ascii="Tahoma" w:eastAsia="Arial Unicode MS" w:hAnsi="Tahoma" w:cs="Tahoma"/>
          <w:sz w:val="22"/>
          <w:szCs w:val="22"/>
        </w:rPr>
      </w:pPr>
    </w:p>
    <w:p w14:paraId="4C5B8505"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acompanhar a observância da periodicidade na prestação das informações obrigatórias, alertando os Debenturistas acerca de eventuais omissões, falsidades, incorreções ou inexatidões constantes de tais informações;</w:t>
      </w:r>
    </w:p>
    <w:p w14:paraId="6E0AE3FC" w14:textId="77777777" w:rsidR="00EC4C33" w:rsidRDefault="00EC4C33" w:rsidP="00B14690">
      <w:pPr>
        <w:pStyle w:val="PargrafodaLista"/>
        <w:spacing w:after="0" w:line="320" w:lineRule="exact"/>
        <w:rPr>
          <w:rFonts w:ascii="Tahoma" w:eastAsia="Arial Unicode MS" w:hAnsi="Tahoma" w:cs="Tahoma"/>
          <w:sz w:val="22"/>
          <w:szCs w:val="22"/>
        </w:rPr>
      </w:pPr>
    </w:p>
    <w:p w14:paraId="32D92C37"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 xml:space="preserve">disponibilizar aos Debenturistas, em até 5 (cinco) Dias Úteis de seu recebimento, qualquer informação relacionada com a Emissão que venha a ser por ele solicitada e/ou recebida; </w:t>
      </w:r>
    </w:p>
    <w:p w14:paraId="50820296" w14:textId="77777777" w:rsidR="00EC4C33" w:rsidRDefault="00EC4C33" w:rsidP="00B14690">
      <w:pPr>
        <w:pStyle w:val="PargrafodaLista"/>
        <w:spacing w:after="0" w:line="320" w:lineRule="exact"/>
        <w:rPr>
          <w:rFonts w:ascii="Tahoma" w:eastAsia="Arial Unicode MS" w:hAnsi="Tahoma" w:cs="Tahoma"/>
          <w:sz w:val="22"/>
          <w:szCs w:val="22"/>
        </w:rPr>
      </w:pPr>
    </w:p>
    <w:p w14:paraId="26AA0EB5"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 xml:space="preserve">acompanhar o resgate </w:t>
      </w:r>
      <w:r w:rsidR="00EC4C33">
        <w:rPr>
          <w:rFonts w:ascii="Tahoma" w:hAnsi="Tahoma" w:cs="Tahoma"/>
          <w:color w:val="000000"/>
          <w:sz w:val="22"/>
          <w:szCs w:val="22"/>
        </w:rPr>
        <w:t xml:space="preserve">ou a amortização extraordinária </w:t>
      </w:r>
      <w:r w:rsidRPr="00EC4C33">
        <w:rPr>
          <w:rFonts w:ascii="Tahoma" w:hAnsi="Tahoma" w:cs="Tahoma"/>
          <w:color w:val="000000"/>
          <w:sz w:val="22"/>
          <w:szCs w:val="22"/>
        </w:rPr>
        <w:t>das Debêntures nos casos previs</w:t>
      </w:r>
      <w:r w:rsidR="00EC4C33">
        <w:rPr>
          <w:rFonts w:ascii="Tahoma" w:hAnsi="Tahoma" w:cs="Tahoma"/>
          <w:color w:val="000000"/>
          <w:sz w:val="22"/>
          <w:szCs w:val="22"/>
        </w:rPr>
        <w:t>tos nesta Escritura de Emissão</w:t>
      </w:r>
      <w:r w:rsidR="00F059E6">
        <w:rPr>
          <w:rFonts w:ascii="Tahoma" w:hAnsi="Tahoma" w:cs="Tahoma"/>
          <w:color w:val="000000"/>
          <w:sz w:val="22"/>
          <w:szCs w:val="22"/>
        </w:rPr>
        <w:t>;</w:t>
      </w:r>
    </w:p>
    <w:p w14:paraId="650303E7" w14:textId="77777777" w:rsidR="00EC4C33" w:rsidRDefault="00EC4C33" w:rsidP="00B14690">
      <w:pPr>
        <w:pStyle w:val="PargrafodaLista"/>
        <w:spacing w:after="0" w:line="320" w:lineRule="exact"/>
        <w:rPr>
          <w:rFonts w:ascii="Tahoma" w:eastAsia="Arial Unicode MS" w:hAnsi="Tahoma" w:cs="Tahoma"/>
          <w:sz w:val="22"/>
          <w:szCs w:val="22"/>
        </w:rPr>
      </w:pPr>
    </w:p>
    <w:p w14:paraId="3FB9A011"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 xml:space="preserve">disponibilizar o Valor Nominal Unitário ou </w:t>
      </w:r>
      <w:r w:rsidR="00EC4C33" w:rsidRPr="00EC4C33">
        <w:rPr>
          <w:rFonts w:ascii="Tahoma" w:hAnsi="Tahoma" w:cs="Tahoma"/>
          <w:color w:val="000000"/>
          <w:sz w:val="22"/>
          <w:szCs w:val="22"/>
        </w:rPr>
        <w:t xml:space="preserve">saldo </w:t>
      </w:r>
      <w:r w:rsidRPr="00EC4C33">
        <w:rPr>
          <w:rFonts w:ascii="Tahoma" w:hAnsi="Tahoma" w:cs="Tahoma"/>
          <w:color w:val="000000"/>
          <w:sz w:val="22"/>
          <w:szCs w:val="22"/>
        </w:rPr>
        <w:t xml:space="preserve">do Valor Nominal Unitário, conforme o caso, e </w:t>
      </w:r>
      <w:r w:rsidR="00EC4C33">
        <w:rPr>
          <w:rFonts w:ascii="Tahoma" w:hAnsi="Tahoma" w:cs="Tahoma"/>
          <w:color w:val="000000"/>
          <w:sz w:val="22"/>
          <w:szCs w:val="22"/>
        </w:rPr>
        <w:t>a Remuneração</w:t>
      </w:r>
      <w:r w:rsidRPr="00EC4C33">
        <w:rPr>
          <w:rFonts w:ascii="Tahoma" w:hAnsi="Tahoma" w:cs="Tahoma"/>
          <w:color w:val="000000"/>
          <w:sz w:val="22"/>
          <w:szCs w:val="22"/>
        </w:rPr>
        <w:t xml:space="preserve">, calculados </w:t>
      </w:r>
      <w:r w:rsidR="00F059E6">
        <w:rPr>
          <w:rFonts w:ascii="Tahoma" w:hAnsi="Tahoma" w:cs="Tahoma"/>
          <w:color w:val="000000"/>
          <w:sz w:val="22"/>
          <w:szCs w:val="22"/>
        </w:rPr>
        <w:t xml:space="preserve">pela Emissora e verificados pelo Agente Fiduciário, </w:t>
      </w:r>
      <w:r w:rsidR="00A0309B" w:rsidRPr="00EC4C33">
        <w:rPr>
          <w:rFonts w:ascii="Tahoma" w:hAnsi="Tahoma" w:cs="Tahoma"/>
          <w:color w:val="000000"/>
          <w:sz w:val="22"/>
          <w:szCs w:val="22"/>
        </w:rPr>
        <w:t>de acordo com a metodologia desta Escritura</w:t>
      </w:r>
      <w:r w:rsidRPr="00EC4C33">
        <w:rPr>
          <w:rFonts w:ascii="Tahoma" w:hAnsi="Tahoma" w:cs="Tahoma"/>
          <w:color w:val="000000"/>
          <w:sz w:val="22"/>
          <w:szCs w:val="22"/>
        </w:rPr>
        <w:t xml:space="preserve">, aos Debenturistas e aos demais participantes do mercado, através de sua central de atendimento ou de sua página na rede mundial de computadores </w:t>
      </w:r>
      <w:r w:rsidR="00F059E6" w:rsidRPr="00F059E6">
        <w:rPr>
          <w:rFonts w:ascii="Tahoma" w:hAnsi="Tahoma" w:cs="Tahoma"/>
          <w:color w:val="000000"/>
          <w:sz w:val="22"/>
          <w:szCs w:val="22"/>
        </w:rPr>
        <w:t>(www.oliveiratrust.com.br);</w:t>
      </w:r>
    </w:p>
    <w:p w14:paraId="4F3E7C46" w14:textId="77777777" w:rsidR="00EC4C33" w:rsidRDefault="00EC4C33" w:rsidP="00B14690">
      <w:pPr>
        <w:pStyle w:val="PargrafodaLista"/>
        <w:spacing w:after="0" w:line="320" w:lineRule="exact"/>
        <w:rPr>
          <w:rFonts w:ascii="Tahoma" w:eastAsia="Arial Unicode MS" w:hAnsi="Tahoma" w:cs="Tahoma"/>
          <w:sz w:val="22"/>
          <w:szCs w:val="22"/>
        </w:rPr>
      </w:pPr>
    </w:p>
    <w:p w14:paraId="2B3269F0"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assegurar, nos termos do parágrafo 1° do artigo 6º da Instrução da CVM 583, tratamento equitativo aos Debenturistas e a todos os titulares de valores mobiliários de emissão da Emissora</w:t>
      </w:r>
      <w:r w:rsidR="00BB5667" w:rsidRPr="00EC4C33">
        <w:rPr>
          <w:rFonts w:ascii="Tahoma" w:hAnsi="Tahoma" w:cs="Tahoma"/>
          <w:color w:val="000000"/>
          <w:sz w:val="22"/>
          <w:szCs w:val="22"/>
        </w:rPr>
        <w:t xml:space="preserve"> </w:t>
      </w:r>
      <w:r w:rsidRPr="00EC4C33">
        <w:rPr>
          <w:rFonts w:ascii="Tahoma" w:hAnsi="Tahoma" w:cs="Tahoma"/>
          <w:color w:val="000000"/>
          <w:sz w:val="22"/>
          <w:szCs w:val="22"/>
        </w:rPr>
        <w:t>sua central de atendimento ou de sua página na rede mundial de computadores; e</w:t>
      </w:r>
    </w:p>
    <w:p w14:paraId="4816F43A" w14:textId="77777777" w:rsidR="00EC4C33" w:rsidRDefault="00EC4C33" w:rsidP="00B14690">
      <w:pPr>
        <w:pStyle w:val="PargrafodaLista"/>
        <w:spacing w:after="0" w:line="320" w:lineRule="exact"/>
        <w:rPr>
          <w:rFonts w:ascii="Tahoma" w:eastAsia="Arial Unicode MS" w:hAnsi="Tahoma" w:cs="Tahoma"/>
          <w:sz w:val="22"/>
          <w:szCs w:val="22"/>
        </w:rPr>
      </w:pPr>
    </w:p>
    <w:p w14:paraId="33A43F52" w14:textId="77777777" w:rsidR="0060215C" w:rsidRPr="00EC4C33" w:rsidRDefault="0060215C" w:rsidP="00B14690">
      <w:pPr>
        <w:numPr>
          <w:ilvl w:val="3"/>
          <w:numId w:val="36"/>
        </w:numPr>
        <w:tabs>
          <w:tab w:val="clear" w:pos="2126"/>
          <w:tab w:val="num" w:pos="1276"/>
        </w:tabs>
        <w:spacing w:after="0" w:line="320" w:lineRule="exact"/>
        <w:ind w:left="1276" w:hanging="567"/>
        <w:rPr>
          <w:rFonts w:ascii="Tahoma" w:eastAsia="Arial Unicode MS" w:hAnsi="Tahoma" w:cs="Tahoma"/>
          <w:sz w:val="22"/>
          <w:szCs w:val="22"/>
        </w:rPr>
      </w:pPr>
      <w:r w:rsidRPr="00EC4C33">
        <w:rPr>
          <w:rFonts w:ascii="Tahoma" w:hAnsi="Tahoma" w:cs="Tahoma"/>
          <w:color w:val="000000"/>
          <w:sz w:val="22"/>
          <w:szCs w:val="22"/>
        </w:rPr>
        <w:t>tomar todas as providências necessárias para exercício dos direitos e obrigações atribuídas no âmbito desta Escritura de Emissão.</w:t>
      </w:r>
    </w:p>
    <w:p w14:paraId="3F1DF5FF" w14:textId="77777777" w:rsidR="007B055B" w:rsidRPr="00533952" w:rsidRDefault="007B055B" w:rsidP="00B14690">
      <w:pPr>
        <w:tabs>
          <w:tab w:val="left" w:pos="851"/>
        </w:tabs>
        <w:spacing w:after="0" w:line="320" w:lineRule="exact"/>
        <w:rPr>
          <w:rFonts w:ascii="Tahoma" w:hAnsi="Tahoma" w:cs="Tahoma"/>
          <w:sz w:val="22"/>
          <w:szCs w:val="22"/>
        </w:rPr>
      </w:pPr>
    </w:p>
    <w:p w14:paraId="7B72FCDE" w14:textId="77777777" w:rsidR="007B055B" w:rsidRPr="00533952" w:rsidRDefault="007B055B"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lastRenderedPageBreak/>
        <w:t>8.5.</w:t>
      </w:r>
      <w:r w:rsidR="00A046B4" w:rsidRPr="00533952">
        <w:rPr>
          <w:rFonts w:ascii="Tahoma" w:hAnsi="Tahoma" w:cs="Tahoma"/>
          <w:b/>
          <w:sz w:val="22"/>
          <w:szCs w:val="22"/>
        </w:rPr>
        <w:t xml:space="preserve"> </w:t>
      </w:r>
      <w:r w:rsidR="00EC4C33">
        <w:rPr>
          <w:rFonts w:ascii="Tahoma" w:hAnsi="Tahoma" w:cs="Tahoma"/>
          <w:b/>
          <w:sz w:val="22"/>
          <w:szCs w:val="22"/>
        </w:rPr>
        <w:tab/>
      </w:r>
      <w:r w:rsidRPr="00533952">
        <w:rPr>
          <w:rFonts w:ascii="Tahoma" w:hAnsi="Tahoma" w:cs="Tahoma"/>
          <w:b/>
          <w:sz w:val="22"/>
          <w:szCs w:val="22"/>
        </w:rPr>
        <w:t>Atribuições Específicas</w:t>
      </w:r>
    </w:p>
    <w:p w14:paraId="055BCA90" w14:textId="77777777" w:rsidR="007B055B" w:rsidRPr="00533952" w:rsidRDefault="007B055B" w:rsidP="00B14690">
      <w:pPr>
        <w:tabs>
          <w:tab w:val="left" w:pos="851"/>
        </w:tabs>
        <w:spacing w:after="0" w:line="320" w:lineRule="exact"/>
        <w:rPr>
          <w:rFonts w:ascii="Tahoma" w:hAnsi="Tahoma" w:cs="Tahoma"/>
          <w:b/>
          <w:sz w:val="22"/>
          <w:szCs w:val="22"/>
        </w:rPr>
      </w:pPr>
    </w:p>
    <w:p w14:paraId="2D7697CF" w14:textId="77777777" w:rsidR="00BB5667" w:rsidRPr="00533952" w:rsidRDefault="00BB5667" w:rsidP="00B14690">
      <w:pPr>
        <w:tabs>
          <w:tab w:val="left" w:pos="851"/>
        </w:tabs>
        <w:spacing w:after="0" w:line="320" w:lineRule="exact"/>
        <w:rPr>
          <w:rFonts w:ascii="Tahoma" w:hAnsi="Tahoma" w:cs="Tahoma"/>
          <w:sz w:val="22"/>
          <w:szCs w:val="22"/>
        </w:rPr>
      </w:pPr>
      <w:r w:rsidRPr="00533952">
        <w:rPr>
          <w:rFonts w:ascii="Tahoma" w:hAnsi="Tahoma" w:cs="Tahoma"/>
          <w:sz w:val="22"/>
          <w:szCs w:val="22"/>
        </w:rPr>
        <w:t>8.5.1</w:t>
      </w:r>
      <w:r w:rsidR="00EC4C33">
        <w:rPr>
          <w:rFonts w:ascii="Tahoma" w:hAnsi="Tahoma" w:cs="Tahoma"/>
          <w:sz w:val="22"/>
          <w:szCs w:val="22"/>
        </w:rPr>
        <w:t>.</w:t>
      </w:r>
      <w:r w:rsidR="00EC4C33">
        <w:rPr>
          <w:rFonts w:ascii="Tahoma" w:hAnsi="Tahoma" w:cs="Tahoma"/>
          <w:sz w:val="22"/>
          <w:szCs w:val="22"/>
        </w:rPr>
        <w:tab/>
      </w:r>
      <w:r w:rsidRPr="00533952">
        <w:rPr>
          <w:rFonts w:ascii="Tahoma" w:hAnsi="Tahoma" w:cs="Tahoma"/>
          <w:sz w:val="22"/>
          <w:szCs w:val="22"/>
        </w:rPr>
        <w:t>Observadas as disposições desta Escritura de Emissão e qualquer medida prevista em Lei, o Agente Fiduciário deverá usar de quaisquer procedimentos judiciais ou extrajudiciais para proteger direitos ou defender os interesses dos titulares dos valores mobiliários.</w:t>
      </w:r>
    </w:p>
    <w:p w14:paraId="39AA9B18" w14:textId="77777777" w:rsidR="007A553B" w:rsidRPr="00533952" w:rsidRDefault="007A553B" w:rsidP="00B14690">
      <w:pPr>
        <w:tabs>
          <w:tab w:val="left" w:pos="851"/>
        </w:tabs>
        <w:spacing w:after="0" w:line="320" w:lineRule="exact"/>
        <w:rPr>
          <w:rFonts w:ascii="Tahoma" w:hAnsi="Tahoma" w:cs="Tahoma"/>
          <w:sz w:val="22"/>
          <w:szCs w:val="22"/>
        </w:rPr>
      </w:pPr>
    </w:p>
    <w:p w14:paraId="610CB8B7" w14:textId="77777777" w:rsidR="00BB5667" w:rsidRPr="00533952" w:rsidRDefault="00BB5667" w:rsidP="00B14690">
      <w:pPr>
        <w:pStyle w:val="Corpodetexto"/>
        <w:tabs>
          <w:tab w:val="left" w:pos="851"/>
          <w:tab w:val="left" w:pos="1134"/>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8.5.2</w:t>
      </w:r>
      <w:r w:rsidR="00EC4C33">
        <w:rPr>
          <w:rFonts w:ascii="Tahoma" w:hAnsi="Tahoma" w:cs="Tahoma"/>
          <w:sz w:val="22"/>
          <w:szCs w:val="22"/>
        </w:rPr>
        <w:t>.</w:t>
      </w:r>
      <w:r w:rsidR="00EC4C33">
        <w:rPr>
          <w:rFonts w:ascii="Tahoma" w:hAnsi="Tahoma" w:cs="Tahoma"/>
          <w:sz w:val="22"/>
          <w:szCs w:val="22"/>
        </w:rPr>
        <w:tab/>
      </w:r>
      <w:r w:rsidRPr="00533952">
        <w:rPr>
          <w:rFonts w:ascii="Tahoma" w:hAnsi="Tahoma" w:cs="Tahoma"/>
          <w:sz w:val="22"/>
          <w:szCs w:val="22"/>
        </w:rPr>
        <w:t xml:space="preserve">Os atos ou manifestações por parte do Agente Fiduciário, que criarem responsabilidade para os Debenturistas ou exonerarem terceiros de obrigações para com eles, bem como aqueles relacionados ao devido cumprimento das obrigações assumidas nesta Escritura de Emissão, somente serão válidos quando previamente deliberados pelos Debenturistas reunidos em </w:t>
      </w:r>
      <w:r w:rsidR="00EC4C33" w:rsidRPr="00533952">
        <w:rPr>
          <w:rFonts w:ascii="Tahoma" w:hAnsi="Tahoma" w:cs="Tahoma"/>
          <w:sz w:val="22"/>
          <w:szCs w:val="22"/>
        </w:rPr>
        <w:t xml:space="preserve">assembleia geral </w:t>
      </w:r>
      <w:r w:rsidRPr="00533952">
        <w:rPr>
          <w:rFonts w:ascii="Tahoma" w:hAnsi="Tahoma" w:cs="Tahoma"/>
          <w:sz w:val="22"/>
          <w:szCs w:val="22"/>
        </w:rPr>
        <w:t xml:space="preserve">de Debenturistas, nos termos da Cláusula VIII abaixo, devendo o Agente Fiduciário atuar estritamente da forma lá prevista. </w:t>
      </w:r>
    </w:p>
    <w:p w14:paraId="40172BE2" w14:textId="77777777" w:rsidR="007A553B" w:rsidRPr="00533952" w:rsidRDefault="007A553B" w:rsidP="00B14690">
      <w:pPr>
        <w:tabs>
          <w:tab w:val="left" w:pos="851"/>
        </w:tabs>
        <w:spacing w:after="0" w:line="320" w:lineRule="exact"/>
        <w:rPr>
          <w:rFonts w:ascii="Tahoma" w:hAnsi="Tahoma" w:cs="Tahoma"/>
          <w:sz w:val="22"/>
          <w:szCs w:val="22"/>
        </w:rPr>
      </w:pPr>
    </w:p>
    <w:p w14:paraId="53FB4A0D" w14:textId="77777777" w:rsidR="00BB5667" w:rsidRPr="00533952" w:rsidRDefault="00BB5667" w:rsidP="00B14690">
      <w:pPr>
        <w:pStyle w:val="Corpodetexto"/>
        <w:tabs>
          <w:tab w:val="left" w:pos="851"/>
          <w:tab w:val="left" w:pos="1134"/>
        </w:tabs>
        <w:autoSpaceDE w:val="0"/>
        <w:autoSpaceDN w:val="0"/>
        <w:adjustRightInd w:val="0"/>
        <w:spacing w:after="0" w:line="320" w:lineRule="exact"/>
        <w:rPr>
          <w:rFonts w:ascii="Tahoma" w:hAnsi="Tahoma" w:cs="Tahoma"/>
          <w:sz w:val="22"/>
          <w:szCs w:val="22"/>
        </w:rPr>
      </w:pPr>
      <w:r w:rsidRPr="00533952">
        <w:rPr>
          <w:rFonts w:ascii="Tahoma" w:hAnsi="Tahoma" w:cs="Tahoma"/>
          <w:sz w:val="22"/>
          <w:szCs w:val="22"/>
        </w:rPr>
        <w:t>8.5.3</w:t>
      </w:r>
      <w:r w:rsidR="00EC4C33">
        <w:rPr>
          <w:rFonts w:ascii="Tahoma" w:hAnsi="Tahoma" w:cs="Tahoma"/>
          <w:sz w:val="22"/>
          <w:szCs w:val="22"/>
        </w:rPr>
        <w:t>.</w:t>
      </w:r>
      <w:r w:rsidR="00EC4C33">
        <w:rPr>
          <w:rFonts w:ascii="Tahoma" w:hAnsi="Tahoma" w:cs="Tahoma"/>
          <w:sz w:val="22"/>
          <w:szCs w:val="22"/>
        </w:rPr>
        <w:tab/>
      </w:r>
      <w:r w:rsidRPr="00533952">
        <w:rPr>
          <w:rFonts w:ascii="Tahoma" w:hAnsi="Tahoma" w:cs="Tahoma"/>
          <w:sz w:val="22"/>
          <w:szCs w:val="22"/>
        </w:rPr>
        <w:t>Sem prejuízo do dever de diligência do Agente Fiduciário,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14:paraId="6A54C377" w14:textId="77777777" w:rsidR="007B055B" w:rsidRPr="00533952" w:rsidRDefault="007B055B" w:rsidP="00B14690">
      <w:pPr>
        <w:tabs>
          <w:tab w:val="left" w:pos="851"/>
        </w:tabs>
        <w:spacing w:after="0" w:line="320" w:lineRule="exact"/>
        <w:rPr>
          <w:rFonts w:ascii="Tahoma" w:hAnsi="Tahoma" w:cs="Tahoma"/>
          <w:sz w:val="22"/>
          <w:szCs w:val="22"/>
        </w:rPr>
      </w:pPr>
    </w:p>
    <w:p w14:paraId="50DB97E7" w14:textId="77777777" w:rsidR="007B055B" w:rsidRPr="00533952" w:rsidRDefault="007B055B"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 xml:space="preserve">8.6. </w:t>
      </w:r>
      <w:r w:rsidR="00EC4C33">
        <w:rPr>
          <w:rFonts w:ascii="Tahoma" w:hAnsi="Tahoma" w:cs="Tahoma"/>
          <w:b/>
          <w:sz w:val="22"/>
          <w:szCs w:val="22"/>
        </w:rPr>
        <w:tab/>
      </w:r>
      <w:r w:rsidRPr="00533952">
        <w:rPr>
          <w:rFonts w:ascii="Tahoma" w:hAnsi="Tahoma" w:cs="Tahoma"/>
          <w:b/>
          <w:sz w:val="22"/>
          <w:szCs w:val="22"/>
        </w:rPr>
        <w:t>Remuneração do Agente Fiduciário</w:t>
      </w:r>
    </w:p>
    <w:p w14:paraId="135F536F" w14:textId="77777777" w:rsidR="007B055B" w:rsidRPr="00533952" w:rsidRDefault="007B055B" w:rsidP="00B14690">
      <w:pPr>
        <w:tabs>
          <w:tab w:val="left" w:pos="851"/>
        </w:tabs>
        <w:spacing w:after="0" w:line="320" w:lineRule="exact"/>
        <w:rPr>
          <w:rFonts w:ascii="Tahoma" w:hAnsi="Tahoma" w:cs="Tahoma"/>
          <w:sz w:val="22"/>
          <w:szCs w:val="22"/>
        </w:rPr>
      </w:pPr>
    </w:p>
    <w:p w14:paraId="4B108CFC" w14:textId="77777777" w:rsidR="007B055B" w:rsidRPr="00533952" w:rsidRDefault="007B055B" w:rsidP="00B14690">
      <w:pPr>
        <w:tabs>
          <w:tab w:val="left" w:pos="851"/>
        </w:tabs>
        <w:spacing w:after="0" w:line="320" w:lineRule="exact"/>
        <w:rPr>
          <w:rFonts w:ascii="Tahoma" w:hAnsi="Tahoma" w:cs="Tahoma"/>
          <w:sz w:val="22"/>
          <w:szCs w:val="22"/>
        </w:rPr>
      </w:pPr>
      <w:r w:rsidRPr="00533952">
        <w:rPr>
          <w:rFonts w:ascii="Tahoma" w:hAnsi="Tahoma" w:cs="Tahoma"/>
          <w:sz w:val="22"/>
          <w:szCs w:val="22"/>
        </w:rPr>
        <w:t>8.6.1.</w:t>
      </w:r>
      <w:bookmarkStart w:id="56" w:name="_Ref130284025"/>
      <w:r w:rsidR="00A046B4" w:rsidRPr="00533952">
        <w:rPr>
          <w:rFonts w:ascii="Tahoma" w:hAnsi="Tahoma" w:cs="Tahoma"/>
          <w:b/>
          <w:sz w:val="22"/>
          <w:szCs w:val="22"/>
        </w:rPr>
        <w:t xml:space="preserve"> </w:t>
      </w:r>
      <w:r w:rsidR="00EC4C33">
        <w:rPr>
          <w:rFonts w:ascii="Tahoma" w:hAnsi="Tahoma" w:cs="Tahoma"/>
          <w:b/>
          <w:sz w:val="22"/>
          <w:szCs w:val="22"/>
        </w:rPr>
        <w:tab/>
      </w:r>
      <w:r w:rsidR="00880FA8" w:rsidRPr="00533952">
        <w:rPr>
          <w:rFonts w:ascii="Tahoma" w:hAnsi="Tahoma" w:cs="Tahoma"/>
          <w:sz w:val="22"/>
          <w:szCs w:val="22"/>
        </w:rPr>
        <w:t>Pelo desempenho dos deveres e atribuições que lhe competem, nos termos da lei e desta Escritura de Emissão, o Agente Fiduciário, ou a instituição que vier a substituí</w:t>
      </w:r>
      <w:r w:rsidR="00AF4EB6" w:rsidRPr="00533952">
        <w:rPr>
          <w:rFonts w:ascii="Tahoma" w:hAnsi="Tahoma" w:cs="Tahoma"/>
          <w:sz w:val="22"/>
          <w:szCs w:val="22"/>
        </w:rPr>
        <w:t>-l</w:t>
      </w:r>
      <w:r w:rsidR="00880FA8" w:rsidRPr="00533952">
        <w:rPr>
          <w:rFonts w:ascii="Tahoma" w:hAnsi="Tahoma" w:cs="Tahoma"/>
          <w:sz w:val="22"/>
          <w:szCs w:val="22"/>
        </w:rPr>
        <w:t>o nes</w:t>
      </w:r>
      <w:r w:rsidR="00AF4EB6" w:rsidRPr="00533952">
        <w:rPr>
          <w:rFonts w:ascii="Tahoma" w:hAnsi="Tahoma" w:cs="Tahoma"/>
          <w:sz w:val="22"/>
          <w:szCs w:val="22"/>
        </w:rPr>
        <w:t>s</w:t>
      </w:r>
      <w:r w:rsidR="00880FA8" w:rsidRPr="00533952">
        <w:rPr>
          <w:rFonts w:ascii="Tahoma" w:hAnsi="Tahoma" w:cs="Tahoma"/>
          <w:sz w:val="22"/>
          <w:szCs w:val="22"/>
        </w:rPr>
        <w:t>a qualidade</w:t>
      </w:r>
      <w:r w:rsidRPr="00533952">
        <w:rPr>
          <w:rFonts w:ascii="Tahoma" w:hAnsi="Tahoma" w:cs="Tahoma"/>
          <w:sz w:val="22"/>
          <w:szCs w:val="22"/>
        </w:rPr>
        <w:t>:</w:t>
      </w:r>
    </w:p>
    <w:p w14:paraId="54FD7A36" w14:textId="77777777" w:rsidR="007B055B" w:rsidRPr="00533952" w:rsidRDefault="007B055B" w:rsidP="00B14690">
      <w:pPr>
        <w:spacing w:after="0" w:line="320" w:lineRule="exact"/>
        <w:rPr>
          <w:rFonts w:ascii="Tahoma" w:hAnsi="Tahoma" w:cs="Tahoma"/>
          <w:sz w:val="22"/>
          <w:szCs w:val="22"/>
        </w:rPr>
      </w:pPr>
    </w:p>
    <w:p w14:paraId="1B463B37" w14:textId="77777777" w:rsidR="007B055B" w:rsidRPr="00533952" w:rsidRDefault="007B055B" w:rsidP="00B14690">
      <w:pPr>
        <w:numPr>
          <w:ilvl w:val="3"/>
          <w:numId w:val="37"/>
        </w:numPr>
        <w:tabs>
          <w:tab w:val="clear" w:pos="2126"/>
          <w:tab w:val="num" w:pos="1276"/>
        </w:tabs>
        <w:spacing w:after="0" w:line="320" w:lineRule="exact"/>
        <w:ind w:left="1276" w:hanging="567"/>
        <w:rPr>
          <w:rFonts w:ascii="Tahoma" w:hAnsi="Tahoma" w:cs="Tahoma"/>
          <w:sz w:val="22"/>
          <w:szCs w:val="22"/>
        </w:rPr>
      </w:pPr>
      <w:r w:rsidRPr="00533952">
        <w:rPr>
          <w:rFonts w:ascii="Tahoma" w:hAnsi="Tahoma" w:cs="Tahoma"/>
          <w:sz w:val="22"/>
          <w:szCs w:val="22"/>
        </w:rPr>
        <w:t>receberá uma remuneração:</w:t>
      </w:r>
    </w:p>
    <w:p w14:paraId="705A7F66" w14:textId="77777777" w:rsidR="007B055B" w:rsidRPr="00533952" w:rsidRDefault="007B055B" w:rsidP="00B14690">
      <w:pPr>
        <w:spacing w:after="0" w:line="320" w:lineRule="exact"/>
        <w:rPr>
          <w:rFonts w:ascii="Tahoma" w:hAnsi="Tahoma" w:cs="Tahoma"/>
          <w:sz w:val="22"/>
          <w:szCs w:val="22"/>
        </w:rPr>
      </w:pPr>
      <w:bookmarkStart w:id="57" w:name="_Ref264564354"/>
      <w:bookmarkStart w:id="58" w:name="_Ref130286973"/>
      <w:bookmarkEnd w:id="56"/>
      <w:r w:rsidRPr="00533952" w:rsidDel="007B055B">
        <w:rPr>
          <w:rFonts w:ascii="Tahoma" w:hAnsi="Tahoma" w:cs="Tahoma"/>
          <w:sz w:val="22"/>
          <w:szCs w:val="22"/>
        </w:rPr>
        <w:t xml:space="preserve"> </w:t>
      </w:r>
      <w:bookmarkEnd w:id="57"/>
    </w:p>
    <w:p w14:paraId="5AD664C3" w14:textId="77777777" w:rsidR="00240E8D" w:rsidRDefault="00F059E6"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bookmarkStart w:id="59" w:name="_Ref274576365"/>
      <w:r w:rsidRPr="0022668F">
        <w:rPr>
          <w:rFonts w:ascii="Tahoma" w:hAnsi="Tahoma" w:cs="Tahoma"/>
          <w:sz w:val="22"/>
          <w:szCs w:val="22"/>
        </w:rPr>
        <w:t xml:space="preserve">A título de remuneração pelos serviços prestados pelo Agente Fiduciário serão devidas parcelas anuais de </w:t>
      </w:r>
      <w:r>
        <w:rPr>
          <w:rFonts w:ascii="Tahoma" w:hAnsi="Tahoma" w:cs="Tahoma"/>
          <w:b/>
          <w:bCs/>
          <w:sz w:val="22"/>
          <w:szCs w:val="22"/>
        </w:rPr>
        <w:t>R$</w:t>
      </w:r>
      <w:r w:rsidRPr="0022668F">
        <w:rPr>
          <w:rFonts w:ascii="Tahoma" w:hAnsi="Tahoma" w:cs="Tahoma"/>
          <w:b/>
          <w:bCs/>
          <w:sz w:val="22"/>
          <w:szCs w:val="22"/>
        </w:rPr>
        <w:t>18.000,00 (dezoito mil reais)</w:t>
      </w:r>
      <w:r w:rsidRPr="0022668F">
        <w:rPr>
          <w:rFonts w:ascii="Tahoma" w:hAnsi="Tahoma" w:cs="Tahoma"/>
          <w:sz w:val="22"/>
          <w:szCs w:val="22"/>
        </w:rPr>
        <w:t>, sendo que o primeiro pagamento deverá ser realizado em até 5 (cinco) dias corridos da data de assinatura dos documentos da operação, e as demais parcelas serão devidas nas mesmas datas dos anos subsequentes. Tais pagamentos serão devidos até a liquidação integral das Debêntures, caso estas não sejam quitadas na data de seu vencimento</w:t>
      </w:r>
      <w:bookmarkEnd w:id="59"/>
      <w:r w:rsidR="00EC4C33">
        <w:rPr>
          <w:rFonts w:ascii="Tahoma" w:hAnsi="Tahoma" w:cs="Tahoma"/>
          <w:sz w:val="22"/>
          <w:szCs w:val="22"/>
        </w:rPr>
        <w:t>;</w:t>
      </w:r>
    </w:p>
    <w:p w14:paraId="6DE47EA7" w14:textId="77777777" w:rsidR="00EC4C33" w:rsidRDefault="00EC4C33" w:rsidP="00B14690">
      <w:pPr>
        <w:pStyle w:val="PargrafodaLista"/>
        <w:tabs>
          <w:tab w:val="left" w:pos="851"/>
        </w:tabs>
        <w:spacing w:after="0" w:line="320" w:lineRule="exact"/>
        <w:ind w:left="1701"/>
        <w:rPr>
          <w:rFonts w:ascii="Tahoma" w:hAnsi="Tahoma" w:cs="Tahoma"/>
          <w:sz w:val="22"/>
          <w:szCs w:val="22"/>
        </w:rPr>
      </w:pPr>
    </w:p>
    <w:p w14:paraId="71DBC97F" w14:textId="77777777" w:rsidR="00F059E6" w:rsidRPr="0022668F" w:rsidRDefault="00F059E6" w:rsidP="00F059E6">
      <w:pPr>
        <w:pStyle w:val="PargrafodaLista"/>
        <w:numPr>
          <w:ilvl w:val="7"/>
          <w:numId w:val="37"/>
        </w:numPr>
        <w:tabs>
          <w:tab w:val="clear" w:pos="2126"/>
          <w:tab w:val="left" w:pos="851"/>
          <w:tab w:val="num" w:pos="1701"/>
        </w:tabs>
        <w:spacing w:line="320" w:lineRule="exact"/>
        <w:ind w:left="1701"/>
        <w:rPr>
          <w:rFonts w:ascii="Tahoma" w:hAnsi="Tahoma" w:cs="Tahoma"/>
          <w:sz w:val="22"/>
          <w:szCs w:val="22"/>
        </w:rPr>
      </w:pPr>
      <w:r w:rsidRPr="0022668F">
        <w:rPr>
          <w:rFonts w:ascii="Tahoma" w:hAnsi="Tahoma" w:cs="Tahoma"/>
          <w:sz w:val="22"/>
          <w:szCs w:val="22"/>
        </w:rPr>
        <w:t xml:space="preserve">No caso de inadimplemento no pagamento das Debêntures ou de reestruturação das condições das Debêntures após a emissão ou da </w:t>
      </w:r>
      <w:r w:rsidRPr="0022668F">
        <w:rPr>
          <w:rFonts w:ascii="Tahoma" w:hAnsi="Tahoma" w:cs="Tahoma"/>
          <w:sz w:val="22"/>
          <w:szCs w:val="22"/>
        </w:rPr>
        <w:lastRenderedPageBreak/>
        <w:t xml:space="preserve">participação em reuniões ou conferências telefônicas, antes ou depois da Emissão, bem como atendimento à solicitações extraordinárias, serão devidas </w:t>
      </w:r>
      <w:r>
        <w:rPr>
          <w:rFonts w:ascii="Tahoma" w:hAnsi="Tahoma" w:cs="Tahoma"/>
          <w:sz w:val="22"/>
          <w:szCs w:val="22"/>
        </w:rPr>
        <w:t>ao Agente Fiduciário</w:t>
      </w:r>
      <w:r w:rsidRPr="0022668F">
        <w:rPr>
          <w:rFonts w:ascii="Tahoma" w:hAnsi="Tahoma" w:cs="Tahoma"/>
          <w:sz w:val="22"/>
          <w:szCs w:val="22"/>
        </w:rPr>
        <w:t xml:space="preserve">, adicionalmente, o valor de </w:t>
      </w:r>
      <w:r>
        <w:rPr>
          <w:rFonts w:ascii="Tahoma" w:hAnsi="Tahoma" w:cs="Tahoma"/>
          <w:b/>
          <w:bCs/>
          <w:sz w:val="22"/>
          <w:szCs w:val="22"/>
        </w:rPr>
        <w:t>R$</w:t>
      </w:r>
      <w:r w:rsidRPr="0022668F">
        <w:rPr>
          <w:rFonts w:ascii="Tahoma" w:hAnsi="Tahoma" w:cs="Tahoma"/>
          <w:b/>
          <w:bCs/>
          <w:sz w:val="22"/>
          <w:szCs w:val="22"/>
        </w:rPr>
        <w:t>500,00 (quinhentos reais)</w:t>
      </w:r>
      <w:r w:rsidRPr="0022668F">
        <w:rPr>
          <w:rFonts w:ascii="Tahoma" w:hAnsi="Tahoma" w:cs="Tahoma"/>
          <w:sz w:val="22"/>
          <w:szCs w:val="22"/>
        </w:rPr>
        <w:t xml:space="preserve"> por hora-homem de trabalho dedicado a tais fatos bem como à (i) comentários aos documentos da Emissão durante a estruturação da mesma, caso a operação não venha a se efetivar; (</w:t>
      </w:r>
      <w:proofErr w:type="spellStart"/>
      <w:r w:rsidRPr="0022668F">
        <w:rPr>
          <w:rFonts w:ascii="Tahoma" w:hAnsi="Tahoma" w:cs="Tahoma"/>
          <w:sz w:val="22"/>
          <w:szCs w:val="22"/>
        </w:rPr>
        <w:t>ii</w:t>
      </w:r>
      <w:proofErr w:type="spellEnd"/>
      <w:r w:rsidRPr="0022668F">
        <w:rPr>
          <w:rFonts w:ascii="Tahoma" w:hAnsi="Tahoma" w:cs="Tahoma"/>
          <w:sz w:val="22"/>
          <w:szCs w:val="22"/>
        </w:rPr>
        <w:t>) execução das garantia; (</w:t>
      </w:r>
      <w:proofErr w:type="spellStart"/>
      <w:r w:rsidRPr="0022668F">
        <w:rPr>
          <w:rFonts w:ascii="Tahoma" w:hAnsi="Tahoma" w:cs="Tahoma"/>
          <w:sz w:val="22"/>
          <w:szCs w:val="22"/>
        </w:rPr>
        <w:t>iii</w:t>
      </w:r>
      <w:proofErr w:type="spellEnd"/>
      <w:r w:rsidRPr="0022668F">
        <w:rPr>
          <w:rFonts w:ascii="Tahoma" w:hAnsi="Tahoma" w:cs="Tahoma"/>
          <w:sz w:val="22"/>
          <w:szCs w:val="22"/>
        </w:rPr>
        <w:t>) participação em reuniões formais ou virtuais com a Emissora e/ou com investidores; e (</w:t>
      </w:r>
      <w:proofErr w:type="spellStart"/>
      <w:r w:rsidRPr="0022668F">
        <w:rPr>
          <w:rFonts w:ascii="Tahoma" w:hAnsi="Tahoma" w:cs="Tahoma"/>
          <w:sz w:val="22"/>
          <w:szCs w:val="22"/>
        </w:rPr>
        <w:t>iv</w:t>
      </w:r>
      <w:proofErr w:type="spellEnd"/>
      <w:r w:rsidRPr="0022668F">
        <w:rPr>
          <w:rFonts w:ascii="Tahoma" w:hAnsi="Tahoma" w:cs="Tahoma"/>
          <w:sz w:val="22"/>
          <w:szCs w:val="22"/>
        </w:rPr>
        <w:t xml:space="preserve">) implementação das consequentes decisões tomadas em tais eventos, pagas 5 (cinco) dias após comprovação da entrega, </w:t>
      </w:r>
      <w:r>
        <w:rPr>
          <w:rFonts w:ascii="Tahoma" w:hAnsi="Tahoma" w:cs="Tahoma"/>
          <w:sz w:val="22"/>
          <w:szCs w:val="22"/>
        </w:rPr>
        <w:t>pelo Agente Fiduciário</w:t>
      </w:r>
      <w:r w:rsidRPr="0022668F">
        <w:rPr>
          <w:rFonts w:ascii="Tahoma" w:hAnsi="Tahoma" w:cs="Tahoma"/>
          <w:sz w:val="22"/>
          <w:szCs w:val="22"/>
        </w:rPr>
        <w:t>, de "relatório de horas" à Emissora. Entende-se por reestruturação das Debêntures os eventos relacionados a alteração (i) das garantias; (</w:t>
      </w:r>
      <w:proofErr w:type="spellStart"/>
      <w:r w:rsidRPr="0022668F">
        <w:rPr>
          <w:rFonts w:ascii="Tahoma" w:hAnsi="Tahoma" w:cs="Tahoma"/>
          <w:sz w:val="22"/>
          <w:szCs w:val="22"/>
        </w:rPr>
        <w:t>ii</w:t>
      </w:r>
      <w:proofErr w:type="spellEnd"/>
      <w:r w:rsidRPr="0022668F">
        <w:rPr>
          <w:rFonts w:ascii="Tahoma" w:hAnsi="Tahoma" w:cs="Tahoma"/>
          <w:sz w:val="22"/>
          <w:szCs w:val="22"/>
        </w:rPr>
        <w:t>) prazos de pagamento e (</w:t>
      </w:r>
      <w:proofErr w:type="spellStart"/>
      <w:r w:rsidRPr="0022668F">
        <w:rPr>
          <w:rFonts w:ascii="Tahoma" w:hAnsi="Tahoma" w:cs="Tahoma"/>
          <w:sz w:val="22"/>
          <w:szCs w:val="22"/>
        </w:rPr>
        <w:t>iii</w:t>
      </w:r>
      <w:proofErr w:type="spellEnd"/>
      <w:r w:rsidRPr="0022668F">
        <w:rPr>
          <w:rFonts w:ascii="Tahoma" w:hAnsi="Tahoma" w:cs="Tahoma"/>
          <w:sz w:val="22"/>
          <w:szCs w:val="22"/>
        </w:rPr>
        <w:t>) condições relacionadas ao vencimento antecipado. Os eventos relacionados a amortização das Debêntures não são considerados reestruturação das Debêntures;</w:t>
      </w:r>
    </w:p>
    <w:p w14:paraId="17CDFEA8" w14:textId="77777777" w:rsidR="007944AA" w:rsidRPr="007944AA" w:rsidRDefault="007944AA" w:rsidP="00B14690">
      <w:pPr>
        <w:pStyle w:val="PargrafodaLista"/>
        <w:spacing w:after="0" w:line="320" w:lineRule="exact"/>
        <w:rPr>
          <w:rFonts w:ascii="Tahoma" w:hAnsi="Tahoma" w:cs="Tahoma"/>
          <w:sz w:val="22"/>
          <w:szCs w:val="22"/>
        </w:rPr>
      </w:pPr>
    </w:p>
    <w:p w14:paraId="54AF2DB3" w14:textId="77777777" w:rsidR="00240E8D" w:rsidRDefault="00F059E6"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bookmarkStart w:id="60" w:name="_Ref264707931"/>
      <w:r w:rsidRPr="0022668F">
        <w:rPr>
          <w:rFonts w:ascii="Tahoma" w:hAnsi="Tahoma" w:cs="Tahoma"/>
          <w:sz w:val="22"/>
          <w:szCs w:val="22"/>
        </w:rPr>
        <w:t xml:space="preserve">No caso de celebração de aditamentos </w:t>
      </w:r>
      <w:r>
        <w:rPr>
          <w:rFonts w:ascii="Tahoma" w:hAnsi="Tahoma" w:cs="Tahoma"/>
          <w:sz w:val="22"/>
          <w:szCs w:val="22"/>
        </w:rPr>
        <w:t xml:space="preserve">à Escritura de Emissão, </w:t>
      </w:r>
      <w:r w:rsidRPr="0022668F">
        <w:rPr>
          <w:rFonts w:ascii="Tahoma" w:hAnsi="Tahoma" w:cs="Tahoma"/>
          <w:sz w:val="22"/>
          <w:szCs w:val="22"/>
        </w:rPr>
        <w:t xml:space="preserve">bem como nas horas externas ao escritório </w:t>
      </w:r>
      <w:r>
        <w:rPr>
          <w:rFonts w:ascii="Tahoma" w:hAnsi="Tahoma" w:cs="Tahoma"/>
          <w:sz w:val="22"/>
          <w:szCs w:val="22"/>
        </w:rPr>
        <w:t>do Agente Fiduciário</w:t>
      </w:r>
      <w:r w:rsidRPr="0022668F">
        <w:rPr>
          <w:rFonts w:ascii="Tahoma" w:hAnsi="Tahoma" w:cs="Tahoma"/>
          <w:sz w:val="22"/>
          <w:szCs w:val="22"/>
        </w:rPr>
        <w:t xml:space="preserve">, serão cobradas, adicionalmente, o valor de </w:t>
      </w:r>
      <w:r>
        <w:rPr>
          <w:rFonts w:ascii="Tahoma" w:hAnsi="Tahoma" w:cs="Tahoma"/>
          <w:b/>
          <w:bCs/>
          <w:sz w:val="22"/>
          <w:szCs w:val="22"/>
        </w:rPr>
        <w:t>R$</w:t>
      </w:r>
      <w:r w:rsidRPr="0022668F">
        <w:rPr>
          <w:rFonts w:ascii="Tahoma" w:hAnsi="Tahoma" w:cs="Tahoma"/>
          <w:b/>
          <w:bCs/>
          <w:sz w:val="22"/>
          <w:szCs w:val="22"/>
        </w:rPr>
        <w:t>500,00 (quinhentos reais)</w:t>
      </w:r>
      <w:r w:rsidRPr="0022668F">
        <w:rPr>
          <w:rFonts w:ascii="Tahoma" w:hAnsi="Tahoma" w:cs="Tahoma"/>
          <w:sz w:val="22"/>
          <w:szCs w:val="22"/>
        </w:rPr>
        <w:t xml:space="preserve"> por hora-homem de trabalho dedicado a tais alterações/serviços</w:t>
      </w:r>
      <w:r w:rsidR="00240E8D" w:rsidRPr="007944AA">
        <w:rPr>
          <w:rFonts w:ascii="Tahoma" w:hAnsi="Tahoma" w:cs="Tahoma"/>
          <w:sz w:val="22"/>
          <w:szCs w:val="22"/>
        </w:rPr>
        <w:t>;</w:t>
      </w:r>
      <w:bookmarkEnd w:id="60"/>
    </w:p>
    <w:p w14:paraId="5F790E7B" w14:textId="77777777" w:rsidR="007944AA" w:rsidRPr="007944AA" w:rsidRDefault="007944AA" w:rsidP="00B14690">
      <w:pPr>
        <w:pStyle w:val="PargrafodaLista"/>
        <w:spacing w:after="0" w:line="320" w:lineRule="exact"/>
        <w:rPr>
          <w:rFonts w:ascii="Tahoma" w:hAnsi="Tahoma" w:cs="Tahoma"/>
          <w:sz w:val="22"/>
          <w:szCs w:val="22"/>
        </w:rPr>
      </w:pPr>
    </w:p>
    <w:p w14:paraId="422D7873" w14:textId="77777777" w:rsidR="00240E8D" w:rsidRDefault="00F059E6"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bookmarkStart w:id="61" w:name="_Ref289701353"/>
      <w:r w:rsidRPr="0022668F">
        <w:rPr>
          <w:rFonts w:ascii="Tahoma" w:hAnsi="Tahoma" w:cs="Tahoma"/>
          <w:sz w:val="22"/>
          <w:szCs w:val="22"/>
        </w:rPr>
        <w:t>Os impostos incidentes sobre a remuneração serão acrescidos as parcelas mencionadas acima nas datas de pagamento. Além disso, todos os valores mencionados acima serão atualizados pelo IGP-M, sempre na menor periodicidade permitida em lei, a partir da data de assinatura d</w:t>
      </w:r>
      <w:r>
        <w:rPr>
          <w:rFonts w:ascii="Tahoma" w:hAnsi="Tahoma" w:cs="Tahoma"/>
          <w:sz w:val="22"/>
          <w:szCs w:val="22"/>
        </w:rPr>
        <w:t>esta Escritura de Emissão</w:t>
      </w:r>
      <w:r w:rsidR="00240E8D" w:rsidRPr="007944AA">
        <w:rPr>
          <w:rFonts w:ascii="Tahoma" w:hAnsi="Tahoma" w:cs="Tahoma"/>
          <w:sz w:val="22"/>
          <w:szCs w:val="22"/>
        </w:rPr>
        <w:t>;</w:t>
      </w:r>
      <w:bookmarkEnd w:id="61"/>
    </w:p>
    <w:p w14:paraId="65729F9A" w14:textId="77777777" w:rsidR="007944AA" w:rsidRPr="007944AA" w:rsidRDefault="007944AA" w:rsidP="00B14690">
      <w:pPr>
        <w:pStyle w:val="PargrafodaLista"/>
        <w:spacing w:after="0" w:line="320" w:lineRule="exact"/>
        <w:rPr>
          <w:rFonts w:ascii="Tahoma" w:hAnsi="Tahoma" w:cs="Tahoma"/>
          <w:sz w:val="22"/>
          <w:szCs w:val="22"/>
        </w:rPr>
      </w:pPr>
    </w:p>
    <w:p w14:paraId="7961D040" w14:textId="77777777" w:rsidR="00240E8D" w:rsidRDefault="00F059E6"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r w:rsidRPr="0022668F">
        <w:rPr>
          <w:rFonts w:ascii="Tahoma" w:hAnsi="Tahoma" w:cs="Tahoma"/>
          <w:sz w:val="22"/>
          <w:szCs w:val="22"/>
        </w:rPr>
        <w:t xml:space="preserve">Os serviços do Agente Fiduciário </w:t>
      </w:r>
      <w:r>
        <w:rPr>
          <w:rFonts w:ascii="Tahoma" w:hAnsi="Tahoma" w:cs="Tahoma"/>
          <w:sz w:val="22"/>
          <w:szCs w:val="22"/>
        </w:rPr>
        <w:t xml:space="preserve">ora </w:t>
      </w:r>
      <w:r w:rsidRPr="0022668F">
        <w:rPr>
          <w:rFonts w:ascii="Tahoma" w:hAnsi="Tahoma" w:cs="Tahoma"/>
          <w:sz w:val="22"/>
          <w:szCs w:val="22"/>
        </w:rPr>
        <w:t xml:space="preserve">previstos são aqueles descritos na Instrução CVM 583 e </w:t>
      </w:r>
      <w:r>
        <w:rPr>
          <w:rFonts w:ascii="Tahoma" w:hAnsi="Tahoma" w:cs="Tahoma"/>
          <w:sz w:val="22"/>
          <w:szCs w:val="22"/>
        </w:rPr>
        <w:t xml:space="preserve">na </w:t>
      </w:r>
      <w:r w:rsidRPr="0022668F">
        <w:rPr>
          <w:rFonts w:ascii="Tahoma" w:hAnsi="Tahoma" w:cs="Tahoma"/>
          <w:sz w:val="22"/>
          <w:szCs w:val="22"/>
        </w:rPr>
        <w:t xml:space="preserve">Lei </w:t>
      </w:r>
      <w:r>
        <w:rPr>
          <w:rFonts w:ascii="Tahoma" w:hAnsi="Tahoma" w:cs="Tahoma"/>
          <w:sz w:val="22"/>
          <w:szCs w:val="22"/>
        </w:rPr>
        <w:t>das Sociedades por Ações</w:t>
      </w:r>
      <w:r w:rsidR="00240E8D" w:rsidRPr="007944AA">
        <w:rPr>
          <w:rFonts w:ascii="Tahoma" w:hAnsi="Tahoma" w:cs="Tahoma"/>
          <w:sz w:val="22"/>
          <w:szCs w:val="22"/>
        </w:rPr>
        <w:t>;</w:t>
      </w:r>
    </w:p>
    <w:p w14:paraId="387F2A60" w14:textId="77777777" w:rsidR="007944AA" w:rsidRPr="007944AA" w:rsidRDefault="007944AA" w:rsidP="00B14690">
      <w:pPr>
        <w:pStyle w:val="PargrafodaLista"/>
        <w:spacing w:after="0" w:line="320" w:lineRule="exact"/>
        <w:rPr>
          <w:rFonts w:ascii="Tahoma" w:hAnsi="Tahoma" w:cs="Tahoma"/>
          <w:sz w:val="22"/>
          <w:szCs w:val="22"/>
        </w:rPr>
      </w:pPr>
    </w:p>
    <w:p w14:paraId="018979EC" w14:textId="77777777" w:rsidR="00240E8D" w:rsidRDefault="00F059E6"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r>
        <w:rPr>
          <w:rFonts w:ascii="Tahoma" w:hAnsi="Tahoma" w:cs="Tahoma"/>
          <w:sz w:val="22"/>
          <w:szCs w:val="22"/>
        </w:rPr>
        <w:t xml:space="preserve">A remuneração do Agente Fiduciário poderá ser </w:t>
      </w:r>
      <w:r w:rsidR="00106AE2" w:rsidRPr="007944AA">
        <w:rPr>
          <w:rFonts w:ascii="Tahoma" w:hAnsi="Tahoma" w:cs="Tahoma"/>
          <w:sz w:val="22"/>
          <w:szCs w:val="22"/>
        </w:rPr>
        <w:t>acrescida, em caso de mora em seu pagamento, independentemente de aviso, notificação ou interpelação judicial ou extrajudicial, sobre os valores em atraso</w:t>
      </w:r>
      <w:r w:rsidR="00B30F4E" w:rsidRPr="007944AA">
        <w:rPr>
          <w:rFonts w:ascii="Tahoma" w:hAnsi="Tahoma" w:cs="Tahoma"/>
          <w:sz w:val="22"/>
          <w:szCs w:val="22"/>
        </w:rPr>
        <w:t>, sem prejuízo da atualização monetária</w:t>
      </w:r>
      <w:r w:rsidR="00106AE2" w:rsidRPr="007944AA">
        <w:rPr>
          <w:rFonts w:ascii="Tahoma" w:hAnsi="Tahoma" w:cs="Tahoma"/>
          <w:sz w:val="22"/>
          <w:szCs w:val="22"/>
        </w:rPr>
        <w:t>, de</w:t>
      </w:r>
      <w:r w:rsidR="00281F4F" w:rsidRPr="007944AA">
        <w:rPr>
          <w:rFonts w:ascii="Tahoma" w:hAnsi="Tahoma" w:cs="Tahoma"/>
          <w:sz w:val="22"/>
          <w:szCs w:val="22"/>
        </w:rPr>
        <w:t xml:space="preserve"> (</w:t>
      </w:r>
      <w:r w:rsidR="007944AA">
        <w:rPr>
          <w:rFonts w:ascii="Tahoma" w:hAnsi="Tahoma" w:cs="Tahoma"/>
          <w:sz w:val="22"/>
          <w:szCs w:val="22"/>
        </w:rPr>
        <w:t>1</w:t>
      </w:r>
      <w:r w:rsidR="00281F4F" w:rsidRPr="007944AA">
        <w:rPr>
          <w:rFonts w:ascii="Tahoma" w:hAnsi="Tahoma" w:cs="Tahoma"/>
          <w:sz w:val="22"/>
          <w:szCs w:val="22"/>
        </w:rPr>
        <w:t xml:space="preserve">) juros de mora de 1% (um por cento) ao mês, calculados </w:t>
      </w:r>
      <w:r w:rsidR="00281F4F" w:rsidRPr="007944AA">
        <w:rPr>
          <w:rFonts w:ascii="Tahoma" w:hAnsi="Tahoma" w:cs="Tahoma"/>
          <w:i/>
          <w:sz w:val="22"/>
          <w:szCs w:val="22"/>
        </w:rPr>
        <w:t xml:space="preserve">pro rata </w:t>
      </w:r>
      <w:proofErr w:type="spellStart"/>
      <w:r w:rsidR="00281F4F" w:rsidRPr="007944AA">
        <w:rPr>
          <w:rFonts w:ascii="Tahoma" w:hAnsi="Tahoma" w:cs="Tahoma"/>
          <w:i/>
          <w:sz w:val="22"/>
          <w:szCs w:val="22"/>
        </w:rPr>
        <w:t>temporis</w:t>
      </w:r>
      <w:proofErr w:type="spellEnd"/>
      <w:r w:rsidR="00281F4F" w:rsidRPr="007944AA">
        <w:rPr>
          <w:rFonts w:ascii="Tahoma" w:hAnsi="Tahoma" w:cs="Tahoma"/>
          <w:sz w:val="22"/>
          <w:szCs w:val="22"/>
        </w:rPr>
        <w:t xml:space="preserve"> desde a data de inadimplemento até a data do efetivo pagamento; e (</w:t>
      </w:r>
      <w:r w:rsidR="007944AA">
        <w:rPr>
          <w:rFonts w:ascii="Tahoma" w:hAnsi="Tahoma" w:cs="Tahoma"/>
          <w:sz w:val="22"/>
          <w:szCs w:val="22"/>
        </w:rPr>
        <w:t>2</w:t>
      </w:r>
      <w:r w:rsidR="00281F4F" w:rsidRPr="007944AA">
        <w:rPr>
          <w:rFonts w:ascii="Tahoma" w:hAnsi="Tahoma" w:cs="Tahoma"/>
          <w:sz w:val="22"/>
          <w:szCs w:val="22"/>
        </w:rPr>
        <w:t>) multa moratória, irredutível e</w:t>
      </w:r>
      <w:r>
        <w:rPr>
          <w:rFonts w:ascii="Tahoma" w:hAnsi="Tahoma" w:cs="Tahoma"/>
          <w:sz w:val="22"/>
          <w:szCs w:val="22"/>
        </w:rPr>
        <w:t xml:space="preserve"> de natureza não compensatória </w:t>
      </w:r>
      <w:r w:rsidR="00281F4F" w:rsidRPr="007944AA">
        <w:rPr>
          <w:rFonts w:ascii="Tahoma" w:hAnsi="Tahoma" w:cs="Tahoma"/>
          <w:sz w:val="22"/>
          <w:szCs w:val="22"/>
        </w:rPr>
        <w:t>de 2% (dois por cento)</w:t>
      </w:r>
      <w:r>
        <w:rPr>
          <w:rFonts w:ascii="Tahoma" w:hAnsi="Tahoma" w:cs="Tahoma"/>
          <w:sz w:val="22"/>
          <w:szCs w:val="22"/>
        </w:rPr>
        <w:t>.</w:t>
      </w:r>
      <w:r w:rsidR="000E1331" w:rsidRPr="007944AA">
        <w:rPr>
          <w:rFonts w:ascii="Tahoma" w:hAnsi="Tahoma" w:cs="Tahoma"/>
          <w:sz w:val="22"/>
          <w:szCs w:val="22"/>
        </w:rPr>
        <w:t xml:space="preserve"> </w:t>
      </w:r>
    </w:p>
    <w:p w14:paraId="12170C6F" w14:textId="77777777" w:rsidR="007B055B" w:rsidRPr="00533952" w:rsidRDefault="007B055B" w:rsidP="00B14690">
      <w:pPr>
        <w:tabs>
          <w:tab w:val="left" w:pos="851"/>
        </w:tabs>
        <w:spacing w:after="0" w:line="320" w:lineRule="exact"/>
        <w:ind w:left="1418"/>
        <w:rPr>
          <w:rFonts w:ascii="Tahoma" w:hAnsi="Tahoma" w:cs="Tahoma"/>
          <w:sz w:val="22"/>
          <w:szCs w:val="22"/>
        </w:rPr>
      </w:pPr>
    </w:p>
    <w:p w14:paraId="1944AC8F" w14:textId="77777777" w:rsidR="00880FA8" w:rsidRDefault="00F059E6" w:rsidP="00B14690">
      <w:pPr>
        <w:numPr>
          <w:ilvl w:val="3"/>
          <w:numId w:val="37"/>
        </w:numPr>
        <w:tabs>
          <w:tab w:val="clear" w:pos="2126"/>
          <w:tab w:val="num" w:pos="1276"/>
        </w:tabs>
        <w:spacing w:after="0" w:line="320" w:lineRule="exact"/>
        <w:ind w:left="1276" w:hanging="567"/>
        <w:rPr>
          <w:rFonts w:ascii="Tahoma" w:hAnsi="Tahoma" w:cs="Tahoma"/>
          <w:sz w:val="22"/>
          <w:szCs w:val="22"/>
        </w:rPr>
      </w:pPr>
      <w:bookmarkStart w:id="62" w:name="_Ref130284022"/>
      <w:bookmarkEnd w:id="58"/>
      <w:r w:rsidRPr="00DC3ED7">
        <w:rPr>
          <w:rFonts w:ascii="Tahoma" w:hAnsi="Tahoma" w:cs="Tahoma"/>
          <w:sz w:val="22"/>
          <w:szCs w:val="22"/>
        </w:rPr>
        <w:lastRenderedPageBreak/>
        <w:t>A remuneração não inclui as despesas com viagens, estadias, transporte e publicação necessárias ao exercício da função</w:t>
      </w:r>
      <w:r>
        <w:rPr>
          <w:rFonts w:ascii="Tahoma" w:hAnsi="Tahoma" w:cs="Tahoma"/>
          <w:sz w:val="22"/>
          <w:szCs w:val="22"/>
        </w:rPr>
        <w:t xml:space="preserve"> do Agente Fiduciário</w:t>
      </w:r>
      <w:r w:rsidRPr="00DC3ED7">
        <w:rPr>
          <w:rFonts w:ascii="Tahoma" w:hAnsi="Tahoma" w:cs="Tahoma"/>
          <w:sz w:val="22"/>
          <w:szCs w:val="22"/>
        </w:rPr>
        <w:t>, durante ou após a implantação do serviço, a serem cobertas pela Emissora, após prévia aprovação. Não estão incluídas igualmente, e serão arcadas pela Emissora, despesas com especialistas, tais como auditoria nas garantias caso sejam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investidores. Tais despesas incluem honorários advocatícios para defesa do Agente Fiduciário e deverão ser igualmente adiantadas pelos investidores e ressarcidas pela Emissora</w:t>
      </w:r>
      <w:r w:rsidR="00AE5E40" w:rsidRPr="00533952">
        <w:rPr>
          <w:rFonts w:ascii="Tahoma" w:hAnsi="Tahoma" w:cs="Tahoma"/>
          <w:sz w:val="22"/>
          <w:szCs w:val="22"/>
        </w:rPr>
        <w:t>:</w:t>
      </w:r>
      <w:bookmarkEnd w:id="62"/>
    </w:p>
    <w:p w14:paraId="7A9CABB2" w14:textId="77777777" w:rsidR="00F059E6" w:rsidRDefault="00F059E6" w:rsidP="00F059E6">
      <w:pPr>
        <w:spacing w:after="0" w:line="320" w:lineRule="exact"/>
        <w:ind w:left="1276"/>
        <w:rPr>
          <w:rFonts w:ascii="Tahoma" w:hAnsi="Tahoma" w:cs="Tahoma"/>
          <w:sz w:val="22"/>
          <w:szCs w:val="22"/>
        </w:rPr>
      </w:pPr>
    </w:p>
    <w:p w14:paraId="6773C7A1" w14:textId="77777777" w:rsidR="00F059E6" w:rsidRDefault="00F059E6" w:rsidP="00B14690">
      <w:pPr>
        <w:numPr>
          <w:ilvl w:val="3"/>
          <w:numId w:val="37"/>
        </w:numPr>
        <w:tabs>
          <w:tab w:val="clear" w:pos="2126"/>
          <w:tab w:val="num" w:pos="1276"/>
        </w:tabs>
        <w:spacing w:after="0" w:line="320" w:lineRule="exact"/>
        <w:ind w:left="1276" w:hanging="567"/>
        <w:rPr>
          <w:rFonts w:ascii="Tahoma" w:hAnsi="Tahoma" w:cs="Tahoma"/>
          <w:sz w:val="22"/>
          <w:szCs w:val="22"/>
        </w:rPr>
      </w:pPr>
      <w:r w:rsidRPr="00DC3ED7">
        <w:rPr>
          <w:rFonts w:ascii="Tahoma" w:hAnsi="Tahoma" w:cs="Tahoma"/>
          <w:sz w:val="22"/>
          <w:szCs w:val="22"/>
        </w:rPr>
        <w:t>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 remuneração e as despesas reembolsáveis do Agente Fiduciário, na hipótese de a Emissora permanecer em inadimplência com relação ao pagamento destas por um período superior a 10 (dez) dias corridos</w:t>
      </w:r>
      <w:r>
        <w:rPr>
          <w:rFonts w:ascii="Tahoma" w:hAnsi="Tahoma" w:cs="Tahoma"/>
          <w:sz w:val="22"/>
          <w:szCs w:val="22"/>
        </w:rPr>
        <w:t>;</w:t>
      </w:r>
    </w:p>
    <w:p w14:paraId="5FBE6CBD" w14:textId="77777777" w:rsidR="00F059E6" w:rsidRDefault="00F059E6" w:rsidP="00F059E6">
      <w:pPr>
        <w:pStyle w:val="PargrafodaLista"/>
        <w:rPr>
          <w:rFonts w:ascii="Tahoma" w:hAnsi="Tahoma" w:cs="Tahoma"/>
          <w:sz w:val="22"/>
          <w:szCs w:val="22"/>
        </w:rPr>
      </w:pPr>
    </w:p>
    <w:p w14:paraId="275E752A" w14:textId="77777777" w:rsidR="00F059E6" w:rsidRDefault="00F059E6" w:rsidP="00B14690">
      <w:pPr>
        <w:numPr>
          <w:ilvl w:val="3"/>
          <w:numId w:val="37"/>
        </w:numPr>
        <w:tabs>
          <w:tab w:val="clear" w:pos="2126"/>
          <w:tab w:val="num" w:pos="1276"/>
        </w:tabs>
        <w:spacing w:after="0" w:line="320" w:lineRule="exact"/>
        <w:ind w:left="1276" w:hanging="567"/>
        <w:rPr>
          <w:rFonts w:ascii="Tahoma" w:hAnsi="Tahoma" w:cs="Tahoma"/>
          <w:sz w:val="22"/>
          <w:szCs w:val="22"/>
        </w:rPr>
      </w:pPr>
      <w:r w:rsidRPr="00DC3ED7">
        <w:rPr>
          <w:rFonts w:ascii="Tahoma" w:hAnsi="Tahoma" w:cs="Tahoma"/>
          <w:sz w:val="22"/>
          <w:szCs w:val="22"/>
        </w:rPr>
        <w:t>Eventuais obrigações adicionais atribuídas ao Agente Fiduciário, alterações nas características ordinárias da operação, facultarão ao Agente Fiduciário a revisão dos honorários propostos, incluindo o direito de retirada</w:t>
      </w:r>
      <w:r w:rsidR="00E81C70">
        <w:rPr>
          <w:rFonts w:ascii="Tahoma" w:hAnsi="Tahoma" w:cs="Tahoma"/>
          <w:sz w:val="22"/>
          <w:szCs w:val="22"/>
        </w:rPr>
        <w:t>;</w:t>
      </w:r>
    </w:p>
    <w:p w14:paraId="6DC19250" w14:textId="77777777" w:rsidR="00E81C70" w:rsidRDefault="00E81C70" w:rsidP="00E81C70">
      <w:pPr>
        <w:pStyle w:val="PargrafodaLista"/>
        <w:rPr>
          <w:rFonts w:ascii="Tahoma" w:hAnsi="Tahoma" w:cs="Tahoma"/>
          <w:sz w:val="22"/>
          <w:szCs w:val="22"/>
        </w:rPr>
      </w:pPr>
    </w:p>
    <w:p w14:paraId="361700E6" w14:textId="77777777" w:rsidR="00E81C70" w:rsidRPr="00533952" w:rsidRDefault="00E81C70" w:rsidP="00B14690">
      <w:pPr>
        <w:numPr>
          <w:ilvl w:val="3"/>
          <w:numId w:val="37"/>
        </w:numPr>
        <w:tabs>
          <w:tab w:val="clear" w:pos="2126"/>
          <w:tab w:val="num" w:pos="1276"/>
        </w:tabs>
        <w:spacing w:after="0" w:line="320" w:lineRule="exact"/>
        <w:ind w:left="1276" w:hanging="567"/>
        <w:rPr>
          <w:rFonts w:ascii="Tahoma" w:hAnsi="Tahoma" w:cs="Tahoma"/>
          <w:sz w:val="22"/>
          <w:szCs w:val="22"/>
        </w:rPr>
      </w:pPr>
      <w:r w:rsidRPr="00533952">
        <w:rPr>
          <w:rFonts w:ascii="Tahoma" w:hAnsi="Tahoma" w:cs="Tahoma"/>
          <w:sz w:val="22"/>
          <w:szCs w:val="22"/>
        </w:rPr>
        <w:t xml:space="preserve">será reembolsado pela Emissora por todas as despesas que comprovadamente incorrer para proteger os direitos e interesses dos Debenturistas ou para realizar seus créditos, no prazo de até 10 (dez) dias contados da data de entrega dos documentos comprobatórios neste sentido, desde que as despesas tenham sido, sempre que possível, previamente aprovadas pela Emissora, as quais serão consideradas aprovadas caso a Companhia não se manifeste no </w:t>
      </w:r>
      <w:r w:rsidRPr="00533952">
        <w:rPr>
          <w:rFonts w:ascii="Tahoma" w:hAnsi="Tahoma" w:cs="Tahoma"/>
          <w:sz w:val="22"/>
          <w:szCs w:val="22"/>
        </w:rPr>
        <w:lastRenderedPageBreak/>
        <w:t>prazo de 5 (cinco) Dias Úteis contados da data de recebimento da respectiva solicitação pelo Agente Fiduciário, incluindo despesas com</w:t>
      </w:r>
      <w:r>
        <w:rPr>
          <w:rFonts w:ascii="Tahoma" w:hAnsi="Tahoma" w:cs="Tahoma"/>
          <w:sz w:val="22"/>
          <w:szCs w:val="22"/>
        </w:rPr>
        <w:t>:</w:t>
      </w:r>
    </w:p>
    <w:p w14:paraId="2B8A3885" w14:textId="77777777" w:rsidR="007B055B" w:rsidRPr="00533952" w:rsidRDefault="007B055B" w:rsidP="00B14690">
      <w:pPr>
        <w:spacing w:after="0" w:line="320" w:lineRule="exact"/>
        <w:ind w:left="720"/>
        <w:rPr>
          <w:rFonts w:ascii="Tahoma" w:hAnsi="Tahoma" w:cs="Tahoma"/>
          <w:sz w:val="22"/>
          <w:szCs w:val="22"/>
        </w:rPr>
      </w:pPr>
    </w:p>
    <w:p w14:paraId="70A70C4C" w14:textId="77777777" w:rsidR="00880FA8" w:rsidRDefault="00880FA8"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r w:rsidRPr="00533952">
        <w:rPr>
          <w:rFonts w:ascii="Tahoma" w:hAnsi="Tahoma" w:cs="Tahoma"/>
          <w:sz w:val="22"/>
          <w:szCs w:val="22"/>
        </w:rPr>
        <w:t>publicação de relatórios, editais de convocação, avisos</w:t>
      </w:r>
      <w:r w:rsidR="00351220" w:rsidRPr="00533952">
        <w:rPr>
          <w:rFonts w:ascii="Tahoma" w:hAnsi="Tahoma" w:cs="Tahoma"/>
          <w:sz w:val="22"/>
          <w:szCs w:val="22"/>
        </w:rPr>
        <w:t>,</w:t>
      </w:r>
      <w:r w:rsidRPr="00533952">
        <w:rPr>
          <w:rFonts w:ascii="Tahoma" w:hAnsi="Tahoma" w:cs="Tahoma"/>
          <w:sz w:val="22"/>
          <w:szCs w:val="22"/>
        </w:rPr>
        <w:t xml:space="preserve"> notificações</w:t>
      </w:r>
      <w:r w:rsidR="00E04861" w:rsidRPr="00533952">
        <w:rPr>
          <w:rFonts w:ascii="Tahoma" w:hAnsi="Tahoma" w:cs="Tahoma"/>
          <w:sz w:val="22"/>
          <w:szCs w:val="22"/>
        </w:rPr>
        <w:t xml:space="preserve"> e outros</w:t>
      </w:r>
      <w:r w:rsidRPr="00533952">
        <w:rPr>
          <w:rFonts w:ascii="Tahoma" w:hAnsi="Tahoma" w:cs="Tahoma"/>
          <w:sz w:val="22"/>
          <w:szCs w:val="22"/>
        </w:rPr>
        <w:t>, conforme previsto nesta Escritura de Emissão, e outras que vierem a ser exigidas por regulamentos aplicáveis;</w:t>
      </w:r>
    </w:p>
    <w:p w14:paraId="538FB279" w14:textId="77777777" w:rsidR="007944AA" w:rsidRDefault="007944AA" w:rsidP="00B14690">
      <w:pPr>
        <w:pStyle w:val="PargrafodaLista"/>
        <w:tabs>
          <w:tab w:val="left" w:pos="851"/>
        </w:tabs>
        <w:spacing w:after="0" w:line="320" w:lineRule="exact"/>
        <w:ind w:left="1701"/>
        <w:rPr>
          <w:rFonts w:ascii="Tahoma" w:hAnsi="Tahoma" w:cs="Tahoma"/>
          <w:sz w:val="22"/>
          <w:szCs w:val="22"/>
        </w:rPr>
      </w:pPr>
    </w:p>
    <w:p w14:paraId="4ABEB754" w14:textId="77777777" w:rsidR="00880FA8" w:rsidRDefault="00880FA8"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r w:rsidRPr="007944AA">
        <w:rPr>
          <w:rFonts w:ascii="Tahoma" w:hAnsi="Tahoma" w:cs="Tahoma"/>
          <w:sz w:val="22"/>
          <w:szCs w:val="22"/>
        </w:rPr>
        <w:t>extração de certidões;</w:t>
      </w:r>
    </w:p>
    <w:p w14:paraId="118BF686" w14:textId="77777777" w:rsidR="007944AA" w:rsidRPr="007944AA" w:rsidRDefault="007944AA" w:rsidP="00B14690">
      <w:pPr>
        <w:pStyle w:val="PargrafodaLista"/>
        <w:spacing w:after="0" w:line="320" w:lineRule="exact"/>
        <w:rPr>
          <w:rFonts w:ascii="Tahoma" w:hAnsi="Tahoma" w:cs="Tahoma"/>
          <w:sz w:val="22"/>
          <w:szCs w:val="22"/>
        </w:rPr>
      </w:pPr>
    </w:p>
    <w:p w14:paraId="417D2076" w14:textId="77777777" w:rsidR="00880FA8" w:rsidRDefault="00BF7427"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r w:rsidRPr="007944AA">
        <w:rPr>
          <w:rFonts w:ascii="Tahoma" w:hAnsi="Tahoma" w:cs="Tahoma"/>
          <w:sz w:val="22"/>
          <w:szCs w:val="22"/>
        </w:rPr>
        <w:t>viagens e estadias, quando necessárias ao desempenho de suas funções nos termos desta Escritura de Emissão</w:t>
      </w:r>
      <w:r w:rsidR="002D3E20" w:rsidRPr="007944AA">
        <w:rPr>
          <w:rFonts w:ascii="Tahoma" w:hAnsi="Tahoma" w:cs="Tahoma"/>
          <w:sz w:val="22"/>
          <w:szCs w:val="22"/>
        </w:rPr>
        <w:t xml:space="preserve"> e do</w:t>
      </w:r>
      <w:r w:rsidR="00FD53D4" w:rsidRPr="007944AA">
        <w:rPr>
          <w:rFonts w:ascii="Tahoma" w:hAnsi="Tahoma" w:cs="Tahoma"/>
          <w:sz w:val="22"/>
          <w:szCs w:val="22"/>
        </w:rPr>
        <w:t>s</w:t>
      </w:r>
      <w:r w:rsidR="002D3E20" w:rsidRPr="007944AA">
        <w:rPr>
          <w:rFonts w:ascii="Tahoma" w:hAnsi="Tahoma" w:cs="Tahoma"/>
          <w:sz w:val="22"/>
          <w:szCs w:val="22"/>
        </w:rPr>
        <w:t xml:space="preserve"> Contrato</w:t>
      </w:r>
      <w:r w:rsidR="00FD53D4" w:rsidRPr="007944AA">
        <w:rPr>
          <w:rFonts w:ascii="Tahoma" w:hAnsi="Tahoma" w:cs="Tahoma"/>
          <w:sz w:val="22"/>
          <w:szCs w:val="22"/>
        </w:rPr>
        <w:t>s</w:t>
      </w:r>
      <w:r w:rsidR="002D3E20" w:rsidRPr="007944AA">
        <w:rPr>
          <w:rFonts w:ascii="Tahoma" w:hAnsi="Tahoma" w:cs="Tahoma"/>
          <w:sz w:val="22"/>
          <w:szCs w:val="22"/>
        </w:rPr>
        <w:t xml:space="preserve"> de Garantia</w:t>
      </w:r>
      <w:r w:rsidR="00880FA8" w:rsidRPr="007944AA">
        <w:rPr>
          <w:rFonts w:ascii="Tahoma" w:hAnsi="Tahoma" w:cs="Tahoma"/>
          <w:sz w:val="22"/>
          <w:szCs w:val="22"/>
        </w:rPr>
        <w:t>;</w:t>
      </w:r>
    </w:p>
    <w:p w14:paraId="78532807" w14:textId="77777777" w:rsidR="007944AA" w:rsidRPr="007944AA" w:rsidRDefault="007944AA" w:rsidP="00B14690">
      <w:pPr>
        <w:pStyle w:val="PargrafodaLista"/>
        <w:spacing w:after="0" w:line="320" w:lineRule="exact"/>
        <w:rPr>
          <w:rFonts w:ascii="Tahoma" w:hAnsi="Tahoma" w:cs="Tahoma"/>
          <w:sz w:val="22"/>
          <w:szCs w:val="22"/>
        </w:rPr>
      </w:pPr>
    </w:p>
    <w:p w14:paraId="29339A97" w14:textId="77777777" w:rsidR="00FD3611" w:rsidRDefault="00FD3611"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bookmarkStart w:id="63" w:name="_Ref130287028"/>
      <w:r w:rsidRPr="007944AA">
        <w:rPr>
          <w:rFonts w:ascii="Tahoma" w:hAnsi="Tahoma" w:cs="Tahoma"/>
          <w:sz w:val="22"/>
          <w:szCs w:val="22"/>
        </w:rPr>
        <w:t>despesas com especialistas, tais como auditoria e fiscalização; e</w:t>
      </w:r>
    </w:p>
    <w:p w14:paraId="3BBE6B0C" w14:textId="77777777" w:rsidR="007944AA" w:rsidRPr="007944AA" w:rsidRDefault="007944AA" w:rsidP="00B14690">
      <w:pPr>
        <w:pStyle w:val="PargrafodaLista"/>
        <w:spacing w:after="0" w:line="320" w:lineRule="exact"/>
        <w:rPr>
          <w:rFonts w:ascii="Tahoma" w:hAnsi="Tahoma" w:cs="Tahoma"/>
          <w:sz w:val="22"/>
          <w:szCs w:val="22"/>
        </w:rPr>
      </w:pPr>
    </w:p>
    <w:p w14:paraId="131D7D2F" w14:textId="77777777" w:rsidR="00FD3611" w:rsidRPr="007944AA" w:rsidRDefault="00FD3611" w:rsidP="00B14690">
      <w:pPr>
        <w:pStyle w:val="PargrafodaLista"/>
        <w:numPr>
          <w:ilvl w:val="7"/>
          <w:numId w:val="37"/>
        </w:numPr>
        <w:tabs>
          <w:tab w:val="clear" w:pos="2126"/>
          <w:tab w:val="left" w:pos="851"/>
          <w:tab w:val="num" w:pos="1701"/>
        </w:tabs>
        <w:spacing w:after="0" w:line="320" w:lineRule="exact"/>
        <w:ind w:left="1701"/>
        <w:rPr>
          <w:rFonts w:ascii="Tahoma" w:hAnsi="Tahoma" w:cs="Tahoma"/>
          <w:sz w:val="22"/>
          <w:szCs w:val="22"/>
        </w:rPr>
      </w:pPr>
      <w:r w:rsidRPr="007944AA">
        <w:rPr>
          <w:rFonts w:ascii="Tahoma" w:hAnsi="Tahoma" w:cs="Tahoma"/>
          <w:sz w:val="22"/>
          <w:szCs w:val="22"/>
        </w:rPr>
        <w:t>contratação de assessoria jurídica aos Debenturistas;</w:t>
      </w:r>
    </w:p>
    <w:p w14:paraId="6D583509" w14:textId="77777777" w:rsidR="007A553B" w:rsidRPr="00533952" w:rsidRDefault="007A553B" w:rsidP="00B14690">
      <w:pPr>
        <w:tabs>
          <w:tab w:val="left" w:pos="851"/>
        </w:tabs>
        <w:spacing w:after="0" w:line="320" w:lineRule="exact"/>
        <w:ind w:left="1418"/>
        <w:rPr>
          <w:rFonts w:ascii="Tahoma" w:hAnsi="Tahoma" w:cs="Tahoma"/>
          <w:sz w:val="22"/>
          <w:szCs w:val="22"/>
        </w:rPr>
      </w:pPr>
    </w:p>
    <w:bookmarkEnd w:id="63"/>
    <w:p w14:paraId="6BF7869D" w14:textId="77777777" w:rsidR="00880FA8" w:rsidRPr="00533952" w:rsidRDefault="00880FA8" w:rsidP="00B14690">
      <w:pPr>
        <w:numPr>
          <w:ilvl w:val="3"/>
          <w:numId w:val="37"/>
        </w:numPr>
        <w:tabs>
          <w:tab w:val="clear" w:pos="2126"/>
          <w:tab w:val="num" w:pos="1276"/>
        </w:tabs>
        <w:spacing w:after="0" w:line="320" w:lineRule="exact"/>
        <w:ind w:left="1276" w:hanging="567"/>
        <w:rPr>
          <w:rFonts w:ascii="Tahoma" w:hAnsi="Tahoma" w:cs="Tahoma"/>
          <w:sz w:val="22"/>
          <w:szCs w:val="22"/>
        </w:rPr>
      </w:pPr>
      <w:r w:rsidRPr="00533952">
        <w:rPr>
          <w:rFonts w:ascii="Tahoma" w:hAnsi="Tahoma" w:cs="Tahoma"/>
          <w:sz w:val="22"/>
          <w:szCs w:val="22"/>
        </w:rPr>
        <w:t>o crédito do Agente Fiduciário por despesas incorridas para proteger direitos e interesses ou realizar créditos dos Debenturistas que não tenha sido saldado na forma prevista no inciso </w:t>
      </w:r>
      <w:r w:rsidR="002F37FA" w:rsidRPr="00533952">
        <w:rPr>
          <w:rFonts w:ascii="Tahoma" w:hAnsi="Tahoma" w:cs="Tahoma"/>
          <w:sz w:val="22"/>
          <w:szCs w:val="22"/>
        </w:rPr>
        <w:t>(</w:t>
      </w:r>
      <w:proofErr w:type="spellStart"/>
      <w:r w:rsidR="007944AA">
        <w:rPr>
          <w:rFonts w:ascii="Tahoma" w:hAnsi="Tahoma" w:cs="Tahoma"/>
          <w:sz w:val="22"/>
          <w:szCs w:val="22"/>
        </w:rPr>
        <w:t>ii</w:t>
      </w:r>
      <w:r w:rsidR="002F37FA" w:rsidRPr="00533952">
        <w:rPr>
          <w:rFonts w:ascii="Tahoma" w:hAnsi="Tahoma" w:cs="Tahoma"/>
          <w:sz w:val="22"/>
          <w:szCs w:val="22"/>
        </w:rPr>
        <w:t>i</w:t>
      </w:r>
      <w:proofErr w:type="spellEnd"/>
      <w:r w:rsidR="002F37FA" w:rsidRPr="00533952">
        <w:rPr>
          <w:rFonts w:ascii="Tahoma" w:hAnsi="Tahoma" w:cs="Tahoma"/>
          <w:sz w:val="22"/>
          <w:szCs w:val="22"/>
        </w:rPr>
        <w:t>) acima</w:t>
      </w:r>
      <w:r w:rsidRPr="00533952">
        <w:rPr>
          <w:rFonts w:ascii="Tahoma" w:hAnsi="Tahoma" w:cs="Tahoma"/>
          <w:sz w:val="22"/>
          <w:szCs w:val="22"/>
        </w:rPr>
        <w:t xml:space="preserve"> será acrescido à dívida da </w:t>
      </w:r>
      <w:r w:rsidR="002706C0" w:rsidRPr="00533952">
        <w:rPr>
          <w:rFonts w:ascii="Tahoma" w:hAnsi="Tahoma" w:cs="Tahoma"/>
          <w:sz w:val="22"/>
          <w:szCs w:val="22"/>
        </w:rPr>
        <w:t xml:space="preserve">Emissora </w:t>
      </w:r>
      <w:r w:rsidR="0095735F" w:rsidRPr="00533952">
        <w:rPr>
          <w:rFonts w:ascii="Tahoma" w:hAnsi="Tahoma" w:cs="Tahoma"/>
          <w:sz w:val="22"/>
          <w:szCs w:val="22"/>
        </w:rPr>
        <w:t xml:space="preserve">e </w:t>
      </w:r>
      <w:r w:rsidR="00926FD0" w:rsidRPr="00533952">
        <w:rPr>
          <w:rFonts w:ascii="Tahoma" w:hAnsi="Tahoma" w:cs="Tahoma"/>
          <w:sz w:val="22"/>
          <w:szCs w:val="22"/>
        </w:rPr>
        <w:t>d</w:t>
      </w:r>
      <w:r w:rsidR="004A7725" w:rsidRPr="00533952">
        <w:rPr>
          <w:rFonts w:ascii="Tahoma" w:hAnsi="Tahoma" w:cs="Tahoma"/>
          <w:sz w:val="22"/>
          <w:szCs w:val="22"/>
        </w:rPr>
        <w:t>os Garantidores</w:t>
      </w:r>
      <w:r w:rsidRPr="00533952">
        <w:rPr>
          <w:rFonts w:ascii="Tahoma" w:hAnsi="Tahoma" w:cs="Tahoma"/>
          <w:sz w:val="22"/>
          <w:szCs w:val="22"/>
        </w:rPr>
        <w:t>, tendo preferência sobre estas na ordem de pagamento.</w:t>
      </w:r>
    </w:p>
    <w:p w14:paraId="11F4280E" w14:textId="77777777" w:rsidR="002706C0" w:rsidRPr="00533952" w:rsidRDefault="002706C0" w:rsidP="00B14690">
      <w:pPr>
        <w:tabs>
          <w:tab w:val="left" w:pos="851"/>
        </w:tabs>
        <w:spacing w:after="0" w:line="320" w:lineRule="exact"/>
        <w:rPr>
          <w:rFonts w:ascii="Tahoma" w:hAnsi="Tahoma" w:cs="Tahoma"/>
          <w:sz w:val="22"/>
          <w:szCs w:val="22"/>
        </w:rPr>
      </w:pPr>
    </w:p>
    <w:p w14:paraId="5EB14DAB" w14:textId="77777777" w:rsidR="002706C0" w:rsidRPr="00533952" w:rsidRDefault="002706C0" w:rsidP="007B00B2">
      <w:pPr>
        <w:keepNext/>
        <w:spacing w:after="0" w:line="320" w:lineRule="exact"/>
        <w:ind w:left="720"/>
        <w:jc w:val="center"/>
        <w:rPr>
          <w:rFonts w:ascii="Tahoma" w:hAnsi="Tahoma" w:cs="Tahoma"/>
          <w:b/>
          <w:sz w:val="22"/>
          <w:szCs w:val="22"/>
        </w:rPr>
      </w:pPr>
      <w:r w:rsidRPr="00533952">
        <w:rPr>
          <w:rFonts w:ascii="Tahoma" w:hAnsi="Tahoma" w:cs="Tahoma"/>
          <w:b/>
          <w:sz w:val="22"/>
          <w:szCs w:val="22"/>
        </w:rPr>
        <w:t xml:space="preserve">CLÁUSULA IX </w:t>
      </w:r>
    </w:p>
    <w:p w14:paraId="52FD75E2" w14:textId="77777777" w:rsidR="002706C0" w:rsidRPr="00533952" w:rsidRDefault="002706C0" w:rsidP="007B00B2">
      <w:pPr>
        <w:keepNext/>
        <w:spacing w:after="0" w:line="320" w:lineRule="exact"/>
        <w:ind w:left="720"/>
        <w:jc w:val="center"/>
        <w:rPr>
          <w:rFonts w:ascii="Tahoma" w:hAnsi="Tahoma" w:cs="Tahoma"/>
          <w:b/>
          <w:sz w:val="22"/>
          <w:szCs w:val="22"/>
        </w:rPr>
      </w:pPr>
      <w:r w:rsidRPr="00533952">
        <w:rPr>
          <w:rFonts w:ascii="Tahoma" w:hAnsi="Tahoma" w:cs="Tahoma"/>
          <w:b/>
          <w:sz w:val="22"/>
          <w:szCs w:val="22"/>
        </w:rPr>
        <w:t>ASSEMBLEIA GERAL DE DEBENTURISTAS</w:t>
      </w:r>
    </w:p>
    <w:p w14:paraId="60A033FE" w14:textId="77777777" w:rsidR="00DE4FCA" w:rsidRPr="00533952" w:rsidRDefault="00DE4FCA" w:rsidP="007B00B2">
      <w:pPr>
        <w:keepNext/>
        <w:spacing w:after="0" w:line="320" w:lineRule="exact"/>
        <w:rPr>
          <w:rFonts w:ascii="Tahoma" w:hAnsi="Tahoma" w:cs="Tahoma"/>
          <w:sz w:val="22"/>
          <w:szCs w:val="22"/>
        </w:rPr>
      </w:pPr>
      <w:bookmarkStart w:id="64" w:name="_Ref164589409"/>
    </w:p>
    <w:p w14:paraId="7CF78FC1" w14:textId="77777777" w:rsidR="00DE4FCA" w:rsidRPr="00533952" w:rsidRDefault="00DE4FCA" w:rsidP="007B00B2">
      <w:pPr>
        <w:keepNext/>
        <w:tabs>
          <w:tab w:val="left" w:pos="851"/>
          <w:tab w:val="left" w:pos="993"/>
        </w:tabs>
        <w:spacing w:after="0" w:line="320" w:lineRule="exact"/>
        <w:rPr>
          <w:rFonts w:ascii="Tahoma" w:hAnsi="Tahoma" w:cs="Tahoma"/>
          <w:sz w:val="22"/>
          <w:szCs w:val="22"/>
        </w:rPr>
      </w:pPr>
      <w:r w:rsidRPr="00533952">
        <w:rPr>
          <w:rFonts w:ascii="Tahoma" w:hAnsi="Tahoma" w:cs="Tahoma"/>
          <w:sz w:val="22"/>
          <w:szCs w:val="22"/>
        </w:rPr>
        <w:t>9.1.</w:t>
      </w:r>
      <w:r w:rsidR="00A046B4" w:rsidRPr="00533952">
        <w:rPr>
          <w:rFonts w:ascii="Tahoma" w:hAnsi="Tahoma" w:cs="Tahoma"/>
          <w:b/>
          <w:sz w:val="22"/>
          <w:szCs w:val="22"/>
        </w:rPr>
        <w:t xml:space="preserve"> </w:t>
      </w:r>
      <w:r w:rsidR="008532B1">
        <w:rPr>
          <w:rFonts w:ascii="Tahoma" w:hAnsi="Tahoma" w:cs="Tahoma"/>
          <w:b/>
          <w:sz w:val="22"/>
          <w:szCs w:val="22"/>
        </w:rPr>
        <w:tab/>
      </w:r>
      <w:r w:rsidR="002C1694" w:rsidRPr="002C1694">
        <w:rPr>
          <w:rFonts w:ascii="Tahoma" w:hAnsi="Tahoma" w:cs="Tahoma"/>
          <w:sz w:val="22"/>
          <w:szCs w:val="22"/>
        </w:rPr>
        <w:t xml:space="preserve">Os Debenturistas </w:t>
      </w:r>
      <w:r w:rsidRPr="00533952">
        <w:rPr>
          <w:rFonts w:ascii="Tahoma" w:hAnsi="Tahoma" w:cs="Tahoma"/>
          <w:sz w:val="22"/>
          <w:szCs w:val="22"/>
        </w:rPr>
        <w:t xml:space="preserve">poderão, a qualquer tempo, reunir-se em assembleia geral, de acordo com o disposto no artigo 71 da Lei das Sociedades por Ações, </w:t>
      </w:r>
      <w:r w:rsidR="002C1694" w:rsidRPr="002C1694">
        <w:rPr>
          <w:rFonts w:ascii="Tahoma" w:hAnsi="Tahoma" w:cs="Tahoma"/>
          <w:sz w:val="22"/>
          <w:szCs w:val="22"/>
        </w:rPr>
        <w:t>que deverá ser individualizada por Série ou conjunta</w:t>
      </w:r>
      <w:r w:rsidR="002C1694">
        <w:rPr>
          <w:rFonts w:ascii="Tahoma" w:hAnsi="Tahoma" w:cs="Tahoma"/>
          <w:sz w:val="22"/>
          <w:szCs w:val="22"/>
        </w:rPr>
        <w:t>,</w:t>
      </w:r>
      <w:r w:rsidR="002C1694" w:rsidRPr="002C1694">
        <w:rPr>
          <w:rFonts w:ascii="Tahoma" w:hAnsi="Tahoma" w:cs="Tahoma"/>
          <w:sz w:val="22"/>
          <w:szCs w:val="22"/>
        </w:rPr>
        <w:t xml:space="preserve"> </w:t>
      </w:r>
      <w:r w:rsidRPr="00533952">
        <w:rPr>
          <w:rFonts w:ascii="Tahoma" w:hAnsi="Tahoma" w:cs="Tahoma"/>
          <w:sz w:val="22"/>
          <w:szCs w:val="22"/>
        </w:rPr>
        <w:t>a fim de deliberar sobre matéria de interesse da comunhão dos Debenturistas (“</w:t>
      </w:r>
      <w:r w:rsidRPr="00533952">
        <w:rPr>
          <w:rFonts w:ascii="Tahoma" w:hAnsi="Tahoma" w:cs="Tahoma"/>
          <w:sz w:val="22"/>
          <w:szCs w:val="22"/>
          <w:u w:val="single"/>
        </w:rPr>
        <w:t>Assembleia Geral de Debenturistas</w:t>
      </w:r>
      <w:r w:rsidRPr="00533952">
        <w:rPr>
          <w:rFonts w:ascii="Tahoma" w:hAnsi="Tahoma" w:cs="Tahoma"/>
          <w:sz w:val="22"/>
          <w:szCs w:val="22"/>
        </w:rPr>
        <w:t xml:space="preserve">”). </w:t>
      </w:r>
    </w:p>
    <w:p w14:paraId="4052E250" w14:textId="77777777" w:rsidR="00DE4FCA" w:rsidRPr="00533952" w:rsidRDefault="00DE4FCA" w:rsidP="00B14690">
      <w:pPr>
        <w:tabs>
          <w:tab w:val="left" w:pos="851"/>
          <w:tab w:val="left" w:pos="993"/>
        </w:tabs>
        <w:spacing w:after="0" w:line="320" w:lineRule="exact"/>
        <w:rPr>
          <w:rFonts w:ascii="Tahoma" w:hAnsi="Tahoma" w:cs="Tahoma"/>
          <w:sz w:val="22"/>
          <w:szCs w:val="22"/>
        </w:rPr>
      </w:pPr>
    </w:p>
    <w:p w14:paraId="46C0F300" w14:textId="77777777" w:rsidR="00DE4FCA" w:rsidRPr="00533952" w:rsidRDefault="00DE4FCA" w:rsidP="00B14690">
      <w:pPr>
        <w:tabs>
          <w:tab w:val="left" w:pos="851"/>
          <w:tab w:val="left" w:pos="993"/>
        </w:tabs>
        <w:spacing w:after="0" w:line="320" w:lineRule="exact"/>
        <w:rPr>
          <w:rFonts w:ascii="Tahoma" w:hAnsi="Tahoma" w:cs="Tahoma"/>
          <w:sz w:val="22"/>
          <w:szCs w:val="22"/>
        </w:rPr>
      </w:pPr>
      <w:r w:rsidRPr="00533952">
        <w:rPr>
          <w:rFonts w:ascii="Tahoma" w:hAnsi="Tahoma" w:cs="Tahoma"/>
          <w:sz w:val="22"/>
          <w:szCs w:val="22"/>
        </w:rPr>
        <w:t>9.1.1.</w:t>
      </w:r>
      <w:r w:rsidRPr="00533952">
        <w:rPr>
          <w:rFonts w:ascii="Tahoma" w:hAnsi="Tahoma" w:cs="Tahoma"/>
          <w:b/>
          <w:sz w:val="22"/>
          <w:szCs w:val="22"/>
        </w:rPr>
        <w:t xml:space="preserve"> </w:t>
      </w:r>
      <w:r w:rsidR="008532B1">
        <w:rPr>
          <w:rFonts w:ascii="Tahoma" w:hAnsi="Tahoma" w:cs="Tahoma"/>
          <w:b/>
          <w:sz w:val="22"/>
          <w:szCs w:val="22"/>
        </w:rPr>
        <w:tab/>
      </w:r>
      <w:r w:rsidRPr="00533952">
        <w:rPr>
          <w:rFonts w:ascii="Tahoma" w:hAnsi="Tahoma" w:cs="Tahoma"/>
          <w:sz w:val="22"/>
          <w:szCs w:val="22"/>
        </w:rPr>
        <w:t>Aplica-se à Assembleia Geral de Debenturistas, no que couber, o disposto na Lei das Sociedades por Ações sobre assembleia geral de acionistas.</w:t>
      </w:r>
    </w:p>
    <w:p w14:paraId="73371BF7" w14:textId="77777777" w:rsidR="00DE4FCA" w:rsidRPr="00533952" w:rsidRDefault="00DE4FCA" w:rsidP="00B14690">
      <w:pPr>
        <w:spacing w:after="0" w:line="320" w:lineRule="exact"/>
        <w:rPr>
          <w:rFonts w:ascii="Tahoma" w:hAnsi="Tahoma" w:cs="Tahoma"/>
          <w:sz w:val="22"/>
          <w:szCs w:val="22"/>
        </w:rPr>
      </w:pPr>
    </w:p>
    <w:p w14:paraId="2438D22F"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b/>
          <w:sz w:val="22"/>
          <w:szCs w:val="22"/>
        </w:rPr>
        <w:t xml:space="preserve">9.2. </w:t>
      </w:r>
      <w:r w:rsidR="008532B1">
        <w:rPr>
          <w:rFonts w:ascii="Tahoma" w:hAnsi="Tahoma" w:cs="Tahoma"/>
          <w:b/>
          <w:sz w:val="22"/>
          <w:szCs w:val="22"/>
        </w:rPr>
        <w:tab/>
      </w:r>
      <w:r w:rsidRPr="00533952">
        <w:rPr>
          <w:rFonts w:ascii="Tahoma" w:hAnsi="Tahoma" w:cs="Tahoma"/>
          <w:b/>
          <w:sz w:val="22"/>
          <w:szCs w:val="22"/>
        </w:rPr>
        <w:t>Convocação e Instalação</w:t>
      </w:r>
    </w:p>
    <w:p w14:paraId="32E42DDE" w14:textId="77777777" w:rsidR="00DE4FCA" w:rsidRPr="00533952" w:rsidRDefault="00DE4FCA" w:rsidP="00B14690">
      <w:pPr>
        <w:spacing w:after="0" w:line="320" w:lineRule="exact"/>
        <w:rPr>
          <w:rFonts w:ascii="Tahoma" w:hAnsi="Tahoma" w:cs="Tahoma"/>
          <w:sz w:val="22"/>
          <w:szCs w:val="22"/>
        </w:rPr>
      </w:pPr>
    </w:p>
    <w:p w14:paraId="76C05A7D"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9.2.1. </w:t>
      </w:r>
      <w:r w:rsidR="008532B1">
        <w:rPr>
          <w:rFonts w:ascii="Tahoma" w:hAnsi="Tahoma" w:cs="Tahoma"/>
          <w:sz w:val="22"/>
          <w:szCs w:val="22"/>
        </w:rPr>
        <w:tab/>
      </w:r>
      <w:r w:rsidRPr="00533952">
        <w:rPr>
          <w:rFonts w:ascii="Tahoma" w:hAnsi="Tahoma" w:cs="Tahoma"/>
          <w:sz w:val="22"/>
          <w:szCs w:val="22"/>
        </w:rPr>
        <w:t>A Assembleia Geral de Debenturistas</w:t>
      </w:r>
      <w:r w:rsidR="00872EDB">
        <w:rPr>
          <w:rFonts w:ascii="Tahoma" w:hAnsi="Tahoma" w:cs="Tahoma"/>
          <w:sz w:val="22"/>
          <w:szCs w:val="22"/>
        </w:rPr>
        <w:t xml:space="preserve"> </w:t>
      </w:r>
      <w:r w:rsidRPr="00533952">
        <w:rPr>
          <w:rFonts w:ascii="Tahoma" w:hAnsi="Tahoma" w:cs="Tahoma"/>
          <w:sz w:val="22"/>
          <w:szCs w:val="22"/>
        </w:rPr>
        <w:t xml:space="preserve">pode ser convocada pelo Agente Fiduciário, pela Emissora, por Debenturistas que representem 10% (dez por cento), no mínimo, das Debêntures em Circulação </w:t>
      </w:r>
      <w:r w:rsidR="002C1694" w:rsidRPr="002C1694">
        <w:rPr>
          <w:rFonts w:ascii="Tahoma" w:hAnsi="Tahoma" w:cs="Tahoma"/>
          <w:sz w:val="22"/>
          <w:szCs w:val="22"/>
        </w:rPr>
        <w:t>ou ainda pela CVM</w:t>
      </w:r>
      <w:r w:rsidRPr="00533952">
        <w:rPr>
          <w:rFonts w:ascii="Tahoma" w:hAnsi="Tahoma" w:cs="Tahoma"/>
          <w:sz w:val="22"/>
          <w:szCs w:val="22"/>
        </w:rPr>
        <w:t>.</w:t>
      </w:r>
    </w:p>
    <w:p w14:paraId="4C5C5A21" w14:textId="77777777" w:rsidR="00DE4FCA" w:rsidRPr="00533952" w:rsidRDefault="00DE4FCA" w:rsidP="00B14690">
      <w:pPr>
        <w:spacing w:after="0" w:line="320" w:lineRule="exact"/>
        <w:rPr>
          <w:rFonts w:ascii="Tahoma" w:hAnsi="Tahoma" w:cs="Tahoma"/>
          <w:sz w:val="22"/>
          <w:szCs w:val="22"/>
        </w:rPr>
      </w:pPr>
    </w:p>
    <w:p w14:paraId="0DFA9369"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lastRenderedPageBreak/>
        <w:t xml:space="preserve">9.2.2. </w:t>
      </w:r>
      <w:r w:rsidR="00B9793A">
        <w:rPr>
          <w:rFonts w:ascii="Tahoma" w:hAnsi="Tahoma" w:cs="Tahoma"/>
          <w:sz w:val="22"/>
          <w:szCs w:val="22"/>
        </w:rPr>
        <w:tab/>
      </w:r>
      <w:r w:rsidRPr="00533952">
        <w:rPr>
          <w:rFonts w:ascii="Tahoma" w:hAnsi="Tahoma" w:cs="Tahoma"/>
          <w:sz w:val="22"/>
          <w:szCs w:val="22"/>
        </w:rPr>
        <w:t>A convocação das Assembleias Gerais de Debenturistas se dará mediante anúncio publicado pelo menos 3 (três) vezes nos jornais indicados nesta Escritura de Emissão, respeitadas outras regras relacionadas à publicação de anúncio de convocação de assembleias gerais constantes da Lei das Sociedades por Ações, da regulamentação aplicável e desta Escritura.</w:t>
      </w:r>
    </w:p>
    <w:p w14:paraId="60F5DA71" w14:textId="77777777" w:rsidR="00DE4FCA" w:rsidRPr="00533952" w:rsidRDefault="00DE4FCA" w:rsidP="00B14690">
      <w:pPr>
        <w:tabs>
          <w:tab w:val="left" w:pos="851"/>
        </w:tabs>
        <w:spacing w:after="0" w:line="320" w:lineRule="exact"/>
        <w:rPr>
          <w:rFonts w:ascii="Tahoma" w:hAnsi="Tahoma" w:cs="Tahoma"/>
          <w:sz w:val="22"/>
          <w:szCs w:val="22"/>
        </w:rPr>
      </w:pPr>
    </w:p>
    <w:p w14:paraId="52C9FCD6"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9.2.3. </w:t>
      </w:r>
      <w:r w:rsidR="00B9793A">
        <w:rPr>
          <w:rFonts w:ascii="Tahoma" w:hAnsi="Tahoma" w:cs="Tahoma"/>
          <w:sz w:val="22"/>
          <w:szCs w:val="22"/>
        </w:rPr>
        <w:tab/>
      </w:r>
      <w:r w:rsidRPr="00533952">
        <w:rPr>
          <w:rFonts w:ascii="Tahoma" w:hAnsi="Tahoma" w:cs="Tahoma"/>
          <w:sz w:val="22"/>
          <w:szCs w:val="22"/>
        </w:rPr>
        <w:t>As Assembleias Gerais de Debenturistas deverão ser realizadas em prazo mínimo de 8 (oito) dias contados da data da primeira publicação da convocação. Qualquer Assembleia Geral de Debenturistas em segunda convocação somente poderá ser realizada em, no mínimo, 5 (cinco) dias após a data da publicação do novo edital de convocação.</w:t>
      </w:r>
    </w:p>
    <w:p w14:paraId="29F58B24" w14:textId="77777777" w:rsidR="00DE4FCA" w:rsidRPr="00533952" w:rsidRDefault="00DE4FCA" w:rsidP="00B14690">
      <w:pPr>
        <w:tabs>
          <w:tab w:val="left" w:pos="851"/>
        </w:tabs>
        <w:spacing w:after="0" w:line="320" w:lineRule="exact"/>
        <w:rPr>
          <w:rFonts w:ascii="Tahoma" w:hAnsi="Tahoma" w:cs="Tahoma"/>
          <w:sz w:val="22"/>
          <w:szCs w:val="22"/>
        </w:rPr>
      </w:pPr>
    </w:p>
    <w:p w14:paraId="4BE79F0C"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9.2.4. </w:t>
      </w:r>
      <w:r w:rsidR="00B9793A">
        <w:rPr>
          <w:rFonts w:ascii="Tahoma" w:hAnsi="Tahoma" w:cs="Tahoma"/>
          <w:sz w:val="22"/>
          <w:szCs w:val="22"/>
        </w:rPr>
        <w:tab/>
      </w:r>
      <w:r w:rsidRPr="00533952">
        <w:rPr>
          <w:rFonts w:ascii="Tahoma" w:hAnsi="Tahoma" w:cs="Tahoma"/>
          <w:sz w:val="22"/>
          <w:szCs w:val="22"/>
        </w:rPr>
        <w:t>Independentemente das formalidades previstas na legislação aplicável e nesta Escritura, será considerada regular a Assembleia Geral de Debenturistas a que comparecerem os titulares de todas as Debêntures em Circulação.</w:t>
      </w:r>
    </w:p>
    <w:p w14:paraId="0FCD6754" w14:textId="77777777" w:rsidR="00DE4FCA" w:rsidRPr="00533952" w:rsidRDefault="00DE4FCA" w:rsidP="00B14690">
      <w:pPr>
        <w:tabs>
          <w:tab w:val="left" w:pos="851"/>
        </w:tabs>
        <w:spacing w:after="0" w:line="320" w:lineRule="exact"/>
        <w:rPr>
          <w:rFonts w:ascii="Tahoma" w:hAnsi="Tahoma" w:cs="Tahoma"/>
          <w:sz w:val="22"/>
          <w:szCs w:val="22"/>
        </w:rPr>
      </w:pPr>
    </w:p>
    <w:p w14:paraId="5601BE6E"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9.2.5. </w:t>
      </w:r>
      <w:r w:rsidR="00B9793A">
        <w:rPr>
          <w:rFonts w:ascii="Tahoma" w:hAnsi="Tahoma" w:cs="Tahoma"/>
          <w:sz w:val="22"/>
          <w:szCs w:val="22"/>
        </w:rPr>
        <w:tab/>
      </w:r>
      <w:r w:rsidRPr="00533952">
        <w:rPr>
          <w:rFonts w:ascii="Tahoma" w:hAnsi="Tahoma" w:cs="Tahoma"/>
          <w:sz w:val="22"/>
          <w:szCs w:val="22"/>
        </w:rPr>
        <w:t>As Assembleias Gerais de Debenturistas serão instaladas, em primeira convocação, com a presença de Debenturistas que representem metade, no mínimo, das Debêntures em Circulação</w:t>
      </w:r>
      <w:r w:rsidRPr="002C1694">
        <w:rPr>
          <w:rFonts w:ascii="Tahoma" w:hAnsi="Tahoma" w:cs="Tahoma"/>
          <w:sz w:val="22"/>
          <w:szCs w:val="22"/>
        </w:rPr>
        <w:t xml:space="preserve"> </w:t>
      </w:r>
      <w:r w:rsidR="002C1694" w:rsidRPr="002C1694">
        <w:rPr>
          <w:rFonts w:ascii="Tahoma" w:hAnsi="Tahoma" w:cs="Tahoma"/>
          <w:sz w:val="22"/>
          <w:szCs w:val="22"/>
          <w:lang w:val="pt-PT"/>
        </w:rPr>
        <w:t>ou das Debêntures em Circulação da determinada Série, conforme o caso</w:t>
      </w:r>
      <w:r w:rsidR="002C1694">
        <w:rPr>
          <w:rFonts w:ascii="Tahoma" w:hAnsi="Tahoma" w:cs="Tahoma"/>
          <w:sz w:val="22"/>
          <w:szCs w:val="22"/>
          <w:lang w:val="pt-PT"/>
        </w:rPr>
        <w:t>,</w:t>
      </w:r>
      <w:r w:rsidR="002C1694" w:rsidRPr="002C1694">
        <w:rPr>
          <w:rFonts w:ascii="Tahoma" w:hAnsi="Tahoma" w:cs="Tahoma"/>
          <w:sz w:val="22"/>
          <w:szCs w:val="22"/>
        </w:rPr>
        <w:t xml:space="preserve"> </w:t>
      </w:r>
      <w:r w:rsidRPr="00533952">
        <w:rPr>
          <w:rFonts w:ascii="Tahoma" w:hAnsi="Tahoma" w:cs="Tahoma"/>
          <w:sz w:val="22"/>
          <w:szCs w:val="22"/>
        </w:rPr>
        <w:t>e, em segunda convocação, com qualquer quórum</w:t>
      </w:r>
      <w:r w:rsidR="00552F0A" w:rsidRPr="00533952">
        <w:rPr>
          <w:rFonts w:ascii="Tahoma" w:hAnsi="Tahoma" w:cs="Tahoma"/>
          <w:sz w:val="22"/>
          <w:szCs w:val="22"/>
        </w:rPr>
        <w:t>, observados os quóruns de deliberação previstos na Cláusula 9.4 abaixo</w:t>
      </w:r>
      <w:r w:rsidRPr="00533952">
        <w:rPr>
          <w:rFonts w:ascii="Tahoma" w:hAnsi="Tahoma" w:cs="Tahoma"/>
          <w:sz w:val="22"/>
          <w:szCs w:val="22"/>
        </w:rPr>
        <w:t>.</w:t>
      </w:r>
    </w:p>
    <w:p w14:paraId="1BF375A7" w14:textId="77777777" w:rsidR="00DE4FCA" w:rsidRPr="00533952" w:rsidRDefault="00DE4FCA" w:rsidP="00B14690">
      <w:pPr>
        <w:spacing w:after="0" w:line="320" w:lineRule="exact"/>
        <w:rPr>
          <w:rFonts w:ascii="Tahoma" w:hAnsi="Tahoma" w:cs="Tahoma"/>
          <w:sz w:val="22"/>
          <w:szCs w:val="22"/>
        </w:rPr>
      </w:pPr>
    </w:p>
    <w:p w14:paraId="65F54C86" w14:textId="77777777" w:rsidR="00DE4FCA" w:rsidRPr="00533952" w:rsidRDefault="00DE4FCA"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 xml:space="preserve">9.3. </w:t>
      </w:r>
      <w:r w:rsidR="00B9793A">
        <w:rPr>
          <w:rFonts w:ascii="Tahoma" w:hAnsi="Tahoma" w:cs="Tahoma"/>
          <w:b/>
          <w:sz w:val="22"/>
          <w:szCs w:val="22"/>
        </w:rPr>
        <w:tab/>
      </w:r>
      <w:r w:rsidRPr="00533952">
        <w:rPr>
          <w:rFonts w:ascii="Tahoma" w:hAnsi="Tahoma" w:cs="Tahoma"/>
          <w:b/>
          <w:sz w:val="22"/>
          <w:szCs w:val="22"/>
        </w:rPr>
        <w:t>Mesa Diretora</w:t>
      </w:r>
    </w:p>
    <w:p w14:paraId="0E85AE1D" w14:textId="77777777" w:rsidR="00DE4FCA" w:rsidRPr="00533952" w:rsidRDefault="00DE4FCA" w:rsidP="00B14690">
      <w:pPr>
        <w:tabs>
          <w:tab w:val="left" w:pos="851"/>
        </w:tabs>
        <w:spacing w:after="0" w:line="320" w:lineRule="exact"/>
        <w:rPr>
          <w:rFonts w:ascii="Tahoma" w:hAnsi="Tahoma" w:cs="Tahoma"/>
          <w:sz w:val="22"/>
          <w:szCs w:val="22"/>
        </w:rPr>
      </w:pPr>
    </w:p>
    <w:p w14:paraId="3975448F"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9.3.1. </w:t>
      </w:r>
      <w:r w:rsidR="00B9793A">
        <w:rPr>
          <w:rFonts w:ascii="Tahoma" w:hAnsi="Tahoma" w:cs="Tahoma"/>
          <w:sz w:val="22"/>
          <w:szCs w:val="22"/>
        </w:rPr>
        <w:tab/>
      </w:r>
      <w:r w:rsidRPr="00533952">
        <w:rPr>
          <w:rFonts w:ascii="Tahoma" w:hAnsi="Tahoma" w:cs="Tahoma"/>
          <w:sz w:val="22"/>
          <w:szCs w:val="22"/>
        </w:rPr>
        <w:t>A presidência e a secretaria das Assembleias Gerais de Debenturistas caberão representantes eleitos pelos Debenturistas ou àqueles que forem designados pela CVM.</w:t>
      </w:r>
    </w:p>
    <w:p w14:paraId="62D3FA5D" w14:textId="77777777" w:rsidR="00DE4FCA" w:rsidRPr="00533952" w:rsidRDefault="00DE4FCA" w:rsidP="00B14690">
      <w:pPr>
        <w:tabs>
          <w:tab w:val="left" w:pos="851"/>
        </w:tabs>
        <w:spacing w:after="0" w:line="320" w:lineRule="exact"/>
        <w:rPr>
          <w:rFonts w:ascii="Tahoma" w:hAnsi="Tahoma" w:cs="Tahoma"/>
          <w:sz w:val="22"/>
          <w:szCs w:val="22"/>
        </w:rPr>
      </w:pPr>
    </w:p>
    <w:p w14:paraId="7938A882" w14:textId="77777777" w:rsidR="00DE4FCA" w:rsidRPr="00533952" w:rsidRDefault="00DE4FCA"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 xml:space="preserve">9.4. </w:t>
      </w:r>
      <w:r w:rsidR="00B9793A">
        <w:rPr>
          <w:rFonts w:ascii="Tahoma" w:hAnsi="Tahoma" w:cs="Tahoma"/>
          <w:b/>
          <w:sz w:val="22"/>
          <w:szCs w:val="22"/>
        </w:rPr>
        <w:tab/>
      </w:r>
      <w:r w:rsidRPr="00533952">
        <w:rPr>
          <w:rFonts w:ascii="Tahoma" w:hAnsi="Tahoma" w:cs="Tahoma"/>
          <w:b/>
          <w:sz w:val="22"/>
          <w:szCs w:val="22"/>
        </w:rPr>
        <w:t>Quórum de Deliberação</w:t>
      </w:r>
    </w:p>
    <w:p w14:paraId="0DA5848E" w14:textId="77777777" w:rsidR="00DE4FCA" w:rsidRPr="00533952" w:rsidRDefault="00DE4FCA" w:rsidP="00B14690">
      <w:pPr>
        <w:tabs>
          <w:tab w:val="left" w:pos="851"/>
        </w:tabs>
        <w:spacing w:after="0" w:line="320" w:lineRule="exact"/>
        <w:rPr>
          <w:rFonts w:ascii="Tahoma" w:hAnsi="Tahoma" w:cs="Tahoma"/>
          <w:sz w:val="22"/>
          <w:szCs w:val="22"/>
        </w:rPr>
      </w:pPr>
    </w:p>
    <w:p w14:paraId="21DB02D8"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9.4.1. </w:t>
      </w:r>
      <w:r w:rsidR="00B9793A">
        <w:rPr>
          <w:rFonts w:ascii="Tahoma" w:hAnsi="Tahoma" w:cs="Tahoma"/>
          <w:sz w:val="22"/>
          <w:szCs w:val="22"/>
        </w:rPr>
        <w:tab/>
      </w:r>
      <w:r w:rsidRPr="00533952">
        <w:rPr>
          <w:rFonts w:ascii="Tahoma" w:hAnsi="Tahoma" w:cs="Tahoma"/>
          <w:sz w:val="22"/>
          <w:szCs w:val="22"/>
        </w:rPr>
        <w:t>Nas deliberações das Assembleias Gerais de Debenturistas, a cada Debênture em Circulação caberá um voto, admitida a constituição de mandatário, titulares de Deb</w:t>
      </w:r>
      <w:r w:rsidR="002F37FA" w:rsidRPr="00533952">
        <w:rPr>
          <w:rFonts w:ascii="Tahoma" w:hAnsi="Tahoma" w:cs="Tahoma"/>
          <w:sz w:val="22"/>
          <w:szCs w:val="22"/>
        </w:rPr>
        <w:t>ê</w:t>
      </w:r>
      <w:r w:rsidRPr="00533952">
        <w:rPr>
          <w:rFonts w:ascii="Tahoma" w:hAnsi="Tahoma" w:cs="Tahoma"/>
          <w:sz w:val="22"/>
          <w:szCs w:val="22"/>
        </w:rPr>
        <w:t>ntures ou não.</w:t>
      </w:r>
    </w:p>
    <w:p w14:paraId="6A08E857" w14:textId="77777777" w:rsidR="00DE4FCA" w:rsidRPr="00533952" w:rsidRDefault="00DE4FCA" w:rsidP="00B14690">
      <w:pPr>
        <w:tabs>
          <w:tab w:val="left" w:pos="851"/>
        </w:tabs>
        <w:spacing w:after="0" w:line="320" w:lineRule="exact"/>
        <w:rPr>
          <w:rFonts w:ascii="Tahoma" w:hAnsi="Tahoma" w:cs="Tahoma"/>
          <w:sz w:val="22"/>
          <w:szCs w:val="22"/>
        </w:rPr>
      </w:pPr>
    </w:p>
    <w:p w14:paraId="72C64392"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9.4.1.1 </w:t>
      </w:r>
      <w:r w:rsidR="00B9793A">
        <w:rPr>
          <w:rFonts w:ascii="Tahoma" w:hAnsi="Tahoma" w:cs="Tahoma"/>
          <w:sz w:val="22"/>
          <w:szCs w:val="22"/>
        </w:rPr>
        <w:tab/>
      </w:r>
      <w:r w:rsidRPr="00533952">
        <w:rPr>
          <w:rFonts w:ascii="Tahoma" w:hAnsi="Tahoma" w:cs="Tahoma"/>
          <w:sz w:val="22"/>
          <w:szCs w:val="22"/>
        </w:rPr>
        <w:t>Para efeito da constituição de todos os quóruns de instalação e/ou deliberação de qualquer Assembleia Geral de Debenturistas previstos nesta Escritura, consideram-se, “</w:t>
      </w:r>
      <w:r w:rsidRPr="00533952">
        <w:rPr>
          <w:rFonts w:ascii="Tahoma" w:hAnsi="Tahoma" w:cs="Tahoma"/>
          <w:sz w:val="22"/>
          <w:szCs w:val="22"/>
          <w:u w:val="single"/>
        </w:rPr>
        <w:t>Debêntures em Circulação</w:t>
      </w:r>
      <w:r w:rsidRPr="00533952">
        <w:rPr>
          <w:rFonts w:ascii="Tahoma" w:hAnsi="Tahoma" w:cs="Tahoma"/>
          <w:sz w:val="22"/>
          <w:szCs w:val="22"/>
        </w:rPr>
        <w:t xml:space="preserve">” todas as Debêntures subscritas e não resgatadas, excluídas aquelas Debêntures: </w:t>
      </w:r>
      <w:r w:rsidRPr="00B9793A">
        <w:rPr>
          <w:rFonts w:ascii="Tahoma" w:hAnsi="Tahoma" w:cs="Tahoma"/>
          <w:b/>
          <w:sz w:val="22"/>
          <w:szCs w:val="22"/>
        </w:rPr>
        <w:t xml:space="preserve">(i) </w:t>
      </w:r>
      <w:r w:rsidRPr="00533952">
        <w:rPr>
          <w:rFonts w:ascii="Tahoma" w:hAnsi="Tahoma" w:cs="Tahoma"/>
          <w:sz w:val="22"/>
          <w:szCs w:val="22"/>
        </w:rPr>
        <w:t xml:space="preserve">mantidas em tesouraria pela Emissora; ou </w:t>
      </w:r>
      <w:r w:rsidRPr="00B9793A">
        <w:rPr>
          <w:rFonts w:ascii="Tahoma" w:hAnsi="Tahoma" w:cs="Tahoma"/>
          <w:b/>
          <w:sz w:val="22"/>
          <w:szCs w:val="22"/>
        </w:rPr>
        <w:t>(</w:t>
      </w:r>
      <w:proofErr w:type="spellStart"/>
      <w:r w:rsidRPr="00B9793A">
        <w:rPr>
          <w:rFonts w:ascii="Tahoma" w:hAnsi="Tahoma" w:cs="Tahoma"/>
          <w:b/>
          <w:sz w:val="22"/>
          <w:szCs w:val="22"/>
        </w:rPr>
        <w:t>ii</w:t>
      </w:r>
      <w:proofErr w:type="spellEnd"/>
      <w:r w:rsidRPr="00B9793A">
        <w:rPr>
          <w:rFonts w:ascii="Tahoma" w:hAnsi="Tahoma" w:cs="Tahoma"/>
          <w:b/>
          <w:sz w:val="22"/>
          <w:szCs w:val="22"/>
        </w:rPr>
        <w:t xml:space="preserve">) </w:t>
      </w:r>
      <w:r w:rsidR="00C12CD0" w:rsidRPr="00533952">
        <w:rPr>
          <w:rFonts w:ascii="Tahoma" w:hAnsi="Tahoma" w:cs="Tahoma"/>
          <w:sz w:val="22"/>
          <w:szCs w:val="22"/>
        </w:rPr>
        <w:t>de titularidade de: (a) empresas controladas pela Emissora (diretas ou indiretas), (b) controladoras (ou grupo de controle) da Emissora</w:t>
      </w:r>
      <w:r w:rsidRPr="00533952">
        <w:rPr>
          <w:rFonts w:ascii="Tahoma" w:hAnsi="Tahoma" w:cs="Tahoma"/>
          <w:sz w:val="22"/>
          <w:szCs w:val="22"/>
        </w:rPr>
        <w:t xml:space="preserve">; (c) sociedades sobre controle comum; e (d) administradores da Emissora, incluindo, mas não se limitando a, pessoas direta ou indiretamente relacionadas </w:t>
      </w:r>
      <w:r w:rsidRPr="00533952">
        <w:rPr>
          <w:rFonts w:ascii="Tahoma" w:hAnsi="Tahoma" w:cs="Tahoma"/>
          <w:sz w:val="22"/>
          <w:szCs w:val="22"/>
        </w:rPr>
        <w:lastRenderedPageBreak/>
        <w:t>a qualquer das pessoas anteriormente mencionadas, incluindo seus cônjuges, companheiros ou parentes até o 2º (segundo) grau.</w:t>
      </w:r>
    </w:p>
    <w:p w14:paraId="3B1B1C72" w14:textId="77777777" w:rsidR="00DE4FCA" w:rsidRPr="00533952" w:rsidRDefault="00DE4FCA" w:rsidP="00B14690">
      <w:pPr>
        <w:spacing w:after="0" w:line="320" w:lineRule="exact"/>
        <w:rPr>
          <w:rFonts w:ascii="Tahoma" w:hAnsi="Tahoma" w:cs="Tahoma"/>
          <w:sz w:val="22"/>
          <w:szCs w:val="22"/>
        </w:rPr>
      </w:pPr>
    </w:p>
    <w:p w14:paraId="1A1F042E" w14:textId="77777777" w:rsidR="00DE4FCA"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9.4.2. </w:t>
      </w:r>
      <w:r w:rsidR="00B9793A">
        <w:rPr>
          <w:rFonts w:ascii="Tahoma" w:hAnsi="Tahoma" w:cs="Tahoma"/>
          <w:sz w:val="22"/>
          <w:szCs w:val="22"/>
        </w:rPr>
        <w:tab/>
      </w:r>
      <w:r w:rsidRPr="00533952">
        <w:rPr>
          <w:rFonts w:ascii="Tahoma" w:hAnsi="Tahoma" w:cs="Tahoma"/>
          <w:sz w:val="22"/>
          <w:szCs w:val="22"/>
        </w:rPr>
        <w:t xml:space="preserve">Sem prejuízo dos quóruns específicos estabelecidos nesta Escritura de Emissão e na legislação aplicável, as deliberações das Assembleias Gerais de Debenturistas dependerão da aprovação de Debenturistas titulares de, no mínimo, 75% (setenta e cinco por cento) das Debêntures em Circulação, exceto quando de outra forma prevista nesta Escritura de Emissão. </w:t>
      </w:r>
    </w:p>
    <w:p w14:paraId="32F0061E" w14:textId="77777777" w:rsidR="00DE4FCA" w:rsidRPr="00533952" w:rsidRDefault="00DE4FCA" w:rsidP="00B14690">
      <w:pPr>
        <w:tabs>
          <w:tab w:val="left" w:pos="851"/>
        </w:tabs>
        <w:spacing w:after="0" w:line="320" w:lineRule="exact"/>
        <w:rPr>
          <w:rFonts w:ascii="Tahoma" w:hAnsi="Tahoma" w:cs="Tahoma"/>
          <w:sz w:val="22"/>
          <w:szCs w:val="22"/>
        </w:rPr>
      </w:pPr>
    </w:p>
    <w:p w14:paraId="3D278996" w14:textId="77777777" w:rsidR="00E02ECF" w:rsidRPr="00533952" w:rsidRDefault="00DE4FCA"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9.4.3. </w:t>
      </w:r>
      <w:r w:rsidR="00B9793A">
        <w:rPr>
          <w:rFonts w:ascii="Tahoma" w:hAnsi="Tahoma" w:cs="Tahoma"/>
          <w:sz w:val="22"/>
          <w:szCs w:val="22"/>
        </w:rPr>
        <w:tab/>
      </w:r>
      <w:r w:rsidRPr="00533952">
        <w:rPr>
          <w:rFonts w:ascii="Tahoma" w:hAnsi="Tahoma" w:cs="Tahoma"/>
          <w:sz w:val="22"/>
          <w:szCs w:val="22"/>
        </w:rPr>
        <w:t xml:space="preserve">As hipóteses de alteração </w:t>
      </w:r>
      <w:r w:rsidRPr="00B9793A">
        <w:rPr>
          <w:rFonts w:ascii="Tahoma" w:hAnsi="Tahoma" w:cs="Tahoma"/>
          <w:b/>
          <w:sz w:val="22"/>
          <w:szCs w:val="22"/>
        </w:rPr>
        <w:t>(i)</w:t>
      </w:r>
      <w:r w:rsidRPr="00533952">
        <w:rPr>
          <w:rFonts w:ascii="Tahoma" w:hAnsi="Tahoma" w:cs="Tahoma"/>
          <w:sz w:val="22"/>
          <w:szCs w:val="22"/>
        </w:rPr>
        <w:t xml:space="preserve"> </w:t>
      </w:r>
      <w:r w:rsidR="00A87336" w:rsidRPr="00533952">
        <w:rPr>
          <w:rFonts w:ascii="Tahoma" w:hAnsi="Tahoma" w:cs="Tahoma"/>
          <w:sz w:val="22"/>
          <w:szCs w:val="22"/>
        </w:rPr>
        <w:t>dos qu</w:t>
      </w:r>
      <w:r w:rsidR="009A4490" w:rsidRPr="00533952">
        <w:rPr>
          <w:rFonts w:ascii="Tahoma" w:hAnsi="Tahoma" w:cs="Tahoma"/>
          <w:sz w:val="22"/>
          <w:szCs w:val="22"/>
        </w:rPr>
        <w:t>ó</w:t>
      </w:r>
      <w:r w:rsidR="00A87336" w:rsidRPr="00533952">
        <w:rPr>
          <w:rFonts w:ascii="Tahoma" w:hAnsi="Tahoma" w:cs="Tahoma"/>
          <w:sz w:val="22"/>
          <w:szCs w:val="22"/>
        </w:rPr>
        <w:t>runs e disposições previstos nesta cláusula</w:t>
      </w:r>
      <w:r w:rsidR="000B7494" w:rsidRPr="00533952">
        <w:rPr>
          <w:rFonts w:ascii="Tahoma" w:hAnsi="Tahoma" w:cs="Tahoma"/>
          <w:sz w:val="22"/>
          <w:szCs w:val="22"/>
        </w:rPr>
        <w:t xml:space="preserve"> e nesta Escritura de Emissão</w:t>
      </w:r>
      <w:r w:rsidR="00A87336" w:rsidRPr="00533952">
        <w:rPr>
          <w:rFonts w:ascii="Tahoma" w:hAnsi="Tahoma" w:cs="Tahoma"/>
          <w:sz w:val="22"/>
          <w:szCs w:val="22"/>
        </w:rPr>
        <w:t xml:space="preserve">, </w:t>
      </w:r>
      <w:r w:rsidR="00A87336" w:rsidRPr="00B9793A">
        <w:rPr>
          <w:rFonts w:ascii="Tahoma" w:hAnsi="Tahoma" w:cs="Tahoma"/>
          <w:b/>
          <w:sz w:val="22"/>
          <w:szCs w:val="22"/>
        </w:rPr>
        <w:t>(</w:t>
      </w:r>
      <w:proofErr w:type="spellStart"/>
      <w:r w:rsidR="00A87336" w:rsidRPr="00B9793A">
        <w:rPr>
          <w:rFonts w:ascii="Tahoma" w:hAnsi="Tahoma" w:cs="Tahoma"/>
          <w:b/>
          <w:sz w:val="22"/>
          <w:szCs w:val="22"/>
        </w:rPr>
        <w:t>ii</w:t>
      </w:r>
      <w:proofErr w:type="spellEnd"/>
      <w:r w:rsidR="00A87336" w:rsidRPr="00B9793A">
        <w:rPr>
          <w:rFonts w:ascii="Tahoma" w:hAnsi="Tahoma" w:cs="Tahoma"/>
          <w:b/>
          <w:sz w:val="22"/>
          <w:szCs w:val="22"/>
        </w:rPr>
        <w:t>)</w:t>
      </w:r>
      <w:r w:rsidR="00A87336" w:rsidRPr="00533952">
        <w:rPr>
          <w:rFonts w:ascii="Tahoma" w:hAnsi="Tahoma" w:cs="Tahoma"/>
          <w:sz w:val="22"/>
          <w:szCs w:val="22"/>
        </w:rPr>
        <w:t xml:space="preserve"> </w:t>
      </w:r>
      <w:r w:rsidRPr="00533952">
        <w:rPr>
          <w:rFonts w:ascii="Tahoma" w:hAnsi="Tahoma" w:cs="Tahoma"/>
          <w:sz w:val="22"/>
          <w:szCs w:val="22"/>
        </w:rPr>
        <w:t xml:space="preserve">da Remuneração, </w:t>
      </w:r>
      <w:r w:rsidRPr="00B9793A">
        <w:rPr>
          <w:rFonts w:ascii="Tahoma" w:hAnsi="Tahoma" w:cs="Tahoma"/>
          <w:b/>
          <w:sz w:val="22"/>
          <w:szCs w:val="22"/>
        </w:rPr>
        <w:t>(</w:t>
      </w:r>
      <w:proofErr w:type="spellStart"/>
      <w:r w:rsidRPr="00B9793A">
        <w:rPr>
          <w:rFonts w:ascii="Tahoma" w:hAnsi="Tahoma" w:cs="Tahoma"/>
          <w:b/>
          <w:sz w:val="22"/>
          <w:szCs w:val="22"/>
        </w:rPr>
        <w:t>ii</w:t>
      </w:r>
      <w:r w:rsidR="00AE5E40" w:rsidRPr="00B9793A">
        <w:rPr>
          <w:rFonts w:ascii="Tahoma" w:hAnsi="Tahoma" w:cs="Tahoma"/>
          <w:b/>
          <w:sz w:val="22"/>
          <w:szCs w:val="22"/>
        </w:rPr>
        <w:t>i</w:t>
      </w:r>
      <w:proofErr w:type="spellEnd"/>
      <w:r w:rsidRPr="00B9793A">
        <w:rPr>
          <w:rFonts w:ascii="Tahoma" w:hAnsi="Tahoma" w:cs="Tahoma"/>
          <w:b/>
          <w:sz w:val="22"/>
          <w:szCs w:val="22"/>
        </w:rPr>
        <w:t>)</w:t>
      </w:r>
      <w:r w:rsidRPr="00533952">
        <w:rPr>
          <w:rFonts w:ascii="Tahoma" w:hAnsi="Tahoma" w:cs="Tahoma"/>
          <w:sz w:val="22"/>
          <w:szCs w:val="22"/>
        </w:rPr>
        <w:t xml:space="preserve"> das Datas d</w:t>
      </w:r>
      <w:r w:rsidR="00AE5E40" w:rsidRPr="00533952">
        <w:rPr>
          <w:rFonts w:ascii="Tahoma" w:hAnsi="Tahoma" w:cs="Tahoma"/>
          <w:sz w:val="22"/>
          <w:szCs w:val="22"/>
        </w:rPr>
        <w:t xml:space="preserve">e Pagamento da Remuneração, </w:t>
      </w:r>
      <w:r w:rsidR="00AE5E40" w:rsidRPr="00B9793A">
        <w:rPr>
          <w:rFonts w:ascii="Tahoma" w:hAnsi="Tahoma" w:cs="Tahoma"/>
          <w:b/>
          <w:sz w:val="22"/>
          <w:szCs w:val="22"/>
        </w:rPr>
        <w:t>(</w:t>
      </w:r>
      <w:proofErr w:type="spellStart"/>
      <w:r w:rsidR="00AE5E40" w:rsidRPr="00B9793A">
        <w:rPr>
          <w:rFonts w:ascii="Tahoma" w:hAnsi="Tahoma" w:cs="Tahoma"/>
          <w:b/>
          <w:sz w:val="22"/>
          <w:szCs w:val="22"/>
        </w:rPr>
        <w:t>iv</w:t>
      </w:r>
      <w:proofErr w:type="spellEnd"/>
      <w:r w:rsidRPr="00B9793A">
        <w:rPr>
          <w:rFonts w:ascii="Tahoma" w:hAnsi="Tahoma" w:cs="Tahoma"/>
          <w:b/>
          <w:sz w:val="22"/>
          <w:szCs w:val="22"/>
        </w:rPr>
        <w:t>)</w:t>
      </w:r>
      <w:r w:rsidRPr="00533952">
        <w:rPr>
          <w:rFonts w:ascii="Tahoma" w:hAnsi="Tahoma" w:cs="Tahoma"/>
          <w:sz w:val="22"/>
          <w:szCs w:val="22"/>
        </w:rPr>
        <w:t xml:space="preserve"> da Data de Vencimento</w:t>
      </w:r>
      <w:r w:rsidR="00AE5E40" w:rsidRPr="00533952">
        <w:rPr>
          <w:rFonts w:ascii="Tahoma" w:hAnsi="Tahoma" w:cs="Tahoma"/>
          <w:sz w:val="22"/>
          <w:szCs w:val="22"/>
        </w:rPr>
        <w:t xml:space="preserve">, </w:t>
      </w:r>
      <w:r w:rsidR="00AE5E40" w:rsidRPr="00B9793A">
        <w:rPr>
          <w:rFonts w:ascii="Tahoma" w:hAnsi="Tahoma" w:cs="Tahoma"/>
          <w:b/>
          <w:sz w:val="22"/>
          <w:szCs w:val="22"/>
        </w:rPr>
        <w:t>(</w:t>
      </w:r>
      <w:r w:rsidRPr="00B9793A">
        <w:rPr>
          <w:rFonts w:ascii="Tahoma" w:hAnsi="Tahoma" w:cs="Tahoma"/>
          <w:b/>
          <w:sz w:val="22"/>
          <w:szCs w:val="22"/>
        </w:rPr>
        <w:t>v)</w:t>
      </w:r>
      <w:r w:rsidRPr="00533952">
        <w:rPr>
          <w:rFonts w:ascii="Tahoma" w:hAnsi="Tahoma" w:cs="Tahoma"/>
          <w:sz w:val="22"/>
          <w:szCs w:val="22"/>
        </w:rPr>
        <w:t xml:space="preserve"> dos valores, montantes e datas de amortização do principal das Debêntures; </w:t>
      </w:r>
      <w:r w:rsidRPr="00B9793A">
        <w:rPr>
          <w:rFonts w:ascii="Tahoma" w:hAnsi="Tahoma" w:cs="Tahoma"/>
          <w:b/>
          <w:sz w:val="22"/>
          <w:szCs w:val="22"/>
        </w:rPr>
        <w:t>(v</w:t>
      </w:r>
      <w:r w:rsidR="00AE5E40" w:rsidRPr="00B9793A">
        <w:rPr>
          <w:rFonts w:ascii="Tahoma" w:hAnsi="Tahoma" w:cs="Tahoma"/>
          <w:b/>
          <w:sz w:val="22"/>
          <w:szCs w:val="22"/>
        </w:rPr>
        <w:t>i</w:t>
      </w:r>
      <w:r w:rsidRPr="00B9793A">
        <w:rPr>
          <w:rFonts w:ascii="Tahoma" w:hAnsi="Tahoma" w:cs="Tahoma"/>
          <w:b/>
          <w:sz w:val="22"/>
          <w:szCs w:val="22"/>
        </w:rPr>
        <w:t>)</w:t>
      </w:r>
      <w:r w:rsidRPr="00533952">
        <w:rPr>
          <w:rFonts w:ascii="Tahoma" w:hAnsi="Tahoma" w:cs="Tahoma"/>
          <w:sz w:val="22"/>
          <w:szCs w:val="22"/>
        </w:rPr>
        <w:t xml:space="preserve"> d</w:t>
      </w:r>
      <w:r w:rsidR="00B9793A">
        <w:rPr>
          <w:rFonts w:ascii="Tahoma" w:hAnsi="Tahoma" w:cs="Tahoma"/>
          <w:sz w:val="22"/>
          <w:szCs w:val="22"/>
        </w:rPr>
        <w:t>o</w:t>
      </w:r>
      <w:r w:rsidR="002F37FA" w:rsidRPr="00533952">
        <w:rPr>
          <w:rFonts w:ascii="Tahoma" w:hAnsi="Tahoma" w:cs="Tahoma"/>
          <w:sz w:val="22"/>
          <w:szCs w:val="22"/>
        </w:rPr>
        <w:t xml:space="preserve"> </w:t>
      </w:r>
      <w:r w:rsidRPr="00533952">
        <w:rPr>
          <w:rFonts w:ascii="Tahoma" w:hAnsi="Tahoma" w:cs="Tahoma"/>
          <w:sz w:val="22"/>
          <w:szCs w:val="22"/>
        </w:rPr>
        <w:t xml:space="preserve">Resgate Antecipado </w:t>
      </w:r>
      <w:r w:rsidR="00B9793A">
        <w:rPr>
          <w:rFonts w:ascii="Tahoma" w:hAnsi="Tahoma" w:cs="Tahoma"/>
          <w:sz w:val="22"/>
          <w:szCs w:val="22"/>
        </w:rPr>
        <w:t>Facultativo, Amortização Extraordinária Obrigatória ou Resgate Antecipado Obrigatório</w:t>
      </w:r>
      <w:r w:rsidRPr="00533952">
        <w:rPr>
          <w:rFonts w:ascii="Tahoma" w:hAnsi="Tahoma" w:cs="Tahoma"/>
          <w:sz w:val="22"/>
          <w:szCs w:val="22"/>
        </w:rPr>
        <w:t xml:space="preserve">; </w:t>
      </w:r>
      <w:r w:rsidRPr="00B9793A">
        <w:rPr>
          <w:rFonts w:ascii="Tahoma" w:hAnsi="Tahoma" w:cs="Tahoma"/>
          <w:b/>
          <w:sz w:val="22"/>
          <w:szCs w:val="22"/>
        </w:rPr>
        <w:t>(</w:t>
      </w:r>
      <w:proofErr w:type="spellStart"/>
      <w:r w:rsidRPr="00B9793A">
        <w:rPr>
          <w:rFonts w:ascii="Tahoma" w:hAnsi="Tahoma" w:cs="Tahoma"/>
          <w:b/>
          <w:sz w:val="22"/>
          <w:szCs w:val="22"/>
        </w:rPr>
        <w:t>vii</w:t>
      </w:r>
      <w:proofErr w:type="spellEnd"/>
      <w:r w:rsidRPr="00B9793A">
        <w:rPr>
          <w:rFonts w:ascii="Tahoma" w:hAnsi="Tahoma" w:cs="Tahoma"/>
          <w:b/>
          <w:sz w:val="22"/>
          <w:szCs w:val="22"/>
        </w:rPr>
        <w:t>)</w:t>
      </w:r>
      <w:r w:rsidRPr="00533952">
        <w:rPr>
          <w:rFonts w:ascii="Tahoma" w:hAnsi="Tahoma" w:cs="Tahoma"/>
          <w:sz w:val="22"/>
          <w:szCs w:val="22"/>
        </w:rPr>
        <w:t xml:space="preserve"> dos Eventos de Inadimplemento</w:t>
      </w:r>
      <w:r w:rsidR="00B9793A">
        <w:rPr>
          <w:rFonts w:ascii="Tahoma" w:hAnsi="Tahoma" w:cs="Tahoma"/>
          <w:sz w:val="22"/>
          <w:szCs w:val="22"/>
        </w:rPr>
        <w:t>;</w:t>
      </w:r>
      <w:r w:rsidRPr="00533952">
        <w:rPr>
          <w:rFonts w:ascii="Tahoma" w:hAnsi="Tahoma" w:cs="Tahoma"/>
          <w:sz w:val="22"/>
          <w:szCs w:val="22"/>
        </w:rPr>
        <w:t xml:space="preserve"> e/ou </w:t>
      </w:r>
      <w:r w:rsidRPr="00B9793A">
        <w:rPr>
          <w:rFonts w:ascii="Tahoma" w:hAnsi="Tahoma" w:cs="Tahoma"/>
          <w:b/>
          <w:sz w:val="22"/>
          <w:szCs w:val="22"/>
        </w:rPr>
        <w:t>(</w:t>
      </w:r>
      <w:proofErr w:type="spellStart"/>
      <w:r w:rsidR="003F5794" w:rsidRPr="00B9793A">
        <w:rPr>
          <w:rFonts w:ascii="Tahoma" w:hAnsi="Tahoma" w:cs="Tahoma"/>
          <w:b/>
          <w:sz w:val="22"/>
          <w:szCs w:val="22"/>
        </w:rPr>
        <w:t>viii</w:t>
      </w:r>
      <w:proofErr w:type="spellEnd"/>
      <w:r w:rsidRPr="00B9793A">
        <w:rPr>
          <w:rFonts w:ascii="Tahoma" w:hAnsi="Tahoma" w:cs="Tahoma"/>
          <w:b/>
          <w:sz w:val="22"/>
          <w:szCs w:val="22"/>
        </w:rPr>
        <w:t>)</w:t>
      </w:r>
      <w:r w:rsidRPr="00533952">
        <w:rPr>
          <w:rFonts w:ascii="Tahoma" w:hAnsi="Tahoma" w:cs="Tahoma"/>
          <w:sz w:val="22"/>
          <w:szCs w:val="22"/>
        </w:rPr>
        <w:t xml:space="preserve"> modificação da</w:t>
      </w:r>
      <w:r w:rsidR="00A87336" w:rsidRPr="00533952">
        <w:rPr>
          <w:rFonts w:ascii="Tahoma" w:hAnsi="Tahoma" w:cs="Tahoma"/>
          <w:sz w:val="22"/>
          <w:szCs w:val="22"/>
        </w:rPr>
        <w:t>s</w:t>
      </w:r>
      <w:r w:rsidRPr="00533952">
        <w:rPr>
          <w:rFonts w:ascii="Tahoma" w:hAnsi="Tahoma" w:cs="Tahoma"/>
          <w:sz w:val="22"/>
          <w:szCs w:val="22"/>
        </w:rPr>
        <w:t xml:space="preserve"> Garantia</w:t>
      </w:r>
      <w:r w:rsidR="00A87336" w:rsidRPr="00533952">
        <w:rPr>
          <w:rFonts w:ascii="Tahoma" w:hAnsi="Tahoma" w:cs="Tahoma"/>
          <w:sz w:val="22"/>
          <w:szCs w:val="22"/>
        </w:rPr>
        <w:t>s</w:t>
      </w:r>
      <w:r w:rsidRPr="00533952">
        <w:rPr>
          <w:rFonts w:ascii="Tahoma" w:hAnsi="Tahoma" w:cs="Tahoma"/>
          <w:sz w:val="22"/>
          <w:szCs w:val="22"/>
        </w:rPr>
        <w:t xml:space="preserve"> dependerão da</w:t>
      </w:r>
      <w:r w:rsidR="00E02ECF" w:rsidRPr="00533952">
        <w:rPr>
          <w:rFonts w:ascii="Tahoma" w:hAnsi="Tahoma" w:cs="Tahoma"/>
          <w:sz w:val="22"/>
          <w:szCs w:val="22"/>
        </w:rPr>
        <w:t xml:space="preserve"> aprovação de Debenturistas que representem, no mínimo, </w:t>
      </w:r>
      <w:r w:rsidR="002B3455" w:rsidRPr="00533952">
        <w:rPr>
          <w:rFonts w:ascii="Tahoma" w:hAnsi="Tahoma" w:cs="Tahoma"/>
          <w:sz w:val="22"/>
          <w:szCs w:val="22"/>
        </w:rPr>
        <w:t>90</w:t>
      </w:r>
      <w:r w:rsidR="00E02ECF" w:rsidRPr="00533952">
        <w:rPr>
          <w:rFonts w:ascii="Tahoma" w:hAnsi="Tahoma" w:cs="Tahoma"/>
          <w:sz w:val="22"/>
          <w:szCs w:val="22"/>
        </w:rPr>
        <w:t>% (</w:t>
      </w:r>
      <w:r w:rsidR="002B3455" w:rsidRPr="00533952">
        <w:rPr>
          <w:rFonts w:ascii="Tahoma" w:hAnsi="Tahoma" w:cs="Tahoma"/>
          <w:sz w:val="22"/>
          <w:szCs w:val="22"/>
        </w:rPr>
        <w:t>noventa</w:t>
      </w:r>
      <w:r w:rsidR="002F37FA" w:rsidRPr="00533952">
        <w:rPr>
          <w:rFonts w:ascii="Tahoma" w:hAnsi="Tahoma" w:cs="Tahoma"/>
          <w:sz w:val="22"/>
          <w:szCs w:val="22"/>
        </w:rPr>
        <w:t xml:space="preserve"> </w:t>
      </w:r>
      <w:r w:rsidR="00E02ECF" w:rsidRPr="00533952">
        <w:rPr>
          <w:rFonts w:ascii="Tahoma" w:hAnsi="Tahoma" w:cs="Tahoma"/>
          <w:sz w:val="22"/>
          <w:szCs w:val="22"/>
        </w:rPr>
        <w:t>por cento) das Debêntures em Circulação</w:t>
      </w:r>
      <w:r w:rsidR="00404BC7" w:rsidRPr="00533952">
        <w:rPr>
          <w:rFonts w:ascii="Tahoma" w:hAnsi="Tahoma" w:cs="Tahoma"/>
          <w:sz w:val="22"/>
          <w:szCs w:val="22"/>
        </w:rPr>
        <w:t>, observando que tais hipóteses de alterações poderão ser propostas exclusivamente pela Emissora</w:t>
      </w:r>
      <w:r w:rsidR="00E02ECF" w:rsidRPr="00533952">
        <w:rPr>
          <w:rFonts w:ascii="Tahoma" w:hAnsi="Tahoma" w:cs="Tahoma"/>
          <w:sz w:val="22"/>
          <w:szCs w:val="22"/>
        </w:rPr>
        <w:t xml:space="preserve">. </w:t>
      </w:r>
    </w:p>
    <w:p w14:paraId="30D60D6B" w14:textId="77777777" w:rsidR="00C96B9B" w:rsidRPr="00533952" w:rsidRDefault="00C96B9B" w:rsidP="00B14690">
      <w:pPr>
        <w:tabs>
          <w:tab w:val="left" w:pos="851"/>
        </w:tabs>
        <w:spacing w:after="0" w:line="320" w:lineRule="exact"/>
        <w:rPr>
          <w:rFonts w:ascii="Tahoma" w:hAnsi="Tahoma" w:cs="Tahoma"/>
          <w:sz w:val="22"/>
          <w:szCs w:val="22"/>
        </w:rPr>
      </w:pPr>
    </w:p>
    <w:p w14:paraId="1ECD981E" w14:textId="77777777" w:rsidR="00E02ECF" w:rsidRPr="00533952" w:rsidRDefault="00E02EC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9.4.4. </w:t>
      </w:r>
      <w:r w:rsidR="00B9793A">
        <w:rPr>
          <w:rFonts w:ascii="Tahoma" w:hAnsi="Tahoma" w:cs="Tahoma"/>
          <w:sz w:val="22"/>
          <w:szCs w:val="22"/>
        </w:rPr>
        <w:tab/>
      </w:r>
      <w:r w:rsidRPr="00533952">
        <w:rPr>
          <w:rFonts w:ascii="Tahoma" w:hAnsi="Tahoma" w:cs="Tahoma"/>
          <w:sz w:val="22"/>
          <w:szCs w:val="22"/>
        </w:rPr>
        <w:t xml:space="preserve">Será </w:t>
      </w:r>
      <w:r w:rsidR="002F37FA" w:rsidRPr="00533952">
        <w:rPr>
          <w:rFonts w:ascii="Tahoma" w:hAnsi="Tahoma" w:cs="Tahoma"/>
          <w:sz w:val="22"/>
          <w:szCs w:val="22"/>
        </w:rPr>
        <w:t xml:space="preserve">obrigatória </w:t>
      </w:r>
      <w:r w:rsidRPr="00533952">
        <w:rPr>
          <w:rFonts w:ascii="Tahoma" w:hAnsi="Tahoma" w:cs="Tahoma"/>
          <w:sz w:val="22"/>
          <w:szCs w:val="22"/>
        </w:rPr>
        <w:t>a presença d</w:t>
      </w:r>
      <w:r w:rsidR="002F37FA" w:rsidRPr="00533952">
        <w:rPr>
          <w:rFonts w:ascii="Tahoma" w:hAnsi="Tahoma" w:cs="Tahoma"/>
          <w:sz w:val="22"/>
          <w:szCs w:val="22"/>
        </w:rPr>
        <w:t>e</w:t>
      </w:r>
      <w:r w:rsidRPr="00533952">
        <w:rPr>
          <w:rFonts w:ascii="Tahoma" w:hAnsi="Tahoma" w:cs="Tahoma"/>
          <w:sz w:val="22"/>
          <w:szCs w:val="22"/>
        </w:rPr>
        <w:t xml:space="preserve"> representante</w:t>
      </w:r>
      <w:r w:rsidR="002F37FA" w:rsidRPr="00533952">
        <w:rPr>
          <w:rFonts w:ascii="Tahoma" w:hAnsi="Tahoma" w:cs="Tahoma"/>
          <w:sz w:val="22"/>
          <w:szCs w:val="22"/>
        </w:rPr>
        <w:t>(</w:t>
      </w:r>
      <w:r w:rsidRPr="00533952">
        <w:rPr>
          <w:rFonts w:ascii="Tahoma" w:hAnsi="Tahoma" w:cs="Tahoma"/>
          <w:sz w:val="22"/>
          <w:szCs w:val="22"/>
        </w:rPr>
        <w:t>s</w:t>
      </w:r>
      <w:r w:rsidR="002F37FA" w:rsidRPr="00533952">
        <w:rPr>
          <w:rFonts w:ascii="Tahoma" w:hAnsi="Tahoma" w:cs="Tahoma"/>
          <w:sz w:val="22"/>
          <w:szCs w:val="22"/>
        </w:rPr>
        <w:t>)</w:t>
      </w:r>
      <w:r w:rsidRPr="00533952">
        <w:rPr>
          <w:rFonts w:ascii="Tahoma" w:hAnsi="Tahoma" w:cs="Tahoma"/>
          <w:sz w:val="22"/>
          <w:szCs w:val="22"/>
        </w:rPr>
        <w:t xml:space="preserve"> lega</w:t>
      </w:r>
      <w:r w:rsidR="002F37FA" w:rsidRPr="00533952">
        <w:rPr>
          <w:rFonts w:ascii="Tahoma" w:hAnsi="Tahoma" w:cs="Tahoma"/>
          <w:sz w:val="22"/>
          <w:szCs w:val="22"/>
        </w:rPr>
        <w:t>l(</w:t>
      </w:r>
      <w:proofErr w:type="spellStart"/>
      <w:r w:rsidRPr="00533952">
        <w:rPr>
          <w:rFonts w:ascii="Tahoma" w:hAnsi="Tahoma" w:cs="Tahoma"/>
          <w:sz w:val="22"/>
          <w:szCs w:val="22"/>
        </w:rPr>
        <w:t>is</w:t>
      </w:r>
      <w:proofErr w:type="spellEnd"/>
      <w:r w:rsidR="002F37FA" w:rsidRPr="00533952">
        <w:rPr>
          <w:rFonts w:ascii="Tahoma" w:hAnsi="Tahoma" w:cs="Tahoma"/>
          <w:sz w:val="22"/>
          <w:szCs w:val="22"/>
        </w:rPr>
        <w:t>)</w:t>
      </w:r>
      <w:r w:rsidRPr="00533952">
        <w:rPr>
          <w:rFonts w:ascii="Tahoma" w:hAnsi="Tahoma" w:cs="Tahoma"/>
          <w:sz w:val="22"/>
          <w:szCs w:val="22"/>
        </w:rPr>
        <w:t xml:space="preserve"> da Emissora nas Assembleias Gerais de Debenturistas</w:t>
      </w:r>
      <w:r w:rsidR="002F37FA" w:rsidRPr="00533952">
        <w:rPr>
          <w:rFonts w:ascii="Tahoma" w:hAnsi="Tahoma" w:cs="Tahoma"/>
          <w:sz w:val="22"/>
          <w:szCs w:val="22"/>
        </w:rPr>
        <w:t xml:space="preserve"> convocadas pela Emissora. Nas Assembleias Gerais de Debenturistas convocadas pelos Debenturistas ou pelo Agente Fiduciário, a presença de representante(s) legal(</w:t>
      </w:r>
      <w:proofErr w:type="spellStart"/>
      <w:r w:rsidR="002F37FA" w:rsidRPr="00533952">
        <w:rPr>
          <w:rFonts w:ascii="Tahoma" w:hAnsi="Tahoma" w:cs="Tahoma"/>
          <w:sz w:val="22"/>
          <w:szCs w:val="22"/>
        </w:rPr>
        <w:t>is</w:t>
      </w:r>
      <w:proofErr w:type="spellEnd"/>
      <w:r w:rsidR="002F37FA" w:rsidRPr="00533952">
        <w:rPr>
          <w:rFonts w:ascii="Tahoma" w:hAnsi="Tahoma" w:cs="Tahoma"/>
          <w:sz w:val="22"/>
          <w:szCs w:val="22"/>
        </w:rPr>
        <w:t>) da Emissora será facultativa, a não ser quando ela seja solicitada pelos Debenturistas ou pelo Agente Fiduciário, conforme o caso, hipótese em que será obrigatória</w:t>
      </w:r>
      <w:r w:rsidRPr="00533952">
        <w:rPr>
          <w:rFonts w:ascii="Tahoma" w:hAnsi="Tahoma" w:cs="Tahoma"/>
          <w:sz w:val="22"/>
          <w:szCs w:val="22"/>
        </w:rPr>
        <w:t>.</w:t>
      </w:r>
    </w:p>
    <w:p w14:paraId="50516CFF" w14:textId="77777777" w:rsidR="00E02ECF" w:rsidRPr="00533952" w:rsidRDefault="00E02ECF" w:rsidP="00B14690">
      <w:pPr>
        <w:tabs>
          <w:tab w:val="left" w:pos="851"/>
        </w:tabs>
        <w:spacing w:after="0" w:line="320" w:lineRule="exact"/>
        <w:rPr>
          <w:rFonts w:ascii="Tahoma" w:hAnsi="Tahoma" w:cs="Tahoma"/>
          <w:sz w:val="22"/>
          <w:szCs w:val="22"/>
        </w:rPr>
      </w:pPr>
    </w:p>
    <w:p w14:paraId="5ECF5205" w14:textId="77777777" w:rsidR="00E02ECF" w:rsidRPr="00533952" w:rsidRDefault="00E02EC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9.4.5. </w:t>
      </w:r>
      <w:r w:rsidR="00B9793A">
        <w:rPr>
          <w:rFonts w:ascii="Tahoma" w:hAnsi="Tahoma" w:cs="Tahoma"/>
          <w:sz w:val="22"/>
          <w:szCs w:val="22"/>
        </w:rPr>
        <w:tab/>
      </w:r>
      <w:r w:rsidRPr="00533952">
        <w:rPr>
          <w:rFonts w:ascii="Tahoma" w:hAnsi="Tahoma" w:cs="Tahoma"/>
          <w:sz w:val="22"/>
          <w:szCs w:val="22"/>
        </w:rPr>
        <w:t>O Agente Fiduciário deverá comparecer às Assembleias Gerais de Debenturistas e prestar aos Debenturistas as informações que lhe forem solicitadas.</w:t>
      </w:r>
    </w:p>
    <w:p w14:paraId="528A6C6C" w14:textId="77777777" w:rsidR="00E02ECF" w:rsidRPr="00533952" w:rsidRDefault="00E02ECF" w:rsidP="00B14690">
      <w:pPr>
        <w:tabs>
          <w:tab w:val="left" w:pos="851"/>
        </w:tabs>
        <w:spacing w:after="0" w:line="320" w:lineRule="exact"/>
        <w:rPr>
          <w:rFonts w:ascii="Tahoma" w:hAnsi="Tahoma" w:cs="Tahoma"/>
          <w:sz w:val="22"/>
          <w:szCs w:val="22"/>
        </w:rPr>
      </w:pPr>
    </w:p>
    <w:p w14:paraId="236E4693" w14:textId="77777777" w:rsidR="001B2F82" w:rsidRPr="00533952" w:rsidRDefault="00E02EC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9.4.6. </w:t>
      </w:r>
      <w:r w:rsidR="00B9793A">
        <w:rPr>
          <w:rFonts w:ascii="Tahoma" w:hAnsi="Tahoma" w:cs="Tahoma"/>
          <w:sz w:val="22"/>
          <w:szCs w:val="22"/>
        </w:rPr>
        <w:tab/>
      </w:r>
      <w:r w:rsidRPr="00533952">
        <w:rPr>
          <w:rFonts w:ascii="Tahoma" w:hAnsi="Tahoma" w:cs="Tahoma"/>
          <w:sz w:val="22"/>
          <w:szCs w:val="22"/>
        </w:rPr>
        <w:t>As deliberações tomadas pelos Debenturistas, em Assembleias Gerais de Debenturistas, no âmbito de sua competência legal, observados os quóruns nesta Escritura de Emissão, vincularão a Emissora e obrigarão todos os titulares de Debêntures em Circulação, independentemente de terem comparecido à Assembleia Geral de Debenturistas ou do voto proferido nas respectivas Assembleias Gerais de Debenturistas.</w:t>
      </w:r>
      <w:bookmarkEnd w:id="64"/>
    </w:p>
    <w:p w14:paraId="589638FD" w14:textId="77777777" w:rsidR="00880FA8" w:rsidRPr="00533952" w:rsidRDefault="00880FA8" w:rsidP="00B14690">
      <w:pPr>
        <w:spacing w:after="0" w:line="320" w:lineRule="exact"/>
        <w:rPr>
          <w:rFonts w:ascii="Tahoma" w:hAnsi="Tahoma" w:cs="Tahoma"/>
          <w:sz w:val="22"/>
          <w:szCs w:val="22"/>
        </w:rPr>
      </w:pPr>
    </w:p>
    <w:p w14:paraId="1615159C" w14:textId="77777777" w:rsidR="00E02ECF" w:rsidRPr="00533952" w:rsidRDefault="00E02ECF" w:rsidP="00B14690">
      <w:pPr>
        <w:keepNext/>
        <w:spacing w:after="0" w:line="320" w:lineRule="exact"/>
        <w:ind w:left="720"/>
        <w:jc w:val="center"/>
        <w:rPr>
          <w:rFonts w:ascii="Tahoma" w:hAnsi="Tahoma" w:cs="Tahoma"/>
          <w:b/>
          <w:sz w:val="22"/>
          <w:szCs w:val="22"/>
        </w:rPr>
      </w:pPr>
      <w:r w:rsidRPr="00533952">
        <w:rPr>
          <w:rFonts w:ascii="Tahoma" w:hAnsi="Tahoma" w:cs="Tahoma"/>
          <w:b/>
          <w:sz w:val="22"/>
          <w:szCs w:val="22"/>
        </w:rPr>
        <w:lastRenderedPageBreak/>
        <w:t xml:space="preserve">CLÁUSULA X </w:t>
      </w:r>
    </w:p>
    <w:p w14:paraId="41EAB107" w14:textId="77777777" w:rsidR="00E02ECF" w:rsidRPr="00533952" w:rsidRDefault="00E02ECF" w:rsidP="00B14690">
      <w:pPr>
        <w:keepNext/>
        <w:spacing w:after="0" w:line="320" w:lineRule="exact"/>
        <w:ind w:left="720"/>
        <w:jc w:val="center"/>
        <w:rPr>
          <w:rFonts w:ascii="Tahoma" w:hAnsi="Tahoma" w:cs="Tahoma"/>
          <w:b/>
          <w:sz w:val="22"/>
          <w:szCs w:val="22"/>
        </w:rPr>
      </w:pPr>
      <w:r w:rsidRPr="00533952">
        <w:rPr>
          <w:rFonts w:ascii="Tahoma" w:hAnsi="Tahoma" w:cs="Tahoma"/>
          <w:b/>
          <w:sz w:val="22"/>
          <w:szCs w:val="22"/>
        </w:rPr>
        <w:t>DECLARAÇ</w:t>
      </w:r>
      <w:r w:rsidR="00F000CD" w:rsidRPr="00533952">
        <w:rPr>
          <w:rFonts w:ascii="Tahoma" w:hAnsi="Tahoma" w:cs="Tahoma"/>
          <w:b/>
          <w:sz w:val="22"/>
          <w:szCs w:val="22"/>
        </w:rPr>
        <w:t>ÕES E GARANTIAS DA EMISSORA E DO</w:t>
      </w:r>
      <w:r w:rsidR="00926FD0" w:rsidRPr="00533952">
        <w:rPr>
          <w:rFonts w:ascii="Tahoma" w:hAnsi="Tahoma" w:cs="Tahoma"/>
          <w:b/>
          <w:sz w:val="22"/>
          <w:szCs w:val="22"/>
        </w:rPr>
        <w:t>S</w:t>
      </w:r>
      <w:r w:rsidR="00F000CD" w:rsidRPr="00533952">
        <w:rPr>
          <w:rFonts w:ascii="Tahoma" w:hAnsi="Tahoma" w:cs="Tahoma"/>
          <w:b/>
          <w:sz w:val="22"/>
          <w:szCs w:val="22"/>
        </w:rPr>
        <w:t xml:space="preserve"> GARANTIDORE</w:t>
      </w:r>
      <w:r w:rsidR="00926FD0" w:rsidRPr="00533952">
        <w:rPr>
          <w:rFonts w:ascii="Tahoma" w:hAnsi="Tahoma" w:cs="Tahoma"/>
          <w:b/>
          <w:sz w:val="22"/>
          <w:szCs w:val="22"/>
        </w:rPr>
        <w:t>S</w:t>
      </w:r>
    </w:p>
    <w:p w14:paraId="63962B96" w14:textId="77777777" w:rsidR="00E02ECF" w:rsidRPr="00533952" w:rsidRDefault="00E02ECF" w:rsidP="00B14690">
      <w:pPr>
        <w:keepNext/>
        <w:spacing w:after="0" w:line="320" w:lineRule="exact"/>
        <w:rPr>
          <w:rFonts w:ascii="Tahoma" w:hAnsi="Tahoma" w:cs="Tahoma"/>
          <w:sz w:val="22"/>
          <w:szCs w:val="22"/>
        </w:rPr>
      </w:pPr>
    </w:p>
    <w:p w14:paraId="131315BA" w14:textId="77777777" w:rsidR="00880FA8" w:rsidRPr="00533952" w:rsidRDefault="00305E6F" w:rsidP="00B14690">
      <w:pPr>
        <w:keepNext/>
        <w:spacing w:after="0" w:line="320" w:lineRule="exact"/>
        <w:rPr>
          <w:rFonts w:ascii="Tahoma" w:hAnsi="Tahoma" w:cs="Tahoma"/>
          <w:sz w:val="22"/>
          <w:szCs w:val="22"/>
        </w:rPr>
      </w:pPr>
      <w:r w:rsidRPr="00533952">
        <w:rPr>
          <w:rFonts w:ascii="Tahoma" w:hAnsi="Tahoma" w:cs="Tahoma"/>
          <w:sz w:val="22"/>
          <w:szCs w:val="22"/>
        </w:rPr>
        <w:t>10.1.</w:t>
      </w:r>
      <w:bookmarkStart w:id="65" w:name="_Ref534176609"/>
      <w:bookmarkStart w:id="66" w:name="_Ref130286814"/>
      <w:r w:rsidR="00A046B4" w:rsidRPr="00533952">
        <w:rPr>
          <w:rFonts w:ascii="Tahoma" w:hAnsi="Tahoma" w:cs="Tahoma"/>
          <w:sz w:val="22"/>
          <w:szCs w:val="22"/>
        </w:rPr>
        <w:t xml:space="preserve"> </w:t>
      </w:r>
      <w:r w:rsidR="00880FA8" w:rsidRPr="00533952">
        <w:rPr>
          <w:rFonts w:ascii="Tahoma" w:hAnsi="Tahoma" w:cs="Tahoma"/>
          <w:sz w:val="22"/>
          <w:szCs w:val="22"/>
        </w:rPr>
        <w:t xml:space="preserve">A </w:t>
      </w:r>
      <w:r w:rsidRPr="00533952">
        <w:rPr>
          <w:rFonts w:ascii="Tahoma" w:hAnsi="Tahoma" w:cs="Tahoma"/>
          <w:sz w:val="22"/>
          <w:szCs w:val="22"/>
        </w:rPr>
        <w:t xml:space="preserve">Emissora </w:t>
      </w:r>
      <w:r w:rsidR="00BB08C4" w:rsidRPr="00533952">
        <w:rPr>
          <w:rFonts w:ascii="Tahoma" w:hAnsi="Tahoma" w:cs="Tahoma"/>
          <w:sz w:val="22"/>
          <w:szCs w:val="22"/>
        </w:rPr>
        <w:t xml:space="preserve">e </w:t>
      </w:r>
      <w:r w:rsidR="004A7725" w:rsidRPr="00533952">
        <w:rPr>
          <w:rFonts w:ascii="Tahoma" w:hAnsi="Tahoma" w:cs="Tahoma"/>
          <w:sz w:val="22"/>
          <w:szCs w:val="22"/>
        </w:rPr>
        <w:t>os Garantidores</w:t>
      </w:r>
      <w:r w:rsidR="0080423B" w:rsidRPr="00533952">
        <w:rPr>
          <w:rFonts w:ascii="Tahoma" w:hAnsi="Tahoma" w:cs="Tahoma"/>
          <w:sz w:val="22"/>
          <w:szCs w:val="22"/>
        </w:rPr>
        <w:t>,</w:t>
      </w:r>
      <w:r w:rsidR="00C12CD0" w:rsidRPr="00533952">
        <w:rPr>
          <w:rFonts w:ascii="Tahoma" w:hAnsi="Tahoma" w:cs="Tahoma"/>
          <w:sz w:val="22"/>
          <w:szCs w:val="22"/>
        </w:rPr>
        <w:t xml:space="preserve"> de forma individual e</w:t>
      </w:r>
      <w:r w:rsidR="0080423B" w:rsidRPr="00533952">
        <w:rPr>
          <w:rFonts w:ascii="Tahoma" w:hAnsi="Tahoma" w:cs="Tahoma"/>
          <w:sz w:val="22"/>
          <w:szCs w:val="22"/>
        </w:rPr>
        <w:t xml:space="preserve"> solidária,</w:t>
      </w:r>
      <w:r w:rsidR="00CE4305" w:rsidRPr="00533952">
        <w:rPr>
          <w:rFonts w:ascii="Tahoma" w:hAnsi="Tahoma" w:cs="Tahoma"/>
          <w:sz w:val="22"/>
          <w:szCs w:val="22"/>
        </w:rPr>
        <w:t xml:space="preserve"> </w:t>
      </w:r>
      <w:r w:rsidR="00880FA8" w:rsidRPr="00533952">
        <w:rPr>
          <w:rFonts w:ascii="Tahoma" w:hAnsi="Tahoma" w:cs="Tahoma"/>
          <w:sz w:val="22"/>
          <w:szCs w:val="22"/>
        </w:rPr>
        <w:t>neste ato</w:t>
      </w:r>
      <w:r w:rsidR="00B45AD6" w:rsidRPr="00533952">
        <w:rPr>
          <w:rFonts w:ascii="Tahoma" w:hAnsi="Tahoma" w:cs="Tahoma"/>
          <w:sz w:val="22"/>
          <w:szCs w:val="22"/>
        </w:rPr>
        <w:t>,</w:t>
      </w:r>
      <w:r w:rsidR="00880FA8" w:rsidRPr="00533952">
        <w:rPr>
          <w:rFonts w:ascii="Tahoma" w:hAnsi="Tahoma" w:cs="Tahoma"/>
          <w:sz w:val="22"/>
          <w:szCs w:val="22"/>
        </w:rPr>
        <w:t xml:space="preserve"> declara</w:t>
      </w:r>
      <w:r w:rsidR="00BB08C4" w:rsidRPr="00533952">
        <w:rPr>
          <w:rFonts w:ascii="Tahoma" w:hAnsi="Tahoma" w:cs="Tahoma"/>
          <w:sz w:val="22"/>
          <w:szCs w:val="22"/>
        </w:rPr>
        <w:t>m</w:t>
      </w:r>
      <w:r w:rsidR="00880FA8" w:rsidRPr="00533952">
        <w:rPr>
          <w:rFonts w:ascii="Tahoma" w:hAnsi="Tahoma" w:cs="Tahoma"/>
          <w:sz w:val="22"/>
          <w:szCs w:val="22"/>
        </w:rPr>
        <w:t xml:space="preserve"> que:</w:t>
      </w:r>
      <w:bookmarkEnd w:id="65"/>
      <w:bookmarkEnd w:id="66"/>
    </w:p>
    <w:p w14:paraId="5E353A30" w14:textId="77777777" w:rsidR="00305E6F" w:rsidRPr="00533952" w:rsidRDefault="00305E6F" w:rsidP="00B14690">
      <w:pPr>
        <w:spacing w:after="0" w:line="320" w:lineRule="exact"/>
        <w:rPr>
          <w:rFonts w:ascii="Tahoma" w:hAnsi="Tahoma" w:cs="Tahoma"/>
          <w:sz w:val="22"/>
          <w:szCs w:val="22"/>
        </w:rPr>
      </w:pPr>
    </w:p>
    <w:p w14:paraId="3B06376D" w14:textId="77777777" w:rsidR="00880FA8" w:rsidRDefault="0080423B"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533952">
        <w:rPr>
          <w:rFonts w:ascii="Tahoma" w:hAnsi="Tahoma" w:cs="Tahoma"/>
          <w:sz w:val="22"/>
          <w:szCs w:val="22"/>
        </w:rPr>
        <w:t xml:space="preserve">a </w:t>
      </w:r>
      <w:r w:rsidR="00EB235F" w:rsidRPr="00533952">
        <w:rPr>
          <w:rFonts w:ascii="Tahoma" w:hAnsi="Tahoma" w:cs="Tahoma"/>
          <w:sz w:val="22"/>
          <w:szCs w:val="22"/>
        </w:rPr>
        <w:t>Emissora</w:t>
      </w:r>
      <w:r w:rsidR="00C828B5" w:rsidRPr="00533952">
        <w:rPr>
          <w:rFonts w:ascii="Tahoma" w:hAnsi="Tahoma" w:cs="Tahoma"/>
          <w:sz w:val="22"/>
          <w:szCs w:val="22"/>
        </w:rPr>
        <w:t xml:space="preserve"> </w:t>
      </w:r>
      <w:r w:rsidR="007944AA" w:rsidRPr="007944AA">
        <w:rPr>
          <w:rFonts w:ascii="Tahoma" w:hAnsi="Tahoma" w:cs="Tahoma"/>
          <w:bCs/>
          <w:sz w:val="22"/>
          <w:szCs w:val="22"/>
        </w:rPr>
        <w:t>é sociedade devidamente constituída, validamente existente e está em situação regular de acordo com a legislação, regulamentação e exigências a ela aplicáveis e possui todos os poderes societários e autoridade necessária, incluindo todas as licenças, certificados, permissões, concessões, autorizações e demais aprovações governamentais necessárias para deter, dispor e operar seus respectivos bens, considerando a sua respectiva fase atual</w:t>
      </w:r>
      <w:r w:rsidR="00880FA8" w:rsidRPr="00533952">
        <w:rPr>
          <w:rFonts w:ascii="Tahoma" w:hAnsi="Tahoma" w:cs="Tahoma"/>
          <w:sz w:val="22"/>
          <w:szCs w:val="22"/>
        </w:rPr>
        <w:t>;</w:t>
      </w:r>
    </w:p>
    <w:p w14:paraId="78893154" w14:textId="77777777" w:rsidR="007944AA" w:rsidRDefault="007944AA" w:rsidP="00B14690">
      <w:pPr>
        <w:spacing w:after="0" w:line="320" w:lineRule="exact"/>
        <w:ind w:left="1276"/>
        <w:rPr>
          <w:rFonts w:ascii="Tahoma" w:hAnsi="Tahoma" w:cs="Tahoma"/>
          <w:sz w:val="22"/>
          <w:szCs w:val="22"/>
        </w:rPr>
      </w:pPr>
    </w:p>
    <w:p w14:paraId="42365076" w14:textId="77777777" w:rsidR="007944AA" w:rsidRDefault="007944AA" w:rsidP="00B14690">
      <w:pPr>
        <w:numPr>
          <w:ilvl w:val="3"/>
          <w:numId w:val="38"/>
        </w:numPr>
        <w:tabs>
          <w:tab w:val="clear" w:pos="2126"/>
          <w:tab w:val="num" w:pos="1276"/>
        </w:tabs>
        <w:spacing w:after="0" w:line="320" w:lineRule="exact"/>
        <w:ind w:left="1276" w:hanging="567"/>
        <w:rPr>
          <w:rFonts w:ascii="Tahoma" w:hAnsi="Tahoma" w:cs="Tahoma"/>
          <w:sz w:val="22"/>
          <w:szCs w:val="22"/>
        </w:rPr>
      </w:pPr>
      <w:r>
        <w:rPr>
          <w:rFonts w:ascii="Tahoma" w:hAnsi="Tahoma" w:cs="Tahoma"/>
          <w:sz w:val="22"/>
          <w:szCs w:val="22"/>
        </w:rPr>
        <w:t xml:space="preserve">o </w:t>
      </w:r>
      <w:r w:rsidR="00765808">
        <w:rPr>
          <w:rFonts w:ascii="Tahoma" w:hAnsi="Tahoma" w:cs="Tahoma"/>
          <w:sz w:val="22"/>
          <w:szCs w:val="22"/>
        </w:rPr>
        <w:t xml:space="preserve">Fundo 831 </w:t>
      </w:r>
      <w:r>
        <w:rPr>
          <w:rFonts w:ascii="Tahoma" w:hAnsi="Tahoma" w:cs="Tahoma"/>
          <w:sz w:val="22"/>
          <w:szCs w:val="22"/>
        </w:rPr>
        <w:t>e o FIP são</w:t>
      </w:r>
      <w:r w:rsidRPr="007944AA">
        <w:rPr>
          <w:rFonts w:ascii="Tahoma" w:hAnsi="Tahoma" w:cs="Tahoma"/>
          <w:sz w:val="22"/>
          <w:szCs w:val="22"/>
        </w:rPr>
        <w:t xml:space="preserve"> fundo</w:t>
      </w:r>
      <w:r>
        <w:rPr>
          <w:rFonts w:ascii="Tahoma" w:hAnsi="Tahoma" w:cs="Tahoma"/>
          <w:sz w:val="22"/>
          <w:szCs w:val="22"/>
        </w:rPr>
        <w:t>s</w:t>
      </w:r>
      <w:r w:rsidRPr="007944AA">
        <w:rPr>
          <w:rFonts w:ascii="Tahoma" w:hAnsi="Tahoma" w:cs="Tahoma"/>
          <w:sz w:val="22"/>
          <w:szCs w:val="22"/>
        </w:rPr>
        <w:t xml:space="preserve"> de investimento devidamente organizado</w:t>
      </w:r>
      <w:r>
        <w:rPr>
          <w:rFonts w:ascii="Tahoma" w:hAnsi="Tahoma" w:cs="Tahoma"/>
          <w:sz w:val="22"/>
          <w:szCs w:val="22"/>
        </w:rPr>
        <w:t>s</w:t>
      </w:r>
      <w:r w:rsidRPr="007944AA">
        <w:rPr>
          <w:rFonts w:ascii="Tahoma" w:hAnsi="Tahoma" w:cs="Tahoma"/>
          <w:sz w:val="22"/>
          <w:szCs w:val="22"/>
        </w:rPr>
        <w:t>, constituído</w:t>
      </w:r>
      <w:r>
        <w:rPr>
          <w:rFonts w:ascii="Tahoma" w:hAnsi="Tahoma" w:cs="Tahoma"/>
          <w:sz w:val="22"/>
          <w:szCs w:val="22"/>
        </w:rPr>
        <w:t>s</w:t>
      </w:r>
      <w:r w:rsidRPr="007944AA">
        <w:rPr>
          <w:rFonts w:ascii="Tahoma" w:hAnsi="Tahoma" w:cs="Tahoma"/>
          <w:sz w:val="22"/>
          <w:szCs w:val="22"/>
        </w:rPr>
        <w:t xml:space="preserve"> e existente</w:t>
      </w:r>
      <w:r>
        <w:rPr>
          <w:rFonts w:ascii="Tahoma" w:hAnsi="Tahoma" w:cs="Tahoma"/>
          <w:sz w:val="22"/>
          <w:szCs w:val="22"/>
        </w:rPr>
        <w:t>s</w:t>
      </w:r>
      <w:r w:rsidRPr="007944AA">
        <w:rPr>
          <w:rFonts w:ascii="Tahoma" w:hAnsi="Tahoma" w:cs="Tahoma"/>
          <w:sz w:val="22"/>
          <w:szCs w:val="22"/>
        </w:rPr>
        <w:t xml:space="preserve"> nos termos da legislação e regulamentação da </w:t>
      </w:r>
      <w:r>
        <w:rPr>
          <w:rFonts w:ascii="Tahoma" w:hAnsi="Tahoma" w:cs="Tahoma"/>
          <w:sz w:val="22"/>
          <w:szCs w:val="22"/>
        </w:rPr>
        <w:t>CVM</w:t>
      </w:r>
      <w:r w:rsidRPr="007944AA">
        <w:rPr>
          <w:rFonts w:ascii="Tahoma" w:hAnsi="Tahoma" w:cs="Tahoma"/>
          <w:sz w:val="22"/>
          <w:szCs w:val="22"/>
        </w:rPr>
        <w:t>, e est</w:t>
      </w:r>
      <w:r>
        <w:rPr>
          <w:rFonts w:ascii="Tahoma" w:hAnsi="Tahoma" w:cs="Tahoma"/>
          <w:sz w:val="22"/>
          <w:szCs w:val="22"/>
        </w:rPr>
        <w:t>ão</w:t>
      </w:r>
      <w:r w:rsidRPr="007944AA">
        <w:rPr>
          <w:rFonts w:ascii="Tahoma" w:hAnsi="Tahoma" w:cs="Tahoma"/>
          <w:sz w:val="22"/>
          <w:szCs w:val="22"/>
        </w:rPr>
        <w:t xml:space="preserve"> devidamente autorizado</w:t>
      </w:r>
      <w:r>
        <w:rPr>
          <w:rFonts w:ascii="Tahoma" w:hAnsi="Tahoma" w:cs="Tahoma"/>
          <w:sz w:val="22"/>
          <w:szCs w:val="22"/>
        </w:rPr>
        <w:t>s</w:t>
      </w:r>
      <w:r w:rsidRPr="007944AA">
        <w:rPr>
          <w:rFonts w:ascii="Tahoma" w:hAnsi="Tahoma" w:cs="Tahoma"/>
          <w:sz w:val="22"/>
          <w:szCs w:val="22"/>
        </w:rPr>
        <w:t xml:space="preserve"> a conduzir os seus negócios, com plenos poderes para deter, possuir e operar seus bens</w:t>
      </w:r>
      <w:r>
        <w:rPr>
          <w:rFonts w:ascii="Tahoma" w:hAnsi="Tahoma" w:cs="Tahoma"/>
          <w:sz w:val="22"/>
          <w:szCs w:val="22"/>
        </w:rPr>
        <w:t>;</w:t>
      </w:r>
    </w:p>
    <w:p w14:paraId="38B99CE7" w14:textId="77777777" w:rsidR="007944AA" w:rsidRDefault="007944AA" w:rsidP="00B14690">
      <w:pPr>
        <w:pStyle w:val="PargrafodaLista"/>
        <w:spacing w:after="0" w:line="320" w:lineRule="exact"/>
        <w:rPr>
          <w:rFonts w:ascii="Tahoma" w:hAnsi="Tahoma" w:cs="Tahoma"/>
          <w:sz w:val="22"/>
          <w:szCs w:val="22"/>
        </w:rPr>
      </w:pPr>
    </w:p>
    <w:p w14:paraId="43C5222F" w14:textId="77777777" w:rsidR="007944AA" w:rsidRDefault="007944AA" w:rsidP="00B14690">
      <w:pPr>
        <w:numPr>
          <w:ilvl w:val="3"/>
          <w:numId w:val="38"/>
        </w:numPr>
        <w:tabs>
          <w:tab w:val="clear" w:pos="2126"/>
          <w:tab w:val="num" w:pos="1276"/>
        </w:tabs>
        <w:spacing w:after="0" w:line="320" w:lineRule="exact"/>
        <w:ind w:left="1276" w:hanging="567"/>
        <w:rPr>
          <w:rFonts w:ascii="Tahoma" w:hAnsi="Tahoma" w:cs="Tahoma"/>
          <w:sz w:val="22"/>
          <w:szCs w:val="22"/>
        </w:rPr>
      </w:pPr>
      <w:r>
        <w:rPr>
          <w:rFonts w:ascii="Tahoma" w:hAnsi="Tahoma" w:cs="Tahoma"/>
          <w:sz w:val="22"/>
          <w:szCs w:val="22"/>
        </w:rPr>
        <w:t xml:space="preserve">o Sr. José </w:t>
      </w:r>
      <w:r w:rsidRPr="007944AA">
        <w:rPr>
          <w:rFonts w:ascii="Tahoma" w:hAnsi="Tahoma" w:cs="Tahoma"/>
          <w:sz w:val="22"/>
          <w:szCs w:val="22"/>
        </w:rPr>
        <w:t xml:space="preserve">é pessoa natural, maior, capaz, casado sob o regime da separação total de bens e possui plena capacidade e legitimidade para celebrar a presente </w:t>
      </w:r>
      <w:r>
        <w:rPr>
          <w:rFonts w:ascii="Tahoma" w:hAnsi="Tahoma" w:cs="Tahoma"/>
          <w:sz w:val="22"/>
          <w:szCs w:val="22"/>
        </w:rPr>
        <w:t>Escritura</w:t>
      </w:r>
      <w:r w:rsidRPr="007944AA">
        <w:rPr>
          <w:rFonts w:ascii="Tahoma" w:hAnsi="Tahoma" w:cs="Tahoma"/>
          <w:sz w:val="22"/>
          <w:szCs w:val="22"/>
        </w:rPr>
        <w:t>, realizar todas as operações aqui previstas e cumprir todas as obrigações aqui assumidas</w:t>
      </w:r>
      <w:r>
        <w:rPr>
          <w:rFonts w:ascii="Tahoma" w:hAnsi="Tahoma" w:cs="Tahoma"/>
          <w:sz w:val="22"/>
          <w:szCs w:val="22"/>
        </w:rPr>
        <w:t>;</w:t>
      </w:r>
    </w:p>
    <w:p w14:paraId="7CBD3DDC" w14:textId="77777777" w:rsidR="007944AA" w:rsidRDefault="007944AA" w:rsidP="00B14690">
      <w:pPr>
        <w:pStyle w:val="PargrafodaLista"/>
        <w:spacing w:after="0" w:line="320" w:lineRule="exact"/>
        <w:rPr>
          <w:rFonts w:ascii="Tahoma" w:hAnsi="Tahoma" w:cs="Tahoma"/>
          <w:sz w:val="22"/>
          <w:szCs w:val="22"/>
        </w:rPr>
      </w:pPr>
    </w:p>
    <w:p w14:paraId="02FB2A7F" w14:textId="77777777" w:rsidR="00687BAE" w:rsidRDefault="00C47F50" w:rsidP="00B14690">
      <w:pPr>
        <w:numPr>
          <w:ilvl w:val="3"/>
          <w:numId w:val="38"/>
        </w:numPr>
        <w:tabs>
          <w:tab w:val="clear" w:pos="2126"/>
          <w:tab w:val="num" w:pos="1276"/>
        </w:tabs>
        <w:spacing w:after="0" w:line="320" w:lineRule="exact"/>
        <w:ind w:left="1276" w:hanging="567"/>
        <w:rPr>
          <w:rFonts w:ascii="Tahoma" w:hAnsi="Tahoma" w:cs="Tahoma"/>
          <w:sz w:val="22"/>
          <w:szCs w:val="22"/>
        </w:rPr>
      </w:pPr>
      <w:bookmarkStart w:id="67" w:name="_Ref130286824"/>
      <w:r w:rsidRPr="007944AA">
        <w:rPr>
          <w:rFonts w:ascii="Tahoma" w:hAnsi="Tahoma" w:cs="Tahoma"/>
          <w:sz w:val="22"/>
          <w:szCs w:val="22"/>
        </w:rPr>
        <w:t xml:space="preserve">estão </w:t>
      </w:r>
      <w:r w:rsidR="0080423B" w:rsidRPr="007944AA">
        <w:rPr>
          <w:rFonts w:ascii="Tahoma" w:hAnsi="Tahoma" w:cs="Tahoma"/>
          <w:sz w:val="22"/>
          <w:szCs w:val="22"/>
        </w:rPr>
        <w:t>devidamente autorizad</w:t>
      </w:r>
      <w:r w:rsidR="004764CA" w:rsidRPr="007944AA">
        <w:rPr>
          <w:rFonts w:ascii="Tahoma" w:hAnsi="Tahoma" w:cs="Tahoma"/>
          <w:sz w:val="22"/>
          <w:szCs w:val="22"/>
        </w:rPr>
        <w:t>a</w:t>
      </w:r>
      <w:r w:rsidRPr="007944AA">
        <w:rPr>
          <w:rFonts w:ascii="Tahoma" w:hAnsi="Tahoma" w:cs="Tahoma"/>
          <w:sz w:val="22"/>
          <w:szCs w:val="22"/>
        </w:rPr>
        <w:t>s</w:t>
      </w:r>
      <w:r w:rsidR="00024803" w:rsidRPr="007944AA">
        <w:rPr>
          <w:rFonts w:ascii="Tahoma" w:hAnsi="Tahoma" w:cs="Tahoma"/>
          <w:sz w:val="22"/>
          <w:szCs w:val="22"/>
        </w:rPr>
        <w:t xml:space="preserve"> </w:t>
      </w:r>
      <w:r w:rsidR="00CE4305" w:rsidRPr="007944AA">
        <w:rPr>
          <w:rFonts w:ascii="Tahoma" w:hAnsi="Tahoma" w:cs="Tahoma"/>
          <w:sz w:val="22"/>
          <w:szCs w:val="22"/>
        </w:rPr>
        <w:t xml:space="preserve">e </w:t>
      </w:r>
      <w:r w:rsidRPr="007944AA">
        <w:rPr>
          <w:rFonts w:ascii="Tahoma" w:hAnsi="Tahoma" w:cs="Tahoma"/>
          <w:sz w:val="22"/>
          <w:szCs w:val="22"/>
        </w:rPr>
        <w:t>obtiveram</w:t>
      </w:r>
      <w:r w:rsidR="00687BAE" w:rsidRPr="007944AA">
        <w:rPr>
          <w:rFonts w:ascii="Tahoma" w:hAnsi="Tahoma" w:cs="Tahoma"/>
          <w:sz w:val="22"/>
          <w:szCs w:val="22"/>
        </w:rPr>
        <w:t xml:space="preserve"> todas as autorizações, inclusive</w:t>
      </w:r>
      <w:r w:rsidR="006A4DAB" w:rsidRPr="007944AA">
        <w:rPr>
          <w:rFonts w:ascii="Tahoma" w:hAnsi="Tahoma" w:cs="Tahoma"/>
          <w:sz w:val="22"/>
          <w:szCs w:val="22"/>
        </w:rPr>
        <w:t>, conforme aplicável,</w:t>
      </w:r>
      <w:r w:rsidR="00687BAE" w:rsidRPr="007944AA">
        <w:rPr>
          <w:rFonts w:ascii="Tahoma" w:hAnsi="Tahoma" w:cs="Tahoma"/>
          <w:sz w:val="22"/>
          <w:szCs w:val="22"/>
        </w:rPr>
        <w:t xml:space="preserve"> </w:t>
      </w:r>
      <w:r w:rsidR="009332DF" w:rsidRPr="007944AA">
        <w:rPr>
          <w:rFonts w:ascii="Tahoma" w:hAnsi="Tahoma" w:cs="Tahoma"/>
          <w:sz w:val="22"/>
          <w:szCs w:val="22"/>
        </w:rPr>
        <w:t xml:space="preserve">legais, </w:t>
      </w:r>
      <w:r w:rsidR="00687BAE" w:rsidRPr="007944AA">
        <w:rPr>
          <w:rFonts w:ascii="Tahoma" w:hAnsi="Tahoma" w:cs="Tahoma"/>
          <w:sz w:val="22"/>
          <w:szCs w:val="22"/>
        </w:rPr>
        <w:t>societárias</w:t>
      </w:r>
      <w:r w:rsidR="000D648F" w:rsidRPr="007944AA">
        <w:rPr>
          <w:rFonts w:ascii="Tahoma" w:hAnsi="Tahoma" w:cs="Tahoma"/>
          <w:sz w:val="22"/>
          <w:szCs w:val="22"/>
        </w:rPr>
        <w:t>,</w:t>
      </w:r>
      <w:r w:rsidR="00687BAE" w:rsidRPr="007944AA">
        <w:rPr>
          <w:rFonts w:ascii="Tahoma" w:hAnsi="Tahoma" w:cs="Tahoma"/>
          <w:sz w:val="22"/>
          <w:szCs w:val="22"/>
        </w:rPr>
        <w:t xml:space="preserve"> regulatórias</w:t>
      </w:r>
      <w:r w:rsidR="000D648F" w:rsidRPr="007944AA">
        <w:rPr>
          <w:rFonts w:ascii="Tahoma" w:hAnsi="Tahoma" w:cs="Tahoma"/>
          <w:sz w:val="22"/>
          <w:szCs w:val="22"/>
        </w:rPr>
        <w:t xml:space="preserve"> e de terceiros</w:t>
      </w:r>
      <w:r w:rsidR="00687BAE" w:rsidRPr="007944AA">
        <w:rPr>
          <w:rFonts w:ascii="Tahoma" w:hAnsi="Tahoma" w:cs="Tahoma"/>
          <w:sz w:val="22"/>
          <w:szCs w:val="22"/>
        </w:rPr>
        <w:t>, necessárias à celebração desta Escritura de Emissão</w:t>
      </w:r>
      <w:r w:rsidRPr="007944AA">
        <w:rPr>
          <w:rFonts w:ascii="Tahoma" w:hAnsi="Tahoma" w:cs="Tahoma"/>
          <w:sz w:val="22"/>
          <w:szCs w:val="22"/>
        </w:rPr>
        <w:t xml:space="preserve"> e dos Contratos de Garantia de que são parte</w:t>
      </w:r>
      <w:r w:rsidR="00687BAE" w:rsidRPr="007944AA">
        <w:rPr>
          <w:rFonts w:ascii="Tahoma" w:hAnsi="Tahoma" w:cs="Tahoma"/>
          <w:sz w:val="22"/>
          <w:szCs w:val="22"/>
        </w:rPr>
        <w:t xml:space="preserve"> e ao cumprimento de todas as obrigações aqui</w:t>
      </w:r>
      <w:r w:rsidR="005B2EFB" w:rsidRPr="007944AA">
        <w:rPr>
          <w:rFonts w:ascii="Tahoma" w:hAnsi="Tahoma" w:cs="Tahoma"/>
          <w:sz w:val="22"/>
          <w:szCs w:val="22"/>
        </w:rPr>
        <w:t xml:space="preserve"> </w:t>
      </w:r>
      <w:r w:rsidR="00BF6D85" w:rsidRPr="007944AA">
        <w:rPr>
          <w:rFonts w:ascii="Tahoma" w:hAnsi="Tahoma" w:cs="Tahoma"/>
          <w:sz w:val="22"/>
          <w:szCs w:val="22"/>
        </w:rPr>
        <w:t xml:space="preserve">e ali </w:t>
      </w:r>
      <w:r w:rsidR="00687BAE" w:rsidRPr="007944AA">
        <w:rPr>
          <w:rFonts w:ascii="Tahoma" w:hAnsi="Tahoma" w:cs="Tahoma"/>
          <w:sz w:val="22"/>
          <w:szCs w:val="22"/>
        </w:rPr>
        <w:t>previstas</w:t>
      </w:r>
      <w:r w:rsidR="00944A29" w:rsidRPr="007944AA">
        <w:rPr>
          <w:rFonts w:ascii="Tahoma" w:hAnsi="Tahoma" w:cs="Tahoma"/>
          <w:sz w:val="22"/>
          <w:szCs w:val="22"/>
        </w:rPr>
        <w:t xml:space="preserve"> e à realização da Emissão e da Oferta</w:t>
      </w:r>
      <w:r w:rsidR="00687BAE" w:rsidRPr="007944AA">
        <w:rPr>
          <w:rFonts w:ascii="Tahoma" w:hAnsi="Tahoma" w:cs="Tahoma"/>
          <w:sz w:val="22"/>
          <w:szCs w:val="22"/>
        </w:rPr>
        <w:t xml:space="preserve">, tendo sido plenamente satisfeitos todos os requisitos </w:t>
      </w:r>
      <w:r w:rsidR="009332DF" w:rsidRPr="007944AA">
        <w:rPr>
          <w:rFonts w:ascii="Tahoma" w:hAnsi="Tahoma" w:cs="Tahoma"/>
          <w:sz w:val="22"/>
          <w:szCs w:val="22"/>
        </w:rPr>
        <w:t xml:space="preserve">legais, societários, regulatórios e de terceiros </w:t>
      </w:r>
      <w:r w:rsidR="00687BAE" w:rsidRPr="007944AA">
        <w:rPr>
          <w:rFonts w:ascii="Tahoma" w:hAnsi="Tahoma" w:cs="Tahoma"/>
          <w:sz w:val="22"/>
          <w:szCs w:val="22"/>
        </w:rPr>
        <w:t>necessários para tanto;</w:t>
      </w:r>
    </w:p>
    <w:p w14:paraId="7899EA21" w14:textId="77777777" w:rsidR="007944AA" w:rsidRDefault="007944AA" w:rsidP="00B14690">
      <w:pPr>
        <w:pStyle w:val="PargrafodaLista"/>
        <w:spacing w:after="0" w:line="320" w:lineRule="exact"/>
        <w:rPr>
          <w:rFonts w:ascii="Tahoma" w:hAnsi="Tahoma" w:cs="Tahoma"/>
          <w:sz w:val="22"/>
          <w:szCs w:val="22"/>
        </w:rPr>
      </w:pPr>
    </w:p>
    <w:p w14:paraId="43B7E356" w14:textId="77777777" w:rsidR="00687BAE" w:rsidRDefault="00A23982"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944AA">
        <w:rPr>
          <w:rFonts w:ascii="Tahoma" w:hAnsi="Tahoma" w:cs="Tahoma"/>
          <w:sz w:val="22"/>
          <w:szCs w:val="22"/>
        </w:rPr>
        <w:t>os representantes legais d</w:t>
      </w:r>
      <w:r w:rsidR="00CA0D98" w:rsidRPr="007944AA">
        <w:rPr>
          <w:rFonts w:ascii="Tahoma" w:hAnsi="Tahoma" w:cs="Tahoma"/>
          <w:sz w:val="22"/>
          <w:szCs w:val="22"/>
        </w:rPr>
        <w:t>a</w:t>
      </w:r>
      <w:r w:rsidR="00CE4305" w:rsidRPr="007944AA">
        <w:rPr>
          <w:rFonts w:ascii="Tahoma" w:hAnsi="Tahoma" w:cs="Tahoma"/>
          <w:sz w:val="22"/>
          <w:szCs w:val="22"/>
        </w:rPr>
        <w:t xml:space="preserve"> </w:t>
      </w:r>
      <w:r w:rsidR="00E13A38" w:rsidRPr="007944AA">
        <w:rPr>
          <w:rFonts w:ascii="Tahoma" w:hAnsi="Tahoma" w:cs="Tahoma"/>
          <w:sz w:val="22"/>
          <w:szCs w:val="22"/>
        </w:rPr>
        <w:t>Emissora</w:t>
      </w:r>
      <w:r w:rsidR="007944AA">
        <w:rPr>
          <w:rFonts w:ascii="Tahoma" w:hAnsi="Tahoma" w:cs="Tahoma"/>
          <w:sz w:val="22"/>
          <w:szCs w:val="22"/>
        </w:rPr>
        <w:t xml:space="preserve">, do </w:t>
      </w:r>
      <w:r w:rsidR="000825BA">
        <w:rPr>
          <w:rFonts w:ascii="Tahoma" w:hAnsi="Tahoma" w:cs="Tahoma"/>
          <w:sz w:val="22"/>
          <w:szCs w:val="22"/>
        </w:rPr>
        <w:t xml:space="preserve">Fundo 831 </w:t>
      </w:r>
      <w:r w:rsidR="007944AA">
        <w:rPr>
          <w:rFonts w:ascii="Tahoma" w:hAnsi="Tahoma" w:cs="Tahoma"/>
          <w:sz w:val="22"/>
          <w:szCs w:val="22"/>
        </w:rPr>
        <w:t>e do FIP</w:t>
      </w:r>
      <w:r w:rsidR="00E13A38" w:rsidRPr="007944AA">
        <w:rPr>
          <w:rFonts w:ascii="Tahoma" w:hAnsi="Tahoma" w:cs="Tahoma"/>
          <w:sz w:val="22"/>
          <w:szCs w:val="22"/>
        </w:rPr>
        <w:t xml:space="preserve"> </w:t>
      </w:r>
      <w:r w:rsidRPr="007944AA">
        <w:rPr>
          <w:rFonts w:ascii="Tahoma" w:hAnsi="Tahoma" w:cs="Tahoma"/>
          <w:sz w:val="22"/>
          <w:szCs w:val="22"/>
        </w:rPr>
        <w:t xml:space="preserve">que assinam </w:t>
      </w:r>
      <w:r w:rsidR="00F01583" w:rsidRPr="007944AA">
        <w:rPr>
          <w:rFonts w:ascii="Tahoma" w:hAnsi="Tahoma" w:cs="Tahoma"/>
          <w:sz w:val="22"/>
          <w:szCs w:val="22"/>
        </w:rPr>
        <w:t>esta Escritura de Emissão</w:t>
      </w:r>
      <w:r w:rsidR="005B2EFB" w:rsidRPr="007944AA">
        <w:rPr>
          <w:rFonts w:ascii="Tahoma" w:hAnsi="Tahoma" w:cs="Tahoma"/>
          <w:sz w:val="22"/>
          <w:szCs w:val="22"/>
        </w:rPr>
        <w:t xml:space="preserve"> </w:t>
      </w:r>
      <w:r w:rsidR="00C47F50" w:rsidRPr="007944AA">
        <w:rPr>
          <w:rFonts w:ascii="Tahoma" w:hAnsi="Tahoma" w:cs="Tahoma"/>
          <w:sz w:val="22"/>
          <w:szCs w:val="22"/>
        </w:rPr>
        <w:t>e os Contratos de Garantia de que são parte</w:t>
      </w:r>
      <w:r w:rsidR="007A553B" w:rsidRPr="007944AA">
        <w:rPr>
          <w:rFonts w:ascii="Tahoma" w:hAnsi="Tahoma" w:cs="Tahoma"/>
          <w:sz w:val="22"/>
          <w:szCs w:val="22"/>
        </w:rPr>
        <w:t xml:space="preserve"> </w:t>
      </w:r>
      <w:r w:rsidR="00687BAE" w:rsidRPr="007944AA">
        <w:rPr>
          <w:rFonts w:ascii="Tahoma" w:hAnsi="Tahoma" w:cs="Tahoma"/>
          <w:sz w:val="22"/>
          <w:szCs w:val="22"/>
        </w:rPr>
        <w:t>têm</w:t>
      </w:r>
      <w:r w:rsidR="00010BE1" w:rsidRPr="007944AA">
        <w:rPr>
          <w:rFonts w:ascii="Tahoma" w:hAnsi="Tahoma" w:cs="Tahoma"/>
          <w:sz w:val="22"/>
          <w:szCs w:val="22"/>
        </w:rPr>
        <w:t xml:space="preserve">, conforme </w:t>
      </w:r>
      <w:r w:rsidR="003007E1" w:rsidRPr="007944AA">
        <w:rPr>
          <w:rFonts w:ascii="Tahoma" w:hAnsi="Tahoma" w:cs="Tahoma"/>
          <w:sz w:val="22"/>
          <w:szCs w:val="22"/>
        </w:rPr>
        <w:t>o caso</w:t>
      </w:r>
      <w:r w:rsidR="00010BE1" w:rsidRPr="007944AA">
        <w:rPr>
          <w:rFonts w:ascii="Tahoma" w:hAnsi="Tahoma" w:cs="Tahoma"/>
          <w:sz w:val="22"/>
          <w:szCs w:val="22"/>
        </w:rPr>
        <w:t>,</w:t>
      </w:r>
      <w:r w:rsidR="00687BAE" w:rsidRPr="007944AA">
        <w:rPr>
          <w:rFonts w:ascii="Tahoma" w:hAnsi="Tahoma" w:cs="Tahoma"/>
          <w:sz w:val="22"/>
          <w:szCs w:val="22"/>
        </w:rPr>
        <w:t xml:space="preserve"> poderes </w:t>
      </w:r>
      <w:r w:rsidR="00010BE1" w:rsidRPr="007944AA">
        <w:rPr>
          <w:rFonts w:ascii="Tahoma" w:hAnsi="Tahoma" w:cs="Tahoma"/>
          <w:sz w:val="22"/>
          <w:szCs w:val="22"/>
        </w:rPr>
        <w:t>societários</w:t>
      </w:r>
      <w:r w:rsidR="00687BAE" w:rsidRPr="007944AA">
        <w:rPr>
          <w:rFonts w:ascii="Tahoma" w:hAnsi="Tahoma" w:cs="Tahoma"/>
          <w:sz w:val="22"/>
          <w:szCs w:val="22"/>
        </w:rPr>
        <w:t xml:space="preserve"> e/ou delegados para assumir, em</w:t>
      </w:r>
      <w:r w:rsidR="007944AA">
        <w:rPr>
          <w:rFonts w:ascii="Tahoma" w:hAnsi="Tahoma" w:cs="Tahoma"/>
          <w:sz w:val="22"/>
          <w:szCs w:val="22"/>
        </w:rPr>
        <w:t xml:space="preserve"> seu</w:t>
      </w:r>
      <w:r w:rsidR="00687BAE" w:rsidRPr="007944AA">
        <w:rPr>
          <w:rFonts w:ascii="Tahoma" w:hAnsi="Tahoma" w:cs="Tahoma"/>
          <w:sz w:val="22"/>
          <w:szCs w:val="22"/>
        </w:rPr>
        <w:t xml:space="preserve"> nome</w:t>
      </w:r>
      <w:r w:rsidR="00C47F50" w:rsidRPr="007944AA">
        <w:rPr>
          <w:rFonts w:ascii="Tahoma" w:hAnsi="Tahoma" w:cs="Tahoma"/>
          <w:sz w:val="22"/>
          <w:szCs w:val="22"/>
        </w:rPr>
        <w:t>, conforme o caso</w:t>
      </w:r>
      <w:r w:rsidR="00687BAE" w:rsidRPr="007944AA">
        <w:rPr>
          <w:rFonts w:ascii="Tahoma" w:hAnsi="Tahoma" w:cs="Tahoma"/>
          <w:sz w:val="22"/>
          <w:szCs w:val="22"/>
        </w:rPr>
        <w:t xml:space="preserve">, as obrigações </w:t>
      </w:r>
      <w:r w:rsidR="00197AEB" w:rsidRPr="007944AA">
        <w:rPr>
          <w:rFonts w:ascii="Tahoma" w:hAnsi="Tahoma" w:cs="Tahoma"/>
          <w:sz w:val="22"/>
          <w:szCs w:val="22"/>
        </w:rPr>
        <w:t xml:space="preserve">aqui </w:t>
      </w:r>
      <w:r w:rsidR="00C47F50" w:rsidRPr="007944AA">
        <w:rPr>
          <w:rFonts w:ascii="Tahoma" w:hAnsi="Tahoma" w:cs="Tahoma"/>
          <w:sz w:val="22"/>
          <w:szCs w:val="22"/>
        </w:rPr>
        <w:t>e ali</w:t>
      </w:r>
      <w:r w:rsidR="007A553B" w:rsidRPr="007944AA">
        <w:rPr>
          <w:rFonts w:ascii="Tahoma" w:hAnsi="Tahoma" w:cs="Tahoma"/>
          <w:sz w:val="22"/>
          <w:szCs w:val="22"/>
        </w:rPr>
        <w:t xml:space="preserve"> </w:t>
      </w:r>
      <w:r w:rsidR="00197AEB" w:rsidRPr="007944AA">
        <w:rPr>
          <w:rFonts w:ascii="Tahoma" w:hAnsi="Tahoma" w:cs="Tahoma"/>
          <w:sz w:val="22"/>
          <w:szCs w:val="22"/>
        </w:rPr>
        <w:t>previstas</w:t>
      </w:r>
      <w:r w:rsidR="00687BAE" w:rsidRPr="007944AA">
        <w:rPr>
          <w:rFonts w:ascii="Tahoma" w:hAnsi="Tahoma" w:cs="Tahoma"/>
          <w:sz w:val="22"/>
          <w:szCs w:val="22"/>
        </w:rPr>
        <w:t xml:space="preserve"> e, sendo mandatários, </w:t>
      </w:r>
      <w:r w:rsidR="000054CC" w:rsidRPr="007944AA">
        <w:rPr>
          <w:rFonts w:ascii="Tahoma" w:hAnsi="Tahoma" w:cs="Tahoma"/>
          <w:sz w:val="22"/>
          <w:szCs w:val="22"/>
        </w:rPr>
        <w:t xml:space="preserve">têm </w:t>
      </w:r>
      <w:r w:rsidR="00687BAE" w:rsidRPr="007944AA">
        <w:rPr>
          <w:rFonts w:ascii="Tahoma" w:hAnsi="Tahoma" w:cs="Tahoma"/>
          <w:sz w:val="22"/>
          <w:szCs w:val="22"/>
        </w:rPr>
        <w:t>os poderes legitimamente outorgados, estando os respectivos mandatos em pleno vigor;</w:t>
      </w:r>
    </w:p>
    <w:p w14:paraId="009921A7" w14:textId="77777777" w:rsidR="007944AA" w:rsidRDefault="007944AA" w:rsidP="00B14690">
      <w:pPr>
        <w:pStyle w:val="PargrafodaLista"/>
        <w:spacing w:after="0" w:line="320" w:lineRule="exact"/>
        <w:rPr>
          <w:rFonts w:ascii="Tahoma" w:hAnsi="Tahoma" w:cs="Tahoma"/>
          <w:sz w:val="22"/>
          <w:szCs w:val="22"/>
        </w:rPr>
      </w:pPr>
    </w:p>
    <w:p w14:paraId="0DACBB1E" w14:textId="77777777" w:rsidR="00687BAE" w:rsidRDefault="00F01583"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944AA">
        <w:rPr>
          <w:rFonts w:ascii="Tahoma" w:hAnsi="Tahoma" w:cs="Tahoma"/>
          <w:sz w:val="22"/>
          <w:szCs w:val="22"/>
        </w:rPr>
        <w:t>esta Escritura de Emissão</w:t>
      </w:r>
      <w:r w:rsidR="00C47F50" w:rsidRPr="007944AA">
        <w:rPr>
          <w:rFonts w:ascii="Tahoma" w:hAnsi="Tahoma" w:cs="Tahoma"/>
          <w:sz w:val="22"/>
          <w:szCs w:val="22"/>
        </w:rPr>
        <w:t xml:space="preserve"> e os Contratos de Garantia de que são parte</w:t>
      </w:r>
      <w:r w:rsidR="005B2EFB" w:rsidRPr="007944AA">
        <w:rPr>
          <w:rFonts w:ascii="Tahoma" w:hAnsi="Tahoma" w:cs="Tahoma"/>
          <w:sz w:val="22"/>
          <w:szCs w:val="22"/>
        </w:rPr>
        <w:t xml:space="preserve"> </w:t>
      </w:r>
      <w:r w:rsidR="00687BAE" w:rsidRPr="007944AA">
        <w:rPr>
          <w:rFonts w:ascii="Tahoma" w:hAnsi="Tahoma" w:cs="Tahoma"/>
          <w:sz w:val="22"/>
          <w:szCs w:val="22"/>
        </w:rPr>
        <w:t>e as obrigações aqui</w:t>
      </w:r>
      <w:r w:rsidR="00C47F50" w:rsidRPr="007944AA">
        <w:rPr>
          <w:rFonts w:ascii="Tahoma" w:hAnsi="Tahoma" w:cs="Tahoma"/>
          <w:sz w:val="22"/>
          <w:szCs w:val="22"/>
        </w:rPr>
        <w:t xml:space="preserve"> e ali</w:t>
      </w:r>
      <w:r w:rsidR="00687BAE" w:rsidRPr="007944AA">
        <w:rPr>
          <w:rFonts w:ascii="Tahoma" w:hAnsi="Tahoma" w:cs="Tahoma"/>
          <w:sz w:val="22"/>
          <w:szCs w:val="22"/>
        </w:rPr>
        <w:t xml:space="preserve"> previstas constituem obrigações lícitas, válidas</w:t>
      </w:r>
      <w:r w:rsidR="00DF2522" w:rsidRPr="007944AA">
        <w:rPr>
          <w:rFonts w:ascii="Tahoma" w:hAnsi="Tahoma" w:cs="Tahoma"/>
          <w:sz w:val="22"/>
          <w:szCs w:val="22"/>
        </w:rPr>
        <w:t>,</w:t>
      </w:r>
      <w:r w:rsidR="00687BAE" w:rsidRPr="007944AA">
        <w:rPr>
          <w:rFonts w:ascii="Tahoma" w:hAnsi="Tahoma" w:cs="Tahoma"/>
          <w:sz w:val="22"/>
          <w:szCs w:val="22"/>
        </w:rPr>
        <w:t xml:space="preserve"> </w:t>
      </w:r>
      <w:r w:rsidR="00687BAE" w:rsidRPr="007944AA">
        <w:rPr>
          <w:rFonts w:ascii="Tahoma" w:hAnsi="Tahoma" w:cs="Tahoma"/>
          <w:sz w:val="22"/>
          <w:szCs w:val="22"/>
        </w:rPr>
        <w:lastRenderedPageBreak/>
        <w:t>vinculantes</w:t>
      </w:r>
      <w:r w:rsidR="00DF2522" w:rsidRPr="007944AA">
        <w:rPr>
          <w:rFonts w:ascii="Tahoma" w:hAnsi="Tahoma" w:cs="Tahoma"/>
          <w:sz w:val="22"/>
          <w:szCs w:val="22"/>
        </w:rPr>
        <w:t xml:space="preserve"> e eficazes</w:t>
      </w:r>
      <w:r w:rsidR="00687BAE" w:rsidRPr="007944AA">
        <w:rPr>
          <w:rFonts w:ascii="Tahoma" w:hAnsi="Tahoma" w:cs="Tahoma"/>
          <w:sz w:val="22"/>
          <w:szCs w:val="22"/>
        </w:rPr>
        <w:t xml:space="preserve"> da </w:t>
      </w:r>
      <w:r w:rsidR="00E13A38" w:rsidRPr="007944AA">
        <w:rPr>
          <w:rFonts w:ascii="Tahoma" w:hAnsi="Tahoma" w:cs="Tahoma"/>
          <w:sz w:val="22"/>
          <w:szCs w:val="22"/>
        </w:rPr>
        <w:t>Emissora</w:t>
      </w:r>
      <w:r w:rsidR="00024803" w:rsidRPr="007944AA">
        <w:rPr>
          <w:rFonts w:ascii="Tahoma" w:hAnsi="Tahoma" w:cs="Tahoma"/>
          <w:sz w:val="22"/>
          <w:szCs w:val="22"/>
        </w:rPr>
        <w:t>,</w:t>
      </w:r>
      <w:r w:rsidR="00C47F50" w:rsidRPr="007944AA">
        <w:rPr>
          <w:rFonts w:ascii="Tahoma" w:hAnsi="Tahoma" w:cs="Tahoma"/>
          <w:sz w:val="22"/>
          <w:szCs w:val="22"/>
        </w:rPr>
        <w:t xml:space="preserve"> e d</w:t>
      </w:r>
      <w:r w:rsidR="004A7725" w:rsidRPr="007944AA">
        <w:rPr>
          <w:rFonts w:ascii="Tahoma" w:hAnsi="Tahoma" w:cs="Tahoma"/>
          <w:sz w:val="22"/>
          <w:szCs w:val="22"/>
        </w:rPr>
        <w:t>os Garantidores</w:t>
      </w:r>
      <w:r w:rsidR="00024803" w:rsidRPr="007944AA">
        <w:rPr>
          <w:rFonts w:ascii="Tahoma" w:hAnsi="Tahoma" w:cs="Tahoma"/>
          <w:sz w:val="22"/>
          <w:szCs w:val="22"/>
        </w:rPr>
        <w:t xml:space="preserve"> </w:t>
      </w:r>
      <w:r w:rsidR="00687BAE" w:rsidRPr="007944AA">
        <w:rPr>
          <w:rFonts w:ascii="Tahoma" w:hAnsi="Tahoma" w:cs="Tahoma"/>
          <w:sz w:val="22"/>
          <w:szCs w:val="22"/>
        </w:rPr>
        <w:t>exequíveis de acordo com os seus termos e condições;</w:t>
      </w:r>
    </w:p>
    <w:p w14:paraId="36933143" w14:textId="77777777" w:rsidR="007944AA" w:rsidRDefault="007944AA" w:rsidP="00B14690">
      <w:pPr>
        <w:pStyle w:val="PargrafodaLista"/>
        <w:spacing w:after="0" w:line="320" w:lineRule="exact"/>
        <w:rPr>
          <w:rFonts w:ascii="Tahoma" w:hAnsi="Tahoma" w:cs="Tahoma"/>
          <w:sz w:val="22"/>
          <w:szCs w:val="22"/>
        </w:rPr>
      </w:pPr>
    </w:p>
    <w:p w14:paraId="47D5A1A2" w14:textId="77777777" w:rsidR="007A553B" w:rsidRDefault="001A4B77"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944AA">
        <w:rPr>
          <w:rFonts w:ascii="Tahoma" w:hAnsi="Tahoma" w:cs="Tahoma"/>
          <w:sz w:val="22"/>
          <w:szCs w:val="22"/>
        </w:rPr>
        <w:t xml:space="preserve">a celebração, os termos e condições desta Escritura de Emissão e dos Contratos de Garantia de que são parte e o cumprimento das obrigações aqui e ali previstas e a realização da Emissão e da Oferta </w:t>
      </w:r>
      <w:r w:rsidRPr="007944AA">
        <w:rPr>
          <w:rFonts w:ascii="Tahoma" w:hAnsi="Tahoma" w:cs="Tahoma"/>
          <w:b/>
          <w:sz w:val="22"/>
          <w:szCs w:val="22"/>
        </w:rPr>
        <w:t>(a)</w:t>
      </w:r>
      <w:r w:rsidRPr="007944AA">
        <w:rPr>
          <w:rFonts w:ascii="Tahoma" w:hAnsi="Tahoma" w:cs="Tahoma"/>
          <w:sz w:val="22"/>
          <w:szCs w:val="22"/>
        </w:rPr>
        <w:t> não infringem o estatuto social da Emissora ou o</w:t>
      </w:r>
      <w:r w:rsidR="007944AA">
        <w:rPr>
          <w:rFonts w:ascii="Tahoma" w:hAnsi="Tahoma" w:cs="Tahoma"/>
          <w:sz w:val="22"/>
          <w:szCs w:val="22"/>
        </w:rPr>
        <w:t xml:space="preserve">s regulamentos do </w:t>
      </w:r>
      <w:r w:rsidR="000825BA">
        <w:rPr>
          <w:rFonts w:ascii="Tahoma" w:hAnsi="Tahoma" w:cs="Tahoma"/>
          <w:sz w:val="22"/>
          <w:szCs w:val="22"/>
        </w:rPr>
        <w:t xml:space="preserve">Fundo 831 </w:t>
      </w:r>
      <w:r w:rsidR="007944AA">
        <w:rPr>
          <w:rFonts w:ascii="Tahoma" w:hAnsi="Tahoma" w:cs="Tahoma"/>
          <w:sz w:val="22"/>
          <w:szCs w:val="22"/>
        </w:rPr>
        <w:t>e do FIP</w:t>
      </w:r>
      <w:r w:rsidRPr="007944AA">
        <w:rPr>
          <w:rFonts w:ascii="Tahoma" w:hAnsi="Tahoma" w:cs="Tahoma"/>
          <w:sz w:val="22"/>
          <w:szCs w:val="22"/>
        </w:rPr>
        <w:t xml:space="preserve">; </w:t>
      </w:r>
      <w:r w:rsidRPr="007D4DB9">
        <w:rPr>
          <w:rFonts w:ascii="Tahoma" w:hAnsi="Tahoma" w:cs="Tahoma"/>
          <w:b/>
          <w:sz w:val="22"/>
          <w:szCs w:val="22"/>
        </w:rPr>
        <w:t>(b) </w:t>
      </w:r>
      <w:r w:rsidRPr="007944AA">
        <w:rPr>
          <w:rFonts w:ascii="Tahoma" w:hAnsi="Tahoma" w:cs="Tahoma"/>
          <w:sz w:val="22"/>
          <w:szCs w:val="22"/>
        </w:rPr>
        <w:t xml:space="preserve">não infringem qualquer contrato ou instrumento do qual a Emissora e/ou qualquer Garantidor seja parte e/ou pelo qual qualquer de seus respectivos ativos esteja sujeito; </w:t>
      </w:r>
      <w:r w:rsidRPr="007D4DB9">
        <w:rPr>
          <w:rFonts w:ascii="Tahoma" w:hAnsi="Tahoma" w:cs="Tahoma"/>
          <w:b/>
          <w:sz w:val="22"/>
          <w:szCs w:val="22"/>
        </w:rPr>
        <w:t>(c)</w:t>
      </w:r>
      <w:r w:rsidRPr="007944AA">
        <w:rPr>
          <w:rFonts w:ascii="Tahoma" w:hAnsi="Tahoma" w:cs="Tahoma"/>
          <w:sz w:val="22"/>
          <w:szCs w:val="22"/>
        </w:rPr>
        <w:t> não resultarão em (</w:t>
      </w:r>
      <w:r w:rsidR="007D4DB9">
        <w:rPr>
          <w:rFonts w:ascii="Tahoma" w:hAnsi="Tahoma" w:cs="Tahoma"/>
          <w:sz w:val="22"/>
          <w:szCs w:val="22"/>
        </w:rPr>
        <w:t>1</w:t>
      </w:r>
      <w:r w:rsidRPr="007944AA">
        <w:rPr>
          <w:rFonts w:ascii="Tahoma" w:hAnsi="Tahoma" w:cs="Tahoma"/>
          <w:sz w:val="22"/>
          <w:szCs w:val="22"/>
        </w:rPr>
        <w:t>) vencimento antecipado de qualquer obrigação estabelecida em qualquer contrato ou instrumento do qual a Emissora e/ou qualquer Garantidor seja parte e/ou pelo qual qualquer de seus respectivos ativos esteja sujeito; ou (</w:t>
      </w:r>
      <w:r w:rsidR="007D4DB9">
        <w:rPr>
          <w:rFonts w:ascii="Tahoma" w:hAnsi="Tahoma" w:cs="Tahoma"/>
          <w:sz w:val="22"/>
          <w:szCs w:val="22"/>
        </w:rPr>
        <w:t>2</w:t>
      </w:r>
      <w:r w:rsidRPr="007944AA">
        <w:rPr>
          <w:rFonts w:ascii="Tahoma" w:hAnsi="Tahoma" w:cs="Tahoma"/>
          <w:sz w:val="22"/>
          <w:szCs w:val="22"/>
        </w:rPr>
        <w:t xml:space="preserve">) rescisão de qualquer desses contratos ou instrumentos; </w:t>
      </w:r>
      <w:r w:rsidRPr="007D4DB9">
        <w:rPr>
          <w:rFonts w:ascii="Tahoma" w:hAnsi="Tahoma" w:cs="Tahoma"/>
          <w:b/>
          <w:sz w:val="22"/>
          <w:szCs w:val="22"/>
        </w:rPr>
        <w:t>(d) </w:t>
      </w:r>
      <w:r w:rsidRPr="007944AA">
        <w:rPr>
          <w:rFonts w:ascii="Tahoma" w:hAnsi="Tahoma" w:cs="Tahoma"/>
          <w:sz w:val="22"/>
          <w:szCs w:val="22"/>
        </w:rPr>
        <w:t xml:space="preserve">não resultarão na criação de qualquer </w:t>
      </w:r>
      <w:r w:rsidR="007D4DB9" w:rsidRPr="007944AA">
        <w:rPr>
          <w:rFonts w:ascii="Tahoma" w:hAnsi="Tahoma" w:cs="Tahoma"/>
          <w:sz w:val="22"/>
          <w:szCs w:val="22"/>
        </w:rPr>
        <w:t xml:space="preserve">ônus </w:t>
      </w:r>
      <w:r w:rsidRPr="007944AA">
        <w:rPr>
          <w:rFonts w:ascii="Tahoma" w:hAnsi="Tahoma" w:cs="Tahoma"/>
          <w:sz w:val="22"/>
          <w:szCs w:val="22"/>
        </w:rPr>
        <w:t xml:space="preserve">sobre qualquer ativo da Emissora e/ou de qualquer Garantidor, exceto pelas Garantias; </w:t>
      </w:r>
      <w:r w:rsidRPr="007D4DB9">
        <w:rPr>
          <w:rFonts w:ascii="Tahoma" w:hAnsi="Tahoma" w:cs="Tahoma"/>
          <w:b/>
          <w:sz w:val="22"/>
          <w:szCs w:val="22"/>
        </w:rPr>
        <w:t>(e)</w:t>
      </w:r>
      <w:r w:rsidRPr="007944AA">
        <w:rPr>
          <w:rFonts w:ascii="Tahoma" w:hAnsi="Tahoma" w:cs="Tahoma"/>
          <w:sz w:val="22"/>
          <w:szCs w:val="22"/>
        </w:rPr>
        <w:t xml:space="preserve"> não infringem qualquer disposição legal ou regulamentar a que a Emissora e/ou de qualquer dos Garantidores e/ou qualquer de seus respectivos ativos esteja sujeito; e </w:t>
      </w:r>
      <w:r w:rsidRPr="007D4DB9">
        <w:rPr>
          <w:rFonts w:ascii="Tahoma" w:hAnsi="Tahoma" w:cs="Tahoma"/>
          <w:b/>
          <w:sz w:val="22"/>
          <w:szCs w:val="22"/>
        </w:rPr>
        <w:t>(f)</w:t>
      </w:r>
      <w:r w:rsidRPr="007944AA">
        <w:rPr>
          <w:rFonts w:ascii="Tahoma" w:hAnsi="Tahoma" w:cs="Tahoma"/>
          <w:sz w:val="22"/>
          <w:szCs w:val="22"/>
        </w:rPr>
        <w:t> não infringem qualquer ordem, decisão ou sentença administrativa, judicial ou arbitral que afete a Emissora e/ou qualquer Garantidor e/ou qualquer de seus respectivos ativos;</w:t>
      </w:r>
    </w:p>
    <w:p w14:paraId="69A68E2E" w14:textId="77777777" w:rsidR="007D4DB9" w:rsidRDefault="007D4DB9" w:rsidP="00B14690">
      <w:pPr>
        <w:spacing w:after="0" w:line="320" w:lineRule="exact"/>
        <w:ind w:left="1276"/>
        <w:rPr>
          <w:rFonts w:ascii="Tahoma" w:hAnsi="Tahoma" w:cs="Tahoma"/>
          <w:sz w:val="22"/>
          <w:szCs w:val="22"/>
        </w:rPr>
      </w:pPr>
    </w:p>
    <w:p w14:paraId="35A95BBE" w14:textId="77777777" w:rsidR="00B117B1" w:rsidRDefault="000E4947"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D4DB9">
        <w:rPr>
          <w:rFonts w:ascii="Tahoma" w:hAnsi="Tahoma" w:cs="Tahoma"/>
          <w:sz w:val="22"/>
          <w:szCs w:val="22"/>
        </w:rPr>
        <w:t xml:space="preserve">estão </w:t>
      </w:r>
      <w:r w:rsidR="007646A3" w:rsidRPr="007D4DB9">
        <w:rPr>
          <w:rFonts w:ascii="Tahoma" w:hAnsi="Tahoma" w:cs="Tahoma"/>
          <w:sz w:val="22"/>
          <w:szCs w:val="22"/>
        </w:rPr>
        <w:t>adimplentes com o cumprimento das obrigações constantes desta Escritura de Emissão</w:t>
      </w:r>
      <w:r w:rsidR="005B2EFB" w:rsidRPr="007D4DB9">
        <w:rPr>
          <w:rFonts w:ascii="Tahoma" w:hAnsi="Tahoma" w:cs="Tahoma"/>
          <w:sz w:val="22"/>
          <w:szCs w:val="22"/>
        </w:rPr>
        <w:t xml:space="preserve"> </w:t>
      </w:r>
      <w:r w:rsidR="007646A3" w:rsidRPr="007D4DB9">
        <w:rPr>
          <w:rFonts w:ascii="Tahoma" w:hAnsi="Tahoma" w:cs="Tahoma"/>
          <w:sz w:val="22"/>
          <w:szCs w:val="22"/>
        </w:rPr>
        <w:t>e do</w:t>
      </w:r>
      <w:r w:rsidR="00C47F50" w:rsidRPr="007D4DB9">
        <w:rPr>
          <w:rFonts w:ascii="Tahoma" w:hAnsi="Tahoma" w:cs="Tahoma"/>
          <w:sz w:val="22"/>
          <w:szCs w:val="22"/>
        </w:rPr>
        <w:t>s</w:t>
      </w:r>
      <w:r w:rsidR="007646A3" w:rsidRPr="007D4DB9">
        <w:rPr>
          <w:rFonts w:ascii="Tahoma" w:hAnsi="Tahoma" w:cs="Tahoma"/>
          <w:sz w:val="22"/>
          <w:szCs w:val="22"/>
        </w:rPr>
        <w:t xml:space="preserve"> Contrato</w:t>
      </w:r>
      <w:r w:rsidR="00C47F50" w:rsidRPr="007D4DB9">
        <w:rPr>
          <w:rFonts w:ascii="Tahoma" w:hAnsi="Tahoma" w:cs="Tahoma"/>
          <w:sz w:val="22"/>
          <w:szCs w:val="22"/>
        </w:rPr>
        <w:t>s</w:t>
      </w:r>
      <w:r w:rsidR="00E13A38" w:rsidRPr="007D4DB9">
        <w:rPr>
          <w:rFonts w:ascii="Tahoma" w:hAnsi="Tahoma" w:cs="Tahoma"/>
          <w:sz w:val="22"/>
          <w:szCs w:val="22"/>
        </w:rPr>
        <w:t xml:space="preserve"> </w:t>
      </w:r>
      <w:r w:rsidR="007646A3" w:rsidRPr="007D4DB9">
        <w:rPr>
          <w:rFonts w:ascii="Tahoma" w:hAnsi="Tahoma" w:cs="Tahoma"/>
          <w:sz w:val="22"/>
          <w:szCs w:val="22"/>
        </w:rPr>
        <w:t>de Garantia, e não ocorreu e não existe, na presente data, qualquer Evento de Inadimplemento</w:t>
      </w:r>
      <w:r w:rsidR="00B117B1" w:rsidRPr="007D4DB9">
        <w:rPr>
          <w:rFonts w:ascii="Tahoma" w:hAnsi="Tahoma" w:cs="Tahoma"/>
          <w:sz w:val="22"/>
          <w:szCs w:val="22"/>
        </w:rPr>
        <w:t>;</w:t>
      </w:r>
    </w:p>
    <w:p w14:paraId="3D316A7B" w14:textId="77777777" w:rsidR="007D4DB9" w:rsidRDefault="007D4DB9" w:rsidP="00B14690">
      <w:pPr>
        <w:pStyle w:val="PargrafodaLista"/>
        <w:spacing w:after="0" w:line="320" w:lineRule="exact"/>
        <w:rPr>
          <w:rFonts w:ascii="Tahoma" w:hAnsi="Tahoma" w:cs="Tahoma"/>
          <w:sz w:val="22"/>
          <w:szCs w:val="22"/>
        </w:rPr>
      </w:pPr>
    </w:p>
    <w:p w14:paraId="2BCEBE16" w14:textId="77777777" w:rsidR="00B117B1" w:rsidRDefault="00B117B1"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D4DB9">
        <w:rPr>
          <w:rFonts w:ascii="Tahoma" w:hAnsi="Tahoma" w:cs="Tahoma"/>
          <w:sz w:val="22"/>
          <w:szCs w:val="22"/>
        </w:rPr>
        <w:t>t</w:t>
      </w:r>
      <w:r w:rsidR="007646A3" w:rsidRPr="007D4DB9">
        <w:rPr>
          <w:rFonts w:ascii="Tahoma" w:hAnsi="Tahoma" w:cs="Tahoma"/>
          <w:sz w:val="22"/>
          <w:szCs w:val="22"/>
        </w:rPr>
        <w:t>ê</w:t>
      </w:r>
      <w:r w:rsidRPr="007D4DB9">
        <w:rPr>
          <w:rFonts w:ascii="Tahoma" w:hAnsi="Tahoma" w:cs="Tahoma"/>
          <w:sz w:val="22"/>
          <w:szCs w:val="22"/>
        </w:rPr>
        <w:t>m plena ciência e concorda</w:t>
      </w:r>
      <w:r w:rsidR="00A64C12" w:rsidRPr="007D4DB9">
        <w:rPr>
          <w:rFonts w:ascii="Tahoma" w:hAnsi="Tahoma" w:cs="Tahoma"/>
          <w:sz w:val="22"/>
          <w:szCs w:val="22"/>
        </w:rPr>
        <w:t>m</w:t>
      </w:r>
      <w:r w:rsidRPr="007D4DB9">
        <w:rPr>
          <w:rFonts w:ascii="Tahoma" w:hAnsi="Tahoma" w:cs="Tahoma"/>
          <w:sz w:val="22"/>
          <w:szCs w:val="22"/>
        </w:rPr>
        <w:t xml:space="preserve"> integralmente com a forma de divulgação e apuração </w:t>
      </w:r>
      <w:r w:rsidR="009F415C" w:rsidRPr="007D4DB9">
        <w:rPr>
          <w:rFonts w:ascii="Tahoma" w:hAnsi="Tahoma" w:cs="Tahoma"/>
          <w:sz w:val="22"/>
          <w:szCs w:val="22"/>
        </w:rPr>
        <w:t xml:space="preserve">da </w:t>
      </w:r>
      <w:r w:rsidR="00516C21" w:rsidRPr="007D4DB9">
        <w:rPr>
          <w:rFonts w:ascii="Tahoma" w:hAnsi="Tahoma" w:cs="Tahoma"/>
          <w:sz w:val="22"/>
          <w:szCs w:val="22"/>
        </w:rPr>
        <w:t>Taxa DI</w:t>
      </w:r>
      <w:r w:rsidRPr="007D4DB9">
        <w:rPr>
          <w:rFonts w:ascii="Tahoma" w:hAnsi="Tahoma" w:cs="Tahoma"/>
          <w:sz w:val="22"/>
          <w:szCs w:val="22"/>
        </w:rPr>
        <w:t xml:space="preserve">, e a forma de cálculo da Remuneração foi acordada por livre vontade da </w:t>
      </w:r>
      <w:r w:rsidR="00E13A38" w:rsidRPr="007D4DB9">
        <w:rPr>
          <w:rFonts w:ascii="Tahoma" w:hAnsi="Tahoma" w:cs="Tahoma"/>
          <w:sz w:val="22"/>
          <w:szCs w:val="22"/>
        </w:rPr>
        <w:t xml:space="preserve">Emissora </w:t>
      </w:r>
      <w:r w:rsidRPr="007D4DB9">
        <w:rPr>
          <w:rFonts w:ascii="Tahoma" w:hAnsi="Tahoma" w:cs="Tahoma"/>
          <w:sz w:val="22"/>
          <w:szCs w:val="22"/>
        </w:rPr>
        <w:t>e d</w:t>
      </w:r>
      <w:r w:rsidR="004A7725" w:rsidRPr="007D4DB9">
        <w:rPr>
          <w:rFonts w:ascii="Tahoma" w:hAnsi="Tahoma" w:cs="Tahoma"/>
          <w:sz w:val="22"/>
          <w:szCs w:val="22"/>
        </w:rPr>
        <w:t>os Garantidores</w:t>
      </w:r>
      <w:r w:rsidRPr="007D4DB9">
        <w:rPr>
          <w:rFonts w:ascii="Tahoma" w:hAnsi="Tahoma" w:cs="Tahoma"/>
          <w:sz w:val="22"/>
          <w:szCs w:val="22"/>
        </w:rPr>
        <w:t>, em observância ao princípio da boa-fé;</w:t>
      </w:r>
    </w:p>
    <w:p w14:paraId="355F1DD2" w14:textId="77777777" w:rsidR="007D4DB9" w:rsidRDefault="007D4DB9" w:rsidP="00B14690">
      <w:pPr>
        <w:pStyle w:val="PargrafodaLista"/>
        <w:spacing w:after="0" w:line="320" w:lineRule="exact"/>
        <w:rPr>
          <w:rFonts w:ascii="Tahoma" w:hAnsi="Tahoma" w:cs="Tahoma"/>
          <w:sz w:val="22"/>
          <w:szCs w:val="22"/>
        </w:rPr>
      </w:pPr>
    </w:p>
    <w:p w14:paraId="1D07D43D" w14:textId="77777777" w:rsidR="00EB235F" w:rsidRDefault="00EB235F"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D4DB9">
        <w:rPr>
          <w:rFonts w:ascii="Tahoma" w:hAnsi="Tahoma" w:cs="Tahoma"/>
          <w:sz w:val="22"/>
          <w:szCs w:val="22"/>
        </w:rPr>
        <w:t>não omitiu qualquer fato que possa resultar em alteração substancial na situação econômico-financeira ou jurídica da Emissora e/ou d</w:t>
      </w:r>
      <w:r w:rsidR="004A7725" w:rsidRPr="007D4DB9">
        <w:rPr>
          <w:rFonts w:ascii="Tahoma" w:hAnsi="Tahoma" w:cs="Tahoma"/>
          <w:sz w:val="22"/>
          <w:szCs w:val="22"/>
        </w:rPr>
        <w:t>os Garantidores</w:t>
      </w:r>
      <w:r w:rsidRPr="007D4DB9">
        <w:rPr>
          <w:rFonts w:ascii="Tahoma" w:hAnsi="Tahoma" w:cs="Tahoma"/>
          <w:sz w:val="22"/>
          <w:szCs w:val="22"/>
        </w:rPr>
        <w:t>;</w:t>
      </w:r>
    </w:p>
    <w:p w14:paraId="5065DE8F" w14:textId="77777777" w:rsidR="007D4DB9" w:rsidRDefault="007D4DB9" w:rsidP="00B14690">
      <w:pPr>
        <w:pStyle w:val="PargrafodaLista"/>
        <w:spacing w:after="0" w:line="320" w:lineRule="exact"/>
        <w:rPr>
          <w:rFonts w:ascii="Tahoma" w:hAnsi="Tahoma" w:cs="Tahoma"/>
          <w:sz w:val="22"/>
          <w:szCs w:val="22"/>
        </w:rPr>
      </w:pPr>
    </w:p>
    <w:p w14:paraId="6F17E8D7" w14:textId="77777777" w:rsidR="00A87336" w:rsidRDefault="00A87336"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D4DB9">
        <w:rPr>
          <w:rFonts w:ascii="Tahoma" w:hAnsi="Tahoma" w:cs="Tahoma"/>
          <w:sz w:val="22"/>
          <w:szCs w:val="22"/>
        </w:rPr>
        <w:t xml:space="preserve">todas as informações prestadas no âmbito da Emissão até a presente data para fins de análise e aprovação da emissão das Debêntures são corretas e verdadeiras na data na qual referidas informações foram prestadas e não omitem qualquer fato relevante necessário para fazer com que referidas informações (consideradas como um todo) não sejam enganosas em referido tempo à luz das circunstâncias nas quais foram prestadas; </w:t>
      </w:r>
    </w:p>
    <w:p w14:paraId="034C7898" w14:textId="77777777" w:rsidR="007D4DB9" w:rsidRDefault="007D4DB9" w:rsidP="00B14690">
      <w:pPr>
        <w:pStyle w:val="PargrafodaLista"/>
        <w:spacing w:after="0" w:line="320" w:lineRule="exact"/>
        <w:rPr>
          <w:rFonts w:ascii="Tahoma" w:hAnsi="Tahoma" w:cs="Tahoma"/>
          <w:sz w:val="22"/>
          <w:szCs w:val="22"/>
        </w:rPr>
      </w:pPr>
    </w:p>
    <w:p w14:paraId="27BB15B2" w14:textId="77777777" w:rsidR="00EB235F" w:rsidRDefault="00EB235F"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D4DB9">
        <w:rPr>
          <w:rFonts w:ascii="Tahoma" w:hAnsi="Tahoma" w:cs="Tahoma"/>
          <w:sz w:val="22"/>
          <w:szCs w:val="22"/>
        </w:rPr>
        <w:t>está em cumprimento com a</w:t>
      </w:r>
      <w:r w:rsidR="001A4B77" w:rsidRPr="007D4DB9">
        <w:rPr>
          <w:rFonts w:ascii="Tahoma" w:hAnsi="Tahoma" w:cs="Tahoma"/>
          <w:sz w:val="22"/>
          <w:szCs w:val="22"/>
        </w:rPr>
        <w:t>s Leis Anticorrupção</w:t>
      </w:r>
      <w:r w:rsidRPr="007D4DB9">
        <w:rPr>
          <w:rFonts w:ascii="Tahoma" w:hAnsi="Tahoma" w:cs="Tahoma"/>
          <w:sz w:val="22"/>
          <w:szCs w:val="22"/>
        </w:rPr>
        <w:t>;</w:t>
      </w:r>
    </w:p>
    <w:p w14:paraId="4F3C032A" w14:textId="77777777" w:rsidR="007D4DB9" w:rsidRDefault="007D4DB9" w:rsidP="00B14690">
      <w:pPr>
        <w:pStyle w:val="PargrafodaLista"/>
        <w:spacing w:after="0" w:line="320" w:lineRule="exact"/>
        <w:rPr>
          <w:rFonts w:ascii="Tahoma" w:hAnsi="Tahoma" w:cs="Tahoma"/>
          <w:sz w:val="22"/>
          <w:szCs w:val="22"/>
        </w:rPr>
      </w:pPr>
    </w:p>
    <w:p w14:paraId="4C524743" w14:textId="77777777" w:rsidR="00B117B1" w:rsidRDefault="00B117B1"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D4DB9">
        <w:rPr>
          <w:rFonts w:ascii="Tahoma" w:hAnsi="Tahoma" w:cs="Tahoma"/>
          <w:sz w:val="22"/>
          <w:szCs w:val="22"/>
        </w:rPr>
        <w:t xml:space="preserve">as </w:t>
      </w:r>
      <w:r w:rsidR="001A4B77" w:rsidRPr="007D4DB9">
        <w:rPr>
          <w:rFonts w:ascii="Tahoma" w:hAnsi="Tahoma" w:cs="Tahoma"/>
          <w:sz w:val="22"/>
          <w:szCs w:val="22"/>
        </w:rPr>
        <w:t xml:space="preserve">demonstrações financeiras </w:t>
      </w:r>
      <w:r w:rsidRPr="007D4DB9">
        <w:rPr>
          <w:rFonts w:ascii="Tahoma" w:hAnsi="Tahoma" w:cs="Tahoma"/>
          <w:sz w:val="22"/>
          <w:szCs w:val="22"/>
        </w:rPr>
        <w:t>d</w:t>
      </w:r>
      <w:r w:rsidR="007D4DB9">
        <w:rPr>
          <w:rFonts w:ascii="Tahoma" w:hAnsi="Tahoma" w:cs="Tahoma"/>
          <w:sz w:val="22"/>
          <w:szCs w:val="22"/>
        </w:rPr>
        <w:t xml:space="preserve">o </w:t>
      </w:r>
      <w:r w:rsidR="006179D8">
        <w:rPr>
          <w:rFonts w:ascii="Tahoma" w:hAnsi="Tahoma" w:cs="Tahoma"/>
          <w:sz w:val="22"/>
          <w:szCs w:val="22"/>
        </w:rPr>
        <w:t xml:space="preserve">Fundo 831 </w:t>
      </w:r>
      <w:r w:rsidR="007D4DB9">
        <w:rPr>
          <w:rFonts w:ascii="Tahoma" w:hAnsi="Tahoma" w:cs="Tahoma"/>
          <w:sz w:val="22"/>
          <w:szCs w:val="22"/>
        </w:rPr>
        <w:t>e do FIP</w:t>
      </w:r>
      <w:r w:rsidRPr="007D4DB9">
        <w:rPr>
          <w:rFonts w:ascii="Tahoma" w:hAnsi="Tahoma" w:cs="Tahoma"/>
          <w:sz w:val="22"/>
          <w:szCs w:val="22"/>
        </w:rPr>
        <w:t xml:space="preserve"> relativas aos exercícios sociais encerrados em 31 de dezembro de </w:t>
      </w:r>
      <w:r w:rsidR="00C47F50" w:rsidRPr="007D4DB9">
        <w:rPr>
          <w:rFonts w:ascii="Tahoma" w:hAnsi="Tahoma" w:cs="Tahoma"/>
          <w:sz w:val="22"/>
          <w:szCs w:val="22"/>
        </w:rPr>
        <w:t>201</w:t>
      </w:r>
      <w:r w:rsidR="007D4DB9">
        <w:rPr>
          <w:rFonts w:ascii="Tahoma" w:hAnsi="Tahoma" w:cs="Tahoma"/>
          <w:sz w:val="22"/>
          <w:szCs w:val="22"/>
        </w:rPr>
        <w:t>5</w:t>
      </w:r>
      <w:r w:rsidR="00C47F50" w:rsidRPr="007D4DB9">
        <w:rPr>
          <w:rFonts w:ascii="Tahoma" w:hAnsi="Tahoma" w:cs="Tahoma"/>
          <w:sz w:val="22"/>
          <w:szCs w:val="22"/>
        </w:rPr>
        <w:t>, 201</w:t>
      </w:r>
      <w:r w:rsidR="007D4DB9">
        <w:rPr>
          <w:rFonts w:ascii="Tahoma" w:hAnsi="Tahoma" w:cs="Tahoma"/>
          <w:sz w:val="22"/>
          <w:szCs w:val="22"/>
        </w:rPr>
        <w:t>6</w:t>
      </w:r>
      <w:r w:rsidR="00C47F50" w:rsidRPr="007D4DB9">
        <w:rPr>
          <w:rFonts w:ascii="Tahoma" w:hAnsi="Tahoma" w:cs="Tahoma"/>
          <w:sz w:val="22"/>
          <w:szCs w:val="22"/>
        </w:rPr>
        <w:t xml:space="preserve"> e 201</w:t>
      </w:r>
      <w:r w:rsidR="007D4DB9">
        <w:rPr>
          <w:rFonts w:ascii="Tahoma" w:hAnsi="Tahoma" w:cs="Tahoma"/>
          <w:sz w:val="22"/>
          <w:szCs w:val="22"/>
        </w:rPr>
        <w:t>7</w:t>
      </w:r>
      <w:r w:rsidR="00A046B4" w:rsidRPr="007D4DB9">
        <w:rPr>
          <w:rFonts w:ascii="Tahoma" w:hAnsi="Tahoma" w:cs="Tahoma"/>
          <w:sz w:val="22"/>
          <w:szCs w:val="22"/>
        </w:rPr>
        <w:t xml:space="preserve"> </w:t>
      </w:r>
      <w:r w:rsidRPr="007D4DB9">
        <w:rPr>
          <w:rFonts w:ascii="Tahoma" w:hAnsi="Tahoma" w:cs="Tahoma"/>
          <w:sz w:val="22"/>
          <w:szCs w:val="22"/>
        </w:rPr>
        <w:t xml:space="preserve">representam corretamente a posição patrimonial e financeira </w:t>
      </w:r>
      <w:r w:rsidR="00E83342" w:rsidRPr="007D4DB9">
        <w:rPr>
          <w:rFonts w:ascii="Tahoma" w:hAnsi="Tahoma" w:cs="Tahoma"/>
          <w:sz w:val="22"/>
          <w:szCs w:val="22"/>
        </w:rPr>
        <w:t xml:space="preserve">consolidada </w:t>
      </w:r>
      <w:r w:rsidR="002C2810" w:rsidRPr="007D4DB9">
        <w:rPr>
          <w:rFonts w:ascii="Tahoma" w:hAnsi="Tahoma" w:cs="Tahoma"/>
          <w:sz w:val="22"/>
          <w:szCs w:val="22"/>
        </w:rPr>
        <w:t>d</w:t>
      </w:r>
      <w:r w:rsidR="007D4DB9">
        <w:rPr>
          <w:rFonts w:ascii="Tahoma" w:hAnsi="Tahoma" w:cs="Tahoma"/>
          <w:sz w:val="22"/>
          <w:szCs w:val="22"/>
        </w:rPr>
        <w:t xml:space="preserve">o </w:t>
      </w:r>
      <w:r w:rsidR="000825BA">
        <w:rPr>
          <w:rFonts w:ascii="Tahoma" w:hAnsi="Tahoma" w:cs="Tahoma"/>
          <w:sz w:val="22"/>
          <w:szCs w:val="22"/>
        </w:rPr>
        <w:t xml:space="preserve">Fundo 831 </w:t>
      </w:r>
      <w:r w:rsidR="007D4DB9">
        <w:rPr>
          <w:rFonts w:ascii="Tahoma" w:hAnsi="Tahoma" w:cs="Tahoma"/>
          <w:sz w:val="22"/>
          <w:szCs w:val="22"/>
        </w:rPr>
        <w:t>e do FIP</w:t>
      </w:r>
      <w:r w:rsidR="00E13A38" w:rsidRPr="007D4DB9">
        <w:rPr>
          <w:rFonts w:ascii="Tahoma" w:hAnsi="Tahoma" w:cs="Tahoma"/>
          <w:sz w:val="22"/>
          <w:szCs w:val="22"/>
        </w:rPr>
        <w:t xml:space="preserve"> </w:t>
      </w:r>
      <w:r w:rsidRPr="007D4DB9">
        <w:rPr>
          <w:rFonts w:ascii="Tahoma" w:hAnsi="Tahoma" w:cs="Tahoma"/>
          <w:sz w:val="22"/>
          <w:szCs w:val="22"/>
        </w:rPr>
        <w:t>naquelas datas e para aqueles períodos e foram devidamente elaboradas em conformidade com</w:t>
      </w:r>
      <w:r w:rsidR="00EC6B43" w:rsidRPr="007D4DB9">
        <w:rPr>
          <w:rFonts w:ascii="Tahoma" w:hAnsi="Tahoma" w:cs="Tahoma"/>
          <w:sz w:val="22"/>
          <w:szCs w:val="22"/>
        </w:rPr>
        <w:t xml:space="preserve"> a </w:t>
      </w:r>
      <w:r w:rsidR="007D4DB9">
        <w:rPr>
          <w:rFonts w:ascii="Tahoma" w:hAnsi="Tahoma" w:cs="Tahoma"/>
          <w:sz w:val="22"/>
          <w:szCs w:val="22"/>
        </w:rPr>
        <w:t>regulamentação da CVM</w:t>
      </w:r>
      <w:r w:rsidRPr="007D4DB9">
        <w:rPr>
          <w:rFonts w:ascii="Tahoma" w:hAnsi="Tahoma" w:cs="Tahoma"/>
          <w:sz w:val="22"/>
          <w:szCs w:val="22"/>
        </w:rPr>
        <w:t>;</w:t>
      </w:r>
    </w:p>
    <w:p w14:paraId="0B84A97D" w14:textId="77777777" w:rsidR="007D4DB9" w:rsidRDefault="007D4DB9" w:rsidP="00B14690">
      <w:pPr>
        <w:pStyle w:val="PargrafodaLista"/>
        <w:spacing w:after="0" w:line="320" w:lineRule="exact"/>
        <w:rPr>
          <w:rFonts w:ascii="Tahoma" w:hAnsi="Tahoma" w:cs="Tahoma"/>
          <w:sz w:val="22"/>
          <w:szCs w:val="22"/>
        </w:rPr>
      </w:pPr>
    </w:p>
    <w:p w14:paraId="7B66D335" w14:textId="77777777" w:rsidR="00B117B1" w:rsidRDefault="00252775"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7D4DB9">
        <w:rPr>
          <w:rFonts w:ascii="Tahoma" w:hAnsi="Tahoma" w:cs="Tahoma"/>
          <w:sz w:val="22"/>
          <w:szCs w:val="22"/>
        </w:rPr>
        <w:t xml:space="preserve">está, assim como suas </w:t>
      </w:r>
      <w:r w:rsidR="001D39C6" w:rsidRPr="007D4DB9">
        <w:rPr>
          <w:rFonts w:ascii="Tahoma" w:hAnsi="Tahoma" w:cs="Tahoma"/>
          <w:sz w:val="22"/>
          <w:szCs w:val="22"/>
        </w:rPr>
        <w:t>Controladas</w:t>
      </w:r>
      <w:r w:rsidRPr="007D4DB9">
        <w:rPr>
          <w:rFonts w:ascii="Tahoma" w:hAnsi="Tahoma" w:cs="Tahoma"/>
          <w:sz w:val="22"/>
          <w:szCs w:val="22"/>
        </w:rPr>
        <w:t>,</w:t>
      </w:r>
      <w:r w:rsidR="00A87336" w:rsidRPr="007D4DB9">
        <w:rPr>
          <w:rFonts w:ascii="Tahoma" w:hAnsi="Tahoma" w:cs="Tahoma"/>
          <w:sz w:val="22"/>
          <w:szCs w:val="22"/>
        </w:rPr>
        <w:t xml:space="preserve"> </w:t>
      </w:r>
      <w:r w:rsidR="00B117B1" w:rsidRPr="007D4DB9">
        <w:rPr>
          <w:rFonts w:ascii="Tahoma" w:hAnsi="Tahoma" w:cs="Tahoma"/>
          <w:sz w:val="22"/>
          <w:szCs w:val="22"/>
        </w:rPr>
        <w:t xml:space="preserve">cumprindo as leis, regulamentos, normas administrativas e determinações dos órgãos governamentais, autarquias ou </w:t>
      </w:r>
      <w:r w:rsidR="009C31D8" w:rsidRPr="007D4DB9">
        <w:rPr>
          <w:rFonts w:ascii="Tahoma" w:hAnsi="Tahoma" w:cs="Tahoma"/>
          <w:sz w:val="22"/>
          <w:szCs w:val="22"/>
        </w:rPr>
        <w:t>instâncias judiciais</w:t>
      </w:r>
      <w:r w:rsidR="004D741F" w:rsidRPr="007D4DB9">
        <w:rPr>
          <w:rFonts w:ascii="Tahoma" w:hAnsi="Tahoma" w:cs="Tahoma"/>
          <w:sz w:val="22"/>
          <w:szCs w:val="22"/>
        </w:rPr>
        <w:t xml:space="preserve"> </w:t>
      </w:r>
      <w:r w:rsidR="009C31D8" w:rsidRPr="007D4DB9">
        <w:rPr>
          <w:rFonts w:ascii="Tahoma" w:hAnsi="Tahoma" w:cs="Tahoma"/>
          <w:sz w:val="22"/>
          <w:szCs w:val="22"/>
        </w:rPr>
        <w:t>aplicáveis ao exercício de suas atividades</w:t>
      </w:r>
      <w:r w:rsidR="000B488F" w:rsidRPr="007D4DB9">
        <w:rPr>
          <w:rFonts w:ascii="Tahoma" w:hAnsi="Tahoma" w:cs="Tahoma"/>
          <w:sz w:val="22"/>
          <w:szCs w:val="22"/>
        </w:rPr>
        <w:t xml:space="preserve">, </w:t>
      </w:r>
      <w:r w:rsidR="00AB4026" w:rsidRPr="00AE22EA">
        <w:rPr>
          <w:rFonts w:ascii="Tahoma" w:hAnsi="Tahoma" w:cs="Tahoma"/>
          <w:color w:val="000000"/>
          <w:sz w:val="22"/>
          <w:szCs w:val="22"/>
        </w:rPr>
        <w:t xml:space="preserve">exceto por aquelas questionadas nas esferas administrativa e/ou judicial, </w:t>
      </w:r>
      <w:r w:rsidR="00AB4026" w:rsidRPr="00A361FC">
        <w:rPr>
          <w:rFonts w:ascii="Tahoma" w:hAnsi="Tahoma" w:cs="Tahoma"/>
          <w:color w:val="000000"/>
          <w:sz w:val="22"/>
          <w:szCs w:val="22"/>
        </w:rPr>
        <w:t>de forma que seja obtido provimento que suspensa a exigibilidade de cumprimento da respectiva lei, regulamento, norma administrativa e determinação de órgão governamental, autarquia ou tribunal, conforme for o caso</w:t>
      </w:r>
      <w:r w:rsidR="00B117B1" w:rsidRPr="007D4DB9">
        <w:rPr>
          <w:rFonts w:ascii="Tahoma" w:hAnsi="Tahoma" w:cs="Tahoma"/>
          <w:sz w:val="22"/>
          <w:szCs w:val="22"/>
        </w:rPr>
        <w:t>;</w:t>
      </w:r>
    </w:p>
    <w:p w14:paraId="32C19E4D" w14:textId="77777777" w:rsidR="00AB4026" w:rsidRDefault="00AB4026" w:rsidP="00B14690">
      <w:pPr>
        <w:pStyle w:val="PargrafodaLista"/>
        <w:spacing w:after="0" w:line="320" w:lineRule="exact"/>
        <w:rPr>
          <w:rFonts w:ascii="Tahoma" w:hAnsi="Tahoma" w:cs="Tahoma"/>
          <w:sz w:val="22"/>
          <w:szCs w:val="22"/>
        </w:rPr>
      </w:pPr>
    </w:p>
    <w:p w14:paraId="48E2C82A" w14:textId="77777777" w:rsidR="00305E6F" w:rsidRDefault="00305E6F"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AB4026">
        <w:rPr>
          <w:rFonts w:ascii="Tahoma" w:hAnsi="Tahoma" w:cs="Tahoma"/>
          <w:sz w:val="22"/>
          <w:szCs w:val="22"/>
        </w:rPr>
        <w:t>não tem conhecimento de qualquer ação judicial, procedimento administrativo ou arbitral, inquérito ou outro procedimento de investigação governamental que possa afetar a Emissão ou os negócios da Emissora;</w:t>
      </w:r>
    </w:p>
    <w:p w14:paraId="3F25C514" w14:textId="77777777" w:rsidR="00AB4026" w:rsidRDefault="00AB4026" w:rsidP="00B14690">
      <w:pPr>
        <w:pStyle w:val="PargrafodaLista"/>
        <w:spacing w:after="0" w:line="320" w:lineRule="exact"/>
        <w:rPr>
          <w:rFonts w:ascii="Tahoma" w:hAnsi="Tahoma" w:cs="Tahoma"/>
          <w:sz w:val="22"/>
          <w:szCs w:val="22"/>
        </w:rPr>
      </w:pPr>
    </w:p>
    <w:p w14:paraId="27067798" w14:textId="77777777" w:rsidR="00A87336" w:rsidRDefault="00252775"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AB4026">
        <w:rPr>
          <w:rFonts w:ascii="Tahoma" w:hAnsi="Tahoma" w:cs="Tahoma"/>
          <w:sz w:val="22"/>
          <w:szCs w:val="22"/>
        </w:rPr>
        <w:t>está</w:t>
      </w:r>
      <w:r w:rsidR="00B117B1" w:rsidRPr="00AB4026">
        <w:rPr>
          <w:rFonts w:ascii="Tahoma" w:hAnsi="Tahoma" w:cs="Tahoma"/>
          <w:sz w:val="22"/>
          <w:szCs w:val="22"/>
        </w:rPr>
        <w:t xml:space="preserve"> em dia com o pagamento de todas as obrigações de natureza tributária (municipal, estadual e federal), trabalhista, previdenciária, ambiental e de quaisquer outras obrigações impostas por lei, </w:t>
      </w:r>
      <w:r w:rsidR="00AB4026" w:rsidRPr="00AE22EA">
        <w:rPr>
          <w:rFonts w:ascii="Tahoma" w:hAnsi="Tahoma" w:cs="Tahoma"/>
          <w:color w:val="000000"/>
          <w:sz w:val="22"/>
          <w:szCs w:val="22"/>
        </w:rPr>
        <w:t xml:space="preserve">exceto por aquelas questionadas nas esferas administrativa e/ou judicial, </w:t>
      </w:r>
      <w:r w:rsidR="00AB4026" w:rsidRPr="00A361FC">
        <w:rPr>
          <w:rFonts w:ascii="Tahoma" w:hAnsi="Tahoma" w:cs="Tahoma"/>
          <w:color w:val="000000"/>
          <w:sz w:val="22"/>
          <w:szCs w:val="22"/>
        </w:rPr>
        <w:t>de forma que seja obtido provimento que suspensa a exigibilidade de cumprimento da respectiva</w:t>
      </w:r>
      <w:r w:rsidR="00AB4026">
        <w:rPr>
          <w:rFonts w:ascii="Tahoma" w:hAnsi="Tahoma" w:cs="Tahoma"/>
          <w:color w:val="000000"/>
          <w:sz w:val="22"/>
          <w:szCs w:val="22"/>
        </w:rPr>
        <w:t xml:space="preserve"> obrigação</w:t>
      </w:r>
      <w:r w:rsidR="00AB4026">
        <w:rPr>
          <w:rFonts w:ascii="Tahoma" w:hAnsi="Tahoma" w:cs="Tahoma"/>
          <w:sz w:val="22"/>
          <w:szCs w:val="22"/>
        </w:rPr>
        <w:t>;</w:t>
      </w:r>
    </w:p>
    <w:p w14:paraId="3E26C834" w14:textId="77777777" w:rsidR="00AB4026" w:rsidRDefault="00AB4026" w:rsidP="00B14690">
      <w:pPr>
        <w:pStyle w:val="PargrafodaLista"/>
        <w:spacing w:after="0" w:line="320" w:lineRule="exact"/>
        <w:rPr>
          <w:rFonts w:ascii="Tahoma" w:hAnsi="Tahoma" w:cs="Tahoma"/>
          <w:sz w:val="22"/>
          <w:szCs w:val="22"/>
        </w:rPr>
      </w:pPr>
    </w:p>
    <w:p w14:paraId="70DB3F64" w14:textId="77777777" w:rsidR="005258B2" w:rsidRPr="005258B2" w:rsidRDefault="00E71D3C" w:rsidP="00B14690">
      <w:pPr>
        <w:numPr>
          <w:ilvl w:val="3"/>
          <w:numId w:val="38"/>
        </w:numPr>
        <w:tabs>
          <w:tab w:val="clear" w:pos="2126"/>
          <w:tab w:val="num" w:pos="1276"/>
        </w:tabs>
        <w:spacing w:after="0" w:line="320" w:lineRule="exact"/>
        <w:ind w:left="1276" w:hanging="567"/>
        <w:rPr>
          <w:rFonts w:ascii="Tahoma" w:hAnsi="Tahoma" w:cs="Tahoma"/>
          <w:sz w:val="22"/>
          <w:szCs w:val="22"/>
        </w:rPr>
      </w:pPr>
      <w:r>
        <w:rPr>
          <w:rFonts w:ascii="Tahoma" w:hAnsi="Tahoma" w:cs="Tahoma"/>
          <w:bCs/>
          <w:sz w:val="22"/>
          <w:szCs w:val="22"/>
        </w:rPr>
        <w:t xml:space="preserve">assumindo a implementação da condição suspensiva contida nas Garantias, </w:t>
      </w:r>
      <w:r w:rsidR="005258B2">
        <w:rPr>
          <w:rFonts w:ascii="Tahoma" w:hAnsi="Tahoma" w:cs="Tahoma"/>
          <w:bCs/>
          <w:sz w:val="22"/>
          <w:szCs w:val="22"/>
        </w:rPr>
        <w:t>a</w:t>
      </w:r>
      <w:r w:rsidR="005258B2" w:rsidRPr="00A2534E">
        <w:rPr>
          <w:rFonts w:ascii="Tahoma" w:hAnsi="Tahoma" w:cs="Tahoma"/>
          <w:bCs/>
          <w:sz w:val="22"/>
          <w:szCs w:val="22"/>
        </w:rPr>
        <w:t xml:space="preserve">s Garantias </w:t>
      </w:r>
      <w:r w:rsidR="005258B2">
        <w:rPr>
          <w:rFonts w:ascii="Tahoma" w:hAnsi="Tahoma" w:cs="Tahoma"/>
          <w:bCs/>
          <w:sz w:val="22"/>
          <w:szCs w:val="22"/>
        </w:rPr>
        <w:t xml:space="preserve">correspondem, nesta data, a 200% (duzentos por cento) do </w:t>
      </w:r>
      <w:r w:rsidR="006179D8">
        <w:rPr>
          <w:rFonts w:ascii="Tahoma" w:hAnsi="Tahoma" w:cs="Tahoma"/>
          <w:bCs/>
          <w:sz w:val="22"/>
          <w:szCs w:val="22"/>
        </w:rPr>
        <w:t xml:space="preserve">Saldo Devedor </w:t>
      </w:r>
      <w:r w:rsidR="005258B2">
        <w:rPr>
          <w:rFonts w:ascii="Tahoma" w:hAnsi="Tahoma" w:cs="Tahoma"/>
          <w:bCs/>
          <w:sz w:val="22"/>
          <w:szCs w:val="22"/>
        </w:rPr>
        <w:t>da Emissão;</w:t>
      </w:r>
    </w:p>
    <w:p w14:paraId="261BCAA1" w14:textId="77777777" w:rsidR="005258B2" w:rsidRDefault="005258B2" w:rsidP="00B14690">
      <w:pPr>
        <w:pStyle w:val="PargrafodaLista"/>
        <w:spacing w:after="0" w:line="320" w:lineRule="exact"/>
        <w:rPr>
          <w:rFonts w:ascii="Tahoma" w:hAnsi="Tahoma" w:cs="Tahoma"/>
          <w:bCs/>
          <w:sz w:val="22"/>
          <w:szCs w:val="22"/>
        </w:rPr>
      </w:pPr>
    </w:p>
    <w:p w14:paraId="13393A2A" w14:textId="77777777" w:rsidR="00AB4026" w:rsidRDefault="00AB4026" w:rsidP="00B14690">
      <w:pPr>
        <w:numPr>
          <w:ilvl w:val="3"/>
          <w:numId w:val="38"/>
        </w:numPr>
        <w:tabs>
          <w:tab w:val="clear" w:pos="2126"/>
          <w:tab w:val="num" w:pos="1276"/>
        </w:tabs>
        <w:spacing w:after="0" w:line="320" w:lineRule="exact"/>
        <w:ind w:left="1276" w:hanging="567"/>
        <w:rPr>
          <w:rFonts w:ascii="Tahoma" w:hAnsi="Tahoma" w:cs="Tahoma"/>
          <w:sz w:val="22"/>
          <w:szCs w:val="22"/>
        </w:rPr>
      </w:pPr>
      <w:r>
        <w:rPr>
          <w:rFonts w:ascii="Tahoma" w:hAnsi="Tahoma" w:cs="Tahoma"/>
          <w:sz w:val="22"/>
          <w:szCs w:val="22"/>
        </w:rPr>
        <w:t xml:space="preserve">em relação ao </w:t>
      </w:r>
      <w:r w:rsidR="00767FEE">
        <w:rPr>
          <w:rFonts w:ascii="Tahoma" w:hAnsi="Tahoma" w:cs="Tahoma"/>
          <w:sz w:val="22"/>
          <w:szCs w:val="22"/>
        </w:rPr>
        <w:t xml:space="preserve">Fundo 831 </w:t>
      </w:r>
      <w:r>
        <w:rPr>
          <w:rFonts w:ascii="Tahoma" w:hAnsi="Tahoma" w:cs="Tahoma"/>
          <w:sz w:val="22"/>
          <w:szCs w:val="22"/>
        </w:rPr>
        <w:t>e ao FIP, as</w:t>
      </w:r>
      <w:r w:rsidRPr="00AB4026">
        <w:rPr>
          <w:rFonts w:ascii="Tahoma" w:hAnsi="Tahoma" w:cs="Tahoma"/>
          <w:sz w:val="22"/>
          <w:szCs w:val="22"/>
        </w:rPr>
        <w:t xml:space="preserve"> </w:t>
      </w:r>
      <w:r>
        <w:rPr>
          <w:rFonts w:ascii="Tahoma" w:hAnsi="Tahoma" w:cs="Tahoma"/>
          <w:sz w:val="22"/>
          <w:szCs w:val="22"/>
        </w:rPr>
        <w:t>Fianças</w:t>
      </w:r>
      <w:r w:rsidRPr="00AB4026">
        <w:rPr>
          <w:rFonts w:ascii="Tahoma" w:hAnsi="Tahoma" w:cs="Tahoma"/>
          <w:sz w:val="22"/>
          <w:szCs w:val="22"/>
        </w:rPr>
        <w:t xml:space="preserve"> outorgad</w:t>
      </w:r>
      <w:r>
        <w:rPr>
          <w:rFonts w:ascii="Tahoma" w:hAnsi="Tahoma" w:cs="Tahoma"/>
          <w:sz w:val="22"/>
          <w:szCs w:val="22"/>
        </w:rPr>
        <w:t>as</w:t>
      </w:r>
      <w:r w:rsidRPr="00AB4026">
        <w:rPr>
          <w:rFonts w:ascii="Tahoma" w:hAnsi="Tahoma" w:cs="Tahoma"/>
          <w:sz w:val="22"/>
          <w:szCs w:val="22"/>
        </w:rPr>
        <w:t xml:space="preserve"> nos termos desta </w:t>
      </w:r>
      <w:r>
        <w:rPr>
          <w:rFonts w:ascii="Tahoma" w:hAnsi="Tahoma" w:cs="Tahoma"/>
          <w:sz w:val="22"/>
          <w:szCs w:val="22"/>
        </w:rPr>
        <w:t xml:space="preserve">Escritura </w:t>
      </w:r>
      <w:r w:rsidRPr="00AB4026">
        <w:rPr>
          <w:rFonts w:ascii="Tahoma" w:hAnsi="Tahoma" w:cs="Tahoma"/>
          <w:sz w:val="22"/>
          <w:szCs w:val="22"/>
        </w:rPr>
        <w:t>atende</w:t>
      </w:r>
      <w:r>
        <w:rPr>
          <w:rFonts w:ascii="Tahoma" w:hAnsi="Tahoma" w:cs="Tahoma"/>
          <w:sz w:val="22"/>
          <w:szCs w:val="22"/>
        </w:rPr>
        <w:t>m</w:t>
      </w:r>
      <w:r w:rsidRPr="00AB4026">
        <w:rPr>
          <w:rFonts w:ascii="Tahoma" w:hAnsi="Tahoma" w:cs="Tahoma"/>
          <w:sz w:val="22"/>
          <w:szCs w:val="22"/>
        </w:rPr>
        <w:t xml:space="preserve"> aos requisitos previstos na Instrução da CVM nº 555, de 17 de dezembro de 2014, e/ou da Instrução da CVM nº 578, de 30 de agosto de 2016, conforme o caso</w:t>
      </w:r>
      <w:r>
        <w:rPr>
          <w:rFonts w:ascii="Tahoma" w:hAnsi="Tahoma" w:cs="Tahoma"/>
          <w:sz w:val="22"/>
          <w:szCs w:val="22"/>
        </w:rPr>
        <w:t>;</w:t>
      </w:r>
    </w:p>
    <w:p w14:paraId="15790F2A" w14:textId="77777777" w:rsidR="00AB4026" w:rsidRDefault="00AB4026" w:rsidP="00B14690">
      <w:pPr>
        <w:pStyle w:val="PargrafodaLista"/>
        <w:spacing w:after="0" w:line="320" w:lineRule="exact"/>
        <w:rPr>
          <w:rFonts w:ascii="Tahoma" w:hAnsi="Tahoma" w:cs="Tahoma"/>
          <w:sz w:val="22"/>
          <w:szCs w:val="22"/>
        </w:rPr>
      </w:pPr>
    </w:p>
    <w:p w14:paraId="604770AF" w14:textId="77777777" w:rsidR="00AB4026" w:rsidRDefault="00252775"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AB4026">
        <w:rPr>
          <w:rFonts w:ascii="Tahoma" w:hAnsi="Tahoma" w:cs="Tahoma"/>
          <w:sz w:val="22"/>
          <w:szCs w:val="22"/>
        </w:rPr>
        <w:t xml:space="preserve">inexiste, inclusive em relação às Controladas, </w:t>
      </w:r>
      <w:r w:rsidRPr="00AB4026">
        <w:rPr>
          <w:rFonts w:ascii="Tahoma" w:hAnsi="Tahoma" w:cs="Tahoma"/>
          <w:b/>
          <w:sz w:val="22"/>
          <w:szCs w:val="22"/>
        </w:rPr>
        <w:t>(a)</w:t>
      </w:r>
      <w:r w:rsidRPr="00AB4026">
        <w:rPr>
          <w:rFonts w:ascii="Tahoma" w:hAnsi="Tahoma" w:cs="Tahoma"/>
          <w:sz w:val="22"/>
          <w:szCs w:val="22"/>
        </w:rPr>
        <w:t xml:space="preserve"> descumprimento de qualquer disposição contratual relevante ou que possa causar o vencimento antecipado cruzado de suas obrigações, legal ou de qualquer outra ordem judicial, </w:t>
      </w:r>
      <w:r w:rsidRPr="00AB4026">
        <w:rPr>
          <w:rFonts w:ascii="Tahoma" w:hAnsi="Tahoma" w:cs="Tahoma"/>
          <w:sz w:val="22"/>
          <w:szCs w:val="22"/>
        </w:rPr>
        <w:lastRenderedPageBreak/>
        <w:t xml:space="preserve">administrativa ou arbitral; ou </w:t>
      </w:r>
      <w:r w:rsidRPr="00AB4026">
        <w:rPr>
          <w:rFonts w:ascii="Tahoma" w:hAnsi="Tahoma" w:cs="Tahoma"/>
          <w:b/>
          <w:sz w:val="22"/>
          <w:szCs w:val="22"/>
        </w:rPr>
        <w:t>(b)</w:t>
      </w:r>
      <w:r w:rsidRPr="00AB4026">
        <w:rPr>
          <w:rFonts w:ascii="Tahoma" w:hAnsi="Tahoma" w:cs="Tahoma"/>
          <w:sz w:val="22"/>
          <w:szCs w:val="22"/>
        </w:rPr>
        <w:t xml:space="preserve"> qualquer processo, judicial, administrativo ou arbitral, inquérito ou qualquer outro tipo de investigação governamental, em qualquer dos casos deste inciso, (</w:t>
      </w:r>
      <w:r w:rsidR="00AB4026">
        <w:rPr>
          <w:rFonts w:ascii="Tahoma" w:hAnsi="Tahoma" w:cs="Tahoma"/>
          <w:sz w:val="22"/>
          <w:szCs w:val="22"/>
        </w:rPr>
        <w:t>1</w:t>
      </w:r>
      <w:r w:rsidRPr="00AB4026">
        <w:rPr>
          <w:rFonts w:ascii="Tahoma" w:hAnsi="Tahoma" w:cs="Tahoma"/>
          <w:sz w:val="22"/>
          <w:szCs w:val="22"/>
        </w:rPr>
        <w:t>) que tenha um Efeito Adverso Relevante; ou (</w:t>
      </w:r>
      <w:r w:rsidR="00AB4026">
        <w:rPr>
          <w:rFonts w:ascii="Tahoma" w:hAnsi="Tahoma" w:cs="Tahoma"/>
          <w:sz w:val="22"/>
          <w:szCs w:val="22"/>
        </w:rPr>
        <w:t>2</w:t>
      </w:r>
      <w:r w:rsidRPr="00AB4026">
        <w:rPr>
          <w:rFonts w:ascii="Tahoma" w:hAnsi="Tahoma" w:cs="Tahoma"/>
          <w:sz w:val="22"/>
          <w:szCs w:val="22"/>
        </w:rPr>
        <w:t xml:space="preserve">) visando a anular, alterar, invalidar, questionar ou de qualquer forma afetar esta Escritura de Emissão e/ou os Contratos de Garantia; </w:t>
      </w:r>
    </w:p>
    <w:p w14:paraId="2FBACCC8" w14:textId="77777777" w:rsidR="00AB4026" w:rsidRDefault="00AB4026" w:rsidP="00B14690">
      <w:pPr>
        <w:pStyle w:val="PargrafodaLista"/>
        <w:spacing w:after="0" w:line="320" w:lineRule="exact"/>
        <w:rPr>
          <w:rFonts w:ascii="Tahoma" w:hAnsi="Tahoma" w:cs="Tahoma"/>
          <w:sz w:val="22"/>
          <w:szCs w:val="22"/>
        </w:rPr>
      </w:pPr>
    </w:p>
    <w:p w14:paraId="2C4EDB04" w14:textId="77777777" w:rsidR="00A87336" w:rsidRDefault="00AB4026" w:rsidP="00B14690">
      <w:pPr>
        <w:numPr>
          <w:ilvl w:val="3"/>
          <w:numId w:val="38"/>
        </w:numPr>
        <w:tabs>
          <w:tab w:val="clear" w:pos="2126"/>
          <w:tab w:val="num" w:pos="1276"/>
        </w:tabs>
        <w:spacing w:after="0" w:line="320" w:lineRule="exact"/>
        <w:ind w:left="1276" w:hanging="567"/>
        <w:rPr>
          <w:rFonts w:ascii="Tahoma" w:hAnsi="Tahoma" w:cs="Tahoma"/>
          <w:sz w:val="22"/>
          <w:szCs w:val="22"/>
        </w:rPr>
      </w:pPr>
      <w:bookmarkStart w:id="68" w:name="_DV_C421"/>
      <w:r w:rsidRPr="00AB4026">
        <w:rPr>
          <w:rFonts w:ascii="Tahoma" w:hAnsi="Tahoma" w:cs="Tahoma"/>
          <w:sz w:val="22"/>
          <w:szCs w:val="22"/>
        </w:rPr>
        <w:t xml:space="preserve">esta </w:t>
      </w:r>
      <w:r>
        <w:rPr>
          <w:rFonts w:ascii="Tahoma" w:hAnsi="Tahoma" w:cs="Tahoma"/>
          <w:sz w:val="22"/>
          <w:szCs w:val="22"/>
        </w:rPr>
        <w:t>Escritura</w:t>
      </w:r>
      <w:r w:rsidRPr="00AB4026">
        <w:rPr>
          <w:rFonts w:ascii="Tahoma" w:hAnsi="Tahoma" w:cs="Tahoma"/>
          <w:sz w:val="22"/>
          <w:szCs w:val="22"/>
        </w:rPr>
        <w:t xml:space="preserve"> </w:t>
      </w:r>
      <w:bookmarkEnd w:id="68"/>
      <w:r w:rsidRPr="00AB4026">
        <w:rPr>
          <w:rFonts w:ascii="Tahoma" w:hAnsi="Tahoma" w:cs="Tahoma"/>
          <w:sz w:val="22"/>
          <w:szCs w:val="22"/>
        </w:rPr>
        <w:t xml:space="preserve">e os Contratos de Garantia constituem </w:t>
      </w:r>
      <w:bookmarkStart w:id="69" w:name="_DV_M489"/>
      <w:bookmarkEnd w:id="69"/>
      <w:r w:rsidRPr="00AB4026">
        <w:rPr>
          <w:rFonts w:ascii="Tahoma" w:hAnsi="Tahoma" w:cs="Tahoma"/>
          <w:sz w:val="22"/>
          <w:szCs w:val="22"/>
        </w:rPr>
        <w:t>obrigações legais, válida</w:t>
      </w:r>
      <w:bookmarkStart w:id="70" w:name="_DV_C426"/>
      <w:r w:rsidRPr="00AB4026">
        <w:rPr>
          <w:rFonts w:ascii="Tahoma" w:hAnsi="Tahoma" w:cs="Tahoma"/>
          <w:sz w:val="22"/>
          <w:szCs w:val="22"/>
        </w:rPr>
        <w:t>s, eficaz</w:t>
      </w:r>
      <w:bookmarkStart w:id="71" w:name="_DV_M490"/>
      <w:bookmarkEnd w:id="70"/>
      <w:bookmarkEnd w:id="71"/>
      <w:r w:rsidRPr="00AB4026">
        <w:rPr>
          <w:rFonts w:ascii="Tahoma" w:hAnsi="Tahoma" w:cs="Tahoma"/>
          <w:sz w:val="22"/>
          <w:szCs w:val="22"/>
        </w:rPr>
        <w:t>es e vinculativas, exequíveis de acordo com os seus termos e condições</w:t>
      </w:r>
      <w:bookmarkStart w:id="72" w:name="_DV_C427"/>
      <w:r w:rsidRPr="00AB4026">
        <w:rPr>
          <w:rFonts w:ascii="Tahoma" w:hAnsi="Tahoma" w:cs="Tahoma"/>
          <w:sz w:val="22"/>
          <w:szCs w:val="22"/>
        </w:rPr>
        <w:t>, com força de título executivo extrajudicial nos termos do artigo 784 do Código de Processo Civil</w:t>
      </w:r>
      <w:bookmarkEnd w:id="72"/>
      <w:r>
        <w:rPr>
          <w:rFonts w:ascii="Tahoma" w:hAnsi="Tahoma" w:cs="Tahoma"/>
          <w:sz w:val="22"/>
          <w:szCs w:val="22"/>
        </w:rPr>
        <w:t xml:space="preserve">; </w:t>
      </w:r>
      <w:r w:rsidR="00252775" w:rsidRPr="00AB4026">
        <w:rPr>
          <w:rFonts w:ascii="Tahoma" w:hAnsi="Tahoma" w:cs="Tahoma"/>
          <w:sz w:val="22"/>
          <w:szCs w:val="22"/>
        </w:rPr>
        <w:t>e</w:t>
      </w:r>
    </w:p>
    <w:p w14:paraId="6834F16E" w14:textId="77777777" w:rsidR="00AB4026" w:rsidRDefault="00AB4026" w:rsidP="00B14690">
      <w:pPr>
        <w:pStyle w:val="PargrafodaLista"/>
        <w:spacing w:after="0" w:line="320" w:lineRule="exact"/>
        <w:rPr>
          <w:rFonts w:ascii="Tahoma" w:hAnsi="Tahoma" w:cs="Tahoma"/>
          <w:sz w:val="22"/>
          <w:szCs w:val="22"/>
        </w:rPr>
      </w:pPr>
    </w:p>
    <w:p w14:paraId="521F0604" w14:textId="77777777" w:rsidR="00B117B1" w:rsidRPr="00AB4026" w:rsidRDefault="00B117B1" w:rsidP="00B14690">
      <w:pPr>
        <w:numPr>
          <w:ilvl w:val="3"/>
          <w:numId w:val="38"/>
        </w:numPr>
        <w:tabs>
          <w:tab w:val="clear" w:pos="2126"/>
          <w:tab w:val="num" w:pos="1276"/>
        </w:tabs>
        <w:spacing w:after="0" w:line="320" w:lineRule="exact"/>
        <w:ind w:left="1276" w:hanging="567"/>
        <w:rPr>
          <w:rFonts w:ascii="Tahoma" w:hAnsi="Tahoma" w:cs="Tahoma"/>
          <w:sz w:val="22"/>
          <w:szCs w:val="22"/>
        </w:rPr>
      </w:pPr>
      <w:r w:rsidRPr="00AB4026">
        <w:rPr>
          <w:rFonts w:ascii="Tahoma" w:hAnsi="Tahoma" w:cs="Tahoma"/>
          <w:sz w:val="22"/>
          <w:szCs w:val="22"/>
        </w:rPr>
        <w:t>possui</w:t>
      </w:r>
      <w:r w:rsidR="00A87336" w:rsidRPr="00AB4026">
        <w:rPr>
          <w:rFonts w:ascii="Tahoma" w:hAnsi="Tahoma" w:cs="Tahoma"/>
          <w:sz w:val="22"/>
          <w:szCs w:val="22"/>
        </w:rPr>
        <w:t>, assim como suas Controladas,</w:t>
      </w:r>
      <w:r w:rsidR="00E13A38" w:rsidRPr="00AB4026">
        <w:rPr>
          <w:rFonts w:ascii="Tahoma" w:hAnsi="Tahoma" w:cs="Tahoma"/>
          <w:sz w:val="22"/>
          <w:szCs w:val="22"/>
        </w:rPr>
        <w:t xml:space="preserve"> </w:t>
      </w:r>
      <w:r w:rsidRPr="00AB4026">
        <w:rPr>
          <w:rFonts w:ascii="Tahoma" w:hAnsi="Tahoma" w:cs="Tahoma"/>
          <w:sz w:val="22"/>
          <w:szCs w:val="22"/>
        </w:rPr>
        <w:t>válidas, eficazes, em perfeita ordem e em pleno vigor todas as</w:t>
      </w:r>
      <w:r w:rsidR="0023568A" w:rsidRPr="00AB4026">
        <w:rPr>
          <w:rFonts w:ascii="Tahoma" w:hAnsi="Tahoma" w:cs="Tahoma"/>
          <w:sz w:val="22"/>
          <w:szCs w:val="22"/>
        </w:rPr>
        <w:t xml:space="preserve"> licenças, concessões, autorizações, permissões e alvarás</w:t>
      </w:r>
      <w:r w:rsidRPr="00AB4026">
        <w:rPr>
          <w:rFonts w:ascii="Tahoma" w:hAnsi="Tahoma" w:cs="Tahoma"/>
          <w:sz w:val="22"/>
          <w:szCs w:val="22"/>
        </w:rPr>
        <w:t xml:space="preserve">, inclusive ambientais, </w:t>
      </w:r>
      <w:r w:rsidR="009C31D8" w:rsidRPr="00AB4026">
        <w:rPr>
          <w:rFonts w:ascii="Tahoma" w:hAnsi="Tahoma" w:cs="Tahoma"/>
          <w:sz w:val="22"/>
          <w:szCs w:val="22"/>
        </w:rPr>
        <w:t>aplicáveis ao exercício de suas atividades</w:t>
      </w:r>
      <w:r w:rsidRPr="00AB4026">
        <w:rPr>
          <w:rFonts w:ascii="Tahoma" w:hAnsi="Tahoma" w:cs="Tahoma"/>
          <w:sz w:val="22"/>
          <w:szCs w:val="22"/>
        </w:rPr>
        <w:t xml:space="preserve">, </w:t>
      </w:r>
      <w:r w:rsidR="00AB4026" w:rsidRPr="00AE22EA">
        <w:rPr>
          <w:rFonts w:ascii="Tahoma" w:hAnsi="Tahoma" w:cs="Tahoma"/>
          <w:color w:val="000000"/>
          <w:sz w:val="22"/>
          <w:szCs w:val="22"/>
        </w:rPr>
        <w:t xml:space="preserve">exceto por aquelas questionadas nas esferas administrativa e/ou judicial, </w:t>
      </w:r>
      <w:r w:rsidR="00AB4026" w:rsidRPr="00A361FC">
        <w:rPr>
          <w:rFonts w:ascii="Tahoma" w:hAnsi="Tahoma" w:cs="Tahoma"/>
          <w:color w:val="000000"/>
          <w:sz w:val="22"/>
          <w:szCs w:val="22"/>
        </w:rPr>
        <w:t xml:space="preserve">de forma que seja obtido provimento que suspensa a exigibilidade de cumprimento da respectiva </w:t>
      </w:r>
      <w:r w:rsidR="00AB4026">
        <w:rPr>
          <w:rFonts w:ascii="Tahoma" w:hAnsi="Tahoma" w:cs="Tahoma"/>
          <w:color w:val="000000"/>
          <w:sz w:val="22"/>
          <w:szCs w:val="22"/>
        </w:rPr>
        <w:t>lic</w:t>
      </w:r>
      <w:r w:rsidR="00AB4026" w:rsidRPr="00AB4026">
        <w:rPr>
          <w:rFonts w:ascii="Tahoma" w:hAnsi="Tahoma" w:cs="Tahoma"/>
          <w:sz w:val="22"/>
          <w:szCs w:val="22"/>
        </w:rPr>
        <w:t>ença, concess</w:t>
      </w:r>
      <w:r w:rsidR="00AB4026">
        <w:rPr>
          <w:rFonts w:ascii="Tahoma" w:hAnsi="Tahoma" w:cs="Tahoma"/>
          <w:sz w:val="22"/>
          <w:szCs w:val="22"/>
        </w:rPr>
        <w:t>ão</w:t>
      </w:r>
      <w:r w:rsidR="00AB4026" w:rsidRPr="00AB4026">
        <w:rPr>
          <w:rFonts w:ascii="Tahoma" w:hAnsi="Tahoma" w:cs="Tahoma"/>
          <w:sz w:val="22"/>
          <w:szCs w:val="22"/>
        </w:rPr>
        <w:t>, autorizaç</w:t>
      </w:r>
      <w:r w:rsidR="00AB4026">
        <w:rPr>
          <w:rFonts w:ascii="Tahoma" w:hAnsi="Tahoma" w:cs="Tahoma"/>
          <w:sz w:val="22"/>
          <w:szCs w:val="22"/>
        </w:rPr>
        <w:t>ão</w:t>
      </w:r>
      <w:r w:rsidR="00AB4026" w:rsidRPr="00AB4026">
        <w:rPr>
          <w:rFonts w:ascii="Tahoma" w:hAnsi="Tahoma" w:cs="Tahoma"/>
          <w:sz w:val="22"/>
          <w:szCs w:val="22"/>
        </w:rPr>
        <w:t>, permiss</w:t>
      </w:r>
      <w:r w:rsidR="00AB4026">
        <w:rPr>
          <w:rFonts w:ascii="Tahoma" w:hAnsi="Tahoma" w:cs="Tahoma"/>
          <w:sz w:val="22"/>
          <w:szCs w:val="22"/>
        </w:rPr>
        <w:t>ão</w:t>
      </w:r>
      <w:r w:rsidR="00AB4026" w:rsidRPr="00AB4026">
        <w:rPr>
          <w:rFonts w:ascii="Tahoma" w:hAnsi="Tahoma" w:cs="Tahoma"/>
          <w:sz w:val="22"/>
          <w:szCs w:val="22"/>
        </w:rPr>
        <w:t xml:space="preserve"> </w:t>
      </w:r>
      <w:r w:rsidR="00AB4026">
        <w:rPr>
          <w:rFonts w:ascii="Tahoma" w:hAnsi="Tahoma" w:cs="Tahoma"/>
          <w:sz w:val="22"/>
          <w:szCs w:val="22"/>
        </w:rPr>
        <w:t>ou</w:t>
      </w:r>
      <w:r w:rsidR="00AB4026" w:rsidRPr="00AB4026">
        <w:rPr>
          <w:rFonts w:ascii="Tahoma" w:hAnsi="Tahoma" w:cs="Tahoma"/>
          <w:sz w:val="22"/>
          <w:szCs w:val="22"/>
        </w:rPr>
        <w:t xml:space="preserve"> alvará</w:t>
      </w:r>
      <w:r w:rsidR="00AB4026" w:rsidRPr="00A361FC">
        <w:rPr>
          <w:rFonts w:ascii="Tahoma" w:hAnsi="Tahoma" w:cs="Tahoma"/>
          <w:color w:val="000000"/>
          <w:sz w:val="22"/>
          <w:szCs w:val="22"/>
        </w:rPr>
        <w:t>, conforme for o caso</w:t>
      </w:r>
      <w:r w:rsidR="00B01588" w:rsidRPr="00AB4026">
        <w:rPr>
          <w:rFonts w:ascii="Tahoma" w:hAnsi="Tahoma" w:cs="Tahoma"/>
          <w:sz w:val="22"/>
          <w:szCs w:val="22"/>
        </w:rPr>
        <w:t>.</w:t>
      </w:r>
    </w:p>
    <w:p w14:paraId="0B36A75D" w14:textId="77777777" w:rsidR="009848BC" w:rsidRPr="00533952" w:rsidRDefault="009848BC" w:rsidP="00B14690">
      <w:pPr>
        <w:spacing w:after="0" w:line="320" w:lineRule="exact"/>
        <w:rPr>
          <w:rFonts w:ascii="Tahoma" w:hAnsi="Tahoma" w:cs="Tahoma"/>
          <w:sz w:val="22"/>
          <w:szCs w:val="22"/>
        </w:rPr>
      </w:pPr>
    </w:p>
    <w:p w14:paraId="4ABF6171" w14:textId="77777777" w:rsidR="00EB235F" w:rsidRPr="00533952" w:rsidRDefault="00EB235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10.2. </w:t>
      </w:r>
      <w:r w:rsidR="00AB4026">
        <w:rPr>
          <w:rFonts w:ascii="Tahoma" w:hAnsi="Tahoma" w:cs="Tahoma"/>
          <w:sz w:val="22"/>
          <w:szCs w:val="22"/>
        </w:rPr>
        <w:tab/>
      </w:r>
      <w:r w:rsidRPr="00533952">
        <w:rPr>
          <w:rFonts w:ascii="Tahoma" w:hAnsi="Tahoma" w:cs="Tahoma"/>
          <w:sz w:val="22"/>
          <w:szCs w:val="22"/>
        </w:rPr>
        <w:t xml:space="preserve">A Emissora declara, ainda, </w:t>
      </w:r>
      <w:r w:rsidRPr="00AB4026">
        <w:rPr>
          <w:rFonts w:ascii="Tahoma" w:hAnsi="Tahoma" w:cs="Tahoma"/>
          <w:b/>
          <w:sz w:val="22"/>
          <w:szCs w:val="22"/>
        </w:rPr>
        <w:t>(i)</w:t>
      </w:r>
      <w:r w:rsidRPr="00533952">
        <w:rPr>
          <w:rFonts w:ascii="Tahoma" w:hAnsi="Tahoma" w:cs="Tahoma"/>
          <w:sz w:val="22"/>
          <w:szCs w:val="22"/>
        </w:rPr>
        <w:t xml:space="preserve"> não ter qualquer ligação com o Agente Fiduciário que o impeça de exercer plenamente, suas funções conforme descritas nesta Escritura e na Instrução CVM </w:t>
      </w:r>
      <w:r w:rsidR="00F000CD" w:rsidRPr="00533952">
        <w:rPr>
          <w:rFonts w:ascii="Tahoma" w:hAnsi="Tahoma" w:cs="Tahoma"/>
          <w:sz w:val="22"/>
          <w:szCs w:val="22"/>
        </w:rPr>
        <w:t>583</w:t>
      </w:r>
      <w:r w:rsidRPr="00533952">
        <w:rPr>
          <w:rFonts w:ascii="Tahoma" w:hAnsi="Tahoma" w:cs="Tahoma"/>
          <w:sz w:val="22"/>
          <w:szCs w:val="22"/>
        </w:rPr>
        <w:t>;</w:t>
      </w:r>
      <w:r w:rsidR="00B01588" w:rsidRPr="00533952">
        <w:rPr>
          <w:rFonts w:ascii="Tahoma" w:hAnsi="Tahoma" w:cs="Tahoma"/>
          <w:sz w:val="22"/>
          <w:szCs w:val="22"/>
        </w:rPr>
        <w:t xml:space="preserve"> </w:t>
      </w:r>
      <w:r w:rsidR="00851131" w:rsidRPr="00533952">
        <w:rPr>
          <w:rFonts w:ascii="Tahoma" w:hAnsi="Tahoma" w:cs="Tahoma"/>
          <w:sz w:val="22"/>
          <w:szCs w:val="22"/>
        </w:rPr>
        <w:t xml:space="preserve">e </w:t>
      </w:r>
      <w:r w:rsidRPr="00AB4026">
        <w:rPr>
          <w:rFonts w:ascii="Tahoma" w:hAnsi="Tahoma" w:cs="Tahoma"/>
          <w:b/>
          <w:sz w:val="22"/>
          <w:szCs w:val="22"/>
        </w:rPr>
        <w:t>(</w:t>
      </w:r>
      <w:proofErr w:type="spellStart"/>
      <w:r w:rsidRPr="00AB4026">
        <w:rPr>
          <w:rFonts w:ascii="Tahoma" w:hAnsi="Tahoma" w:cs="Tahoma"/>
          <w:b/>
          <w:sz w:val="22"/>
          <w:szCs w:val="22"/>
        </w:rPr>
        <w:t>ii</w:t>
      </w:r>
      <w:proofErr w:type="spellEnd"/>
      <w:r w:rsidRPr="00AB4026">
        <w:rPr>
          <w:rFonts w:ascii="Tahoma" w:hAnsi="Tahoma" w:cs="Tahoma"/>
          <w:b/>
          <w:sz w:val="22"/>
          <w:szCs w:val="22"/>
        </w:rPr>
        <w:t>)</w:t>
      </w:r>
      <w:r w:rsidRPr="00533952">
        <w:rPr>
          <w:rFonts w:ascii="Tahoma" w:hAnsi="Tahoma" w:cs="Tahoma"/>
          <w:sz w:val="22"/>
          <w:szCs w:val="22"/>
        </w:rPr>
        <w:t xml:space="preserve"> que cumprirá todas as determinações do Agente Fiduciário vinculadas ao cumprimento das disposições previstas naquela Instrução</w:t>
      </w:r>
      <w:r w:rsidR="000B7494" w:rsidRPr="00533952">
        <w:rPr>
          <w:rFonts w:ascii="Tahoma" w:hAnsi="Tahoma" w:cs="Tahoma"/>
          <w:sz w:val="22"/>
          <w:szCs w:val="22"/>
        </w:rPr>
        <w:t>.</w:t>
      </w:r>
    </w:p>
    <w:p w14:paraId="2B0A10E8" w14:textId="77777777" w:rsidR="00EB235F" w:rsidRPr="00533952" w:rsidRDefault="00EB235F" w:rsidP="00B14690">
      <w:pPr>
        <w:tabs>
          <w:tab w:val="left" w:pos="851"/>
        </w:tabs>
        <w:spacing w:after="0" w:line="320" w:lineRule="exact"/>
        <w:rPr>
          <w:rFonts w:ascii="Tahoma" w:hAnsi="Tahoma" w:cs="Tahoma"/>
          <w:sz w:val="22"/>
          <w:szCs w:val="22"/>
        </w:rPr>
      </w:pPr>
    </w:p>
    <w:p w14:paraId="3C375A7D" w14:textId="77777777" w:rsidR="003433DF" w:rsidRPr="00533952" w:rsidRDefault="00EB235F" w:rsidP="00B14690">
      <w:pPr>
        <w:tabs>
          <w:tab w:val="left" w:pos="851"/>
        </w:tabs>
        <w:spacing w:after="0" w:line="320" w:lineRule="exact"/>
        <w:rPr>
          <w:rFonts w:ascii="Tahoma" w:hAnsi="Tahoma" w:cs="Tahoma"/>
          <w:sz w:val="22"/>
          <w:szCs w:val="22"/>
        </w:rPr>
      </w:pPr>
      <w:bookmarkStart w:id="73" w:name="_Ref264567062"/>
      <w:bookmarkEnd w:id="67"/>
      <w:r w:rsidRPr="00533952">
        <w:rPr>
          <w:rFonts w:ascii="Tahoma" w:hAnsi="Tahoma" w:cs="Tahoma"/>
          <w:sz w:val="22"/>
          <w:szCs w:val="22"/>
        </w:rPr>
        <w:t>10.3.</w:t>
      </w:r>
      <w:r w:rsidR="00A046B4" w:rsidRPr="00533952">
        <w:rPr>
          <w:rFonts w:ascii="Tahoma" w:hAnsi="Tahoma" w:cs="Tahoma"/>
          <w:b/>
          <w:sz w:val="22"/>
          <w:szCs w:val="22"/>
        </w:rPr>
        <w:t xml:space="preserve"> </w:t>
      </w:r>
      <w:r w:rsidR="00AB4026">
        <w:rPr>
          <w:rFonts w:ascii="Tahoma" w:hAnsi="Tahoma" w:cs="Tahoma"/>
          <w:b/>
          <w:sz w:val="22"/>
          <w:szCs w:val="22"/>
        </w:rPr>
        <w:tab/>
      </w:r>
      <w:r w:rsidR="003433DF" w:rsidRPr="00533952">
        <w:rPr>
          <w:rFonts w:ascii="Tahoma" w:hAnsi="Tahoma" w:cs="Tahoma"/>
          <w:sz w:val="22"/>
          <w:szCs w:val="22"/>
        </w:rPr>
        <w:t xml:space="preserve">A </w:t>
      </w:r>
      <w:r w:rsidRPr="00533952">
        <w:rPr>
          <w:rFonts w:ascii="Tahoma" w:hAnsi="Tahoma" w:cs="Tahoma"/>
          <w:sz w:val="22"/>
          <w:szCs w:val="22"/>
        </w:rPr>
        <w:t xml:space="preserve">Emissora </w:t>
      </w:r>
      <w:r w:rsidR="003433DF" w:rsidRPr="00533952">
        <w:rPr>
          <w:rFonts w:ascii="Tahoma" w:hAnsi="Tahoma" w:cs="Tahoma"/>
          <w:sz w:val="22"/>
          <w:szCs w:val="22"/>
        </w:rPr>
        <w:t xml:space="preserve">e </w:t>
      </w:r>
      <w:r w:rsidR="004A7725" w:rsidRPr="00533952">
        <w:rPr>
          <w:rFonts w:ascii="Tahoma" w:hAnsi="Tahoma" w:cs="Tahoma"/>
          <w:sz w:val="22"/>
          <w:szCs w:val="22"/>
        </w:rPr>
        <w:t>os Garantidores</w:t>
      </w:r>
      <w:r w:rsidR="003433DF" w:rsidRPr="00533952">
        <w:rPr>
          <w:rFonts w:ascii="Tahoma" w:hAnsi="Tahoma" w:cs="Tahoma"/>
          <w:sz w:val="22"/>
          <w:szCs w:val="22"/>
        </w:rPr>
        <w:t xml:space="preserve">, de forma </w:t>
      </w:r>
      <w:r w:rsidR="00B45AD6" w:rsidRPr="00533952">
        <w:rPr>
          <w:rFonts w:ascii="Tahoma" w:hAnsi="Tahoma" w:cs="Tahoma"/>
          <w:sz w:val="22"/>
          <w:szCs w:val="22"/>
        </w:rPr>
        <w:t xml:space="preserve">solidária, </w:t>
      </w:r>
      <w:r w:rsidR="003433DF" w:rsidRPr="00533952">
        <w:rPr>
          <w:rFonts w:ascii="Tahoma" w:hAnsi="Tahoma" w:cs="Tahoma"/>
          <w:sz w:val="22"/>
          <w:szCs w:val="22"/>
        </w:rPr>
        <w:t xml:space="preserve">irrevogável e irretratável, </w:t>
      </w:r>
      <w:r w:rsidR="004764CA" w:rsidRPr="00533952">
        <w:rPr>
          <w:rFonts w:ascii="Tahoma" w:hAnsi="Tahoma" w:cs="Tahoma"/>
          <w:sz w:val="22"/>
          <w:szCs w:val="22"/>
        </w:rPr>
        <w:t xml:space="preserve">se obrigam </w:t>
      </w:r>
      <w:r w:rsidR="003433DF" w:rsidRPr="00533952">
        <w:rPr>
          <w:rFonts w:ascii="Tahoma" w:hAnsi="Tahoma" w:cs="Tahoma"/>
          <w:sz w:val="22"/>
          <w:szCs w:val="22"/>
        </w:rPr>
        <w:t xml:space="preserve">a indenizar os Debenturistas e o Agente Fiduciário por todos e quaisquer prejuízos, danos, custos e/ou despesas (incluindo custas judiciais e honorários advocatícios) diretamente incorridos e comprovados pelos Debenturistas </w:t>
      </w:r>
      <w:r w:rsidR="00F446F8" w:rsidRPr="00533952">
        <w:rPr>
          <w:rFonts w:ascii="Tahoma" w:hAnsi="Tahoma" w:cs="Tahoma"/>
          <w:sz w:val="22"/>
          <w:szCs w:val="22"/>
        </w:rPr>
        <w:t xml:space="preserve">e/ou </w:t>
      </w:r>
      <w:r w:rsidR="003433DF" w:rsidRPr="00533952">
        <w:rPr>
          <w:rFonts w:ascii="Tahoma" w:hAnsi="Tahoma" w:cs="Tahoma"/>
          <w:sz w:val="22"/>
          <w:szCs w:val="22"/>
        </w:rPr>
        <w:t xml:space="preserve">pelo Agente Fiduciário em razão da </w:t>
      </w:r>
      <w:r w:rsidR="00584A48" w:rsidRPr="00533952">
        <w:rPr>
          <w:rFonts w:ascii="Tahoma" w:hAnsi="Tahoma" w:cs="Tahoma"/>
          <w:sz w:val="22"/>
          <w:szCs w:val="22"/>
        </w:rPr>
        <w:t>falsidade</w:t>
      </w:r>
      <w:r w:rsidR="00F757A5" w:rsidRPr="00533952">
        <w:rPr>
          <w:rFonts w:ascii="Tahoma" w:hAnsi="Tahoma" w:cs="Tahoma"/>
          <w:sz w:val="22"/>
          <w:szCs w:val="22"/>
        </w:rPr>
        <w:t xml:space="preserve"> </w:t>
      </w:r>
      <w:r w:rsidR="00F7587C" w:rsidRPr="00533952">
        <w:rPr>
          <w:rFonts w:ascii="Tahoma" w:hAnsi="Tahoma" w:cs="Tahoma"/>
          <w:sz w:val="22"/>
          <w:szCs w:val="22"/>
        </w:rPr>
        <w:t>e/</w:t>
      </w:r>
      <w:r w:rsidR="00F757A5" w:rsidRPr="00533952">
        <w:rPr>
          <w:rFonts w:ascii="Tahoma" w:hAnsi="Tahoma" w:cs="Tahoma"/>
          <w:sz w:val="22"/>
          <w:szCs w:val="22"/>
        </w:rPr>
        <w:t>ou</w:t>
      </w:r>
      <w:r w:rsidR="00584A48" w:rsidRPr="00533952">
        <w:rPr>
          <w:rFonts w:ascii="Tahoma" w:hAnsi="Tahoma" w:cs="Tahoma"/>
          <w:sz w:val="22"/>
          <w:szCs w:val="22"/>
        </w:rPr>
        <w:t xml:space="preserve"> incorreção de qualquer das</w:t>
      </w:r>
      <w:r w:rsidR="003433DF" w:rsidRPr="00533952">
        <w:rPr>
          <w:rFonts w:ascii="Tahoma" w:hAnsi="Tahoma" w:cs="Tahoma"/>
          <w:sz w:val="22"/>
          <w:szCs w:val="22"/>
        </w:rPr>
        <w:t xml:space="preserve"> declarações prestadas nos termos da Cláusula</w:t>
      </w:r>
      <w:r w:rsidR="00AB4026">
        <w:rPr>
          <w:rFonts w:ascii="Tahoma" w:hAnsi="Tahoma" w:cs="Tahoma"/>
          <w:sz w:val="22"/>
          <w:szCs w:val="22"/>
        </w:rPr>
        <w:t xml:space="preserve"> X acima</w:t>
      </w:r>
      <w:r w:rsidR="003433DF" w:rsidRPr="00533952">
        <w:rPr>
          <w:rFonts w:ascii="Tahoma" w:hAnsi="Tahoma" w:cs="Tahoma"/>
          <w:sz w:val="22"/>
          <w:szCs w:val="22"/>
        </w:rPr>
        <w:t>.</w:t>
      </w:r>
      <w:bookmarkEnd w:id="73"/>
    </w:p>
    <w:p w14:paraId="32974ED1" w14:textId="77777777" w:rsidR="00EB235F" w:rsidRPr="00533952" w:rsidRDefault="00EB235F" w:rsidP="00B14690">
      <w:pPr>
        <w:tabs>
          <w:tab w:val="left" w:pos="851"/>
        </w:tabs>
        <w:spacing w:after="0" w:line="320" w:lineRule="exact"/>
        <w:rPr>
          <w:rFonts w:ascii="Tahoma" w:hAnsi="Tahoma" w:cs="Tahoma"/>
          <w:sz w:val="22"/>
          <w:szCs w:val="22"/>
        </w:rPr>
      </w:pPr>
    </w:p>
    <w:p w14:paraId="71B786DB" w14:textId="77777777" w:rsidR="003433DF" w:rsidRPr="00533952" w:rsidRDefault="00EB235F"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10.4.</w:t>
      </w:r>
      <w:r w:rsidR="00AB4026">
        <w:rPr>
          <w:rFonts w:ascii="Tahoma" w:hAnsi="Tahoma" w:cs="Tahoma"/>
          <w:sz w:val="22"/>
          <w:szCs w:val="22"/>
        </w:rPr>
        <w:tab/>
      </w:r>
      <w:r w:rsidR="00A046B4" w:rsidRPr="00533952">
        <w:rPr>
          <w:rFonts w:ascii="Tahoma" w:hAnsi="Tahoma" w:cs="Tahoma"/>
          <w:b/>
          <w:sz w:val="22"/>
          <w:szCs w:val="22"/>
        </w:rPr>
        <w:t xml:space="preserve"> </w:t>
      </w:r>
      <w:r w:rsidR="003433DF" w:rsidRPr="00533952">
        <w:rPr>
          <w:rFonts w:ascii="Tahoma" w:hAnsi="Tahoma" w:cs="Tahoma"/>
          <w:sz w:val="22"/>
          <w:szCs w:val="22"/>
        </w:rPr>
        <w:t>Sem prejuízo do disposto na Cláusula </w:t>
      </w:r>
      <w:r w:rsidR="00B01588" w:rsidRPr="00533952">
        <w:rPr>
          <w:rFonts w:ascii="Tahoma" w:hAnsi="Tahoma" w:cs="Tahoma"/>
          <w:sz w:val="22"/>
          <w:szCs w:val="22"/>
        </w:rPr>
        <w:t xml:space="preserve">10.1 e </w:t>
      </w:r>
      <w:r w:rsidR="00AB4026">
        <w:rPr>
          <w:rFonts w:ascii="Tahoma" w:hAnsi="Tahoma" w:cs="Tahoma"/>
          <w:sz w:val="22"/>
          <w:szCs w:val="22"/>
        </w:rPr>
        <w:t>10.2 acima</w:t>
      </w:r>
      <w:r w:rsidR="003433DF" w:rsidRPr="00533952">
        <w:rPr>
          <w:rFonts w:ascii="Tahoma" w:hAnsi="Tahoma" w:cs="Tahoma"/>
          <w:sz w:val="22"/>
          <w:szCs w:val="22"/>
        </w:rPr>
        <w:t xml:space="preserve">, a </w:t>
      </w:r>
      <w:r w:rsidRPr="00533952">
        <w:rPr>
          <w:rFonts w:ascii="Tahoma" w:hAnsi="Tahoma" w:cs="Tahoma"/>
          <w:sz w:val="22"/>
          <w:szCs w:val="22"/>
        </w:rPr>
        <w:t xml:space="preserve">Emissora </w:t>
      </w:r>
      <w:r w:rsidR="003433DF" w:rsidRPr="00533952">
        <w:rPr>
          <w:rFonts w:ascii="Tahoma" w:hAnsi="Tahoma" w:cs="Tahoma"/>
          <w:sz w:val="22"/>
          <w:szCs w:val="22"/>
        </w:rPr>
        <w:t xml:space="preserve">e </w:t>
      </w:r>
      <w:r w:rsidR="004A7725" w:rsidRPr="00533952">
        <w:rPr>
          <w:rFonts w:ascii="Tahoma" w:hAnsi="Tahoma" w:cs="Tahoma"/>
          <w:sz w:val="22"/>
          <w:szCs w:val="22"/>
        </w:rPr>
        <w:t>os Garantidores</w:t>
      </w:r>
      <w:r w:rsidR="003433DF" w:rsidRPr="00533952">
        <w:rPr>
          <w:rFonts w:ascii="Tahoma" w:hAnsi="Tahoma" w:cs="Tahoma"/>
          <w:sz w:val="22"/>
          <w:szCs w:val="22"/>
        </w:rPr>
        <w:t xml:space="preserve"> obrigam-se a notificar</w:t>
      </w:r>
      <w:r w:rsidR="00925BDC" w:rsidRPr="00533952">
        <w:rPr>
          <w:rFonts w:ascii="Tahoma" w:hAnsi="Tahoma" w:cs="Tahoma"/>
          <w:sz w:val="22"/>
          <w:szCs w:val="22"/>
        </w:rPr>
        <w:t xml:space="preserve">, </w:t>
      </w:r>
      <w:r w:rsidR="00B01588" w:rsidRPr="00533952">
        <w:rPr>
          <w:rFonts w:ascii="Tahoma" w:hAnsi="Tahoma" w:cs="Tahoma"/>
          <w:sz w:val="22"/>
          <w:szCs w:val="22"/>
        </w:rPr>
        <w:t xml:space="preserve">em até </w:t>
      </w:r>
      <w:r w:rsidR="006C6030">
        <w:rPr>
          <w:rFonts w:ascii="Tahoma" w:hAnsi="Tahoma" w:cs="Tahoma"/>
          <w:sz w:val="22"/>
          <w:szCs w:val="22"/>
        </w:rPr>
        <w:t>2</w:t>
      </w:r>
      <w:r w:rsidR="00B01588" w:rsidRPr="00533952">
        <w:rPr>
          <w:rFonts w:ascii="Tahoma" w:hAnsi="Tahoma" w:cs="Tahoma"/>
          <w:sz w:val="22"/>
          <w:szCs w:val="22"/>
        </w:rPr>
        <w:t xml:space="preserve"> (</w:t>
      </w:r>
      <w:r w:rsidR="006C6030">
        <w:rPr>
          <w:rFonts w:ascii="Tahoma" w:hAnsi="Tahoma" w:cs="Tahoma"/>
          <w:sz w:val="22"/>
          <w:szCs w:val="22"/>
        </w:rPr>
        <w:t>dois</w:t>
      </w:r>
      <w:r w:rsidR="00B01588" w:rsidRPr="00533952">
        <w:rPr>
          <w:rFonts w:ascii="Tahoma" w:hAnsi="Tahoma" w:cs="Tahoma"/>
          <w:sz w:val="22"/>
          <w:szCs w:val="22"/>
        </w:rPr>
        <w:t>) Dia</w:t>
      </w:r>
      <w:r w:rsidR="00846AC6">
        <w:rPr>
          <w:rFonts w:ascii="Tahoma" w:hAnsi="Tahoma" w:cs="Tahoma"/>
          <w:sz w:val="22"/>
          <w:szCs w:val="22"/>
        </w:rPr>
        <w:t>s</w:t>
      </w:r>
      <w:r w:rsidR="00B01588" w:rsidRPr="00533952">
        <w:rPr>
          <w:rFonts w:ascii="Tahoma" w:hAnsi="Tahoma" w:cs="Tahoma"/>
          <w:sz w:val="22"/>
          <w:szCs w:val="22"/>
        </w:rPr>
        <w:t xml:space="preserve"> Út</w:t>
      </w:r>
      <w:r w:rsidR="00846AC6">
        <w:rPr>
          <w:rFonts w:ascii="Tahoma" w:hAnsi="Tahoma" w:cs="Tahoma"/>
          <w:sz w:val="22"/>
          <w:szCs w:val="22"/>
        </w:rPr>
        <w:t>eis</w:t>
      </w:r>
      <w:r w:rsidR="00B01588" w:rsidRPr="00533952">
        <w:rPr>
          <w:rFonts w:ascii="Tahoma" w:hAnsi="Tahoma" w:cs="Tahoma"/>
          <w:sz w:val="22"/>
          <w:szCs w:val="22"/>
        </w:rPr>
        <w:t xml:space="preserve"> da</w:t>
      </w:r>
      <w:r w:rsidR="00925BDC" w:rsidRPr="00533952">
        <w:rPr>
          <w:rFonts w:ascii="Tahoma" w:hAnsi="Tahoma" w:cs="Tahoma"/>
          <w:sz w:val="22"/>
          <w:szCs w:val="22"/>
        </w:rPr>
        <w:t xml:space="preserve"> data</w:t>
      </w:r>
      <w:r w:rsidR="007B3CE5" w:rsidRPr="00533952">
        <w:rPr>
          <w:rFonts w:ascii="Tahoma" w:hAnsi="Tahoma" w:cs="Tahoma"/>
          <w:sz w:val="22"/>
          <w:szCs w:val="22"/>
        </w:rPr>
        <w:t xml:space="preserve"> em que tomar conhecimento</w:t>
      </w:r>
      <w:r w:rsidR="00925BDC" w:rsidRPr="00533952">
        <w:rPr>
          <w:rFonts w:ascii="Tahoma" w:hAnsi="Tahoma" w:cs="Tahoma"/>
          <w:sz w:val="22"/>
          <w:szCs w:val="22"/>
        </w:rPr>
        <w:t xml:space="preserve">, </w:t>
      </w:r>
      <w:r w:rsidR="003433DF" w:rsidRPr="00533952">
        <w:rPr>
          <w:rFonts w:ascii="Tahoma" w:hAnsi="Tahoma" w:cs="Tahoma"/>
          <w:sz w:val="22"/>
          <w:szCs w:val="22"/>
        </w:rPr>
        <w:t xml:space="preserve">o Agente Fiduciário caso qualquer das declarações prestadas </w:t>
      </w:r>
      <w:r w:rsidR="00966F42" w:rsidRPr="00533952">
        <w:rPr>
          <w:rFonts w:ascii="Tahoma" w:hAnsi="Tahoma" w:cs="Tahoma"/>
          <w:sz w:val="22"/>
          <w:szCs w:val="22"/>
        </w:rPr>
        <w:t>nos termos da Cláusula</w:t>
      </w:r>
      <w:r w:rsidR="00AB4026">
        <w:rPr>
          <w:rFonts w:ascii="Tahoma" w:hAnsi="Tahoma" w:cs="Tahoma"/>
          <w:sz w:val="22"/>
          <w:szCs w:val="22"/>
        </w:rPr>
        <w:t xml:space="preserve"> X</w:t>
      </w:r>
      <w:r w:rsidR="00966F42" w:rsidRPr="00533952">
        <w:rPr>
          <w:rFonts w:ascii="Tahoma" w:hAnsi="Tahoma" w:cs="Tahoma"/>
          <w:sz w:val="22"/>
          <w:szCs w:val="22"/>
        </w:rPr>
        <w:t xml:space="preserve"> </w:t>
      </w:r>
      <w:r w:rsidR="00722356" w:rsidRPr="00533952">
        <w:rPr>
          <w:rFonts w:ascii="Tahoma" w:hAnsi="Tahoma" w:cs="Tahoma"/>
          <w:sz w:val="22"/>
          <w:szCs w:val="22"/>
        </w:rPr>
        <w:t>seja</w:t>
      </w:r>
      <w:r w:rsidR="002B4C94" w:rsidRPr="00533952">
        <w:rPr>
          <w:rFonts w:ascii="Tahoma" w:hAnsi="Tahoma" w:cs="Tahoma"/>
          <w:sz w:val="22"/>
          <w:szCs w:val="22"/>
        </w:rPr>
        <w:t xml:space="preserve"> </w:t>
      </w:r>
      <w:r w:rsidR="00584A48" w:rsidRPr="00533952">
        <w:rPr>
          <w:rFonts w:ascii="Tahoma" w:hAnsi="Tahoma" w:cs="Tahoma"/>
          <w:sz w:val="22"/>
          <w:szCs w:val="22"/>
        </w:rPr>
        <w:t>falsa</w:t>
      </w:r>
      <w:r w:rsidR="00722356" w:rsidRPr="00533952">
        <w:rPr>
          <w:rFonts w:ascii="Tahoma" w:hAnsi="Tahoma" w:cs="Tahoma"/>
          <w:sz w:val="22"/>
          <w:szCs w:val="22"/>
        </w:rPr>
        <w:t xml:space="preserve"> </w:t>
      </w:r>
      <w:r w:rsidR="00F7587C" w:rsidRPr="00533952">
        <w:rPr>
          <w:rFonts w:ascii="Tahoma" w:hAnsi="Tahoma" w:cs="Tahoma"/>
          <w:sz w:val="22"/>
          <w:szCs w:val="22"/>
        </w:rPr>
        <w:t>e/</w:t>
      </w:r>
      <w:r w:rsidR="00722356" w:rsidRPr="00533952">
        <w:rPr>
          <w:rFonts w:ascii="Tahoma" w:hAnsi="Tahoma" w:cs="Tahoma"/>
          <w:sz w:val="22"/>
          <w:szCs w:val="22"/>
        </w:rPr>
        <w:t>ou incorreta na data em que fo</w:t>
      </w:r>
      <w:r w:rsidR="00BB67B1" w:rsidRPr="00533952">
        <w:rPr>
          <w:rFonts w:ascii="Tahoma" w:hAnsi="Tahoma" w:cs="Tahoma"/>
          <w:sz w:val="22"/>
          <w:szCs w:val="22"/>
        </w:rPr>
        <w:t>i</w:t>
      </w:r>
      <w:r w:rsidR="00722356" w:rsidRPr="00533952">
        <w:rPr>
          <w:rFonts w:ascii="Tahoma" w:hAnsi="Tahoma" w:cs="Tahoma"/>
          <w:sz w:val="22"/>
          <w:szCs w:val="22"/>
        </w:rPr>
        <w:t xml:space="preserve"> prestada</w:t>
      </w:r>
      <w:r w:rsidR="003433DF" w:rsidRPr="00533952">
        <w:rPr>
          <w:rFonts w:ascii="Tahoma" w:hAnsi="Tahoma" w:cs="Tahoma"/>
          <w:sz w:val="22"/>
          <w:szCs w:val="22"/>
        </w:rPr>
        <w:t>.</w:t>
      </w:r>
    </w:p>
    <w:p w14:paraId="28BD8515" w14:textId="77777777" w:rsidR="00EB235F" w:rsidRPr="00533952" w:rsidRDefault="00EB235F" w:rsidP="00B14690">
      <w:pPr>
        <w:spacing w:after="0" w:line="320" w:lineRule="exact"/>
        <w:rPr>
          <w:rFonts w:ascii="Tahoma" w:hAnsi="Tahoma" w:cs="Tahoma"/>
          <w:sz w:val="22"/>
          <w:szCs w:val="22"/>
        </w:rPr>
      </w:pPr>
    </w:p>
    <w:p w14:paraId="09A7447C" w14:textId="77777777" w:rsidR="00D53857" w:rsidRPr="00533952" w:rsidRDefault="00D53857" w:rsidP="00B14690">
      <w:pPr>
        <w:spacing w:after="0" w:line="320" w:lineRule="exact"/>
        <w:ind w:left="720"/>
        <w:jc w:val="center"/>
        <w:rPr>
          <w:rFonts w:ascii="Tahoma" w:hAnsi="Tahoma" w:cs="Tahoma"/>
          <w:b/>
          <w:sz w:val="22"/>
          <w:szCs w:val="22"/>
        </w:rPr>
      </w:pPr>
      <w:r w:rsidRPr="00533952">
        <w:rPr>
          <w:rFonts w:ascii="Tahoma" w:hAnsi="Tahoma" w:cs="Tahoma"/>
          <w:b/>
          <w:sz w:val="22"/>
          <w:szCs w:val="22"/>
        </w:rPr>
        <w:t xml:space="preserve">CLÁUSULA XI </w:t>
      </w:r>
    </w:p>
    <w:p w14:paraId="70FAF1F4" w14:textId="77777777" w:rsidR="00D53857" w:rsidRPr="00533952" w:rsidRDefault="00D53857" w:rsidP="00B14690">
      <w:pPr>
        <w:spacing w:after="0" w:line="320" w:lineRule="exact"/>
        <w:ind w:left="720"/>
        <w:jc w:val="center"/>
        <w:rPr>
          <w:rFonts w:ascii="Tahoma" w:hAnsi="Tahoma" w:cs="Tahoma"/>
          <w:b/>
          <w:sz w:val="22"/>
          <w:szCs w:val="22"/>
        </w:rPr>
      </w:pPr>
      <w:r w:rsidRPr="00533952">
        <w:rPr>
          <w:rFonts w:ascii="Tahoma" w:hAnsi="Tahoma" w:cs="Tahoma"/>
          <w:b/>
          <w:sz w:val="22"/>
          <w:szCs w:val="22"/>
        </w:rPr>
        <w:t>DISPOSIÇÕES GERAIS</w:t>
      </w:r>
    </w:p>
    <w:p w14:paraId="66212496" w14:textId="77777777" w:rsidR="00D53857" w:rsidRPr="00533952" w:rsidRDefault="00D53857" w:rsidP="00B14690">
      <w:pPr>
        <w:spacing w:after="0" w:line="320" w:lineRule="exact"/>
        <w:rPr>
          <w:rFonts w:ascii="Tahoma" w:hAnsi="Tahoma" w:cs="Tahoma"/>
          <w:sz w:val="22"/>
          <w:szCs w:val="22"/>
        </w:rPr>
      </w:pPr>
    </w:p>
    <w:p w14:paraId="20856D94" w14:textId="77777777" w:rsidR="00D53857" w:rsidRPr="00533952" w:rsidRDefault="00D53857" w:rsidP="00B14690">
      <w:pPr>
        <w:spacing w:after="0" w:line="320" w:lineRule="exact"/>
        <w:rPr>
          <w:rFonts w:ascii="Tahoma" w:hAnsi="Tahoma" w:cs="Tahoma"/>
          <w:b/>
          <w:sz w:val="22"/>
          <w:szCs w:val="22"/>
        </w:rPr>
      </w:pPr>
      <w:r w:rsidRPr="00533952">
        <w:rPr>
          <w:rFonts w:ascii="Tahoma" w:hAnsi="Tahoma" w:cs="Tahoma"/>
          <w:b/>
          <w:sz w:val="22"/>
          <w:szCs w:val="22"/>
        </w:rPr>
        <w:lastRenderedPageBreak/>
        <w:t>11.1. Comunicações</w:t>
      </w:r>
    </w:p>
    <w:p w14:paraId="39C98D80" w14:textId="77777777" w:rsidR="00D53857" w:rsidRPr="00533952" w:rsidRDefault="00D53857" w:rsidP="00B14690">
      <w:pPr>
        <w:spacing w:after="0" w:line="320" w:lineRule="exact"/>
        <w:rPr>
          <w:rFonts w:ascii="Tahoma" w:hAnsi="Tahoma" w:cs="Tahoma"/>
          <w:sz w:val="22"/>
          <w:szCs w:val="22"/>
        </w:rPr>
      </w:pPr>
    </w:p>
    <w:p w14:paraId="04462CF6" w14:textId="77777777" w:rsidR="00D53857" w:rsidRPr="00533952" w:rsidRDefault="00D53857" w:rsidP="00B14690">
      <w:pPr>
        <w:spacing w:after="0" w:line="320" w:lineRule="exact"/>
        <w:rPr>
          <w:rFonts w:ascii="Tahoma" w:hAnsi="Tahoma" w:cs="Tahoma"/>
          <w:sz w:val="22"/>
          <w:szCs w:val="22"/>
        </w:rPr>
      </w:pPr>
      <w:proofErr w:type="gramStart"/>
      <w:r w:rsidRPr="00533952">
        <w:rPr>
          <w:rFonts w:ascii="Tahoma" w:hAnsi="Tahoma" w:cs="Tahoma"/>
          <w:sz w:val="22"/>
          <w:szCs w:val="22"/>
        </w:rPr>
        <w:t>11.1.1 As</w:t>
      </w:r>
      <w:proofErr w:type="gramEnd"/>
      <w:r w:rsidRPr="00533952">
        <w:rPr>
          <w:rFonts w:ascii="Tahoma" w:hAnsi="Tahoma" w:cs="Tahoma"/>
          <w:sz w:val="22"/>
          <w:szCs w:val="22"/>
        </w:rPr>
        <w:t xml:space="preserve"> comunicações a serem enviadas por qualquer das Partes nos termos desta Escritura deverão ser encaminhadas para os seguintes endereços:</w:t>
      </w:r>
    </w:p>
    <w:p w14:paraId="13379B75" w14:textId="77777777" w:rsidR="00D53857" w:rsidRPr="00533952" w:rsidRDefault="00D53857" w:rsidP="00B14690">
      <w:pPr>
        <w:spacing w:after="0" w:line="320" w:lineRule="exact"/>
        <w:rPr>
          <w:rFonts w:ascii="Tahoma" w:hAnsi="Tahoma" w:cs="Tahoma"/>
          <w:sz w:val="22"/>
          <w:szCs w:val="22"/>
        </w:rPr>
      </w:pPr>
    </w:p>
    <w:p w14:paraId="575392EC" w14:textId="77777777" w:rsidR="00D53857" w:rsidRPr="00533952" w:rsidRDefault="00D53857" w:rsidP="00B14690">
      <w:pPr>
        <w:spacing w:after="0" w:line="320" w:lineRule="exact"/>
        <w:rPr>
          <w:rFonts w:ascii="Tahoma" w:hAnsi="Tahoma" w:cs="Tahoma"/>
          <w:b/>
          <w:sz w:val="22"/>
          <w:szCs w:val="22"/>
        </w:rPr>
      </w:pPr>
      <w:r w:rsidRPr="00533952">
        <w:rPr>
          <w:rFonts w:ascii="Tahoma" w:hAnsi="Tahoma" w:cs="Tahoma"/>
          <w:b/>
          <w:sz w:val="22"/>
          <w:szCs w:val="22"/>
        </w:rPr>
        <w:t xml:space="preserve">Para a Emissora: </w:t>
      </w:r>
    </w:p>
    <w:p w14:paraId="3C384326" w14:textId="77777777" w:rsidR="00D53857" w:rsidRPr="00533952" w:rsidRDefault="00AB4026" w:rsidP="00B14690">
      <w:pPr>
        <w:spacing w:after="0" w:line="320" w:lineRule="exact"/>
        <w:rPr>
          <w:rFonts w:ascii="Tahoma" w:hAnsi="Tahoma" w:cs="Tahoma"/>
          <w:sz w:val="22"/>
          <w:szCs w:val="22"/>
        </w:rPr>
      </w:pPr>
      <w:r>
        <w:rPr>
          <w:rFonts w:ascii="Tahoma" w:hAnsi="Tahoma" w:cs="Tahoma"/>
          <w:b/>
          <w:sz w:val="22"/>
          <w:szCs w:val="22"/>
        </w:rPr>
        <w:t>831 PARTICIPAÇÕES</w:t>
      </w:r>
      <w:r w:rsidR="00C54738" w:rsidRPr="00533952">
        <w:rPr>
          <w:rFonts w:ascii="Tahoma" w:hAnsi="Tahoma" w:cs="Tahoma"/>
          <w:b/>
          <w:sz w:val="22"/>
          <w:szCs w:val="22"/>
        </w:rPr>
        <w:t xml:space="preserve"> S.A.</w:t>
      </w:r>
      <w:r w:rsidR="00C54738" w:rsidRPr="00533952">
        <w:rPr>
          <w:rFonts w:ascii="Tahoma" w:hAnsi="Tahoma" w:cs="Tahoma"/>
          <w:sz w:val="22"/>
          <w:szCs w:val="22"/>
        </w:rPr>
        <w:t xml:space="preserve"> </w:t>
      </w:r>
    </w:p>
    <w:p w14:paraId="5574D35B"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Avenida Brigadeiro Faria Lima, 2277 conjunto 2104</w:t>
      </w:r>
    </w:p>
    <w:p w14:paraId="7DDD3FFE"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Jardim Paulistano – CEP: 01452-000</w:t>
      </w:r>
    </w:p>
    <w:p w14:paraId="2BECEFBB"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São Paulo – SP</w:t>
      </w:r>
    </w:p>
    <w:p w14:paraId="3BB5A789"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Tel.: + 55 11 3702-4001 / +55 11 97463-9177</w:t>
      </w:r>
    </w:p>
    <w:p w14:paraId="42E8FB00"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E-mail: rcirillo@seripatri.com.br / pedro.marcilio@crdcapital.com.br</w:t>
      </w:r>
    </w:p>
    <w:p w14:paraId="7EF20CBB" w14:textId="77777777" w:rsidR="00767FEE" w:rsidRDefault="00767FEE" w:rsidP="00B14690">
      <w:pPr>
        <w:spacing w:after="0" w:line="320" w:lineRule="exact"/>
        <w:rPr>
          <w:rFonts w:ascii="Tahoma" w:hAnsi="Tahoma" w:cs="Tahoma"/>
          <w:sz w:val="22"/>
          <w:szCs w:val="22"/>
        </w:rPr>
      </w:pPr>
      <w:r w:rsidRPr="00767FEE">
        <w:rPr>
          <w:rFonts w:ascii="Tahoma" w:hAnsi="Tahoma" w:cs="Tahoma"/>
          <w:sz w:val="22"/>
          <w:szCs w:val="22"/>
        </w:rPr>
        <w:t xml:space="preserve">At: José </w:t>
      </w:r>
      <w:proofErr w:type="spellStart"/>
      <w:r w:rsidRPr="00767FEE">
        <w:rPr>
          <w:rFonts w:ascii="Tahoma" w:hAnsi="Tahoma" w:cs="Tahoma"/>
          <w:sz w:val="22"/>
          <w:szCs w:val="22"/>
        </w:rPr>
        <w:t>Seripieri</w:t>
      </w:r>
      <w:proofErr w:type="spellEnd"/>
      <w:r w:rsidRPr="00767FEE">
        <w:rPr>
          <w:rFonts w:ascii="Tahoma" w:hAnsi="Tahoma" w:cs="Tahoma"/>
          <w:sz w:val="22"/>
          <w:szCs w:val="22"/>
        </w:rPr>
        <w:t xml:space="preserve"> Filho / Pedro Oliva Marcilio de Sousa</w:t>
      </w:r>
      <w:r w:rsidRPr="00767FEE" w:rsidDel="00767FEE">
        <w:rPr>
          <w:rFonts w:ascii="Tahoma" w:hAnsi="Tahoma" w:cs="Tahoma"/>
          <w:sz w:val="22"/>
          <w:szCs w:val="22"/>
        </w:rPr>
        <w:t xml:space="preserve"> </w:t>
      </w:r>
    </w:p>
    <w:p w14:paraId="26DF6B0E" w14:textId="77777777" w:rsidR="00D53857" w:rsidRPr="00533952" w:rsidRDefault="00D53857" w:rsidP="00B14690">
      <w:pPr>
        <w:spacing w:after="0" w:line="320" w:lineRule="exact"/>
        <w:rPr>
          <w:rFonts w:ascii="Tahoma" w:hAnsi="Tahoma" w:cs="Tahoma"/>
          <w:sz w:val="22"/>
          <w:szCs w:val="22"/>
        </w:rPr>
      </w:pPr>
    </w:p>
    <w:p w14:paraId="641ABB25" w14:textId="77777777" w:rsidR="00D53857" w:rsidRPr="00533952" w:rsidRDefault="00AB4026" w:rsidP="00B14690">
      <w:pPr>
        <w:spacing w:after="0" w:line="320" w:lineRule="exact"/>
        <w:rPr>
          <w:rFonts w:ascii="Tahoma" w:hAnsi="Tahoma" w:cs="Tahoma"/>
          <w:b/>
          <w:sz w:val="22"/>
          <w:szCs w:val="22"/>
        </w:rPr>
      </w:pPr>
      <w:r>
        <w:rPr>
          <w:rFonts w:ascii="Tahoma" w:hAnsi="Tahoma" w:cs="Tahoma"/>
          <w:b/>
          <w:sz w:val="22"/>
          <w:szCs w:val="22"/>
        </w:rPr>
        <w:t xml:space="preserve">Para o </w:t>
      </w:r>
      <w:r w:rsidR="00767FEE">
        <w:rPr>
          <w:rFonts w:ascii="Tahoma" w:hAnsi="Tahoma" w:cs="Tahoma"/>
          <w:b/>
          <w:sz w:val="22"/>
          <w:szCs w:val="22"/>
        </w:rPr>
        <w:t xml:space="preserve">FUNDO 831 </w:t>
      </w:r>
      <w:r>
        <w:rPr>
          <w:rFonts w:ascii="Tahoma" w:hAnsi="Tahoma" w:cs="Tahoma"/>
          <w:b/>
          <w:sz w:val="22"/>
          <w:szCs w:val="22"/>
        </w:rPr>
        <w:t>e o FIP</w:t>
      </w:r>
      <w:r w:rsidR="00D53857" w:rsidRPr="00533952">
        <w:rPr>
          <w:rFonts w:ascii="Tahoma" w:hAnsi="Tahoma" w:cs="Tahoma"/>
          <w:b/>
          <w:sz w:val="22"/>
          <w:szCs w:val="22"/>
        </w:rPr>
        <w:t>:</w:t>
      </w:r>
    </w:p>
    <w:p w14:paraId="708A6A15" w14:textId="77777777" w:rsidR="00D53857" w:rsidRPr="00533952" w:rsidRDefault="00AB4026" w:rsidP="00B14690">
      <w:pPr>
        <w:spacing w:after="0" w:line="320" w:lineRule="exact"/>
        <w:rPr>
          <w:rFonts w:ascii="Tahoma" w:hAnsi="Tahoma" w:cs="Tahoma"/>
          <w:b/>
          <w:sz w:val="22"/>
          <w:szCs w:val="22"/>
        </w:rPr>
      </w:pPr>
      <w:r>
        <w:rPr>
          <w:rFonts w:ascii="Tahoma" w:hAnsi="Tahoma" w:cs="Tahoma"/>
          <w:b/>
          <w:sz w:val="22"/>
          <w:szCs w:val="22"/>
        </w:rPr>
        <w:t>MODAL DISTRIBUIDORA DE TÍTULOS E VALORES MOBILIÁRIOS</w:t>
      </w:r>
      <w:r w:rsidR="00C54738" w:rsidRPr="00533952">
        <w:rPr>
          <w:rFonts w:ascii="Tahoma" w:hAnsi="Tahoma" w:cs="Tahoma"/>
          <w:b/>
          <w:sz w:val="22"/>
          <w:szCs w:val="22"/>
        </w:rPr>
        <w:t xml:space="preserve"> S.A.</w:t>
      </w:r>
      <w:r w:rsidR="007149D7" w:rsidRPr="00533952">
        <w:rPr>
          <w:rFonts w:ascii="Tahoma" w:hAnsi="Tahoma" w:cs="Tahoma"/>
          <w:b/>
          <w:sz w:val="22"/>
          <w:szCs w:val="22"/>
        </w:rPr>
        <w:t xml:space="preserve"> </w:t>
      </w:r>
    </w:p>
    <w:p w14:paraId="09149A33"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Praia de Botafogo, nº 501, Bloco 1, Sala 501</w:t>
      </w:r>
    </w:p>
    <w:p w14:paraId="766C3FA9"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Botafogo – CEP: 22250-040</w:t>
      </w:r>
    </w:p>
    <w:p w14:paraId="31D32BE2"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 xml:space="preserve">Rio de Janeiro – RJ </w:t>
      </w:r>
    </w:p>
    <w:p w14:paraId="0D474FC0"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Tel.: + 55 21 3223-7700</w:t>
      </w:r>
    </w:p>
    <w:p w14:paraId="03CB39A4" w14:textId="77777777" w:rsidR="00767FEE" w:rsidRPr="00767FEE" w:rsidRDefault="00767FEE" w:rsidP="00B14690">
      <w:pPr>
        <w:spacing w:after="0" w:line="320" w:lineRule="exact"/>
        <w:rPr>
          <w:rFonts w:ascii="Tahoma" w:hAnsi="Tahoma" w:cs="Tahoma"/>
          <w:sz w:val="22"/>
          <w:szCs w:val="22"/>
        </w:rPr>
      </w:pPr>
      <w:r w:rsidRPr="00767FEE">
        <w:rPr>
          <w:rFonts w:ascii="Tahoma" w:hAnsi="Tahoma" w:cs="Tahoma"/>
          <w:sz w:val="22"/>
          <w:szCs w:val="22"/>
        </w:rPr>
        <w:t>E-mail: fundosespeciais@modal.com.br</w:t>
      </w:r>
    </w:p>
    <w:p w14:paraId="266F0798" w14:textId="77777777" w:rsidR="00D53857" w:rsidRPr="00B14690" w:rsidRDefault="00767FEE" w:rsidP="00B14690">
      <w:pPr>
        <w:spacing w:after="0" w:line="320" w:lineRule="exact"/>
        <w:rPr>
          <w:rFonts w:ascii="Tahoma" w:hAnsi="Tahoma" w:cs="Tahoma"/>
          <w:sz w:val="22"/>
          <w:szCs w:val="22"/>
          <w:lang w:val="en-US"/>
        </w:rPr>
      </w:pPr>
      <w:r w:rsidRPr="00B14690">
        <w:rPr>
          <w:rFonts w:ascii="Tahoma" w:hAnsi="Tahoma" w:cs="Tahoma"/>
          <w:sz w:val="22"/>
          <w:szCs w:val="22"/>
          <w:lang w:val="en-US"/>
        </w:rPr>
        <w:t xml:space="preserve">At: Paula Leão </w:t>
      </w:r>
    </w:p>
    <w:p w14:paraId="0C8322D8" w14:textId="77777777" w:rsidR="00767FEE" w:rsidRPr="00B14690" w:rsidRDefault="00767FEE" w:rsidP="00B14690">
      <w:pPr>
        <w:keepNext/>
        <w:spacing w:after="0" w:line="320" w:lineRule="exact"/>
        <w:rPr>
          <w:rFonts w:ascii="Tahoma" w:hAnsi="Tahoma" w:cs="Tahoma"/>
          <w:sz w:val="22"/>
          <w:szCs w:val="22"/>
          <w:lang w:val="en-US"/>
        </w:rPr>
      </w:pPr>
    </w:p>
    <w:p w14:paraId="1DDC7D08" w14:textId="77777777" w:rsidR="00767FEE" w:rsidRPr="00B14690" w:rsidRDefault="00767FEE" w:rsidP="00B14690">
      <w:pPr>
        <w:keepNext/>
        <w:spacing w:after="0" w:line="320" w:lineRule="exact"/>
        <w:rPr>
          <w:rFonts w:ascii="Tahoma" w:hAnsi="Tahoma" w:cs="Tahoma"/>
          <w:sz w:val="22"/>
          <w:szCs w:val="22"/>
          <w:lang w:val="en-US"/>
        </w:rPr>
      </w:pPr>
      <w:r w:rsidRPr="00B14690">
        <w:rPr>
          <w:rFonts w:ascii="Tahoma" w:hAnsi="Tahoma" w:cs="Tahoma"/>
          <w:sz w:val="22"/>
          <w:szCs w:val="22"/>
          <w:lang w:val="en-US"/>
        </w:rPr>
        <w:t xml:space="preserve">c.c.: </w:t>
      </w:r>
    </w:p>
    <w:p w14:paraId="2EB5571A" w14:textId="77777777" w:rsidR="00767FEE" w:rsidRPr="00B14690" w:rsidRDefault="00767FEE" w:rsidP="00B14690">
      <w:pPr>
        <w:keepNext/>
        <w:spacing w:after="0" w:line="320" w:lineRule="exact"/>
        <w:rPr>
          <w:rFonts w:ascii="Tahoma" w:hAnsi="Tahoma" w:cs="Tahoma"/>
          <w:b/>
          <w:sz w:val="22"/>
          <w:szCs w:val="22"/>
        </w:rPr>
      </w:pPr>
      <w:r w:rsidRPr="00B14690">
        <w:rPr>
          <w:rFonts w:ascii="Tahoma" w:hAnsi="Tahoma" w:cs="Tahoma"/>
          <w:b/>
          <w:sz w:val="22"/>
          <w:szCs w:val="22"/>
        </w:rPr>
        <w:t>PEDRO OLIVA MARCILIO DE SOUSA</w:t>
      </w:r>
    </w:p>
    <w:p w14:paraId="7DDB46F3" w14:textId="77777777" w:rsidR="00767FEE" w:rsidRPr="00B14690" w:rsidRDefault="00767FEE" w:rsidP="00B14690">
      <w:pPr>
        <w:keepNext/>
        <w:spacing w:after="0" w:line="320" w:lineRule="exact"/>
        <w:rPr>
          <w:rFonts w:ascii="Tahoma" w:hAnsi="Tahoma" w:cs="Tahoma"/>
          <w:sz w:val="22"/>
          <w:szCs w:val="22"/>
        </w:rPr>
      </w:pPr>
      <w:r w:rsidRPr="00B14690">
        <w:rPr>
          <w:rFonts w:ascii="Tahoma" w:hAnsi="Tahoma" w:cs="Tahoma"/>
          <w:sz w:val="22"/>
          <w:szCs w:val="22"/>
        </w:rPr>
        <w:t>Rua Cardeal Arcoverde, 2365, conjunto 24</w:t>
      </w:r>
    </w:p>
    <w:p w14:paraId="603DD58E" w14:textId="77777777" w:rsidR="00767FEE" w:rsidRPr="00B14690" w:rsidRDefault="00767FEE" w:rsidP="00B14690">
      <w:pPr>
        <w:keepNext/>
        <w:spacing w:after="0" w:line="320" w:lineRule="exact"/>
        <w:rPr>
          <w:rFonts w:ascii="Tahoma" w:hAnsi="Tahoma" w:cs="Tahoma"/>
          <w:sz w:val="22"/>
          <w:szCs w:val="22"/>
        </w:rPr>
      </w:pPr>
      <w:r w:rsidRPr="00B14690">
        <w:rPr>
          <w:rFonts w:ascii="Tahoma" w:hAnsi="Tahoma" w:cs="Tahoma"/>
          <w:sz w:val="22"/>
          <w:szCs w:val="22"/>
        </w:rPr>
        <w:t>Pinheiro – CEP: 05407-003</w:t>
      </w:r>
    </w:p>
    <w:p w14:paraId="3F369D66" w14:textId="77777777" w:rsidR="00767FEE" w:rsidRPr="00B14690" w:rsidRDefault="00767FEE" w:rsidP="00B14690">
      <w:pPr>
        <w:keepNext/>
        <w:spacing w:after="0" w:line="320" w:lineRule="exact"/>
        <w:rPr>
          <w:rFonts w:ascii="Tahoma" w:hAnsi="Tahoma" w:cs="Tahoma"/>
          <w:sz w:val="22"/>
          <w:szCs w:val="22"/>
        </w:rPr>
      </w:pPr>
      <w:r w:rsidRPr="00B14690">
        <w:rPr>
          <w:rFonts w:ascii="Tahoma" w:hAnsi="Tahoma" w:cs="Tahoma"/>
          <w:sz w:val="22"/>
          <w:szCs w:val="22"/>
        </w:rPr>
        <w:t>São Paulo – SP</w:t>
      </w:r>
    </w:p>
    <w:p w14:paraId="2D4132B7" w14:textId="77777777" w:rsidR="00767FEE" w:rsidRPr="00B14690" w:rsidRDefault="00767FEE" w:rsidP="00B14690">
      <w:pPr>
        <w:keepNext/>
        <w:spacing w:after="0" w:line="320" w:lineRule="exact"/>
        <w:rPr>
          <w:rFonts w:ascii="Tahoma" w:hAnsi="Tahoma" w:cs="Tahoma"/>
          <w:sz w:val="22"/>
          <w:szCs w:val="22"/>
        </w:rPr>
      </w:pPr>
      <w:r w:rsidRPr="00B14690">
        <w:rPr>
          <w:rFonts w:ascii="Tahoma" w:hAnsi="Tahoma" w:cs="Tahoma"/>
          <w:sz w:val="22"/>
          <w:szCs w:val="22"/>
        </w:rPr>
        <w:t>Tel.: +55 11 97463-9177</w:t>
      </w:r>
    </w:p>
    <w:p w14:paraId="39435618" w14:textId="77777777" w:rsidR="00767FEE" w:rsidRPr="00B14690" w:rsidRDefault="00767FEE" w:rsidP="00B14690">
      <w:pPr>
        <w:keepNext/>
        <w:spacing w:after="0" w:line="320" w:lineRule="exact"/>
        <w:rPr>
          <w:rFonts w:ascii="Tahoma" w:hAnsi="Tahoma" w:cs="Tahoma"/>
          <w:sz w:val="22"/>
          <w:szCs w:val="22"/>
        </w:rPr>
      </w:pPr>
      <w:r w:rsidRPr="00B14690">
        <w:rPr>
          <w:rFonts w:ascii="Tahoma" w:hAnsi="Tahoma" w:cs="Tahoma"/>
          <w:sz w:val="22"/>
          <w:szCs w:val="22"/>
        </w:rPr>
        <w:t>E-mail: pedro.marcilio@crdcapital.com.br</w:t>
      </w:r>
    </w:p>
    <w:p w14:paraId="674AB8B9" w14:textId="77777777" w:rsidR="00767FEE" w:rsidRDefault="00767FEE" w:rsidP="00B14690">
      <w:pPr>
        <w:keepNext/>
        <w:spacing w:after="0" w:line="320" w:lineRule="exact"/>
        <w:rPr>
          <w:rFonts w:ascii="Tahoma" w:hAnsi="Tahoma" w:cs="Tahoma"/>
          <w:b/>
          <w:sz w:val="22"/>
          <w:szCs w:val="22"/>
        </w:rPr>
      </w:pPr>
    </w:p>
    <w:p w14:paraId="389D8186" w14:textId="77777777" w:rsidR="00D218CD" w:rsidRPr="00533952" w:rsidRDefault="00D218CD" w:rsidP="00B14690">
      <w:pPr>
        <w:keepNext/>
        <w:spacing w:after="0" w:line="320" w:lineRule="exact"/>
        <w:rPr>
          <w:rFonts w:ascii="Tahoma" w:hAnsi="Tahoma" w:cs="Tahoma"/>
          <w:b/>
          <w:sz w:val="22"/>
          <w:szCs w:val="22"/>
        </w:rPr>
      </w:pPr>
      <w:r w:rsidRPr="00533952">
        <w:rPr>
          <w:rFonts w:ascii="Tahoma" w:hAnsi="Tahoma" w:cs="Tahoma"/>
          <w:b/>
          <w:sz w:val="22"/>
          <w:szCs w:val="22"/>
        </w:rPr>
        <w:t>Para o Sr. José:</w:t>
      </w:r>
    </w:p>
    <w:p w14:paraId="0D7ED63D" w14:textId="77777777" w:rsidR="00767FEE" w:rsidRPr="00767FEE" w:rsidRDefault="00767FEE" w:rsidP="00B14690">
      <w:pPr>
        <w:keepNext/>
        <w:spacing w:after="0" w:line="320" w:lineRule="exact"/>
        <w:rPr>
          <w:rFonts w:ascii="Tahoma" w:hAnsi="Tahoma" w:cs="Tahoma"/>
          <w:sz w:val="22"/>
          <w:szCs w:val="22"/>
        </w:rPr>
      </w:pPr>
      <w:r w:rsidRPr="00767FEE">
        <w:rPr>
          <w:rFonts w:ascii="Tahoma" w:hAnsi="Tahoma" w:cs="Tahoma"/>
          <w:sz w:val="22"/>
          <w:szCs w:val="22"/>
        </w:rPr>
        <w:t>Avenida Brigadeiro Faria Lima, 2277 conjunto 2104</w:t>
      </w:r>
    </w:p>
    <w:p w14:paraId="55ED8C7E" w14:textId="77777777" w:rsidR="00767FEE" w:rsidRPr="00767FEE" w:rsidRDefault="00767FEE" w:rsidP="00B14690">
      <w:pPr>
        <w:keepNext/>
        <w:spacing w:after="0" w:line="320" w:lineRule="exact"/>
        <w:rPr>
          <w:rFonts w:ascii="Tahoma" w:hAnsi="Tahoma" w:cs="Tahoma"/>
          <w:sz w:val="22"/>
          <w:szCs w:val="22"/>
        </w:rPr>
      </w:pPr>
      <w:r w:rsidRPr="00767FEE">
        <w:rPr>
          <w:rFonts w:ascii="Tahoma" w:hAnsi="Tahoma" w:cs="Tahoma"/>
          <w:sz w:val="22"/>
          <w:szCs w:val="22"/>
        </w:rPr>
        <w:t>Jardim Paulistano – CEP: 01452-000</w:t>
      </w:r>
    </w:p>
    <w:p w14:paraId="1533AFAB" w14:textId="77777777" w:rsidR="00767FEE" w:rsidRPr="00767FEE" w:rsidRDefault="00767FEE" w:rsidP="00B14690">
      <w:pPr>
        <w:keepNext/>
        <w:spacing w:after="0" w:line="320" w:lineRule="exact"/>
        <w:rPr>
          <w:rFonts w:ascii="Tahoma" w:hAnsi="Tahoma" w:cs="Tahoma"/>
          <w:sz w:val="22"/>
          <w:szCs w:val="22"/>
        </w:rPr>
      </w:pPr>
      <w:r w:rsidRPr="00767FEE">
        <w:rPr>
          <w:rFonts w:ascii="Tahoma" w:hAnsi="Tahoma" w:cs="Tahoma"/>
          <w:sz w:val="22"/>
          <w:szCs w:val="22"/>
        </w:rPr>
        <w:t>São Paulo – SP</w:t>
      </w:r>
    </w:p>
    <w:p w14:paraId="7AE6EA31" w14:textId="77777777" w:rsidR="00767FEE" w:rsidRPr="00767FEE" w:rsidRDefault="00767FEE" w:rsidP="00B14690">
      <w:pPr>
        <w:keepNext/>
        <w:spacing w:after="0" w:line="320" w:lineRule="exact"/>
        <w:rPr>
          <w:rFonts w:ascii="Tahoma" w:hAnsi="Tahoma" w:cs="Tahoma"/>
          <w:sz w:val="22"/>
          <w:szCs w:val="22"/>
        </w:rPr>
      </w:pPr>
      <w:r w:rsidRPr="00767FEE">
        <w:rPr>
          <w:rFonts w:ascii="Tahoma" w:hAnsi="Tahoma" w:cs="Tahoma"/>
          <w:sz w:val="22"/>
          <w:szCs w:val="22"/>
        </w:rPr>
        <w:t>Tel.: + 55 11 3702-4001</w:t>
      </w:r>
    </w:p>
    <w:p w14:paraId="07B3470D" w14:textId="77777777" w:rsidR="00767FEE" w:rsidRPr="00767FEE" w:rsidRDefault="00767FEE" w:rsidP="00B14690">
      <w:pPr>
        <w:keepNext/>
        <w:spacing w:after="0" w:line="320" w:lineRule="exact"/>
        <w:rPr>
          <w:rFonts w:ascii="Tahoma" w:hAnsi="Tahoma" w:cs="Tahoma"/>
          <w:sz w:val="22"/>
          <w:szCs w:val="22"/>
        </w:rPr>
      </w:pPr>
      <w:r w:rsidRPr="00767FEE">
        <w:rPr>
          <w:rFonts w:ascii="Tahoma" w:hAnsi="Tahoma" w:cs="Tahoma"/>
          <w:sz w:val="22"/>
          <w:szCs w:val="22"/>
        </w:rPr>
        <w:t xml:space="preserve">E-mail: rcirillo@seripatri.com.br </w:t>
      </w:r>
    </w:p>
    <w:p w14:paraId="03B96AE9" w14:textId="77777777" w:rsidR="00D218CD" w:rsidRPr="00533952" w:rsidRDefault="00767FEE" w:rsidP="00B14690">
      <w:pPr>
        <w:spacing w:after="0" w:line="320" w:lineRule="exact"/>
        <w:rPr>
          <w:rFonts w:ascii="Tahoma" w:hAnsi="Tahoma" w:cs="Tahoma"/>
          <w:b/>
          <w:sz w:val="22"/>
          <w:szCs w:val="22"/>
        </w:rPr>
      </w:pPr>
      <w:r w:rsidRPr="00767FEE">
        <w:rPr>
          <w:rFonts w:ascii="Tahoma" w:hAnsi="Tahoma" w:cs="Tahoma"/>
          <w:sz w:val="22"/>
          <w:szCs w:val="22"/>
        </w:rPr>
        <w:t xml:space="preserve">At: José </w:t>
      </w:r>
      <w:proofErr w:type="spellStart"/>
      <w:r w:rsidRPr="00767FEE">
        <w:rPr>
          <w:rFonts w:ascii="Tahoma" w:hAnsi="Tahoma" w:cs="Tahoma"/>
          <w:sz w:val="22"/>
          <w:szCs w:val="22"/>
        </w:rPr>
        <w:t>Seripieri</w:t>
      </w:r>
      <w:proofErr w:type="spellEnd"/>
      <w:r w:rsidRPr="00767FEE">
        <w:rPr>
          <w:rFonts w:ascii="Tahoma" w:hAnsi="Tahoma" w:cs="Tahoma"/>
          <w:sz w:val="22"/>
          <w:szCs w:val="22"/>
        </w:rPr>
        <w:t xml:space="preserve"> Filho</w:t>
      </w:r>
      <w:r w:rsidRPr="00767FEE" w:rsidDel="00767FEE">
        <w:rPr>
          <w:rFonts w:ascii="Tahoma" w:hAnsi="Tahoma" w:cs="Tahoma"/>
          <w:sz w:val="22"/>
          <w:szCs w:val="22"/>
        </w:rPr>
        <w:t xml:space="preserve"> </w:t>
      </w:r>
    </w:p>
    <w:p w14:paraId="7B470E0F" w14:textId="77777777" w:rsidR="00767FEE" w:rsidRDefault="00767FEE" w:rsidP="00B14690">
      <w:pPr>
        <w:spacing w:after="0" w:line="320" w:lineRule="exact"/>
        <w:rPr>
          <w:rFonts w:ascii="Tahoma" w:hAnsi="Tahoma" w:cs="Tahoma"/>
          <w:b/>
          <w:sz w:val="22"/>
          <w:szCs w:val="22"/>
        </w:rPr>
      </w:pPr>
    </w:p>
    <w:p w14:paraId="6FF35619" w14:textId="77777777" w:rsidR="00D53857" w:rsidRPr="00533952" w:rsidRDefault="00D53857" w:rsidP="00B14690">
      <w:pPr>
        <w:spacing w:after="0" w:line="320" w:lineRule="exact"/>
        <w:rPr>
          <w:rFonts w:ascii="Tahoma" w:hAnsi="Tahoma" w:cs="Tahoma"/>
          <w:b/>
          <w:sz w:val="22"/>
          <w:szCs w:val="22"/>
        </w:rPr>
      </w:pPr>
      <w:r w:rsidRPr="00533952">
        <w:rPr>
          <w:rFonts w:ascii="Tahoma" w:hAnsi="Tahoma" w:cs="Tahoma"/>
          <w:b/>
          <w:sz w:val="22"/>
          <w:szCs w:val="22"/>
        </w:rPr>
        <w:lastRenderedPageBreak/>
        <w:t>Para o Agente Fiduciário:</w:t>
      </w:r>
    </w:p>
    <w:p w14:paraId="653AF8A3" w14:textId="77777777" w:rsidR="002A0CC6" w:rsidRDefault="002A0CC6" w:rsidP="00B14690">
      <w:pPr>
        <w:spacing w:after="0" w:line="320" w:lineRule="exact"/>
        <w:rPr>
          <w:rFonts w:ascii="Tahoma" w:hAnsi="Tahoma" w:cs="Tahoma"/>
          <w:b/>
          <w:bCs/>
          <w:sz w:val="22"/>
          <w:szCs w:val="22"/>
        </w:rPr>
      </w:pPr>
      <w:r w:rsidRPr="002A0CC6">
        <w:rPr>
          <w:rFonts w:ascii="Tahoma" w:hAnsi="Tahoma" w:cs="Tahoma"/>
          <w:b/>
          <w:bCs/>
          <w:sz w:val="22"/>
          <w:szCs w:val="22"/>
        </w:rPr>
        <w:t xml:space="preserve">Oliveira </w:t>
      </w:r>
      <w:proofErr w:type="spellStart"/>
      <w:r w:rsidRPr="002A0CC6">
        <w:rPr>
          <w:rFonts w:ascii="Tahoma" w:hAnsi="Tahoma" w:cs="Tahoma"/>
          <w:b/>
          <w:bCs/>
          <w:sz w:val="22"/>
          <w:szCs w:val="22"/>
        </w:rPr>
        <w:t>Trust</w:t>
      </w:r>
      <w:proofErr w:type="spellEnd"/>
      <w:r w:rsidRPr="002A0CC6">
        <w:rPr>
          <w:rFonts w:ascii="Tahoma" w:hAnsi="Tahoma" w:cs="Tahoma"/>
          <w:b/>
          <w:bCs/>
          <w:sz w:val="22"/>
          <w:szCs w:val="22"/>
        </w:rPr>
        <w:t xml:space="preserve"> Distribuidora de Títulos e Valores Mobiliários S.A.</w:t>
      </w:r>
    </w:p>
    <w:p w14:paraId="22617349" w14:textId="77777777" w:rsidR="00E81C70" w:rsidRDefault="00E81C70" w:rsidP="00E81C70">
      <w:pPr>
        <w:spacing w:after="0" w:line="320" w:lineRule="exact"/>
        <w:rPr>
          <w:rFonts w:ascii="Tahoma" w:hAnsi="Tahoma" w:cs="Tahoma"/>
          <w:sz w:val="22"/>
          <w:szCs w:val="22"/>
        </w:rPr>
      </w:pPr>
      <w:r w:rsidRPr="002A0CC6">
        <w:rPr>
          <w:rFonts w:ascii="Tahoma" w:hAnsi="Tahoma" w:cs="Tahoma"/>
          <w:bCs/>
          <w:sz w:val="22"/>
          <w:szCs w:val="22"/>
        </w:rPr>
        <w:t xml:space="preserve">Avenida das Américas, </w:t>
      </w:r>
      <w:r w:rsidRPr="002A0CC6">
        <w:rPr>
          <w:rFonts w:ascii="Tahoma" w:hAnsi="Tahoma" w:cs="Tahoma"/>
          <w:sz w:val="22"/>
          <w:szCs w:val="22"/>
        </w:rPr>
        <w:t>n.º </w:t>
      </w:r>
      <w:r>
        <w:rPr>
          <w:rFonts w:ascii="Tahoma" w:hAnsi="Tahoma" w:cs="Tahoma"/>
          <w:sz w:val="22"/>
          <w:szCs w:val="22"/>
        </w:rPr>
        <w:t>3434</w:t>
      </w:r>
      <w:r w:rsidRPr="002A0CC6">
        <w:rPr>
          <w:rFonts w:ascii="Tahoma" w:hAnsi="Tahoma" w:cs="Tahoma"/>
          <w:bCs/>
          <w:sz w:val="22"/>
          <w:szCs w:val="22"/>
        </w:rPr>
        <w:t xml:space="preserve">, Bloco </w:t>
      </w:r>
      <w:r>
        <w:rPr>
          <w:rFonts w:ascii="Tahoma" w:hAnsi="Tahoma" w:cs="Tahoma"/>
          <w:sz w:val="22"/>
          <w:szCs w:val="22"/>
        </w:rPr>
        <w:t>7</w:t>
      </w:r>
      <w:r w:rsidRPr="002A0CC6">
        <w:rPr>
          <w:rFonts w:ascii="Tahoma" w:hAnsi="Tahoma" w:cs="Tahoma"/>
          <w:sz w:val="22"/>
          <w:szCs w:val="22"/>
        </w:rPr>
        <w:t xml:space="preserve"> - Grupo 20</w:t>
      </w:r>
      <w:r>
        <w:rPr>
          <w:rFonts w:ascii="Tahoma" w:hAnsi="Tahoma" w:cs="Tahoma"/>
          <w:sz w:val="22"/>
          <w:szCs w:val="22"/>
        </w:rPr>
        <w:t>1</w:t>
      </w:r>
    </w:p>
    <w:p w14:paraId="0F908AD8" w14:textId="77777777" w:rsidR="00E81C70" w:rsidRDefault="00E81C70" w:rsidP="00E81C70">
      <w:pPr>
        <w:spacing w:after="0" w:line="320" w:lineRule="exact"/>
        <w:rPr>
          <w:rFonts w:ascii="Tahoma" w:hAnsi="Tahoma" w:cs="Tahoma"/>
          <w:sz w:val="22"/>
          <w:szCs w:val="22"/>
        </w:rPr>
      </w:pPr>
      <w:r w:rsidRPr="002A0CC6">
        <w:rPr>
          <w:rFonts w:ascii="Tahoma" w:hAnsi="Tahoma" w:cs="Tahoma"/>
          <w:bCs/>
          <w:sz w:val="22"/>
          <w:szCs w:val="22"/>
        </w:rPr>
        <w:t>CEP</w:t>
      </w:r>
      <w:r w:rsidRPr="002A0CC6">
        <w:rPr>
          <w:rFonts w:ascii="Tahoma" w:hAnsi="Tahoma" w:cs="Tahoma"/>
          <w:sz w:val="22"/>
          <w:szCs w:val="22"/>
        </w:rPr>
        <w:t> </w:t>
      </w:r>
      <w:r w:rsidRPr="002A0CC6">
        <w:rPr>
          <w:rFonts w:ascii="Tahoma" w:hAnsi="Tahoma" w:cs="Tahoma"/>
          <w:bCs/>
          <w:sz w:val="22"/>
          <w:szCs w:val="22"/>
        </w:rPr>
        <w:t>22640-</w:t>
      </w:r>
      <w:r w:rsidRPr="002A0CC6">
        <w:rPr>
          <w:rFonts w:ascii="Tahoma" w:hAnsi="Tahoma" w:cs="Tahoma"/>
          <w:sz w:val="22"/>
          <w:szCs w:val="22"/>
        </w:rPr>
        <w:t>10</w:t>
      </w:r>
      <w:r>
        <w:rPr>
          <w:rFonts w:ascii="Tahoma" w:hAnsi="Tahoma" w:cs="Tahoma"/>
          <w:sz w:val="22"/>
          <w:szCs w:val="22"/>
        </w:rPr>
        <w:t>2</w:t>
      </w:r>
      <w:r w:rsidRPr="002A0CC6">
        <w:rPr>
          <w:rFonts w:ascii="Tahoma" w:hAnsi="Tahoma" w:cs="Tahoma"/>
          <w:sz w:val="22"/>
          <w:szCs w:val="22"/>
        </w:rPr>
        <w:t xml:space="preserve"> – Rio de Janeiro, RJ</w:t>
      </w:r>
    </w:p>
    <w:p w14:paraId="372B3359" w14:textId="77777777" w:rsidR="00E81C70" w:rsidRDefault="00E81C70" w:rsidP="00E81C70">
      <w:pPr>
        <w:spacing w:after="0" w:line="320" w:lineRule="exact"/>
        <w:rPr>
          <w:rFonts w:ascii="Tahoma" w:hAnsi="Tahoma" w:cs="Tahoma"/>
          <w:sz w:val="22"/>
          <w:szCs w:val="22"/>
        </w:rPr>
      </w:pPr>
      <w:r w:rsidRPr="002A0CC6">
        <w:rPr>
          <w:rFonts w:ascii="Tahoma" w:hAnsi="Tahoma" w:cs="Tahoma"/>
          <w:sz w:val="22"/>
          <w:szCs w:val="22"/>
        </w:rPr>
        <w:t>At.: Antonio Amaro / Maria Carolina Vieira Abrantes</w:t>
      </w:r>
    </w:p>
    <w:p w14:paraId="0F5D9DA0" w14:textId="77777777" w:rsidR="002A0CC6" w:rsidRDefault="002A0CC6" w:rsidP="00B14690">
      <w:pPr>
        <w:spacing w:after="0" w:line="320" w:lineRule="exact"/>
        <w:rPr>
          <w:rFonts w:ascii="Tahoma" w:hAnsi="Tahoma" w:cs="Tahoma"/>
          <w:sz w:val="22"/>
          <w:szCs w:val="22"/>
        </w:rPr>
      </w:pPr>
    </w:p>
    <w:p w14:paraId="1574B0C2" w14:textId="77777777" w:rsidR="002A0CC6" w:rsidRDefault="002A0CC6" w:rsidP="00B14690">
      <w:pPr>
        <w:spacing w:after="0" w:line="320" w:lineRule="exact"/>
        <w:rPr>
          <w:rFonts w:ascii="Tahoma" w:hAnsi="Tahoma" w:cs="Tahoma"/>
          <w:sz w:val="22"/>
          <w:szCs w:val="22"/>
        </w:rPr>
      </w:pPr>
      <w:r w:rsidRPr="002A0CC6">
        <w:rPr>
          <w:rFonts w:ascii="Tahoma" w:hAnsi="Tahoma" w:cs="Tahoma"/>
          <w:sz w:val="22"/>
          <w:szCs w:val="22"/>
        </w:rPr>
        <w:t>Tel.: + 55 (21) 3514-0000</w:t>
      </w:r>
    </w:p>
    <w:p w14:paraId="38ADCDB5" w14:textId="77777777" w:rsidR="002A0CC6" w:rsidRDefault="002A0CC6" w:rsidP="00B14690">
      <w:pPr>
        <w:spacing w:after="0" w:line="320" w:lineRule="exact"/>
        <w:rPr>
          <w:rFonts w:ascii="Tahoma" w:hAnsi="Tahoma" w:cs="Tahoma"/>
          <w:sz w:val="22"/>
          <w:szCs w:val="22"/>
        </w:rPr>
      </w:pPr>
      <w:r w:rsidRPr="002A0CC6">
        <w:rPr>
          <w:rFonts w:ascii="Tahoma" w:hAnsi="Tahoma" w:cs="Tahoma"/>
          <w:sz w:val="22"/>
          <w:szCs w:val="22"/>
        </w:rPr>
        <w:t>Fax: + 55 (21) 3514-0099</w:t>
      </w:r>
    </w:p>
    <w:p w14:paraId="7EB95A50" w14:textId="77777777" w:rsidR="00D53857" w:rsidRDefault="002A0CC6" w:rsidP="00B14690">
      <w:pPr>
        <w:spacing w:after="0" w:line="320" w:lineRule="exact"/>
        <w:rPr>
          <w:rFonts w:ascii="Tahoma" w:hAnsi="Tahoma" w:cs="Tahoma"/>
          <w:sz w:val="22"/>
          <w:szCs w:val="22"/>
        </w:rPr>
      </w:pPr>
      <w:r w:rsidRPr="002A0CC6">
        <w:rPr>
          <w:rFonts w:ascii="Tahoma" w:hAnsi="Tahoma" w:cs="Tahoma"/>
          <w:sz w:val="22"/>
          <w:szCs w:val="22"/>
        </w:rPr>
        <w:t xml:space="preserve">E-mail: </w:t>
      </w:r>
      <w:hyperlink r:id="rId18" w:history="1">
        <w:r w:rsidR="00D21DA6" w:rsidRPr="00121093">
          <w:rPr>
            <w:rStyle w:val="Hyperlink"/>
            <w:rFonts w:ascii="Tahoma" w:hAnsi="Tahoma" w:cs="Tahoma"/>
            <w:sz w:val="22"/>
            <w:szCs w:val="22"/>
          </w:rPr>
          <w:t>antonio.amaro@oliveiratrust.com.br</w:t>
        </w:r>
      </w:hyperlink>
      <w:r w:rsidR="00D21DA6">
        <w:rPr>
          <w:rFonts w:ascii="Tahoma" w:hAnsi="Tahoma" w:cs="Tahoma"/>
          <w:sz w:val="22"/>
          <w:szCs w:val="22"/>
        </w:rPr>
        <w:t xml:space="preserve"> </w:t>
      </w:r>
      <w:r w:rsidRPr="002A0CC6">
        <w:rPr>
          <w:rFonts w:ascii="Tahoma" w:hAnsi="Tahoma" w:cs="Tahoma"/>
          <w:sz w:val="22"/>
          <w:szCs w:val="22"/>
        </w:rPr>
        <w:t xml:space="preserve">/ </w:t>
      </w:r>
      <w:hyperlink r:id="rId19" w:history="1">
        <w:r w:rsidRPr="00121093">
          <w:rPr>
            <w:rStyle w:val="Hyperlink"/>
            <w:rFonts w:ascii="Tahoma" w:hAnsi="Tahoma" w:cs="Tahoma"/>
            <w:sz w:val="22"/>
            <w:szCs w:val="22"/>
          </w:rPr>
          <w:t>ger2.agente@oliveiratrust.com.br</w:t>
        </w:r>
      </w:hyperlink>
    </w:p>
    <w:p w14:paraId="27CAACCB" w14:textId="77777777" w:rsidR="002A0CC6" w:rsidRPr="00533952" w:rsidRDefault="002A0CC6" w:rsidP="00B14690">
      <w:pPr>
        <w:spacing w:after="0" w:line="320" w:lineRule="exact"/>
        <w:rPr>
          <w:rFonts w:ascii="Tahoma" w:hAnsi="Tahoma" w:cs="Tahoma"/>
          <w:sz w:val="22"/>
          <w:szCs w:val="22"/>
        </w:rPr>
      </w:pPr>
    </w:p>
    <w:p w14:paraId="2553B9CB" w14:textId="77777777" w:rsidR="00D53857" w:rsidRPr="00533952" w:rsidRDefault="00D53857" w:rsidP="00B14690">
      <w:pPr>
        <w:spacing w:after="0" w:line="320" w:lineRule="exact"/>
        <w:rPr>
          <w:rFonts w:ascii="Tahoma" w:hAnsi="Tahoma" w:cs="Tahoma"/>
          <w:b/>
          <w:sz w:val="22"/>
          <w:szCs w:val="22"/>
        </w:rPr>
      </w:pPr>
      <w:r w:rsidRPr="00533952">
        <w:rPr>
          <w:rFonts w:ascii="Tahoma" w:hAnsi="Tahoma" w:cs="Tahoma"/>
          <w:b/>
          <w:sz w:val="22"/>
          <w:szCs w:val="22"/>
        </w:rPr>
        <w:t>Para o Banco Liquidante</w:t>
      </w:r>
      <w:r w:rsidR="00D21DA6">
        <w:rPr>
          <w:rFonts w:ascii="Tahoma" w:hAnsi="Tahoma" w:cs="Tahoma"/>
          <w:b/>
          <w:sz w:val="22"/>
          <w:szCs w:val="22"/>
        </w:rPr>
        <w:t xml:space="preserve"> e </w:t>
      </w:r>
      <w:proofErr w:type="spellStart"/>
      <w:r w:rsidR="00D21DA6">
        <w:rPr>
          <w:rFonts w:ascii="Tahoma" w:hAnsi="Tahoma" w:cs="Tahoma"/>
          <w:b/>
          <w:sz w:val="22"/>
          <w:szCs w:val="22"/>
        </w:rPr>
        <w:t>Escriturador</w:t>
      </w:r>
      <w:proofErr w:type="spellEnd"/>
      <w:r w:rsidRPr="00533952">
        <w:rPr>
          <w:rFonts w:ascii="Tahoma" w:hAnsi="Tahoma" w:cs="Tahoma"/>
          <w:b/>
          <w:sz w:val="22"/>
          <w:szCs w:val="22"/>
        </w:rPr>
        <w:t>:</w:t>
      </w:r>
    </w:p>
    <w:p w14:paraId="180B769E" w14:textId="77777777" w:rsidR="00D21DA6" w:rsidRDefault="00D21DA6" w:rsidP="00B14690">
      <w:pPr>
        <w:spacing w:after="0" w:line="320" w:lineRule="exact"/>
        <w:rPr>
          <w:rFonts w:ascii="Tahoma" w:hAnsi="Tahoma" w:cs="Tahoma"/>
          <w:b/>
          <w:bCs/>
          <w:sz w:val="22"/>
          <w:szCs w:val="22"/>
        </w:rPr>
      </w:pPr>
      <w:r w:rsidRPr="00D21DA6">
        <w:rPr>
          <w:rFonts w:ascii="Tahoma" w:hAnsi="Tahoma" w:cs="Tahoma"/>
          <w:b/>
          <w:bCs/>
          <w:sz w:val="22"/>
          <w:szCs w:val="22"/>
        </w:rPr>
        <w:t>Banco Bradesco S.A.</w:t>
      </w:r>
    </w:p>
    <w:p w14:paraId="0AD24506" w14:textId="77777777" w:rsidR="00D21DA6" w:rsidRDefault="00D21DA6" w:rsidP="00B14690">
      <w:pPr>
        <w:spacing w:after="0" w:line="320" w:lineRule="exact"/>
        <w:rPr>
          <w:rFonts w:ascii="Tahoma" w:hAnsi="Tahoma" w:cs="Tahoma"/>
          <w:bCs/>
          <w:sz w:val="22"/>
          <w:szCs w:val="22"/>
        </w:rPr>
      </w:pPr>
      <w:r w:rsidRPr="00D21DA6">
        <w:rPr>
          <w:rFonts w:ascii="Tahoma" w:hAnsi="Tahoma" w:cs="Tahoma"/>
          <w:bCs/>
          <w:sz w:val="22"/>
          <w:szCs w:val="22"/>
        </w:rPr>
        <w:t>Cidade de Deus, s/nº, Prédio Amarelo, 2º andar</w:t>
      </w:r>
    </w:p>
    <w:p w14:paraId="3FAE9E71" w14:textId="77777777" w:rsidR="00D21DA6" w:rsidRDefault="00D21DA6" w:rsidP="00B14690">
      <w:pPr>
        <w:spacing w:after="0" w:line="320" w:lineRule="exact"/>
        <w:rPr>
          <w:rFonts w:ascii="Tahoma" w:hAnsi="Tahoma" w:cs="Tahoma"/>
          <w:bCs/>
          <w:sz w:val="22"/>
          <w:szCs w:val="22"/>
        </w:rPr>
      </w:pPr>
      <w:r w:rsidRPr="00D21DA6">
        <w:rPr>
          <w:rFonts w:ascii="Tahoma" w:hAnsi="Tahoma" w:cs="Tahoma"/>
          <w:bCs/>
          <w:sz w:val="22"/>
          <w:szCs w:val="22"/>
        </w:rPr>
        <w:t>Vila Yara, Osasco, SP- 06029-900</w:t>
      </w:r>
    </w:p>
    <w:p w14:paraId="290135C9" w14:textId="77777777" w:rsidR="00D21DA6" w:rsidRDefault="00D21DA6" w:rsidP="00B14690">
      <w:pPr>
        <w:spacing w:after="0" w:line="320" w:lineRule="exact"/>
        <w:rPr>
          <w:rFonts w:ascii="Tahoma" w:hAnsi="Tahoma" w:cs="Tahoma"/>
          <w:bCs/>
          <w:sz w:val="22"/>
          <w:szCs w:val="22"/>
        </w:rPr>
      </w:pPr>
      <w:r w:rsidRPr="00D21DA6">
        <w:rPr>
          <w:rFonts w:ascii="Tahoma" w:hAnsi="Tahoma" w:cs="Tahoma"/>
          <w:bCs/>
          <w:sz w:val="22"/>
          <w:szCs w:val="22"/>
        </w:rPr>
        <w:t xml:space="preserve">At.: Sra. Debora Andrade Teixeira / Sr. Douglas Marcos da Cruz </w:t>
      </w:r>
    </w:p>
    <w:p w14:paraId="2E79269A" w14:textId="77777777" w:rsidR="00D21DA6" w:rsidRDefault="00D21DA6" w:rsidP="00B14690">
      <w:pPr>
        <w:spacing w:after="0" w:line="320" w:lineRule="exact"/>
        <w:rPr>
          <w:rFonts w:ascii="Tahoma" w:hAnsi="Tahoma" w:cs="Tahoma"/>
          <w:bCs/>
          <w:sz w:val="22"/>
          <w:szCs w:val="22"/>
        </w:rPr>
      </w:pPr>
      <w:r w:rsidRPr="00D21DA6">
        <w:rPr>
          <w:rFonts w:ascii="Tahoma" w:hAnsi="Tahoma" w:cs="Tahoma"/>
          <w:bCs/>
          <w:sz w:val="22"/>
          <w:szCs w:val="22"/>
        </w:rPr>
        <w:t>Telefone: + 55 (11) 3684-9492/ 3684-7911</w:t>
      </w:r>
    </w:p>
    <w:p w14:paraId="78CABFD4" w14:textId="77777777" w:rsidR="00D21DA6" w:rsidRPr="00556588" w:rsidRDefault="00D21DA6" w:rsidP="00B14690">
      <w:pPr>
        <w:spacing w:after="0" w:line="320" w:lineRule="exact"/>
        <w:rPr>
          <w:rFonts w:ascii="Tahoma" w:hAnsi="Tahoma" w:cs="Tahoma"/>
          <w:sz w:val="22"/>
          <w:szCs w:val="22"/>
        </w:rPr>
      </w:pPr>
      <w:proofErr w:type="spellStart"/>
      <w:r w:rsidRPr="00556588">
        <w:rPr>
          <w:rFonts w:ascii="Tahoma" w:hAnsi="Tahoma" w:cs="Tahoma"/>
          <w:sz w:val="22"/>
          <w:szCs w:val="22"/>
        </w:rPr>
        <w:t>Email</w:t>
      </w:r>
      <w:proofErr w:type="spellEnd"/>
      <w:r w:rsidRPr="00556588">
        <w:rPr>
          <w:rFonts w:ascii="Tahoma" w:hAnsi="Tahoma" w:cs="Tahoma"/>
          <w:sz w:val="22"/>
          <w:szCs w:val="22"/>
        </w:rPr>
        <w:t xml:space="preserve">: 4010.debora@bradesco.com.br / 4010.custodiarf@bradesco.com.br / </w:t>
      </w:r>
    </w:p>
    <w:p w14:paraId="152E18B6" w14:textId="77777777" w:rsidR="00D21DA6" w:rsidRPr="00556588" w:rsidRDefault="00D21DA6" w:rsidP="00B14690">
      <w:pPr>
        <w:spacing w:after="0" w:line="320" w:lineRule="exact"/>
        <w:rPr>
          <w:rFonts w:ascii="Tahoma" w:hAnsi="Tahoma" w:cs="Tahoma"/>
          <w:bCs/>
          <w:sz w:val="22"/>
          <w:szCs w:val="22"/>
        </w:rPr>
      </w:pPr>
      <w:r w:rsidRPr="00556588">
        <w:rPr>
          <w:rFonts w:ascii="Tahoma" w:hAnsi="Tahoma" w:cs="Tahoma"/>
          <w:sz w:val="22"/>
          <w:szCs w:val="22"/>
        </w:rPr>
        <w:t>4010.douglas@bradesco.com.br / 4010.debentures@bradesco.com.br</w:t>
      </w:r>
      <w:r w:rsidRPr="00556588">
        <w:rPr>
          <w:rFonts w:ascii="Tahoma" w:hAnsi="Tahoma" w:cs="Tahoma"/>
          <w:bCs/>
          <w:sz w:val="22"/>
          <w:szCs w:val="22"/>
        </w:rPr>
        <w:t xml:space="preserve"> </w:t>
      </w:r>
    </w:p>
    <w:p w14:paraId="2476B8CA" w14:textId="77777777" w:rsidR="00D21DA6" w:rsidRPr="00556588" w:rsidRDefault="00D21DA6" w:rsidP="00E87348">
      <w:pPr>
        <w:keepNext/>
        <w:spacing w:after="0" w:line="320" w:lineRule="exact"/>
        <w:rPr>
          <w:rFonts w:ascii="Tahoma" w:hAnsi="Tahoma" w:cs="Tahoma"/>
          <w:b/>
          <w:sz w:val="22"/>
          <w:szCs w:val="22"/>
        </w:rPr>
      </w:pPr>
    </w:p>
    <w:p w14:paraId="799BD979" w14:textId="77777777" w:rsidR="00D53857" w:rsidRPr="00533952" w:rsidRDefault="00D53857" w:rsidP="00E87348">
      <w:pPr>
        <w:keepNext/>
        <w:spacing w:after="0" w:line="320" w:lineRule="exact"/>
        <w:rPr>
          <w:rFonts w:ascii="Tahoma" w:hAnsi="Tahoma" w:cs="Tahoma"/>
          <w:sz w:val="22"/>
          <w:szCs w:val="22"/>
        </w:rPr>
      </w:pPr>
      <w:r w:rsidRPr="00533952">
        <w:rPr>
          <w:rFonts w:ascii="Tahoma" w:hAnsi="Tahoma" w:cs="Tahoma"/>
          <w:b/>
          <w:sz w:val="22"/>
          <w:szCs w:val="22"/>
        </w:rPr>
        <w:t xml:space="preserve">Para a </w:t>
      </w:r>
      <w:r w:rsidR="00A311D8" w:rsidRPr="00533952">
        <w:rPr>
          <w:rFonts w:ascii="Tahoma" w:hAnsi="Tahoma" w:cs="Tahoma"/>
          <w:b/>
          <w:sz w:val="22"/>
          <w:szCs w:val="22"/>
        </w:rPr>
        <w:t>B3</w:t>
      </w:r>
      <w:r w:rsidRPr="00533952">
        <w:rPr>
          <w:rFonts w:ascii="Tahoma" w:hAnsi="Tahoma" w:cs="Tahoma"/>
          <w:b/>
          <w:sz w:val="22"/>
          <w:szCs w:val="22"/>
        </w:rPr>
        <w:t>:</w:t>
      </w:r>
    </w:p>
    <w:p w14:paraId="6AF2EAB8" w14:textId="77777777" w:rsidR="00A311D8" w:rsidRPr="00533952" w:rsidRDefault="004D2E38" w:rsidP="00E87348">
      <w:pPr>
        <w:keepNext/>
        <w:spacing w:after="0" w:line="320" w:lineRule="exact"/>
        <w:rPr>
          <w:rFonts w:ascii="Tahoma" w:hAnsi="Tahoma" w:cs="Tahoma"/>
          <w:sz w:val="22"/>
          <w:szCs w:val="22"/>
        </w:rPr>
      </w:pPr>
      <w:r w:rsidRPr="00533952">
        <w:rPr>
          <w:rFonts w:ascii="Tahoma" w:hAnsi="Tahoma" w:cs="Tahoma"/>
          <w:sz w:val="22"/>
          <w:szCs w:val="22"/>
        </w:rPr>
        <w:t>B3 S.A. – Brasil, Bolsa, Balcão Segmento CETIP UTVM</w:t>
      </w:r>
    </w:p>
    <w:p w14:paraId="0423871D" w14:textId="77777777" w:rsidR="00A311D8" w:rsidRPr="00533952" w:rsidRDefault="005F69B6" w:rsidP="00E87348">
      <w:pPr>
        <w:keepNext/>
        <w:spacing w:after="0" w:line="320" w:lineRule="exact"/>
        <w:rPr>
          <w:rFonts w:ascii="Tahoma" w:hAnsi="Tahoma" w:cs="Tahoma"/>
          <w:sz w:val="22"/>
          <w:szCs w:val="22"/>
        </w:rPr>
      </w:pPr>
      <w:r w:rsidRPr="00533952">
        <w:rPr>
          <w:rFonts w:ascii="Tahoma" w:hAnsi="Tahoma" w:cs="Tahoma"/>
          <w:sz w:val="22"/>
          <w:szCs w:val="22"/>
        </w:rPr>
        <w:t>Praça Antônio Prado</w:t>
      </w:r>
      <w:r w:rsidR="004D2E38" w:rsidRPr="00533952">
        <w:rPr>
          <w:rFonts w:ascii="Tahoma" w:hAnsi="Tahoma" w:cs="Tahoma"/>
          <w:sz w:val="22"/>
          <w:szCs w:val="22"/>
        </w:rPr>
        <w:t xml:space="preserve">, nº </w:t>
      </w:r>
      <w:r w:rsidRPr="00533952">
        <w:rPr>
          <w:rFonts w:ascii="Tahoma" w:hAnsi="Tahoma" w:cs="Tahoma"/>
          <w:sz w:val="22"/>
          <w:szCs w:val="22"/>
        </w:rPr>
        <w:t>483</w:t>
      </w:r>
      <w:r w:rsidR="004D2E38" w:rsidRPr="00533952">
        <w:rPr>
          <w:rFonts w:ascii="Tahoma" w:hAnsi="Tahoma" w:cs="Tahoma"/>
          <w:sz w:val="22"/>
          <w:szCs w:val="22"/>
        </w:rPr>
        <w:t xml:space="preserve">, </w:t>
      </w:r>
      <w:r w:rsidR="0013466E">
        <w:rPr>
          <w:rFonts w:ascii="Tahoma" w:hAnsi="Tahoma" w:cs="Tahoma"/>
          <w:sz w:val="22"/>
          <w:szCs w:val="22"/>
        </w:rPr>
        <w:t>4</w:t>
      </w:r>
      <w:r w:rsidR="0013466E" w:rsidRPr="00533952">
        <w:rPr>
          <w:rFonts w:ascii="Tahoma" w:hAnsi="Tahoma" w:cs="Tahoma"/>
          <w:sz w:val="22"/>
          <w:szCs w:val="22"/>
        </w:rPr>
        <w:t xml:space="preserve">º </w:t>
      </w:r>
      <w:r w:rsidR="004D2E38" w:rsidRPr="00533952">
        <w:rPr>
          <w:rFonts w:ascii="Tahoma" w:hAnsi="Tahoma" w:cs="Tahoma"/>
          <w:sz w:val="22"/>
          <w:szCs w:val="22"/>
        </w:rPr>
        <w:t>andar</w:t>
      </w:r>
    </w:p>
    <w:p w14:paraId="62031729" w14:textId="77777777" w:rsidR="004D2E38" w:rsidRPr="00533952" w:rsidRDefault="00744CE6" w:rsidP="00E87348">
      <w:pPr>
        <w:keepNext/>
        <w:spacing w:after="0" w:line="320" w:lineRule="exact"/>
        <w:rPr>
          <w:rFonts w:ascii="Tahoma" w:hAnsi="Tahoma" w:cs="Tahoma"/>
          <w:sz w:val="22"/>
          <w:szCs w:val="22"/>
          <w:lang w:val="en-US"/>
        </w:rPr>
      </w:pPr>
      <w:r w:rsidRPr="00533952">
        <w:rPr>
          <w:rFonts w:ascii="Tahoma" w:hAnsi="Tahoma" w:cs="Tahoma"/>
          <w:sz w:val="22"/>
          <w:szCs w:val="22"/>
          <w:lang w:val="en-US"/>
        </w:rPr>
        <w:t xml:space="preserve">CEP </w:t>
      </w:r>
      <w:r w:rsidR="005F69B6" w:rsidRPr="00533952">
        <w:rPr>
          <w:rFonts w:ascii="Tahoma" w:hAnsi="Tahoma" w:cs="Tahoma"/>
          <w:sz w:val="22"/>
          <w:szCs w:val="22"/>
          <w:lang w:val="en-US"/>
        </w:rPr>
        <w:t>01010</w:t>
      </w:r>
      <w:r w:rsidR="004D2E38" w:rsidRPr="00533952">
        <w:rPr>
          <w:rFonts w:ascii="Tahoma" w:hAnsi="Tahoma" w:cs="Tahoma"/>
          <w:sz w:val="22"/>
          <w:szCs w:val="22"/>
          <w:lang w:val="en-US"/>
        </w:rPr>
        <w:t>-</w:t>
      </w:r>
      <w:r w:rsidR="005F69B6" w:rsidRPr="00533952">
        <w:rPr>
          <w:rFonts w:ascii="Tahoma" w:hAnsi="Tahoma" w:cs="Tahoma"/>
          <w:sz w:val="22"/>
          <w:szCs w:val="22"/>
          <w:lang w:val="en-US"/>
        </w:rPr>
        <w:t>901</w:t>
      </w:r>
    </w:p>
    <w:p w14:paraId="2B9C5F81" w14:textId="77777777" w:rsidR="00A311D8" w:rsidRPr="00533952" w:rsidRDefault="004D2E38" w:rsidP="00E87348">
      <w:pPr>
        <w:keepNext/>
        <w:spacing w:after="0" w:line="320" w:lineRule="exact"/>
        <w:rPr>
          <w:rFonts w:ascii="Tahoma" w:hAnsi="Tahoma" w:cs="Tahoma"/>
          <w:sz w:val="22"/>
          <w:szCs w:val="22"/>
          <w:lang w:val="en-US"/>
        </w:rPr>
      </w:pPr>
      <w:r w:rsidRPr="00533952">
        <w:rPr>
          <w:rFonts w:ascii="Tahoma" w:hAnsi="Tahoma" w:cs="Tahoma"/>
          <w:sz w:val="22"/>
          <w:szCs w:val="22"/>
          <w:lang w:val="en-US"/>
        </w:rPr>
        <w:t>Website</w:t>
      </w:r>
      <w:r w:rsidR="00A311D8" w:rsidRPr="00533952">
        <w:rPr>
          <w:rFonts w:ascii="Tahoma" w:hAnsi="Tahoma" w:cs="Tahoma"/>
          <w:sz w:val="22"/>
          <w:szCs w:val="22"/>
          <w:lang w:val="en-US"/>
        </w:rPr>
        <w:t xml:space="preserve">: </w:t>
      </w:r>
      <w:hyperlink r:id="rId20" w:history="1">
        <w:r w:rsidR="00AB4026" w:rsidRPr="00DF639C">
          <w:rPr>
            <w:rStyle w:val="Hyperlink"/>
            <w:rFonts w:ascii="Tahoma" w:hAnsi="Tahoma" w:cs="Tahoma"/>
            <w:sz w:val="22"/>
            <w:szCs w:val="22"/>
            <w:lang w:val="en-US"/>
          </w:rPr>
          <w:t>www.b3.com.br</w:t>
        </w:r>
      </w:hyperlink>
      <w:r w:rsidR="00AB4026">
        <w:rPr>
          <w:rFonts w:ascii="Tahoma" w:hAnsi="Tahoma" w:cs="Tahoma"/>
          <w:sz w:val="22"/>
          <w:szCs w:val="22"/>
          <w:lang w:val="en-US"/>
        </w:rPr>
        <w:t xml:space="preserve"> </w:t>
      </w:r>
    </w:p>
    <w:p w14:paraId="2908A903" w14:textId="77777777" w:rsidR="00D53857" w:rsidRPr="00533952" w:rsidRDefault="00D53857" w:rsidP="00B14690">
      <w:pPr>
        <w:spacing w:after="0" w:line="320" w:lineRule="exact"/>
        <w:rPr>
          <w:rFonts w:ascii="Tahoma" w:hAnsi="Tahoma" w:cs="Tahoma"/>
          <w:sz w:val="22"/>
          <w:szCs w:val="22"/>
          <w:lang w:val="en-US"/>
        </w:rPr>
      </w:pPr>
    </w:p>
    <w:p w14:paraId="4C48A710" w14:textId="77777777" w:rsidR="00D53857" w:rsidRPr="00533952" w:rsidRDefault="00D53857"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11.1.2. </w:t>
      </w:r>
      <w:r w:rsidR="00AB4026">
        <w:rPr>
          <w:rFonts w:ascii="Tahoma" w:hAnsi="Tahoma" w:cs="Tahoma"/>
          <w:sz w:val="22"/>
          <w:szCs w:val="22"/>
        </w:rPr>
        <w:tab/>
      </w:r>
      <w:r w:rsidRPr="00533952">
        <w:rPr>
          <w:rFonts w:ascii="Tahoma" w:hAnsi="Tahoma" w:cs="Tahoma"/>
          <w:sz w:val="22"/>
          <w:szCs w:val="22"/>
        </w:rPr>
        <w:t>As comunicações serão consideradas entregues quando recebidas sob protocolo ou com “aviso de recebimento” expedido pela Empresa Brasileira de Correios nos endereços acima. As comunicações feitas por correio eletrônico serão consideradas recebidas na data de seu envio, desde que seu recebimento seja confirmado por meio de indicativo (recibo emitido pela máquina utilizada pelo remetente). A mudança de qualquer dos endereços deverá ser comunicada às demais Partes pela Parte que tiver seu endereço alterado. Eventuais prejuízos decorrentes da não comunicação quanto à alteração de endereço serão arcados pela Parte inadimplente, exceto se de outra forma previsto nesta Escritura.</w:t>
      </w:r>
    </w:p>
    <w:p w14:paraId="1A3DFBE3" w14:textId="77777777" w:rsidR="00D53857" w:rsidRPr="00533952" w:rsidRDefault="00D53857" w:rsidP="00B14690">
      <w:pPr>
        <w:tabs>
          <w:tab w:val="left" w:pos="851"/>
        </w:tabs>
        <w:spacing w:after="0" w:line="320" w:lineRule="exact"/>
        <w:rPr>
          <w:rFonts w:ascii="Tahoma" w:hAnsi="Tahoma" w:cs="Tahoma"/>
          <w:sz w:val="22"/>
          <w:szCs w:val="22"/>
        </w:rPr>
      </w:pPr>
    </w:p>
    <w:p w14:paraId="56F4FC98" w14:textId="77777777" w:rsidR="00D53857" w:rsidRPr="00533952" w:rsidRDefault="00D53857"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11.2.</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 xml:space="preserve">Não se presume a renúncia a qualquer dos direitos decorrentes da presente Escritura, desta forma, nenhum atraso, omissão ou liberalidade no exercício de qualquer direito, faculdade ou remédio que caiba à Emissora, ao Agente Fiduciário e/ou aos Debenturistas em razão de qualquer inadimplemento prejudicará tais direitos, faculdades ou remédios, ou será interpretado como constituindo uma renúncia aos mesmos ou </w:t>
      </w:r>
      <w:r w:rsidRPr="00533952">
        <w:rPr>
          <w:rFonts w:ascii="Tahoma" w:hAnsi="Tahoma" w:cs="Tahoma"/>
          <w:sz w:val="22"/>
          <w:szCs w:val="22"/>
        </w:rPr>
        <w:lastRenderedPageBreak/>
        <w:t>concordância com tal inadimplemento, nem constituirá novação ou modificação de quaisquer outras obrigações assumidas pelas Partes nesta Escritura ou precedente no tocante a qualquer outro inadimplemento ou atraso.</w:t>
      </w:r>
    </w:p>
    <w:p w14:paraId="0F8B37DA" w14:textId="77777777" w:rsidR="00D53857" w:rsidRPr="00533952" w:rsidRDefault="00D53857" w:rsidP="00B14690">
      <w:pPr>
        <w:tabs>
          <w:tab w:val="left" w:pos="851"/>
        </w:tabs>
        <w:spacing w:after="0" w:line="320" w:lineRule="exact"/>
        <w:rPr>
          <w:rFonts w:ascii="Tahoma" w:hAnsi="Tahoma" w:cs="Tahoma"/>
          <w:sz w:val="22"/>
          <w:szCs w:val="22"/>
        </w:rPr>
      </w:pPr>
    </w:p>
    <w:p w14:paraId="6AEA577F" w14:textId="77777777" w:rsidR="00D53857" w:rsidRPr="00533952" w:rsidRDefault="00D53857"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11.3.</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Todas e quaisquer despesas incorridas com a Emissão</w:t>
      </w:r>
      <w:r w:rsidR="00025BBF" w:rsidRPr="00533952">
        <w:rPr>
          <w:rFonts w:ascii="Tahoma" w:hAnsi="Tahoma" w:cs="Tahoma"/>
          <w:sz w:val="22"/>
          <w:szCs w:val="22"/>
        </w:rPr>
        <w:t>,</w:t>
      </w:r>
      <w:r w:rsidR="00CB7EF6" w:rsidRPr="00533952">
        <w:rPr>
          <w:rFonts w:ascii="Tahoma" w:hAnsi="Tahoma" w:cs="Tahoma"/>
          <w:sz w:val="22"/>
          <w:szCs w:val="22"/>
        </w:rPr>
        <w:t xml:space="preserve"> </w:t>
      </w:r>
      <w:r w:rsidRPr="00533952">
        <w:rPr>
          <w:rFonts w:ascii="Tahoma" w:hAnsi="Tahoma" w:cs="Tahoma"/>
          <w:sz w:val="22"/>
          <w:szCs w:val="22"/>
        </w:rPr>
        <w:t>a Oferta</w:t>
      </w:r>
      <w:r w:rsidR="00025BBF" w:rsidRPr="00533952">
        <w:rPr>
          <w:rFonts w:ascii="Tahoma" w:hAnsi="Tahoma" w:cs="Tahoma"/>
          <w:sz w:val="22"/>
          <w:szCs w:val="22"/>
        </w:rPr>
        <w:t>, a formalização das Garantias e/ou dos demais documentos da Oferta</w:t>
      </w:r>
      <w:r w:rsidRPr="00533952">
        <w:rPr>
          <w:rFonts w:ascii="Tahoma" w:hAnsi="Tahoma" w:cs="Tahoma"/>
          <w:sz w:val="22"/>
          <w:szCs w:val="22"/>
        </w:rPr>
        <w:t xml:space="preserve"> </w:t>
      </w:r>
      <w:r w:rsidR="00025BBF" w:rsidRPr="00533952">
        <w:rPr>
          <w:rFonts w:ascii="Tahoma" w:hAnsi="Tahoma" w:cs="Tahoma"/>
          <w:sz w:val="22"/>
          <w:szCs w:val="22"/>
        </w:rPr>
        <w:t>e/</w:t>
      </w:r>
      <w:r w:rsidRPr="00533952">
        <w:rPr>
          <w:rFonts w:ascii="Tahoma" w:hAnsi="Tahoma" w:cs="Tahoma"/>
          <w:sz w:val="22"/>
          <w:szCs w:val="22"/>
        </w:rPr>
        <w:t xml:space="preserve">ou com a execução de valores devidos nos termos </w:t>
      </w:r>
      <w:r w:rsidR="00025BBF" w:rsidRPr="00533952">
        <w:rPr>
          <w:rFonts w:ascii="Tahoma" w:hAnsi="Tahoma" w:cs="Tahoma"/>
          <w:sz w:val="22"/>
          <w:szCs w:val="22"/>
        </w:rPr>
        <w:t>destes documentos</w:t>
      </w:r>
      <w:r w:rsidRPr="00533952">
        <w:rPr>
          <w:rFonts w:ascii="Tahoma" w:hAnsi="Tahoma" w:cs="Tahoma"/>
          <w:sz w:val="22"/>
          <w:szCs w:val="22"/>
        </w:rPr>
        <w:t xml:space="preserve"> publicações, inscrições, registros, averbações, contratação do Agente Fiduciário e dos prestadores de serviços e quaisquer outros custos relacionados às Debêntures serão de responsabilidade exclusiva da Emissora, nos termos desta Escritura.</w:t>
      </w:r>
    </w:p>
    <w:p w14:paraId="3B2B90E8" w14:textId="77777777" w:rsidR="00D53857" w:rsidRPr="00533952" w:rsidRDefault="00D53857" w:rsidP="00B14690">
      <w:pPr>
        <w:tabs>
          <w:tab w:val="left" w:pos="851"/>
        </w:tabs>
        <w:spacing w:after="0" w:line="320" w:lineRule="exact"/>
        <w:rPr>
          <w:rFonts w:ascii="Tahoma" w:hAnsi="Tahoma" w:cs="Tahoma"/>
          <w:sz w:val="22"/>
          <w:szCs w:val="22"/>
        </w:rPr>
      </w:pPr>
    </w:p>
    <w:p w14:paraId="1162F22B" w14:textId="77777777" w:rsidR="00D53857" w:rsidRPr="00533952" w:rsidRDefault="00D53857" w:rsidP="00B14690">
      <w:pPr>
        <w:tabs>
          <w:tab w:val="left" w:pos="851"/>
        </w:tabs>
        <w:spacing w:after="0" w:line="320" w:lineRule="exact"/>
        <w:rPr>
          <w:rFonts w:ascii="Tahoma" w:hAnsi="Tahoma" w:cs="Tahoma"/>
          <w:sz w:val="22"/>
          <w:szCs w:val="22"/>
        </w:rPr>
      </w:pPr>
      <w:r w:rsidRPr="00533952">
        <w:rPr>
          <w:rFonts w:ascii="Tahoma" w:hAnsi="Tahoma" w:cs="Tahoma"/>
          <w:sz w:val="22"/>
          <w:szCs w:val="22"/>
        </w:rPr>
        <w:t xml:space="preserve">11.4. </w:t>
      </w:r>
      <w:r w:rsidR="00AB4026">
        <w:rPr>
          <w:rFonts w:ascii="Tahoma" w:hAnsi="Tahoma" w:cs="Tahoma"/>
          <w:sz w:val="22"/>
          <w:szCs w:val="22"/>
        </w:rPr>
        <w:tab/>
      </w:r>
      <w:r w:rsidR="003F435E" w:rsidRPr="00533952">
        <w:rPr>
          <w:rFonts w:ascii="Tahoma" w:hAnsi="Tahoma" w:cs="Tahoma"/>
          <w:sz w:val="22"/>
          <w:szCs w:val="22"/>
        </w:rPr>
        <w:t>Esta Escritura de Emissão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de Emissão e com relação às Debêntures estão sujeitas à execução específica, submetendo-se às disposições dos artigos 815 e seguintes do Código de Processo Civil, sem prejuízo do direito de declarar o vencimento antecipado das Debêntures, nos termos desta Escritura de Emissão.</w:t>
      </w:r>
    </w:p>
    <w:p w14:paraId="1BF125F4" w14:textId="77777777" w:rsidR="003F435E" w:rsidRPr="00533952" w:rsidRDefault="003F435E" w:rsidP="00B14690">
      <w:pPr>
        <w:tabs>
          <w:tab w:val="left" w:pos="851"/>
        </w:tabs>
        <w:spacing w:after="0" w:line="320" w:lineRule="exact"/>
        <w:rPr>
          <w:rFonts w:ascii="Tahoma" w:hAnsi="Tahoma" w:cs="Tahoma"/>
          <w:sz w:val="22"/>
          <w:szCs w:val="22"/>
        </w:rPr>
      </w:pPr>
    </w:p>
    <w:p w14:paraId="0D49BC50" w14:textId="77777777" w:rsidR="003F435E" w:rsidRPr="00533952" w:rsidRDefault="003F435E"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11.5.</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Quaisquer aditamentos a esta Escritura deverão ser formalizados por escrito, com assinatura da Emissora</w:t>
      </w:r>
      <w:r w:rsidR="00AB4026">
        <w:rPr>
          <w:rFonts w:ascii="Tahoma" w:hAnsi="Tahoma" w:cs="Tahoma"/>
          <w:sz w:val="22"/>
          <w:szCs w:val="22"/>
        </w:rPr>
        <w:t>,</w:t>
      </w:r>
      <w:r w:rsidRPr="00533952">
        <w:rPr>
          <w:rFonts w:ascii="Tahoma" w:hAnsi="Tahoma" w:cs="Tahoma"/>
          <w:sz w:val="22"/>
          <w:szCs w:val="22"/>
        </w:rPr>
        <w:t xml:space="preserve"> do Agente Fiduciário</w:t>
      </w:r>
      <w:r w:rsidR="00AB4026">
        <w:rPr>
          <w:rFonts w:ascii="Tahoma" w:hAnsi="Tahoma" w:cs="Tahoma"/>
          <w:sz w:val="22"/>
          <w:szCs w:val="22"/>
        </w:rPr>
        <w:t xml:space="preserve"> e dos Garantidores</w:t>
      </w:r>
      <w:r w:rsidRPr="00533952">
        <w:rPr>
          <w:rFonts w:ascii="Tahoma" w:hAnsi="Tahoma" w:cs="Tahoma"/>
          <w:sz w:val="22"/>
          <w:szCs w:val="22"/>
        </w:rPr>
        <w:t xml:space="preserve">, inscritos na </w:t>
      </w:r>
      <w:r w:rsidR="00B01588" w:rsidRPr="00533952">
        <w:rPr>
          <w:rFonts w:ascii="Tahoma" w:hAnsi="Tahoma" w:cs="Tahoma"/>
          <w:sz w:val="22"/>
          <w:szCs w:val="22"/>
        </w:rPr>
        <w:t>junta comercial competente</w:t>
      </w:r>
      <w:r w:rsidRPr="00533952">
        <w:rPr>
          <w:rFonts w:ascii="Tahoma" w:hAnsi="Tahoma" w:cs="Tahoma"/>
          <w:sz w:val="22"/>
          <w:szCs w:val="22"/>
        </w:rPr>
        <w:t xml:space="preserve"> e averbados à margem do registro desta Escritura nos Cartórios de Registro de Títulos e Documentos competentes, nos termos das Cláusulas 2.4.1 acima.</w:t>
      </w:r>
    </w:p>
    <w:p w14:paraId="60CA0527" w14:textId="77777777" w:rsidR="003F435E" w:rsidRPr="00533952" w:rsidRDefault="003F435E" w:rsidP="00B14690">
      <w:pPr>
        <w:spacing w:after="0" w:line="320" w:lineRule="exact"/>
        <w:rPr>
          <w:rFonts w:ascii="Tahoma" w:hAnsi="Tahoma" w:cs="Tahoma"/>
          <w:sz w:val="22"/>
          <w:szCs w:val="22"/>
        </w:rPr>
      </w:pPr>
    </w:p>
    <w:p w14:paraId="41349CEF" w14:textId="77777777" w:rsidR="003F435E" w:rsidRPr="00533952" w:rsidRDefault="003F435E"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 xml:space="preserve">11.6. </w:t>
      </w:r>
      <w:r w:rsidR="00AB4026">
        <w:rPr>
          <w:rFonts w:ascii="Tahoma" w:hAnsi="Tahoma" w:cs="Tahoma"/>
          <w:b/>
          <w:sz w:val="22"/>
          <w:szCs w:val="22"/>
        </w:rPr>
        <w:tab/>
      </w:r>
      <w:r w:rsidRPr="00533952">
        <w:rPr>
          <w:rFonts w:ascii="Tahoma" w:hAnsi="Tahoma" w:cs="Tahoma"/>
          <w:b/>
          <w:sz w:val="22"/>
          <w:szCs w:val="22"/>
        </w:rPr>
        <w:t>Outras Disposições</w:t>
      </w:r>
    </w:p>
    <w:p w14:paraId="1A7548A7" w14:textId="77777777" w:rsidR="003F435E" w:rsidRPr="00533952" w:rsidRDefault="003F435E" w:rsidP="00B14690">
      <w:pPr>
        <w:tabs>
          <w:tab w:val="left" w:pos="851"/>
        </w:tabs>
        <w:spacing w:after="0" w:line="320" w:lineRule="exact"/>
        <w:rPr>
          <w:rFonts w:ascii="Tahoma" w:hAnsi="Tahoma" w:cs="Tahoma"/>
          <w:b/>
          <w:sz w:val="22"/>
          <w:szCs w:val="22"/>
        </w:rPr>
      </w:pPr>
    </w:p>
    <w:p w14:paraId="2071019E" w14:textId="77777777" w:rsidR="003F435E" w:rsidRPr="00533952" w:rsidRDefault="003F435E" w:rsidP="00B14690">
      <w:pPr>
        <w:tabs>
          <w:tab w:val="left" w:pos="851"/>
        </w:tabs>
        <w:spacing w:after="0" w:line="320" w:lineRule="exact"/>
        <w:rPr>
          <w:rFonts w:ascii="Tahoma" w:hAnsi="Tahoma" w:cs="Tahoma"/>
          <w:b/>
          <w:sz w:val="22"/>
          <w:szCs w:val="22"/>
        </w:rPr>
      </w:pPr>
      <w:r w:rsidRPr="00533952">
        <w:rPr>
          <w:rFonts w:ascii="Tahoma" w:hAnsi="Tahoma" w:cs="Tahoma"/>
          <w:sz w:val="22"/>
          <w:szCs w:val="22"/>
        </w:rPr>
        <w:t>11.6.1.</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Esta Escritura é celebrada em caráter irrevogável e irretratável, obrigando as Partes e seus sucessores, a qualquer título.</w:t>
      </w:r>
    </w:p>
    <w:p w14:paraId="2A57C0CC" w14:textId="77777777" w:rsidR="003F435E" w:rsidRPr="00533952" w:rsidRDefault="003F435E" w:rsidP="00B14690">
      <w:pPr>
        <w:tabs>
          <w:tab w:val="left" w:pos="851"/>
        </w:tabs>
        <w:spacing w:after="0" w:line="320" w:lineRule="exact"/>
        <w:rPr>
          <w:rFonts w:ascii="Tahoma" w:hAnsi="Tahoma" w:cs="Tahoma"/>
          <w:b/>
          <w:sz w:val="22"/>
          <w:szCs w:val="22"/>
        </w:rPr>
      </w:pPr>
    </w:p>
    <w:p w14:paraId="038C2702" w14:textId="77777777" w:rsidR="003F435E" w:rsidRPr="00533952" w:rsidRDefault="003F435E"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11.6.2.</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Os termos aqui iniciados em letra maiúscula, estejam no singular ou no plural, terão o significado a eles atribuído nesta Escritura, ainda que posteriormente ao seu uso.</w:t>
      </w:r>
    </w:p>
    <w:p w14:paraId="32C1237C" w14:textId="77777777" w:rsidR="003F435E" w:rsidRPr="00533952" w:rsidRDefault="003F435E" w:rsidP="00B14690">
      <w:pPr>
        <w:tabs>
          <w:tab w:val="left" w:pos="851"/>
        </w:tabs>
        <w:spacing w:after="0" w:line="320" w:lineRule="exact"/>
        <w:rPr>
          <w:rFonts w:ascii="Tahoma" w:hAnsi="Tahoma" w:cs="Tahoma"/>
          <w:sz w:val="22"/>
          <w:szCs w:val="22"/>
        </w:rPr>
      </w:pPr>
    </w:p>
    <w:p w14:paraId="367B28E2" w14:textId="77777777" w:rsidR="003F435E" w:rsidRPr="00533952" w:rsidRDefault="003F435E" w:rsidP="00B14690">
      <w:pPr>
        <w:tabs>
          <w:tab w:val="left" w:pos="851"/>
        </w:tabs>
        <w:spacing w:after="0" w:line="320" w:lineRule="exact"/>
        <w:rPr>
          <w:rFonts w:ascii="Tahoma" w:hAnsi="Tahoma" w:cs="Tahoma"/>
          <w:b/>
          <w:sz w:val="22"/>
          <w:szCs w:val="22"/>
        </w:rPr>
      </w:pPr>
      <w:r w:rsidRPr="00533952">
        <w:rPr>
          <w:rFonts w:ascii="Tahoma" w:hAnsi="Tahoma" w:cs="Tahoma"/>
          <w:sz w:val="22"/>
          <w:szCs w:val="22"/>
        </w:rPr>
        <w:t>11.6.3.</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A Emissora desde já garante ao Agente Fiduciário, na qualidade de representante dos Debenturistas, que as obrigações assumidas pela Emissora no âmbito da presente Escritura serão assumidas pela sociedade que a suceder a qualquer título.</w:t>
      </w:r>
    </w:p>
    <w:p w14:paraId="2DDC41F7" w14:textId="77777777" w:rsidR="003F435E" w:rsidRPr="00533952" w:rsidRDefault="003F435E" w:rsidP="00B14690">
      <w:pPr>
        <w:tabs>
          <w:tab w:val="left" w:pos="851"/>
        </w:tabs>
        <w:spacing w:after="0" w:line="320" w:lineRule="exact"/>
        <w:rPr>
          <w:rFonts w:ascii="Tahoma" w:hAnsi="Tahoma" w:cs="Tahoma"/>
          <w:b/>
          <w:sz w:val="22"/>
          <w:szCs w:val="22"/>
        </w:rPr>
      </w:pPr>
    </w:p>
    <w:p w14:paraId="75DB6EBA" w14:textId="77777777" w:rsidR="003F435E" w:rsidRPr="00533952" w:rsidRDefault="003F435E"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11.6.4.</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 xml:space="preserve">A invalidação ou nulidade, no todo ou em parte, de quaisquer das cláusulas desta Escritura não afetará as demais, que permanecerão sempre válidas e eficazes até o cumprimento, pelas Partes, de todas as suas obrigações aqui previstas. Ocorrendo a </w:t>
      </w:r>
      <w:r w:rsidRPr="00533952">
        <w:rPr>
          <w:rFonts w:ascii="Tahoma" w:hAnsi="Tahoma" w:cs="Tahoma"/>
          <w:sz w:val="22"/>
          <w:szCs w:val="22"/>
        </w:rPr>
        <w:lastRenderedPageBreak/>
        <w:t>declaração de invalidação ou nulidade de qualquer cláusula desta Escritura, as Partes desde já se comprometem a negociar, no menor prazo possível, em substituição à cláusula declarada inválida ou nula, a inclusão, nesta Escritura, de termos e condições válidos que reflitam os termos e condições da cláusula invalidada ou nula, observados a intenção e o objetivo das Partes quando da negociação da cláusula invalidada ou nula e o contexto em que se insere.</w:t>
      </w:r>
    </w:p>
    <w:p w14:paraId="7E33D924" w14:textId="77777777" w:rsidR="003F435E" w:rsidRPr="00533952" w:rsidRDefault="003F435E" w:rsidP="00B14690">
      <w:pPr>
        <w:tabs>
          <w:tab w:val="left" w:pos="851"/>
        </w:tabs>
        <w:spacing w:after="0" w:line="320" w:lineRule="exact"/>
        <w:rPr>
          <w:rFonts w:ascii="Tahoma" w:hAnsi="Tahoma" w:cs="Tahoma"/>
          <w:b/>
          <w:sz w:val="22"/>
          <w:szCs w:val="22"/>
        </w:rPr>
      </w:pPr>
    </w:p>
    <w:p w14:paraId="261E38C9" w14:textId="77777777" w:rsidR="003F435E" w:rsidRPr="00533952" w:rsidRDefault="003F435E" w:rsidP="00B14690">
      <w:pPr>
        <w:tabs>
          <w:tab w:val="left" w:pos="851"/>
        </w:tabs>
        <w:spacing w:after="0" w:line="320" w:lineRule="exact"/>
        <w:rPr>
          <w:rFonts w:ascii="Tahoma" w:hAnsi="Tahoma" w:cs="Tahoma"/>
          <w:b/>
          <w:sz w:val="22"/>
          <w:szCs w:val="22"/>
        </w:rPr>
      </w:pPr>
      <w:r w:rsidRPr="00533952">
        <w:rPr>
          <w:rFonts w:ascii="Tahoma" w:hAnsi="Tahoma" w:cs="Tahoma"/>
          <w:sz w:val="22"/>
          <w:szCs w:val="22"/>
        </w:rPr>
        <w:t>11.6.5.</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As Partes declaram, mútua e expressamente, que esta Escritura foi celebrada respeitando-se os princípios de probidade e de boa-fé, por livre, consciente e firme manifestação de vontade das Partes e em perfeita relação de equidade.</w:t>
      </w:r>
    </w:p>
    <w:p w14:paraId="7075307D" w14:textId="77777777" w:rsidR="003F435E" w:rsidRPr="00533952" w:rsidRDefault="003F435E" w:rsidP="00B14690">
      <w:pPr>
        <w:tabs>
          <w:tab w:val="left" w:pos="851"/>
        </w:tabs>
        <w:spacing w:after="0" w:line="320" w:lineRule="exact"/>
        <w:rPr>
          <w:rFonts w:ascii="Tahoma" w:hAnsi="Tahoma" w:cs="Tahoma"/>
          <w:b/>
          <w:sz w:val="22"/>
          <w:szCs w:val="22"/>
        </w:rPr>
      </w:pPr>
    </w:p>
    <w:p w14:paraId="5AD21176" w14:textId="77777777" w:rsidR="003F435E" w:rsidRPr="00533952" w:rsidRDefault="003F435E" w:rsidP="00B14690">
      <w:pPr>
        <w:tabs>
          <w:tab w:val="left" w:pos="851"/>
        </w:tabs>
        <w:spacing w:after="0" w:line="320" w:lineRule="exact"/>
        <w:rPr>
          <w:rFonts w:ascii="Tahoma" w:hAnsi="Tahoma" w:cs="Tahoma"/>
          <w:b/>
          <w:sz w:val="22"/>
          <w:szCs w:val="22"/>
        </w:rPr>
      </w:pPr>
      <w:r w:rsidRPr="00533952">
        <w:rPr>
          <w:rFonts w:ascii="Tahoma" w:hAnsi="Tahoma" w:cs="Tahoma"/>
          <w:sz w:val="22"/>
          <w:szCs w:val="22"/>
        </w:rPr>
        <w:t>11.6.6.</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sz w:val="22"/>
          <w:szCs w:val="22"/>
        </w:rPr>
        <w:t>Os prazos estabelecidos nesta Escritura serão computados de acordo com o disposto no artigo 132 do Código Civil, sendo excluído o dia de início e incluído o do vencimento.</w:t>
      </w:r>
    </w:p>
    <w:p w14:paraId="47F4C4FE" w14:textId="77777777" w:rsidR="003F435E" w:rsidRPr="00533952" w:rsidRDefault="003F435E" w:rsidP="00B14690">
      <w:pPr>
        <w:spacing w:after="0" w:line="320" w:lineRule="exact"/>
        <w:rPr>
          <w:rFonts w:ascii="Tahoma" w:hAnsi="Tahoma" w:cs="Tahoma"/>
          <w:sz w:val="22"/>
          <w:szCs w:val="22"/>
        </w:rPr>
      </w:pPr>
    </w:p>
    <w:p w14:paraId="1436180C" w14:textId="77777777" w:rsidR="003F435E" w:rsidRPr="00533952" w:rsidRDefault="003F435E"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11.</w:t>
      </w:r>
      <w:r w:rsidR="000050D9" w:rsidRPr="00533952">
        <w:rPr>
          <w:rFonts w:ascii="Tahoma" w:hAnsi="Tahoma" w:cs="Tahoma"/>
          <w:b/>
          <w:sz w:val="22"/>
          <w:szCs w:val="22"/>
        </w:rPr>
        <w:t>7</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b/>
          <w:sz w:val="22"/>
          <w:szCs w:val="22"/>
        </w:rPr>
        <w:t>Lei Aplicável</w:t>
      </w:r>
    </w:p>
    <w:p w14:paraId="7A453AAE" w14:textId="77777777" w:rsidR="003F435E" w:rsidRPr="00533952" w:rsidRDefault="003F435E" w:rsidP="00B14690">
      <w:pPr>
        <w:tabs>
          <w:tab w:val="left" w:pos="851"/>
        </w:tabs>
        <w:spacing w:after="0" w:line="320" w:lineRule="exact"/>
        <w:rPr>
          <w:rFonts w:ascii="Tahoma" w:hAnsi="Tahoma" w:cs="Tahoma"/>
          <w:sz w:val="22"/>
          <w:szCs w:val="22"/>
        </w:rPr>
      </w:pPr>
    </w:p>
    <w:p w14:paraId="4CE91980" w14:textId="77777777" w:rsidR="003F435E" w:rsidRPr="00533952" w:rsidRDefault="003F435E"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11.</w:t>
      </w:r>
      <w:r w:rsidR="000050D9" w:rsidRPr="00533952">
        <w:rPr>
          <w:rFonts w:ascii="Tahoma" w:hAnsi="Tahoma" w:cs="Tahoma"/>
          <w:sz w:val="22"/>
          <w:szCs w:val="22"/>
        </w:rPr>
        <w:t>7</w:t>
      </w:r>
      <w:r w:rsidRPr="00533952">
        <w:rPr>
          <w:rFonts w:ascii="Tahoma" w:hAnsi="Tahoma" w:cs="Tahoma"/>
          <w:sz w:val="22"/>
          <w:szCs w:val="22"/>
        </w:rPr>
        <w:t xml:space="preserve">.1. </w:t>
      </w:r>
      <w:r w:rsidR="00AB4026">
        <w:rPr>
          <w:rFonts w:ascii="Tahoma" w:hAnsi="Tahoma" w:cs="Tahoma"/>
          <w:sz w:val="22"/>
          <w:szCs w:val="22"/>
        </w:rPr>
        <w:tab/>
      </w:r>
      <w:r w:rsidRPr="00533952">
        <w:rPr>
          <w:rFonts w:ascii="Tahoma" w:hAnsi="Tahoma" w:cs="Tahoma"/>
          <w:sz w:val="22"/>
          <w:szCs w:val="22"/>
        </w:rPr>
        <w:t>Esta Escritura é regida pelas Leis da República Federativa do Brasil.</w:t>
      </w:r>
    </w:p>
    <w:p w14:paraId="258419BF" w14:textId="77777777" w:rsidR="003F435E" w:rsidRPr="00533952" w:rsidRDefault="003F435E" w:rsidP="00B14690">
      <w:pPr>
        <w:tabs>
          <w:tab w:val="left" w:pos="851"/>
        </w:tabs>
        <w:spacing w:after="0" w:line="320" w:lineRule="exact"/>
        <w:rPr>
          <w:rFonts w:ascii="Tahoma" w:hAnsi="Tahoma" w:cs="Tahoma"/>
          <w:sz w:val="22"/>
          <w:szCs w:val="22"/>
        </w:rPr>
      </w:pPr>
    </w:p>
    <w:p w14:paraId="57DC6A7C" w14:textId="77777777" w:rsidR="003F435E" w:rsidRPr="00533952" w:rsidRDefault="003F435E" w:rsidP="00B14690">
      <w:pPr>
        <w:tabs>
          <w:tab w:val="left" w:pos="851"/>
        </w:tabs>
        <w:spacing w:after="0" w:line="320" w:lineRule="exact"/>
        <w:rPr>
          <w:rFonts w:ascii="Tahoma" w:hAnsi="Tahoma" w:cs="Tahoma"/>
          <w:b/>
          <w:sz w:val="22"/>
          <w:szCs w:val="22"/>
        </w:rPr>
      </w:pPr>
      <w:r w:rsidRPr="00533952">
        <w:rPr>
          <w:rFonts w:ascii="Tahoma" w:hAnsi="Tahoma" w:cs="Tahoma"/>
          <w:b/>
          <w:sz w:val="22"/>
          <w:szCs w:val="22"/>
        </w:rPr>
        <w:t>11.</w:t>
      </w:r>
      <w:r w:rsidR="000050D9" w:rsidRPr="00533952">
        <w:rPr>
          <w:rFonts w:ascii="Tahoma" w:hAnsi="Tahoma" w:cs="Tahoma"/>
          <w:b/>
          <w:sz w:val="22"/>
          <w:szCs w:val="22"/>
        </w:rPr>
        <w:t>8</w:t>
      </w:r>
      <w:r w:rsidRPr="00533952">
        <w:rPr>
          <w:rFonts w:ascii="Tahoma" w:hAnsi="Tahoma" w:cs="Tahoma"/>
          <w:b/>
          <w:sz w:val="22"/>
          <w:szCs w:val="22"/>
        </w:rPr>
        <w:t xml:space="preserve">. </w:t>
      </w:r>
      <w:r w:rsidR="00AB4026">
        <w:rPr>
          <w:rFonts w:ascii="Tahoma" w:hAnsi="Tahoma" w:cs="Tahoma"/>
          <w:b/>
          <w:sz w:val="22"/>
          <w:szCs w:val="22"/>
        </w:rPr>
        <w:tab/>
      </w:r>
      <w:r w:rsidRPr="00533952">
        <w:rPr>
          <w:rFonts w:ascii="Tahoma" w:hAnsi="Tahoma" w:cs="Tahoma"/>
          <w:b/>
          <w:sz w:val="22"/>
          <w:szCs w:val="22"/>
        </w:rPr>
        <w:t>Foro</w:t>
      </w:r>
    </w:p>
    <w:p w14:paraId="3DEDF66E" w14:textId="77777777" w:rsidR="003F435E" w:rsidRPr="00533952" w:rsidRDefault="003F435E" w:rsidP="00B14690">
      <w:pPr>
        <w:tabs>
          <w:tab w:val="left" w:pos="851"/>
        </w:tabs>
        <w:spacing w:after="0" w:line="320" w:lineRule="exact"/>
        <w:rPr>
          <w:rFonts w:ascii="Tahoma" w:hAnsi="Tahoma" w:cs="Tahoma"/>
          <w:sz w:val="22"/>
          <w:szCs w:val="22"/>
        </w:rPr>
      </w:pPr>
    </w:p>
    <w:p w14:paraId="6D13BC90" w14:textId="77777777" w:rsidR="00477133" w:rsidRPr="00533952" w:rsidRDefault="003F435E" w:rsidP="00B14690">
      <w:pPr>
        <w:tabs>
          <w:tab w:val="left" w:pos="851"/>
        </w:tabs>
        <w:spacing w:after="0" w:line="320" w:lineRule="exact"/>
        <w:rPr>
          <w:rFonts w:ascii="Tahoma" w:hAnsi="Tahoma" w:cs="Tahoma"/>
          <w:sz w:val="22"/>
          <w:szCs w:val="22"/>
        </w:rPr>
      </w:pPr>
      <w:r w:rsidRPr="00533952">
        <w:rPr>
          <w:rFonts w:ascii="Tahoma" w:hAnsi="Tahoma" w:cs="Tahoma"/>
          <w:sz w:val="22"/>
          <w:szCs w:val="22"/>
        </w:rPr>
        <w:t>11.</w:t>
      </w:r>
      <w:r w:rsidR="000050D9" w:rsidRPr="00533952">
        <w:rPr>
          <w:rFonts w:ascii="Tahoma" w:hAnsi="Tahoma" w:cs="Tahoma"/>
          <w:sz w:val="22"/>
          <w:szCs w:val="22"/>
        </w:rPr>
        <w:t>8</w:t>
      </w:r>
      <w:r w:rsidRPr="00533952">
        <w:rPr>
          <w:rFonts w:ascii="Tahoma" w:hAnsi="Tahoma" w:cs="Tahoma"/>
          <w:sz w:val="22"/>
          <w:szCs w:val="22"/>
        </w:rPr>
        <w:t xml:space="preserve">.1. </w:t>
      </w:r>
      <w:r w:rsidR="00AB4026">
        <w:rPr>
          <w:rFonts w:ascii="Tahoma" w:hAnsi="Tahoma" w:cs="Tahoma"/>
          <w:sz w:val="22"/>
          <w:szCs w:val="22"/>
        </w:rPr>
        <w:tab/>
      </w:r>
      <w:r w:rsidRPr="00533952">
        <w:rPr>
          <w:rFonts w:ascii="Tahoma" w:hAnsi="Tahoma" w:cs="Tahoma"/>
          <w:sz w:val="22"/>
          <w:szCs w:val="22"/>
        </w:rPr>
        <w:t xml:space="preserve">As Partes elegem o foro da Comarca da capital do Estado de </w:t>
      </w:r>
      <w:r w:rsidR="00A4129A" w:rsidRPr="00533952">
        <w:rPr>
          <w:rFonts w:ascii="Tahoma" w:hAnsi="Tahoma" w:cs="Tahoma"/>
          <w:sz w:val="22"/>
          <w:szCs w:val="22"/>
        </w:rPr>
        <w:t>São Paulo</w:t>
      </w:r>
      <w:r w:rsidRPr="00533952">
        <w:rPr>
          <w:rFonts w:ascii="Tahoma" w:hAnsi="Tahoma" w:cs="Tahoma"/>
          <w:sz w:val="22"/>
          <w:szCs w:val="22"/>
        </w:rPr>
        <w:t>, com renúncia expressa de qualquer outro, por mais privilegiado, como competente para dirimir quaisquer controvérsias decorrentes desta Escritura.</w:t>
      </w:r>
    </w:p>
    <w:p w14:paraId="2935E204" w14:textId="77777777" w:rsidR="00AB7751" w:rsidRPr="00533952" w:rsidRDefault="00AB7751" w:rsidP="00B14690">
      <w:pPr>
        <w:keepNext/>
        <w:keepLines/>
        <w:spacing w:after="0" w:line="320" w:lineRule="exact"/>
        <w:rPr>
          <w:rFonts w:ascii="Tahoma" w:hAnsi="Tahoma" w:cs="Tahoma"/>
          <w:sz w:val="22"/>
          <w:szCs w:val="22"/>
        </w:rPr>
      </w:pPr>
    </w:p>
    <w:p w14:paraId="132C771E" w14:textId="77777777" w:rsidR="00880FA8" w:rsidRPr="00533952" w:rsidRDefault="00880FA8" w:rsidP="00B14690">
      <w:pPr>
        <w:keepNext/>
        <w:spacing w:after="0" w:line="320" w:lineRule="exact"/>
        <w:rPr>
          <w:rFonts w:ascii="Tahoma" w:hAnsi="Tahoma" w:cs="Tahoma"/>
          <w:sz w:val="22"/>
          <w:szCs w:val="22"/>
        </w:rPr>
      </w:pPr>
      <w:r w:rsidRPr="00533952">
        <w:rPr>
          <w:rFonts w:ascii="Tahoma" w:hAnsi="Tahoma" w:cs="Tahoma"/>
          <w:sz w:val="22"/>
          <w:szCs w:val="22"/>
        </w:rPr>
        <w:t xml:space="preserve">Estando assim certas e </w:t>
      </w:r>
      <w:r w:rsidR="00A6416A" w:rsidRPr="00533952">
        <w:rPr>
          <w:rFonts w:ascii="Tahoma" w:hAnsi="Tahoma" w:cs="Tahoma"/>
          <w:sz w:val="22"/>
          <w:szCs w:val="22"/>
        </w:rPr>
        <w:t>ajustadas, as partes, obrigando-</w:t>
      </w:r>
      <w:r w:rsidRPr="00533952">
        <w:rPr>
          <w:rFonts w:ascii="Tahoma" w:hAnsi="Tahoma" w:cs="Tahoma"/>
          <w:sz w:val="22"/>
          <w:szCs w:val="22"/>
        </w:rPr>
        <w:t xml:space="preserve">se por si e sucessores, firmam esta Escritura de Emissão em </w:t>
      </w:r>
      <w:r w:rsidR="00AB4026">
        <w:rPr>
          <w:rFonts w:ascii="Tahoma" w:hAnsi="Tahoma" w:cs="Tahoma"/>
          <w:sz w:val="22"/>
          <w:szCs w:val="22"/>
        </w:rPr>
        <w:t>5</w:t>
      </w:r>
      <w:r w:rsidR="00AB7751" w:rsidRPr="00533952">
        <w:rPr>
          <w:rFonts w:ascii="Tahoma" w:hAnsi="Tahoma" w:cs="Tahoma"/>
          <w:sz w:val="22"/>
          <w:szCs w:val="22"/>
        </w:rPr>
        <w:t> </w:t>
      </w:r>
      <w:r w:rsidR="005555DD" w:rsidRPr="00533952">
        <w:rPr>
          <w:rFonts w:ascii="Tahoma" w:hAnsi="Tahoma" w:cs="Tahoma"/>
          <w:sz w:val="22"/>
          <w:szCs w:val="22"/>
        </w:rPr>
        <w:t>(</w:t>
      </w:r>
      <w:r w:rsidR="00AB4026">
        <w:rPr>
          <w:rFonts w:ascii="Tahoma" w:hAnsi="Tahoma" w:cs="Tahoma"/>
          <w:sz w:val="22"/>
          <w:szCs w:val="22"/>
        </w:rPr>
        <w:t>cinco</w:t>
      </w:r>
      <w:r w:rsidR="005555DD" w:rsidRPr="00533952">
        <w:rPr>
          <w:rFonts w:ascii="Tahoma" w:hAnsi="Tahoma" w:cs="Tahoma"/>
          <w:sz w:val="22"/>
          <w:szCs w:val="22"/>
        </w:rPr>
        <w:t xml:space="preserve">) </w:t>
      </w:r>
      <w:r w:rsidRPr="00533952">
        <w:rPr>
          <w:rFonts w:ascii="Tahoma" w:hAnsi="Tahoma" w:cs="Tahoma"/>
          <w:sz w:val="22"/>
          <w:szCs w:val="22"/>
        </w:rPr>
        <w:t>vias de igual teor e forma, juntamente com 2 (duas) testemunhas</w:t>
      </w:r>
      <w:r w:rsidR="0041138F" w:rsidRPr="00533952">
        <w:rPr>
          <w:rFonts w:ascii="Tahoma" w:hAnsi="Tahoma" w:cs="Tahoma"/>
          <w:sz w:val="22"/>
          <w:szCs w:val="22"/>
        </w:rPr>
        <w:t xml:space="preserve"> abaixo identificadas</w:t>
      </w:r>
      <w:r w:rsidRPr="00533952">
        <w:rPr>
          <w:rFonts w:ascii="Tahoma" w:hAnsi="Tahoma" w:cs="Tahoma"/>
          <w:sz w:val="22"/>
          <w:szCs w:val="22"/>
        </w:rPr>
        <w:t xml:space="preserve">, que também </w:t>
      </w:r>
      <w:r w:rsidR="00C95B85" w:rsidRPr="00533952">
        <w:rPr>
          <w:rFonts w:ascii="Tahoma" w:hAnsi="Tahoma" w:cs="Tahoma"/>
          <w:sz w:val="22"/>
          <w:szCs w:val="22"/>
        </w:rPr>
        <w:t>a</w:t>
      </w:r>
      <w:r w:rsidRPr="00533952">
        <w:rPr>
          <w:rFonts w:ascii="Tahoma" w:hAnsi="Tahoma" w:cs="Tahoma"/>
          <w:sz w:val="22"/>
          <w:szCs w:val="22"/>
        </w:rPr>
        <w:t xml:space="preserve"> assinam.</w:t>
      </w:r>
    </w:p>
    <w:p w14:paraId="2BE26E33" w14:textId="77777777" w:rsidR="003F435E" w:rsidRPr="00533952" w:rsidRDefault="003F435E" w:rsidP="00B14690">
      <w:pPr>
        <w:keepNext/>
        <w:spacing w:after="0" w:line="320" w:lineRule="exact"/>
        <w:rPr>
          <w:rFonts w:ascii="Tahoma" w:hAnsi="Tahoma" w:cs="Tahoma"/>
          <w:sz w:val="22"/>
          <w:szCs w:val="22"/>
        </w:rPr>
      </w:pPr>
    </w:p>
    <w:p w14:paraId="28AA6C20" w14:textId="77777777" w:rsidR="00880FA8" w:rsidRPr="00533952" w:rsidRDefault="00AB7751" w:rsidP="00B14690">
      <w:pPr>
        <w:keepNext/>
        <w:spacing w:after="0" w:line="320" w:lineRule="exact"/>
        <w:jc w:val="center"/>
        <w:rPr>
          <w:rFonts w:ascii="Tahoma" w:hAnsi="Tahoma" w:cs="Tahoma"/>
          <w:sz w:val="22"/>
          <w:szCs w:val="22"/>
        </w:rPr>
      </w:pPr>
      <w:r w:rsidRPr="00533952">
        <w:rPr>
          <w:rFonts w:ascii="Tahoma" w:hAnsi="Tahoma" w:cs="Tahoma"/>
          <w:sz w:val="22"/>
          <w:szCs w:val="22"/>
        </w:rPr>
        <w:t>São Paulo</w:t>
      </w:r>
      <w:r w:rsidR="00880FA8" w:rsidRPr="00533952">
        <w:rPr>
          <w:rFonts w:ascii="Tahoma" w:hAnsi="Tahoma" w:cs="Tahoma"/>
          <w:sz w:val="22"/>
          <w:szCs w:val="22"/>
        </w:rPr>
        <w:t xml:space="preserve">, </w:t>
      </w:r>
      <w:r w:rsidR="006D1726">
        <w:rPr>
          <w:rFonts w:ascii="Tahoma" w:hAnsi="Tahoma" w:cs="Tahoma"/>
          <w:sz w:val="22"/>
          <w:szCs w:val="22"/>
        </w:rPr>
        <w:t xml:space="preserve">29 </w:t>
      </w:r>
      <w:r w:rsidR="008C3944">
        <w:rPr>
          <w:rFonts w:ascii="Tahoma" w:hAnsi="Tahoma" w:cs="Tahoma"/>
          <w:sz w:val="22"/>
          <w:szCs w:val="22"/>
        </w:rPr>
        <w:t xml:space="preserve">de outubro </w:t>
      </w:r>
      <w:r w:rsidR="00994285" w:rsidRPr="00533952">
        <w:rPr>
          <w:rFonts w:ascii="Tahoma" w:hAnsi="Tahoma" w:cs="Tahoma"/>
          <w:sz w:val="22"/>
          <w:szCs w:val="22"/>
        </w:rPr>
        <w:t>de </w:t>
      </w:r>
      <w:r w:rsidR="00D366BC" w:rsidRPr="00533952">
        <w:rPr>
          <w:rFonts w:ascii="Tahoma" w:hAnsi="Tahoma" w:cs="Tahoma"/>
          <w:sz w:val="22"/>
          <w:szCs w:val="22"/>
        </w:rPr>
        <w:t>2018</w:t>
      </w:r>
      <w:r w:rsidR="00C96B9B" w:rsidRPr="00533952">
        <w:rPr>
          <w:rFonts w:ascii="Tahoma" w:hAnsi="Tahoma" w:cs="Tahoma"/>
          <w:sz w:val="22"/>
          <w:szCs w:val="22"/>
        </w:rPr>
        <w:t>.</w:t>
      </w:r>
    </w:p>
    <w:p w14:paraId="2D02DA0C" w14:textId="77777777" w:rsidR="003F435E" w:rsidRPr="00533952" w:rsidRDefault="003F435E" w:rsidP="00B14690">
      <w:pPr>
        <w:keepNext/>
        <w:spacing w:after="0" w:line="320" w:lineRule="exact"/>
        <w:jc w:val="center"/>
        <w:rPr>
          <w:rFonts w:ascii="Tahoma" w:hAnsi="Tahoma" w:cs="Tahoma"/>
          <w:sz w:val="22"/>
          <w:szCs w:val="22"/>
        </w:rPr>
      </w:pPr>
    </w:p>
    <w:p w14:paraId="6173D0B4" w14:textId="77777777" w:rsidR="00880FA8" w:rsidRPr="00533952" w:rsidRDefault="00880FA8" w:rsidP="00B14690">
      <w:pPr>
        <w:keepNext/>
        <w:spacing w:after="0" w:line="320" w:lineRule="exact"/>
        <w:jc w:val="center"/>
        <w:rPr>
          <w:rFonts w:ascii="Tahoma" w:hAnsi="Tahoma" w:cs="Tahoma"/>
          <w:i/>
          <w:sz w:val="22"/>
          <w:szCs w:val="22"/>
        </w:rPr>
      </w:pPr>
      <w:r w:rsidRPr="00533952">
        <w:rPr>
          <w:rFonts w:ascii="Tahoma" w:hAnsi="Tahoma" w:cs="Tahoma"/>
          <w:i/>
          <w:sz w:val="22"/>
          <w:szCs w:val="22"/>
        </w:rPr>
        <w:t xml:space="preserve">(As assinaturas seguem nas </w:t>
      </w:r>
      <w:r w:rsidR="008B4E08" w:rsidRPr="00533952">
        <w:rPr>
          <w:rFonts w:ascii="Tahoma" w:hAnsi="Tahoma" w:cs="Tahoma"/>
          <w:i/>
          <w:sz w:val="22"/>
          <w:szCs w:val="22"/>
        </w:rPr>
        <w:t xml:space="preserve">5 </w:t>
      </w:r>
      <w:r w:rsidR="000C46B7" w:rsidRPr="00533952">
        <w:rPr>
          <w:rFonts w:ascii="Tahoma" w:hAnsi="Tahoma" w:cs="Tahoma"/>
          <w:i/>
          <w:sz w:val="22"/>
          <w:szCs w:val="22"/>
        </w:rPr>
        <w:t>(</w:t>
      </w:r>
      <w:r w:rsidR="008B4E08" w:rsidRPr="00533952">
        <w:rPr>
          <w:rFonts w:ascii="Tahoma" w:hAnsi="Tahoma" w:cs="Tahoma"/>
          <w:i/>
          <w:sz w:val="22"/>
          <w:szCs w:val="22"/>
        </w:rPr>
        <w:t>cinco</w:t>
      </w:r>
      <w:r w:rsidR="000C46B7" w:rsidRPr="00533952">
        <w:rPr>
          <w:rFonts w:ascii="Tahoma" w:hAnsi="Tahoma" w:cs="Tahoma"/>
          <w:i/>
          <w:sz w:val="22"/>
          <w:szCs w:val="22"/>
        </w:rPr>
        <w:t>)</w:t>
      </w:r>
      <w:r w:rsidRPr="00533952">
        <w:rPr>
          <w:rFonts w:ascii="Tahoma" w:hAnsi="Tahoma" w:cs="Tahoma"/>
          <w:i/>
          <w:sz w:val="22"/>
          <w:szCs w:val="22"/>
        </w:rPr>
        <w:t xml:space="preserve"> páginas seguintes</w:t>
      </w:r>
      <w:r w:rsidR="0022571D" w:rsidRPr="00533952">
        <w:rPr>
          <w:rFonts w:ascii="Tahoma" w:hAnsi="Tahoma" w:cs="Tahoma"/>
          <w:i/>
          <w:sz w:val="22"/>
          <w:szCs w:val="22"/>
        </w:rPr>
        <w:t>.</w:t>
      </w:r>
      <w:r w:rsidRPr="00533952">
        <w:rPr>
          <w:rFonts w:ascii="Tahoma" w:hAnsi="Tahoma" w:cs="Tahoma"/>
          <w:i/>
          <w:sz w:val="22"/>
          <w:szCs w:val="22"/>
        </w:rPr>
        <w:t>)</w:t>
      </w:r>
    </w:p>
    <w:p w14:paraId="331A7B22" w14:textId="77777777" w:rsidR="003F435E" w:rsidRPr="00533952" w:rsidRDefault="003F435E" w:rsidP="00B14690">
      <w:pPr>
        <w:spacing w:after="0" w:line="320" w:lineRule="exact"/>
        <w:rPr>
          <w:rFonts w:ascii="Tahoma" w:hAnsi="Tahoma" w:cs="Tahoma"/>
          <w:i/>
          <w:sz w:val="22"/>
          <w:szCs w:val="22"/>
        </w:rPr>
      </w:pPr>
    </w:p>
    <w:p w14:paraId="19F296DA" w14:textId="77777777" w:rsidR="00477133" w:rsidRPr="00533952" w:rsidRDefault="00477133" w:rsidP="00B14690">
      <w:pPr>
        <w:spacing w:after="0" w:line="320" w:lineRule="exact"/>
        <w:jc w:val="center"/>
        <w:rPr>
          <w:rFonts w:ascii="Tahoma" w:hAnsi="Tahoma" w:cs="Tahoma"/>
          <w:i/>
          <w:sz w:val="22"/>
          <w:szCs w:val="22"/>
        </w:rPr>
      </w:pPr>
      <w:r w:rsidRPr="00533952">
        <w:rPr>
          <w:rFonts w:ascii="Tahoma" w:hAnsi="Tahoma" w:cs="Tahoma"/>
          <w:i/>
          <w:sz w:val="22"/>
          <w:szCs w:val="22"/>
        </w:rPr>
        <w:t>(Restante desta página intencionalmente deixado em branco.)</w:t>
      </w:r>
    </w:p>
    <w:p w14:paraId="0A91F853" w14:textId="77777777" w:rsidR="008B4E08" w:rsidRPr="00533952" w:rsidRDefault="008B4E08" w:rsidP="00B14690">
      <w:pPr>
        <w:spacing w:after="0" w:line="320" w:lineRule="exact"/>
        <w:rPr>
          <w:rFonts w:ascii="Tahoma" w:hAnsi="Tahoma" w:cs="Tahoma"/>
          <w:sz w:val="22"/>
          <w:szCs w:val="22"/>
        </w:rPr>
      </w:pPr>
    </w:p>
    <w:p w14:paraId="1CF03470" w14:textId="77777777" w:rsidR="00577E89" w:rsidRDefault="00577E89" w:rsidP="00B14690">
      <w:pPr>
        <w:spacing w:after="0" w:line="320" w:lineRule="exact"/>
        <w:jc w:val="left"/>
        <w:rPr>
          <w:rFonts w:ascii="Tahoma" w:hAnsi="Tahoma" w:cs="Tahoma"/>
          <w:sz w:val="22"/>
          <w:szCs w:val="22"/>
        </w:rPr>
      </w:pPr>
      <w:r>
        <w:rPr>
          <w:rFonts w:ascii="Tahoma" w:hAnsi="Tahoma" w:cs="Tahoma"/>
          <w:sz w:val="22"/>
          <w:szCs w:val="22"/>
        </w:rPr>
        <w:br w:type="page"/>
      </w:r>
    </w:p>
    <w:tbl>
      <w:tblPr>
        <w:tblW w:w="0" w:type="auto"/>
        <w:tblBorders>
          <w:top w:val="nil"/>
          <w:left w:val="nil"/>
          <w:bottom w:val="nil"/>
          <w:right w:val="nil"/>
        </w:tblBorders>
        <w:tblLayout w:type="fixed"/>
        <w:tblLook w:val="0000" w:firstRow="0" w:lastRow="0" w:firstColumn="0" w:lastColumn="0" w:noHBand="0" w:noVBand="0"/>
      </w:tblPr>
      <w:tblGrid>
        <w:gridCol w:w="4382"/>
        <w:gridCol w:w="4383"/>
      </w:tblGrid>
      <w:tr w:rsidR="001A1A11" w:rsidRPr="00533952" w14:paraId="4E989C24" w14:textId="77777777" w:rsidTr="00387888">
        <w:trPr>
          <w:trHeight w:val="129"/>
        </w:trPr>
        <w:tc>
          <w:tcPr>
            <w:tcW w:w="8765" w:type="dxa"/>
            <w:gridSpan w:val="2"/>
          </w:tcPr>
          <w:p w14:paraId="46186D93" w14:textId="77777777" w:rsidR="001A1A11" w:rsidRPr="00533952" w:rsidRDefault="001A1A11" w:rsidP="00B14690">
            <w:pPr>
              <w:spacing w:after="0" w:line="320" w:lineRule="exact"/>
              <w:rPr>
                <w:rFonts w:ascii="Tahoma" w:hAnsi="Tahoma" w:cs="Tahoma"/>
                <w:i/>
                <w:sz w:val="22"/>
                <w:szCs w:val="22"/>
              </w:rPr>
            </w:pPr>
            <w:r w:rsidRPr="00533952">
              <w:rPr>
                <w:rFonts w:ascii="Tahoma" w:hAnsi="Tahoma" w:cs="Tahoma"/>
                <w:sz w:val="22"/>
                <w:szCs w:val="22"/>
              </w:rPr>
              <w:lastRenderedPageBreak/>
              <w:br w:type="page"/>
            </w:r>
            <w:r w:rsidRPr="00533952">
              <w:rPr>
                <w:rFonts w:ascii="Tahoma" w:hAnsi="Tahoma" w:cs="Tahoma"/>
                <w:i/>
                <w:sz w:val="22"/>
                <w:szCs w:val="22"/>
              </w:rPr>
              <w:t xml:space="preserve">(Página de assinaturas </w:t>
            </w:r>
            <w:r>
              <w:rPr>
                <w:rFonts w:ascii="Tahoma" w:hAnsi="Tahoma" w:cs="Tahoma"/>
                <w:i/>
                <w:sz w:val="22"/>
                <w:szCs w:val="22"/>
              </w:rPr>
              <w:t>1</w:t>
            </w:r>
            <w:r w:rsidRPr="00533952">
              <w:rPr>
                <w:rFonts w:ascii="Tahoma" w:hAnsi="Tahoma" w:cs="Tahoma"/>
                <w:i/>
                <w:sz w:val="22"/>
                <w:szCs w:val="22"/>
              </w:rPr>
              <w:t>/5</w:t>
            </w:r>
            <w:r>
              <w:rPr>
                <w:rFonts w:ascii="Tahoma" w:hAnsi="Tahoma" w:cs="Tahoma"/>
                <w:i/>
                <w:sz w:val="22"/>
                <w:szCs w:val="22"/>
              </w:rPr>
              <w:t xml:space="preserve"> do </w:t>
            </w:r>
            <w:r w:rsidRPr="001A1A11">
              <w:rPr>
                <w:rFonts w:ascii="Tahoma" w:hAnsi="Tahoma" w:cs="Tahoma"/>
                <w:i/>
                <w:sz w:val="22"/>
                <w:szCs w:val="22"/>
              </w:rPr>
              <w:t xml:space="preserve">Instrumento Particular de Escritura da 1ª (primeira) Emissão de Debêntures Simples, </w:t>
            </w:r>
            <w:r w:rsidR="00841ACA" w:rsidRPr="001A1A11">
              <w:rPr>
                <w:rFonts w:ascii="Tahoma" w:hAnsi="Tahoma" w:cs="Tahoma"/>
                <w:i/>
                <w:sz w:val="22"/>
                <w:szCs w:val="22"/>
              </w:rPr>
              <w:t xml:space="preserve">Não </w:t>
            </w:r>
            <w:r w:rsidRPr="001A1A11">
              <w:rPr>
                <w:rFonts w:ascii="Tahoma" w:hAnsi="Tahoma" w:cs="Tahoma"/>
                <w:i/>
                <w:sz w:val="22"/>
                <w:szCs w:val="22"/>
              </w:rPr>
              <w:t xml:space="preserve">Conversíveis em Ações, da Espécie com Garantia Real, com Garantia Fidejussória Adicional, em Duas Séries, para Distribuição Pública, com Esforços Restritos de Distribuição, da </w:t>
            </w:r>
            <w:r w:rsidRPr="001A1A11">
              <w:rPr>
                <w:rFonts w:ascii="Tahoma" w:hAnsi="Tahoma" w:cs="Tahoma"/>
                <w:bCs/>
                <w:i/>
                <w:sz w:val="22"/>
                <w:szCs w:val="22"/>
              </w:rPr>
              <w:t>831 Participações S.A.</w:t>
            </w:r>
            <w:r w:rsidRPr="00533952">
              <w:rPr>
                <w:rFonts w:ascii="Tahoma" w:hAnsi="Tahoma" w:cs="Tahoma"/>
                <w:i/>
                <w:sz w:val="22"/>
                <w:szCs w:val="22"/>
              </w:rPr>
              <w:t xml:space="preserve">, datado de </w:t>
            </w:r>
            <w:r w:rsidR="006D1726" w:rsidRPr="008C3944">
              <w:rPr>
                <w:rFonts w:ascii="Tahoma" w:hAnsi="Tahoma" w:cs="Tahoma"/>
                <w:i/>
                <w:sz w:val="22"/>
                <w:szCs w:val="22"/>
              </w:rPr>
              <w:t>2</w:t>
            </w:r>
            <w:r w:rsidR="006D1726">
              <w:rPr>
                <w:rFonts w:ascii="Tahoma" w:hAnsi="Tahoma" w:cs="Tahoma"/>
                <w:i/>
                <w:sz w:val="22"/>
                <w:szCs w:val="22"/>
              </w:rPr>
              <w:t>9</w:t>
            </w:r>
            <w:r w:rsidR="006D1726" w:rsidRPr="008C3944">
              <w:rPr>
                <w:rFonts w:ascii="Tahoma" w:hAnsi="Tahoma" w:cs="Tahoma"/>
                <w:i/>
                <w:sz w:val="22"/>
                <w:szCs w:val="22"/>
              </w:rPr>
              <w:t xml:space="preserve"> </w:t>
            </w:r>
            <w:r w:rsidR="008C3944" w:rsidRPr="008C3944">
              <w:rPr>
                <w:rFonts w:ascii="Tahoma" w:hAnsi="Tahoma" w:cs="Tahoma"/>
                <w:i/>
                <w:sz w:val="22"/>
                <w:szCs w:val="22"/>
              </w:rPr>
              <w:t xml:space="preserve">de outubro </w:t>
            </w:r>
            <w:r w:rsidRPr="00533952">
              <w:rPr>
                <w:rFonts w:ascii="Tahoma" w:hAnsi="Tahoma" w:cs="Tahoma"/>
                <w:i/>
                <w:sz w:val="22"/>
                <w:szCs w:val="22"/>
              </w:rPr>
              <w:t xml:space="preserve">de 2018) </w:t>
            </w:r>
          </w:p>
          <w:p w14:paraId="323085C8" w14:textId="77777777" w:rsidR="001A1A11" w:rsidRPr="00533952" w:rsidRDefault="001A1A11" w:rsidP="00B14690">
            <w:pPr>
              <w:pStyle w:val="Default"/>
              <w:spacing w:line="320" w:lineRule="exact"/>
              <w:rPr>
                <w:rFonts w:ascii="Tahoma" w:hAnsi="Tahoma" w:cs="Tahoma"/>
                <w:i/>
                <w:iCs/>
                <w:sz w:val="22"/>
                <w:szCs w:val="22"/>
              </w:rPr>
            </w:pPr>
          </w:p>
          <w:p w14:paraId="0A891A48" w14:textId="77777777" w:rsidR="001A1A11" w:rsidRPr="00533952" w:rsidRDefault="001A1A11" w:rsidP="00B14690">
            <w:pPr>
              <w:pStyle w:val="Default"/>
              <w:spacing w:line="320" w:lineRule="exact"/>
              <w:rPr>
                <w:rFonts w:ascii="Tahoma" w:hAnsi="Tahoma" w:cs="Tahoma"/>
                <w:i/>
                <w:iCs/>
                <w:sz w:val="22"/>
                <w:szCs w:val="22"/>
              </w:rPr>
            </w:pPr>
          </w:p>
          <w:p w14:paraId="48C200B7" w14:textId="77777777" w:rsidR="001A1A11" w:rsidRPr="00533952" w:rsidRDefault="001A1A11" w:rsidP="00B14690">
            <w:pPr>
              <w:pStyle w:val="Default"/>
              <w:spacing w:line="320" w:lineRule="exact"/>
              <w:rPr>
                <w:rFonts w:ascii="Tahoma" w:hAnsi="Tahoma" w:cs="Tahoma"/>
                <w:b/>
                <w:bCs/>
                <w:sz w:val="22"/>
                <w:szCs w:val="22"/>
              </w:rPr>
            </w:pPr>
          </w:p>
          <w:p w14:paraId="55A24E09" w14:textId="77777777" w:rsidR="001A1A11" w:rsidRPr="001A1A11" w:rsidRDefault="001A1A11" w:rsidP="00B14690">
            <w:pPr>
              <w:pStyle w:val="Default"/>
              <w:spacing w:line="320" w:lineRule="exact"/>
              <w:jc w:val="center"/>
              <w:rPr>
                <w:rFonts w:ascii="Tahoma" w:hAnsi="Tahoma" w:cs="Tahoma"/>
                <w:b/>
                <w:sz w:val="22"/>
                <w:szCs w:val="22"/>
              </w:rPr>
            </w:pPr>
            <w:r w:rsidRPr="001A1A11">
              <w:rPr>
                <w:rFonts w:ascii="Tahoma" w:hAnsi="Tahoma" w:cs="Tahoma"/>
                <w:b/>
                <w:sz w:val="22"/>
                <w:szCs w:val="22"/>
              </w:rPr>
              <w:t>831 PARTICIPAÇÕES S.A.</w:t>
            </w:r>
          </w:p>
        </w:tc>
      </w:tr>
      <w:tr w:rsidR="001A1A11" w:rsidRPr="00533952" w14:paraId="4D08C764" w14:textId="77777777" w:rsidTr="00387888">
        <w:trPr>
          <w:trHeight w:val="448"/>
        </w:trPr>
        <w:tc>
          <w:tcPr>
            <w:tcW w:w="4382" w:type="dxa"/>
          </w:tcPr>
          <w:p w14:paraId="4FAAE7FF" w14:textId="77777777" w:rsidR="001A1A11" w:rsidRPr="00533952" w:rsidRDefault="001A1A11" w:rsidP="00B14690">
            <w:pPr>
              <w:pStyle w:val="Default"/>
              <w:spacing w:line="320" w:lineRule="exact"/>
              <w:rPr>
                <w:rFonts w:ascii="Tahoma" w:hAnsi="Tahoma" w:cs="Tahoma"/>
                <w:sz w:val="22"/>
                <w:szCs w:val="22"/>
              </w:rPr>
            </w:pPr>
          </w:p>
          <w:p w14:paraId="6A92F016" w14:textId="77777777" w:rsidR="001A1A11" w:rsidRPr="00533952" w:rsidRDefault="001A1A11" w:rsidP="00B14690">
            <w:pPr>
              <w:pStyle w:val="Default"/>
              <w:spacing w:line="320" w:lineRule="exact"/>
              <w:rPr>
                <w:rFonts w:ascii="Tahoma" w:hAnsi="Tahoma" w:cs="Tahoma"/>
                <w:sz w:val="22"/>
                <w:szCs w:val="22"/>
              </w:rPr>
            </w:pPr>
          </w:p>
          <w:p w14:paraId="22115CA7"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 </w:t>
            </w:r>
          </w:p>
          <w:p w14:paraId="0F1C3249"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47C1D62A"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Cargo: </w:t>
            </w:r>
          </w:p>
        </w:tc>
        <w:tc>
          <w:tcPr>
            <w:tcW w:w="4383" w:type="dxa"/>
          </w:tcPr>
          <w:p w14:paraId="7241D336" w14:textId="77777777" w:rsidR="001A1A11" w:rsidRPr="00533952" w:rsidRDefault="001A1A11" w:rsidP="00B14690">
            <w:pPr>
              <w:pStyle w:val="Default"/>
              <w:spacing w:line="320" w:lineRule="exact"/>
              <w:rPr>
                <w:rFonts w:ascii="Tahoma" w:hAnsi="Tahoma" w:cs="Tahoma"/>
                <w:sz w:val="22"/>
                <w:szCs w:val="22"/>
              </w:rPr>
            </w:pPr>
          </w:p>
          <w:p w14:paraId="6250A32B" w14:textId="77777777" w:rsidR="001A1A11" w:rsidRPr="00533952" w:rsidRDefault="001A1A11" w:rsidP="00B14690">
            <w:pPr>
              <w:pStyle w:val="Default"/>
              <w:spacing w:line="320" w:lineRule="exact"/>
              <w:rPr>
                <w:rFonts w:ascii="Tahoma" w:hAnsi="Tahoma" w:cs="Tahoma"/>
                <w:sz w:val="22"/>
                <w:szCs w:val="22"/>
              </w:rPr>
            </w:pPr>
          </w:p>
          <w:p w14:paraId="4A909FD5"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_________________________________ </w:t>
            </w:r>
          </w:p>
          <w:p w14:paraId="295087D8"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11783EAA"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Cargo: </w:t>
            </w:r>
          </w:p>
        </w:tc>
      </w:tr>
    </w:tbl>
    <w:p w14:paraId="64D613AE" w14:textId="77777777" w:rsidR="001A1A11" w:rsidRDefault="001A1A11" w:rsidP="00B14690">
      <w:pPr>
        <w:spacing w:after="0" w:line="320" w:lineRule="exact"/>
      </w:pPr>
      <w:r>
        <w:br w:type="page"/>
      </w:r>
    </w:p>
    <w:tbl>
      <w:tblPr>
        <w:tblW w:w="0" w:type="auto"/>
        <w:tblBorders>
          <w:top w:val="nil"/>
          <w:left w:val="nil"/>
          <w:bottom w:val="nil"/>
          <w:right w:val="nil"/>
        </w:tblBorders>
        <w:tblLayout w:type="fixed"/>
        <w:tblLook w:val="0000" w:firstRow="0" w:lastRow="0" w:firstColumn="0" w:lastColumn="0" w:noHBand="0" w:noVBand="0"/>
      </w:tblPr>
      <w:tblGrid>
        <w:gridCol w:w="4382"/>
        <w:gridCol w:w="4383"/>
      </w:tblGrid>
      <w:tr w:rsidR="001A1A11" w:rsidRPr="00533952" w14:paraId="746F19A4" w14:textId="77777777" w:rsidTr="00387888">
        <w:trPr>
          <w:trHeight w:val="129"/>
        </w:trPr>
        <w:tc>
          <w:tcPr>
            <w:tcW w:w="8765" w:type="dxa"/>
            <w:gridSpan w:val="2"/>
          </w:tcPr>
          <w:p w14:paraId="03BDD793" w14:textId="77777777" w:rsidR="001A1A11" w:rsidRPr="00533952" w:rsidRDefault="001A1A11" w:rsidP="00B14690">
            <w:pPr>
              <w:spacing w:after="0" w:line="320" w:lineRule="exact"/>
              <w:rPr>
                <w:rFonts w:ascii="Tahoma" w:hAnsi="Tahoma" w:cs="Tahoma"/>
                <w:i/>
                <w:sz w:val="22"/>
                <w:szCs w:val="22"/>
              </w:rPr>
            </w:pPr>
            <w:r w:rsidRPr="00533952">
              <w:rPr>
                <w:rFonts w:ascii="Tahoma" w:hAnsi="Tahoma" w:cs="Tahoma"/>
                <w:i/>
                <w:sz w:val="22"/>
                <w:szCs w:val="22"/>
              </w:rPr>
              <w:lastRenderedPageBreak/>
              <w:t xml:space="preserve">(Página de assinaturas </w:t>
            </w:r>
            <w:r>
              <w:rPr>
                <w:rFonts w:ascii="Tahoma" w:hAnsi="Tahoma" w:cs="Tahoma"/>
                <w:i/>
                <w:sz w:val="22"/>
                <w:szCs w:val="22"/>
              </w:rPr>
              <w:t>2</w:t>
            </w:r>
            <w:r w:rsidRPr="00533952">
              <w:rPr>
                <w:rFonts w:ascii="Tahoma" w:hAnsi="Tahoma" w:cs="Tahoma"/>
                <w:i/>
                <w:sz w:val="22"/>
                <w:szCs w:val="22"/>
              </w:rPr>
              <w:t>/5</w:t>
            </w:r>
            <w:r>
              <w:rPr>
                <w:rFonts w:ascii="Tahoma" w:hAnsi="Tahoma" w:cs="Tahoma"/>
                <w:i/>
                <w:sz w:val="22"/>
                <w:szCs w:val="22"/>
              </w:rPr>
              <w:t xml:space="preserve"> do </w:t>
            </w:r>
            <w:r w:rsidRPr="001A1A11">
              <w:rPr>
                <w:rFonts w:ascii="Tahoma" w:hAnsi="Tahoma" w:cs="Tahoma"/>
                <w:i/>
                <w:sz w:val="22"/>
                <w:szCs w:val="22"/>
              </w:rPr>
              <w:t xml:space="preserve">Instrumento Particular de Escritura da 1ª (primeira) Emissão de Debêntures Simples, </w:t>
            </w:r>
            <w:r w:rsidR="00841ACA" w:rsidRPr="001A1A11">
              <w:rPr>
                <w:rFonts w:ascii="Tahoma" w:hAnsi="Tahoma" w:cs="Tahoma"/>
                <w:i/>
                <w:sz w:val="22"/>
                <w:szCs w:val="22"/>
              </w:rPr>
              <w:t xml:space="preserve">Não </w:t>
            </w:r>
            <w:r w:rsidRPr="001A1A11">
              <w:rPr>
                <w:rFonts w:ascii="Tahoma" w:hAnsi="Tahoma" w:cs="Tahoma"/>
                <w:i/>
                <w:sz w:val="22"/>
                <w:szCs w:val="22"/>
              </w:rPr>
              <w:t xml:space="preserve">Conversíveis em Ações, da Espécie com Garantia Real, com Garantia Fidejussória Adicional, em Duas Séries, para Distribuição Pública, com Esforços Restritos de Distribuição, da </w:t>
            </w:r>
            <w:r w:rsidRPr="001A1A11">
              <w:rPr>
                <w:rFonts w:ascii="Tahoma" w:hAnsi="Tahoma" w:cs="Tahoma"/>
                <w:bCs/>
                <w:i/>
                <w:sz w:val="22"/>
                <w:szCs w:val="22"/>
              </w:rPr>
              <w:t>831 Participações S.A.</w:t>
            </w:r>
            <w:r w:rsidRPr="00533952">
              <w:rPr>
                <w:rFonts w:ascii="Tahoma" w:hAnsi="Tahoma" w:cs="Tahoma"/>
                <w:i/>
                <w:sz w:val="22"/>
                <w:szCs w:val="22"/>
              </w:rPr>
              <w:t xml:space="preserve">, datado de </w:t>
            </w:r>
            <w:r w:rsidR="006D1726" w:rsidRPr="008C3944">
              <w:rPr>
                <w:rFonts w:ascii="Tahoma" w:hAnsi="Tahoma" w:cs="Tahoma"/>
                <w:i/>
                <w:sz w:val="22"/>
                <w:szCs w:val="22"/>
              </w:rPr>
              <w:t>2</w:t>
            </w:r>
            <w:r w:rsidR="006D1726">
              <w:rPr>
                <w:rFonts w:ascii="Tahoma" w:hAnsi="Tahoma" w:cs="Tahoma"/>
                <w:i/>
                <w:sz w:val="22"/>
                <w:szCs w:val="22"/>
              </w:rPr>
              <w:t>9</w:t>
            </w:r>
            <w:r w:rsidR="006D1726" w:rsidRPr="008C3944">
              <w:rPr>
                <w:rFonts w:ascii="Tahoma" w:hAnsi="Tahoma" w:cs="Tahoma"/>
                <w:i/>
                <w:sz w:val="22"/>
                <w:szCs w:val="22"/>
              </w:rPr>
              <w:t xml:space="preserve"> </w:t>
            </w:r>
            <w:r w:rsidR="008C3944" w:rsidRPr="008C3944">
              <w:rPr>
                <w:rFonts w:ascii="Tahoma" w:hAnsi="Tahoma" w:cs="Tahoma"/>
                <w:i/>
                <w:sz w:val="22"/>
                <w:szCs w:val="22"/>
              </w:rPr>
              <w:t xml:space="preserve">de outubro </w:t>
            </w:r>
            <w:r w:rsidRPr="00533952">
              <w:rPr>
                <w:rFonts w:ascii="Tahoma" w:hAnsi="Tahoma" w:cs="Tahoma"/>
                <w:i/>
                <w:sz w:val="22"/>
                <w:szCs w:val="22"/>
              </w:rPr>
              <w:t xml:space="preserve">de 2018) </w:t>
            </w:r>
          </w:p>
          <w:p w14:paraId="2503E251" w14:textId="77777777" w:rsidR="001A1A11" w:rsidRPr="00533952" w:rsidRDefault="001A1A11" w:rsidP="00B14690">
            <w:pPr>
              <w:pStyle w:val="Default"/>
              <w:spacing w:line="320" w:lineRule="exact"/>
              <w:rPr>
                <w:rFonts w:ascii="Tahoma" w:hAnsi="Tahoma" w:cs="Tahoma"/>
                <w:i/>
                <w:iCs/>
                <w:sz w:val="22"/>
                <w:szCs w:val="22"/>
              </w:rPr>
            </w:pPr>
          </w:p>
          <w:p w14:paraId="210E14F2" w14:textId="77777777" w:rsidR="001A1A11" w:rsidRPr="00533952" w:rsidRDefault="001A1A11" w:rsidP="00B14690">
            <w:pPr>
              <w:pStyle w:val="Default"/>
              <w:spacing w:line="320" w:lineRule="exact"/>
              <w:rPr>
                <w:rFonts w:ascii="Tahoma" w:hAnsi="Tahoma" w:cs="Tahoma"/>
                <w:i/>
                <w:iCs/>
                <w:sz w:val="22"/>
                <w:szCs w:val="22"/>
              </w:rPr>
            </w:pPr>
          </w:p>
          <w:p w14:paraId="34464163" w14:textId="77777777" w:rsidR="001A1A11" w:rsidRPr="00533952" w:rsidRDefault="001A1A11" w:rsidP="00B14690">
            <w:pPr>
              <w:pStyle w:val="Default"/>
              <w:spacing w:line="320" w:lineRule="exact"/>
              <w:rPr>
                <w:rFonts w:ascii="Tahoma" w:hAnsi="Tahoma" w:cs="Tahoma"/>
                <w:b/>
                <w:bCs/>
                <w:sz w:val="22"/>
                <w:szCs w:val="22"/>
              </w:rPr>
            </w:pPr>
          </w:p>
          <w:p w14:paraId="064732A8" w14:textId="77777777" w:rsidR="001A1A11" w:rsidRPr="00533952" w:rsidRDefault="00D21DA6" w:rsidP="00D21DA6">
            <w:pPr>
              <w:pStyle w:val="Default"/>
              <w:spacing w:line="320" w:lineRule="exact"/>
              <w:jc w:val="center"/>
              <w:rPr>
                <w:rFonts w:ascii="Tahoma" w:hAnsi="Tahoma" w:cs="Tahoma"/>
                <w:sz w:val="22"/>
                <w:szCs w:val="22"/>
              </w:rPr>
            </w:pPr>
            <w:r w:rsidRPr="00D21DA6">
              <w:rPr>
                <w:rFonts w:ascii="Tahoma" w:hAnsi="Tahoma" w:cs="Tahoma"/>
                <w:b/>
                <w:bCs/>
                <w:sz w:val="22"/>
                <w:szCs w:val="22"/>
              </w:rPr>
              <w:t>OLIVEIRA TRUST DISTRIBUIDORA DE TÍTULOS E VALORES MOBILIÁRIOS S.A.</w:t>
            </w:r>
          </w:p>
        </w:tc>
      </w:tr>
      <w:tr w:rsidR="001A1A11" w:rsidRPr="00533952" w14:paraId="7A15F9A2" w14:textId="77777777" w:rsidTr="00387888">
        <w:trPr>
          <w:trHeight w:val="448"/>
        </w:trPr>
        <w:tc>
          <w:tcPr>
            <w:tcW w:w="4382" w:type="dxa"/>
          </w:tcPr>
          <w:p w14:paraId="653794C6" w14:textId="77777777" w:rsidR="001A1A11" w:rsidRPr="00533952" w:rsidRDefault="001A1A11" w:rsidP="00B14690">
            <w:pPr>
              <w:pStyle w:val="Default"/>
              <w:spacing w:line="320" w:lineRule="exact"/>
              <w:rPr>
                <w:rFonts w:ascii="Tahoma" w:hAnsi="Tahoma" w:cs="Tahoma"/>
                <w:sz w:val="22"/>
                <w:szCs w:val="22"/>
              </w:rPr>
            </w:pPr>
          </w:p>
          <w:p w14:paraId="205354DC" w14:textId="77777777" w:rsidR="001A1A11" w:rsidRPr="00533952" w:rsidRDefault="001A1A11" w:rsidP="00B14690">
            <w:pPr>
              <w:pStyle w:val="Default"/>
              <w:spacing w:line="320" w:lineRule="exact"/>
              <w:rPr>
                <w:rFonts w:ascii="Tahoma" w:hAnsi="Tahoma" w:cs="Tahoma"/>
                <w:sz w:val="22"/>
                <w:szCs w:val="22"/>
              </w:rPr>
            </w:pPr>
          </w:p>
          <w:p w14:paraId="37EB4919"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 </w:t>
            </w:r>
          </w:p>
          <w:p w14:paraId="5860215E"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7AECF274"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Cargo: </w:t>
            </w:r>
          </w:p>
        </w:tc>
        <w:tc>
          <w:tcPr>
            <w:tcW w:w="4383" w:type="dxa"/>
          </w:tcPr>
          <w:p w14:paraId="6F1E4E23" w14:textId="77777777" w:rsidR="001A1A11" w:rsidRPr="00533952" w:rsidRDefault="001A1A11" w:rsidP="00B14690">
            <w:pPr>
              <w:pStyle w:val="Default"/>
              <w:spacing w:line="320" w:lineRule="exact"/>
              <w:rPr>
                <w:rFonts w:ascii="Tahoma" w:hAnsi="Tahoma" w:cs="Tahoma"/>
                <w:sz w:val="22"/>
                <w:szCs w:val="22"/>
              </w:rPr>
            </w:pPr>
          </w:p>
          <w:p w14:paraId="78A89A9C" w14:textId="77777777" w:rsidR="001A1A11" w:rsidRPr="00533952" w:rsidRDefault="001A1A11" w:rsidP="00B14690">
            <w:pPr>
              <w:pStyle w:val="Default"/>
              <w:spacing w:line="320" w:lineRule="exact"/>
              <w:rPr>
                <w:rFonts w:ascii="Tahoma" w:hAnsi="Tahoma" w:cs="Tahoma"/>
                <w:sz w:val="22"/>
                <w:szCs w:val="22"/>
              </w:rPr>
            </w:pPr>
          </w:p>
          <w:p w14:paraId="77404349"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_________________________________ </w:t>
            </w:r>
          </w:p>
          <w:p w14:paraId="77624805"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1071D571"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Cargo: </w:t>
            </w:r>
          </w:p>
        </w:tc>
      </w:tr>
    </w:tbl>
    <w:p w14:paraId="3816B4C9" w14:textId="77777777" w:rsidR="001A1A11" w:rsidRDefault="001A1A11" w:rsidP="00B14690">
      <w:pPr>
        <w:spacing w:after="0" w:line="320" w:lineRule="exact"/>
        <w:jc w:val="left"/>
        <w:rPr>
          <w:rFonts w:ascii="Tahoma" w:hAnsi="Tahoma" w:cs="Tahoma"/>
          <w:sz w:val="22"/>
          <w:szCs w:val="22"/>
        </w:rPr>
      </w:pPr>
    </w:p>
    <w:p w14:paraId="5A226373" w14:textId="77777777" w:rsidR="001A1A11" w:rsidRDefault="001A1A11" w:rsidP="00B14690">
      <w:pPr>
        <w:spacing w:after="0" w:line="320" w:lineRule="exact"/>
        <w:jc w:val="left"/>
        <w:rPr>
          <w:rFonts w:ascii="Tahoma" w:hAnsi="Tahoma" w:cs="Tahoma"/>
          <w:sz w:val="22"/>
          <w:szCs w:val="22"/>
        </w:rPr>
      </w:pPr>
      <w:r>
        <w:rPr>
          <w:rFonts w:ascii="Tahoma" w:hAnsi="Tahoma" w:cs="Tahoma"/>
          <w:sz w:val="22"/>
          <w:szCs w:val="22"/>
        </w:rPr>
        <w:br w:type="page"/>
      </w:r>
    </w:p>
    <w:tbl>
      <w:tblPr>
        <w:tblW w:w="0" w:type="auto"/>
        <w:tblBorders>
          <w:top w:val="nil"/>
          <w:left w:val="nil"/>
          <w:bottom w:val="nil"/>
          <w:right w:val="nil"/>
        </w:tblBorders>
        <w:tblLayout w:type="fixed"/>
        <w:tblLook w:val="0000" w:firstRow="0" w:lastRow="0" w:firstColumn="0" w:lastColumn="0" w:noHBand="0" w:noVBand="0"/>
      </w:tblPr>
      <w:tblGrid>
        <w:gridCol w:w="4382"/>
        <w:gridCol w:w="4383"/>
      </w:tblGrid>
      <w:tr w:rsidR="00841ACA" w:rsidRPr="00533952" w14:paraId="33A4815D" w14:textId="77777777" w:rsidTr="00387888">
        <w:trPr>
          <w:trHeight w:val="129"/>
        </w:trPr>
        <w:tc>
          <w:tcPr>
            <w:tcW w:w="8765" w:type="dxa"/>
            <w:gridSpan w:val="2"/>
          </w:tcPr>
          <w:p w14:paraId="744E2A36" w14:textId="77777777" w:rsidR="00841ACA" w:rsidRPr="00533952" w:rsidRDefault="00841ACA" w:rsidP="00B14690">
            <w:pPr>
              <w:spacing w:after="0" w:line="320" w:lineRule="exact"/>
              <w:rPr>
                <w:rFonts w:ascii="Tahoma" w:hAnsi="Tahoma" w:cs="Tahoma"/>
                <w:i/>
                <w:sz w:val="22"/>
                <w:szCs w:val="22"/>
              </w:rPr>
            </w:pPr>
            <w:r w:rsidRPr="00533952">
              <w:rPr>
                <w:rFonts w:ascii="Tahoma" w:hAnsi="Tahoma" w:cs="Tahoma"/>
                <w:i/>
                <w:sz w:val="22"/>
                <w:szCs w:val="22"/>
              </w:rPr>
              <w:lastRenderedPageBreak/>
              <w:t xml:space="preserve">(Página de assinaturas </w:t>
            </w:r>
            <w:r>
              <w:rPr>
                <w:rFonts w:ascii="Tahoma" w:hAnsi="Tahoma" w:cs="Tahoma"/>
                <w:i/>
                <w:sz w:val="22"/>
                <w:szCs w:val="22"/>
              </w:rPr>
              <w:t>2</w:t>
            </w:r>
            <w:r w:rsidRPr="00533952">
              <w:rPr>
                <w:rFonts w:ascii="Tahoma" w:hAnsi="Tahoma" w:cs="Tahoma"/>
                <w:i/>
                <w:sz w:val="22"/>
                <w:szCs w:val="22"/>
              </w:rPr>
              <w:t>/5</w:t>
            </w:r>
            <w:r>
              <w:rPr>
                <w:rFonts w:ascii="Tahoma" w:hAnsi="Tahoma" w:cs="Tahoma"/>
                <w:i/>
                <w:sz w:val="22"/>
                <w:szCs w:val="22"/>
              </w:rPr>
              <w:t xml:space="preserve"> do </w:t>
            </w:r>
            <w:r w:rsidRPr="001A1A11">
              <w:rPr>
                <w:rFonts w:ascii="Tahoma" w:hAnsi="Tahoma" w:cs="Tahoma"/>
                <w:i/>
                <w:sz w:val="22"/>
                <w:szCs w:val="22"/>
              </w:rPr>
              <w:t xml:space="preserve">Instrumento Particular de Escritura da 1ª (primeira) Emissão de Debêntures Simples, Não Conversíveis em Ações, da Espécie com Garantia Real, com Garantia Fidejussória Adicional, em Duas Séries, para Distribuição Pública, com Esforços Restritos de Distribuição, da </w:t>
            </w:r>
            <w:r w:rsidRPr="001A1A11">
              <w:rPr>
                <w:rFonts w:ascii="Tahoma" w:hAnsi="Tahoma" w:cs="Tahoma"/>
                <w:bCs/>
                <w:i/>
                <w:sz w:val="22"/>
                <w:szCs w:val="22"/>
              </w:rPr>
              <w:t>831 Participações S.A.</w:t>
            </w:r>
            <w:r w:rsidRPr="00533952">
              <w:rPr>
                <w:rFonts w:ascii="Tahoma" w:hAnsi="Tahoma" w:cs="Tahoma"/>
                <w:i/>
                <w:sz w:val="22"/>
                <w:szCs w:val="22"/>
              </w:rPr>
              <w:t xml:space="preserve">, datado de </w:t>
            </w:r>
            <w:r w:rsidR="006D1726" w:rsidRPr="008C3944">
              <w:rPr>
                <w:rFonts w:ascii="Tahoma" w:hAnsi="Tahoma" w:cs="Tahoma"/>
                <w:i/>
                <w:sz w:val="22"/>
                <w:szCs w:val="22"/>
              </w:rPr>
              <w:t>2</w:t>
            </w:r>
            <w:r w:rsidR="006D1726">
              <w:rPr>
                <w:rFonts w:ascii="Tahoma" w:hAnsi="Tahoma" w:cs="Tahoma"/>
                <w:i/>
                <w:sz w:val="22"/>
                <w:szCs w:val="22"/>
              </w:rPr>
              <w:t>9</w:t>
            </w:r>
            <w:r w:rsidR="006D1726" w:rsidRPr="008C3944">
              <w:rPr>
                <w:rFonts w:ascii="Tahoma" w:hAnsi="Tahoma" w:cs="Tahoma"/>
                <w:i/>
                <w:sz w:val="22"/>
                <w:szCs w:val="22"/>
              </w:rPr>
              <w:t xml:space="preserve"> </w:t>
            </w:r>
            <w:r w:rsidR="008C3944" w:rsidRPr="008C3944">
              <w:rPr>
                <w:rFonts w:ascii="Tahoma" w:hAnsi="Tahoma" w:cs="Tahoma"/>
                <w:i/>
                <w:sz w:val="22"/>
                <w:szCs w:val="22"/>
              </w:rPr>
              <w:t xml:space="preserve">de outubro </w:t>
            </w:r>
            <w:r w:rsidRPr="00533952">
              <w:rPr>
                <w:rFonts w:ascii="Tahoma" w:hAnsi="Tahoma" w:cs="Tahoma"/>
                <w:i/>
                <w:sz w:val="22"/>
                <w:szCs w:val="22"/>
              </w:rPr>
              <w:t xml:space="preserve">de 2018) </w:t>
            </w:r>
          </w:p>
          <w:p w14:paraId="75B647FC" w14:textId="77777777" w:rsidR="00841ACA" w:rsidRPr="00533952" w:rsidRDefault="00841ACA" w:rsidP="00B14690">
            <w:pPr>
              <w:pStyle w:val="Default"/>
              <w:spacing w:line="320" w:lineRule="exact"/>
              <w:rPr>
                <w:rFonts w:ascii="Tahoma" w:hAnsi="Tahoma" w:cs="Tahoma"/>
                <w:i/>
                <w:iCs/>
                <w:sz w:val="22"/>
                <w:szCs w:val="22"/>
              </w:rPr>
            </w:pPr>
          </w:p>
          <w:p w14:paraId="6CF47DD0" w14:textId="77777777" w:rsidR="008C3944" w:rsidRDefault="008C3944" w:rsidP="00B14690">
            <w:pPr>
              <w:pStyle w:val="Default"/>
              <w:spacing w:line="320" w:lineRule="exact"/>
              <w:jc w:val="center"/>
              <w:rPr>
                <w:rFonts w:ascii="Tahoma" w:hAnsi="Tahoma" w:cs="Tahoma"/>
                <w:b/>
                <w:bCs/>
                <w:sz w:val="22"/>
                <w:szCs w:val="22"/>
              </w:rPr>
            </w:pPr>
          </w:p>
          <w:p w14:paraId="7A8B8AB9" w14:textId="77777777" w:rsidR="008C3944" w:rsidRDefault="008C3944" w:rsidP="00B14690">
            <w:pPr>
              <w:pStyle w:val="Default"/>
              <w:spacing w:line="320" w:lineRule="exact"/>
              <w:jc w:val="center"/>
              <w:rPr>
                <w:rFonts w:ascii="Tahoma" w:hAnsi="Tahoma" w:cs="Tahoma"/>
                <w:b/>
                <w:bCs/>
                <w:sz w:val="22"/>
                <w:szCs w:val="22"/>
              </w:rPr>
            </w:pPr>
          </w:p>
          <w:p w14:paraId="5655C647" w14:textId="77777777" w:rsidR="00841ACA" w:rsidRPr="00533952" w:rsidRDefault="00841ACA" w:rsidP="00B14690">
            <w:pPr>
              <w:pStyle w:val="Default"/>
              <w:spacing w:line="320" w:lineRule="exact"/>
              <w:jc w:val="center"/>
              <w:rPr>
                <w:rFonts w:ascii="Tahoma" w:hAnsi="Tahoma" w:cs="Tahoma"/>
                <w:sz w:val="22"/>
                <w:szCs w:val="22"/>
              </w:rPr>
            </w:pPr>
            <w:r>
              <w:rPr>
                <w:rFonts w:ascii="Tahoma" w:hAnsi="Tahoma" w:cs="Tahoma"/>
                <w:b/>
                <w:bCs/>
                <w:sz w:val="22"/>
                <w:szCs w:val="22"/>
              </w:rPr>
              <w:t>JOSÉ SERIPIERI FILHO</w:t>
            </w:r>
          </w:p>
        </w:tc>
      </w:tr>
      <w:tr w:rsidR="00853AB1" w:rsidRPr="00533952" w14:paraId="3B990A10" w14:textId="77777777" w:rsidTr="00387888">
        <w:trPr>
          <w:trHeight w:val="450"/>
        </w:trPr>
        <w:tc>
          <w:tcPr>
            <w:tcW w:w="4382" w:type="dxa"/>
          </w:tcPr>
          <w:p w14:paraId="49039205" w14:textId="77777777" w:rsidR="00D517BA" w:rsidRDefault="00D517BA" w:rsidP="00B14690">
            <w:pPr>
              <w:pStyle w:val="Default"/>
              <w:spacing w:line="320" w:lineRule="exact"/>
              <w:rPr>
                <w:rFonts w:ascii="Tahoma" w:hAnsi="Tahoma" w:cs="Tahoma"/>
                <w:sz w:val="22"/>
                <w:szCs w:val="22"/>
              </w:rPr>
            </w:pPr>
          </w:p>
          <w:p w14:paraId="29059D5D" w14:textId="77777777" w:rsidR="008C3944" w:rsidRPr="00533952" w:rsidRDefault="008C3944" w:rsidP="00B14690">
            <w:pPr>
              <w:pStyle w:val="Default"/>
              <w:spacing w:line="320" w:lineRule="exact"/>
              <w:rPr>
                <w:rFonts w:ascii="Tahoma" w:hAnsi="Tahoma" w:cs="Tahoma"/>
                <w:sz w:val="22"/>
                <w:szCs w:val="22"/>
              </w:rPr>
            </w:pPr>
          </w:p>
          <w:p w14:paraId="5772C091" w14:textId="77777777" w:rsidR="00D517BA" w:rsidRPr="00533952" w:rsidRDefault="00D517BA" w:rsidP="00B14690">
            <w:pPr>
              <w:pStyle w:val="Default"/>
              <w:spacing w:line="320" w:lineRule="exact"/>
              <w:rPr>
                <w:rFonts w:ascii="Tahoma" w:hAnsi="Tahoma" w:cs="Tahoma"/>
                <w:sz w:val="22"/>
                <w:szCs w:val="22"/>
              </w:rPr>
            </w:pPr>
          </w:p>
          <w:p w14:paraId="685254F6" w14:textId="77777777" w:rsidR="003F435E" w:rsidRPr="00533952" w:rsidRDefault="003F435E"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 </w:t>
            </w:r>
          </w:p>
          <w:p w14:paraId="39925CDA" w14:textId="77777777" w:rsidR="003F435E" w:rsidRPr="00533952" w:rsidRDefault="003F435E"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3F00D7DC" w14:textId="77777777" w:rsidR="003F435E" w:rsidRPr="00533952" w:rsidRDefault="001A1A11" w:rsidP="00B14690">
            <w:pPr>
              <w:pStyle w:val="Default"/>
              <w:spacing w:line="320" w:lineRule="exact"/>
              <w:rPr>
                <w:rFonts w:ascii="Tahoma" w:hAnsi="Tahoma" w:cs="Tahoma"/>
                <w:sz w:val="22"/>
                <w:szCs w:val="22"/>
              </w:rPr>
            </w:pPr>
            <w:r>
              <w:rPr>
                <w:rFonts w:ascii="Tahoma" w:hAnsi="Tahoma" w:cs="Tahoma"/>
                <w:sz w:val="22"/>
                <w:szCs w:val="22"/>
              </w:rPr>
              <w:t>CPF/MF</w:t>
            </w:r>
            <w:r w:rsidR="003F435E" w:rsidRPr="00533952">
              <w:rPr>
                <w:rFonts w:ascii="Tahoma" w:hAnsi="Tahoma" w:cs="Tahoma"/>
                <w:sz w:val="22"/>
                <w:szCs w:val="22"/>
              </w:rPr>
              <w:t xml:space="preserve">: </w:t>
            </w:r>
          </w:p>
        </w:tc>
        <w:tc>
          <w:tcPr>
            <w:tcW w:w="4383" w:type="dxa"/>
          </w:tcPr>
          <w:p w14:paraId="1E65E366" w14:textId="77777777" w:rsidR="00D517BA" w:rsidRPr="00533952" w:rsidRDefault="00D517BA" w:rsidP="00B14690">
            <w:pPr>
              <w:pStyle w:val="Default"/>
              <w:spacing w:line="320" w:lineRule="exact"/>
              <w:rPr>
                <w:rFonts w:ascii="Tahoma" w:hAnsi="Tahoma" w:cs="Tahoma"/>
                <w:sz w:val="22"/>
                <w:szCs w:val="22"/>
              </w:rPr>
            </w:pPr>
          </w:p>
          <w:p w14:paraId="45D176AD" w14:textId="77777777" w:rsidR="00D517BA" w:rsidRPr="00533952" w:rsidRDefault="00D517BA" w:rsidP="00B14690">
            <w:pPr>
              <w:pStyle w:val="Default"/>
              <w:spacing w:line="320" w:lineRule="exact"/>
              <w:rPr>
                <w:rFonts w:ascii="Tahoma" w:hAnsi="Tahoma" w:cs="Tahoma"/>
                <w:sz w:val="22"/>
                <w:szCs w:val="22"/>
              </w:rPr>
            </w:pPr>
          </w:p>
          <w:p w14:paraId="0FC2B4A6" w14:textId="77777777" w:rsidR="003F435E" w:rsidRPr="00533952" w:rsidRDefault="003F435E" w:rsidP="00B14690">
            <w:pPr>
              <w:pStyle w:val="Default"/>
              <w:spacing w:line="320" w:lineRule="exact"/>
              <w:rPr>
                <w:rFonts w:ascii="Tahoma" w:hAnsi="Tahoma" w:cs="Tahoma"/>
                <w:sz w:val="22"/>
                <w:szCs w:val="22"/>
              </w:rPr>
            </w:pPr>
            <w:r w:rsidRPr="00533952">
              <w:rPr>
                <w:rFonts w:ascii="Tahoma" w:hAnsi="Tahoma" w:cs="Tahoma"/>
                <w:sz w:val="22"/>
                <w:szCs w:val="22"/>
              </w:rPr>
              <w:t xml:space="preserve"> </w:t>
            </w:r>
          </w:p>
        </w:tc>
      </w:tr>
    </w:tbl>
    <w:p w14:paraId="7923E5C5" w14:textId="77777777" w:rsidR="00E85752" w:rsidRPr="00533952" w:rsidRDefault="00E85752" w:rsidP="00B14690">
      <w:pPr>
        <w:spacing w:after="0" w:line="320" w:lineRule="exact"/>
        <w:rPr>
          <w:rFonts w:ascii="Tahoma" w:hAnsi="Tahoma" w:cs="Tahoma"/>
          <w:sz w:val="22"/>
          <w:szCs w:val="22"/>
        </w:rPr>
      </w:pPr>
    </w:p>
    <w:p w14:paraId="7132AE39" w14:textId="77777777" w:rsidR="00E85752" w:rsidRPr="00533952" w:rsidRDefault="00E85752" w:rsidP="00B14690">
      <w:pPr>
        <w:spacing w:after="0" w:line="320" w:lineRule="exact"/>
        <w:rPr>
          <w:rFonts w:ascii="Tahoma" w:hAnsi="Tahoma" w:cs="Tahoma"/>
          <w:sz w:val="22"/>
          <w:szCs w:val="22"/>
        </w:rPr>
      </w:pPr>
      <w:r w:rsidRPr="00533952">
        <w:rPr>
          <w:rFonts w:ascii="Tahoma" w:hAnsi="Tahoma" w:cs="Tahoma"/>
          <w:sz w:val="22"/>
          <w:szCs w:val="22"/>
        </w:rPr>
        <w:br w:type="page"/>
      </w:r>
    </w:p>
    <w:tbl>
      <w:tblPr>
        <w:tblW w:w="0" w:type="auto"/>
        <w:tblBorders>
          <w:top w:val="nil"/>
          <w:left w:val="nil"/>
          <w:bottom w:val="nil"/>
          <w:right w:val="nil"/>
        </w:tblBorders>
        <w:tblLayout w:type="fixed"/>
        <w:tblLook w:val="0000" w:firstRow="0" w:lastRow="0" w:firstColumn="0" w:lastColumn="0" w:noHBand="0" w:noVBand="0"/>
      </w:tblPr>
      <w:tblGrid>
        <w:gridCol w:w="8765"/>
      </w:tblGrid>
      <w:tr w:rsidR="001A1A11" w:rsidRPr="00533952" w14:paraId="5E6985A7" w14:textId="77777777" w:rsidTr="00387888">
        <w:trPr>
          <w:trHeight w:val="129"/>
        </w:trPr>
        <w:tc>
          <w:tcPr>
            <w:tcW w:w="8765" w:type="dxa"/>
            <w:tcBorders>
              <w:top w:val="nil"/>
              <w:left w:val="nil"/>
              <w:right w:val="nil"/>
            </w:tcBorders>
          </w:tcPr>
          <w:p w14:paraId="4052C40E" w14:textId="77777777" w:rsidR="001A1A11" w:rsidRPr="00533952" w:rsidRDefault="001A1A11" w:rsidP="00B14690">
            <w:pPr>
              <w:spacing w:after="0" w:line="320" w:lineRule="exact"/>
              <w:rPr>
                <w:rFonts w:ascii="Tahoma" w:hAnsi="Tahoma" w:cs="Tahoma"/>
                <w:i/>
                <w:sz w:val="22"/>
                <w:szCs w:val="22"/>
              </w:rPr>
            </w:pPr>
            <w:r w:rsidRPr="00533952">
              <w:rPr>
                <w:rFonts w:ascii="Tahoma" w:hAnsi="Tahoma" w:cs="Tahoma"/>
                <w:i/>
                <w:sz w:val="22"/>
                <w:szCs w:val="22"/>
              </w:rPr>
              <w:lastRenderedPageBreak/>
              <w:t>(Página de assinaturas 5/5</w:t>
            </w:r>
            <w:r>
              <w:rPr>
                <w:rFonts w:ascii="Tahoma" w:hAnsi="Tahoma" w:cs="Tahoma"/>
                <w:i/>
                <w:sz w:val="22"/>
                <w:szCs w:val="22"/>
              </w:rPr>
              <w:t xml:space="preserve"> do </w:t>
            </w:r>
            <w:r w:rsidRPr="001A1A11">
              <w:rPr>
                <w:rFonts w:ascii="Tahoma" w:hAnsi="Tahoma" w:cs="Tahoma"/>
                <w:i/>
                <w:sz w:val="22"/>
                <w:szCs w:val="22"/>
              </w:rPr>
              <w:t xml:space="preserve">Instrumento Particular de Escritura da 1ª (primeira) Emissão de Debêntures Simples, não Conversíveis em Ações, da Espécie com Garantia Real, com Garantia Fidejussória Adicional, em Duas Séries, para Distribuição Pública, com Esforços Restritos de Distribuição, da </w:t>
            </w:r>
            <w:r w:rsidRPr="001A1A11">
              <w:rPr>
                <w:rFonts w:ascii="Tahoma" w:hAnsi="Tahoma" w:cs="Tahoma"/>
                <w:bCs/>
                <w:i/>
                <w:sz w:val="22"/>
                <w:szCs w:val="22"/>
              </w:rPr>
              <w:t>831 Participações S.A.</w:t>
            </w:r>
            <w:r w:rsidRPr="00533952">
              <w:rPr>
                <w:rFonts w:ascii="Tahoma" w:hAnsi="Tahoma" w:cs="Tahoma"/>
                <w:i/>
                <w:sz w:val="22"/>
                <w:szCs w:val="22"/>
              </w:rPr>
              <w:t xml:space="preserve">, datado de </w:t>
            </w:r>
            <w:r w:rsidR="006D1726" w:rsidRPr="008C3944">
              <w:rPr>
                <w:rFonts w:ascii="Tahoma" w:hAnsi="Tahoma" w:cs="Tahoma"/>
                <w:i/>
                <w:sz w:val="22"/>
                <w:szCs w:val="22"/>
              </w:rPr>
              <w:t>2</w:t>
            </w:r>
            <w:r w:rsidR="006D1726">
              <w:rPr>
                <w:rFonts w:ascii="Tahoma" w:hAnsi="Tahoma" w:cs="Tahoma"/>
                <w:i/>
                <w:sz w:val="22"/>
                <w:szCs w:val="22"/>
              </w:rPr>
              <w:t>9</w:t>
            </w:r>
            <w:r w:rsidR="006D1726" w:rsidRPr="008C3944">
              <w:rPr>
                <w:rFonts w:ascii="Tahoma" w:hAnsi="Tahoma" w:cs="Tahoma"/>
                <w:i/>
                <w:sz w:val="22"/>
                <w:szCs w:val="22"/>
              </w:rPr>
              <w:t xml:space="preserve"> </w:t>
            </w:r>
            <w:r w:rsidR="008C3944" w:rsidRPr="008C3944">
              <w:rPr>
                <w:rFonts w:ascii="Tahoma" w:hAnsi="Tahoma" w:cs="Tahoma"/>
                <w:i/>
                <w:sz w:val="22"/>
                <w:szCs w:val="22"/>
              </w:rPr>
              <w:t xml:space="preserve">de outubro </w:t>
            </w:r>
            <w:r w:rsidRPr="00533952">
              <w:rPr>
                <w:rFonts w:ascii="Tahoma" w:hAnsi="Tahoma" w:cs="Tahoma"/>
                <w:i/>
                <w:sz w:val="22"/>
                <w:szCs w:val="22"/>
              </w:rPr>
              <w:t xml:space="preserve">de 2018) </w:t>
            </w:r>
          </w:p>
          <w:p w14:paraId="423836F6" w14:textId="77777777" w:rsidR="001A1A11" w:rsidRPr="00533952" w:rsidRDefault="001A1A11" w:rsidP="00B14690">
            <w:pPr>
              <w:pStyle w:val="Default"/>
              <w:spacing w:line="320" w:lineRule="exact"/>
              <w:rPr>
                <w:rFonts w:ascii="Tahoma" w:hAnsi="Tahoma" w:cs="Tahoma"/>
                <w:b/>
                <w:bCs/>
                <w:sz w:val="22"/>
                <w:szCs w:val="22"/>
              </w:rPr>
            </w:pPr>
          </w:p>
          <w:p w14:paraId="01A14819" w14:textId="77777777" w:rsidR="001A1A11" w:rsidRPr="00533952" w:rsidRDefault="001A1A11" w:rsidP="00B14690">
            <w:pPr>
              <w:pStyle w:val="Default"/>
              <w:spacing w:line="320" w:lineRule="exact"/>
              <w:rPr>
                <w:rFonts w:ascii="Tahoma" w:hAnsi="Tahoma" w:cs="Tahoma"/>
                <w:b/>
                <w:bCs/>
                <w:sz w:val="22"/>
                <w:szCs w:val="22"/>
              </w:rPr>
            </w:pPr>
          </w:p>
          <w:p w14:paraId="23579A8F" w14:textId="77777777" w:rsidR="001A1A11" w:rsidRPr="00533952" w:rsidRDefault="001A1A11" w:rsidP="00B14690">
            <w:pPr>
              <w:pStyle w:val="Default"/>
              <w:spacing w:line="320" w:lineRule="exact"/>
              <w:rPr>
                <w:rFonts w:ascii="Tahoma" w:hAnsi="Tahoma" w:cs="Tahoma"/>
                <w:b/>
                <w:bCs/>
                <w:sz w:val="22"/>
                <w:szCs w:val="22"/>
              </w:rPr>
            </w:pPr>
          </w:p>
          <w:p w14:paraId="72D1319F" w14:textId="77777777" w:rsidR="001A1A11" w:rsidRPr="001A1A11" w:rsidRDefault="001A1A11" w:rsidP="00B14690">
            <w:pPr>
              <w:pStyle w:val="Default"/>
              <w:spacing w:line="320" w:lineRule="exact"/>
              <w:jc w:val="center"/>
              <w:rPr>
                <w:rFonts w:ascii="Tahoma" w:hAnsi="Tahoma" w:cs="Tahoma"/>
                <w:sz w:val="22"/>
                <w:szCs w:val="22"/>
              </w:rPr>
            </w:pPr>
            <w:r w:rsidRPr="00EF7367">
              <w:rPr>
                <w:rFonts w:ascii="Tahoma" w:hAnsi="Tahoma" w:cs="Tahoma"/>
                <w:b/>
                <w:bCs/>
                <w:sz w:val="22"/>
                <w:szCs w:val="22"/>
              </w:rPr>
              <w:t>831 FUNDO DE INVESTIMENTO MULTIMERCADO - CREDITO PRIVADO - INVESTIMENTO NO EXTERIOR</w:t>
            </w:r>
            <w:r>
              <w:rPr>
                <w:rFonts w:ascii="Tahoma" w:hAnsi="Tahoma" w:cs="Tahoma"/>
                <w:bCs/>
                <w:sz w:val="22"/>
                <w:szCs w:val="22"/>
              </w:rPr>
              <w:t>, representado por seu administrador Modal Distribuidora de Títulos e Valores Mobiliários</w:t>
            </w:r>
          </w:p>
        </w:tc>
      </w:tr>
    </w:tbl>
    <w:p w14:paraId="113934A8" w14:textId="77777777" w:rsidR="00E85752" w:rsidRPr="00533952" w:rsidRDefault="00E85752" w:rsidP="00B14690">
      <w:pPr>
        <w:pStyle w:val="Default"/>
        <w:spacing w:line="320" w:lineRule="exact"/>
        <w:jc w:val="center"/>
        <w:rPr>
          <w:rFonts w:ascii="Tahoma" w:hAnsi="Tahoma" w:cs="Tahoma"/>
          <w:sz w:val="22"/>
          <w:szCs w:val="22"/>
        </w:rPr>
      </w:pPr>
    </w:p>
    <w:tbl>
      <w:tblPr>
        <w:tblW w:w="0" w:type="auto"/>
        <w:tblBorders>
          <w:top w:val="nil"/>
          <w:left w:val="nil"/>
          <w:bottom w:val="nil"/>
          <w:right w:val="nil"/>
        </w:tblBorders>
        <w:tblLayout w:type="fixed"/>
        <w:tblLook w:val="0000" w:firstRow="0" w:lastRow="0" w:firstColumn="0" w:lastColumn="0" w:noHBand="0" w:noVBand="0"/>
      </w:tblPr>
      <w:tblGrid>
        <w:gridCol w:w="4382"/>
        <w:gridCol w:w="4383"/>
      </w:tblGrid>
      <w:tr w:rsidR="001A1A11" w:rsidRPr="00533952" w14:paraId="1D115878" w14:textId="77777777" w:rsidTr="00387888">
        <w:trPr>
          <w:trHeight w:val="450"/>
        </w:trPr>
        <w:tc>
          <w:tcPr>
            <w:tcW w:w="4382" w:type="dxa"/>
          </w:tcPr>
          <w:p w14:paraId="5AA5D477" w14:textId="77777777" w:rsidR="001A1A11" w:rsidRPr="00533952" w:rsidRDefault="001A1A11" w:rsidP="00B14690">
            <w:pPr>
              <w:pStyle w:val="Default"/>
              <w:spacing w:line="320" w:lineRule="exact"/>
              <w:rPr>
                <w:rFonts w:ascii="Tahoma" w:hAnsi="Tahoma" w:cs="Tahoma"/>
                <w:sz w:val="22"/>
                <w:szCs w:val="22"/>
              </w:rPr>
            </w:pPr>
          </w:p>
          <w:p w14:paraId="26D4C55B" w14:textId="77777777" w:rsidR="001A1A11" w:rsidRPr="00533952" w:rsidRDefault="001A1A11" w:rsidP="00B14690">
            <w:pPr>
              <w:pStyle w:val="Default"/>
              <w:spacing w:line="320" w:lineRule="exact"/>
              <w:rPr>
                <w:rFonts w:ascii="Tahoma" w:hAnsi="Tahoma" w:cs="Tahoma"/>
                <w:sz w:val="22"/>
                <w:szCs w:val="22"/>
              </w:rPr>
            </w:pPr>
          </w:p>
          <w:p w14:paraId="4BA3EBA8"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 </w:t>
            </w:r>
          </w:p>
          <w:p w14:paraId="6A945D54"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58CD3C6D"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Cargo: </w:t>
            </w:r>
          </w:p>
        </w:tc>
        <w:tc>
          <w:tcPr>
            <w:tcW w:w="4383" w:type="dxa"/>
          </w:tcPr>
          <w:p w14:paraId="5494046D" w14:textId="77777777" w:rsidR="001A1A11" w:rsidRPr="00533952" w:rsidRDefault="001A1A11" w:rsidP="00B14690">
            <w:pPr>
              <w:pStyle w:val="Default"/>
              <w:spacing w:line="320" w:lineRule="exact"/>
              <w:rPr>
                <w:rFonts w:ascii="Tahoma" w:hAnsi="Tahoma" w:cs="Tahoma"/>
                <w:sz w:val="22"/>
                <w:szCs w:val="22"/>
              </w:rPr>
            </w:pPr>
          </w:p>
          <w:p w14:paraId="4D7AB9D7" w14:textId="77777777" w:rsidR="001A1A11" w:rsidRPr="00533952" w:rsidRDefault="001A1A11" w:rsidP="00B14690">
            <w:pPr>
              <w:pStyle w:val="Default"/>
              <w:spacing w:line="320" w:lineRule="exact"/>
              <w:rPr>
                <w:rFonts w:ascii="Tahoma" w:hAnsi="Tahoma" w:cs="Tahoma"/>
                <w:sz w:val="22"/>
                <w:szCs w:val="22"/>
              </w:rPr>
            </w:pPr>
          </w:p>
          <w:p w14:paraId="78384AB0"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_________________________________ </w:t>
            </w:r>
          </w:p>
          <w:p w14:paraId="22963D1F"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78B39969" w14:textId="77777777" w:rsidR="001A1A11" w:rsidRPr="00533952" w:rsidRDefault="001A1A11" w:rsidP="00B14690">
            <w:pPr>
              <w:pStyle w:val="Default"/>
              <w:spacing w:line="320" w:lineRule="exact"/>
              <w:rPr>
                <w:rFonts w:ascii="Tahoma" w:hAnsi="Tahoma" w:cs="Tahoma"/>
                <w:sz w:val="22"/>
                <w:szCs w:val="22"/>
              </w:rPr>
            </w:pPr>
            <w:r w:rsidRPr="00533952">
              <w:rPr>
                <w:rFonts w:ascii="Tahoma" w:hAnsi="Tahoma" w:cs="Tahoma"/>
                <w:sz w:val="22"/>
                <w:szCs w:val="22"/>
              </w:rPr>
              <w:t xml:space="preserve">Cargo: </w:t>
            </w:r>
          </w:p>
        </w:tc>
      </w:tr>
    </w:tbl>
    <w:p w14:paraId="3D7BA8DE" w14:textId="77777777" w:rsidR="004D2E38" w:rsidRPr="00533952" w:rsidRDefault="004D2E38" w:rsidP="00B14690">
      <w:pPr>
        <w:spacing w:after="0" w:line="320" w:lineRule="exact"/>
        <w:rPr>
          <w:rFonts w:ascii="Tahoma" w:hAnsi="Tahoma" w:cs="Tahoma"/>
          <w:sz w:val="22"/>
          <w:szCs w:val="22"/>
        </w:rPr>
      </w:pPr>
      <w:r w:rsidRPr="00533952">
        <w:rPr>
          <w:rFonts w:ascii="Tahoma" w:hAnsi="Tahoma" w:cs="Tahoma"/>
          <w:sz w:val="22"/>
          <w:szCs w:val="22"/>
        </w:rPr>
        <w:br w:type="page"/>
      </w:r>
    </w:p>
    <w:tbl>
      <w:tblPr>
        <w:tblW w:w="0" w:type="auto"/>
        <w:tblBorders>
          <w:top w:val="nil"/>
          <w:left w:val="nil"/>
          <w:bottom w:val="nil"/>
          <w:right w:val="nil"/>
        </w:tblBorders>
        <w:tblLayout w:type="fixed"/>
        <w:tblLook w:val="0000" w:firstRow="0" w:lastRow="0" w:firstColumn="0" w:lastColumn="0" w:noHBand="0" w:noVBand="0"/>
      </w:tblPr>
      <w:tblGrid>
        <w:gridCol w:w="4382"/>
        <w:gridCol w:w="4383"/>
      </w:tblGrid>
      <w:tr w:rsidR="00853AB1" w:rsidRPr="00533952" w14:paraId="52F3DC95" w14:textId="77777777" w:rsidTr="00387888">
        <w:trPr>
          <w:trHeight w:val="129"/>
        </w:trPr>
        <w:tc>
          <w:tcPr>
            <w:tcW w:w="8765" w:type="dxa"/>
            <w:gridSpan w:val="2"/>
          </w:tcPr>
          <w:p w14:paraId="4C0A2C1B" w14:textId="77777777" w:rsidR="004D2E38" w:rsidRPr="00533952" w:rsidRDefault="004D2E38" w:rsidP="00B14690">
            <w:pPr>
              <w:spacing w:after="0" w:line="320" w:lineRule="exact"/>
              <w:rPr>
                <w:rFonts w:ascii="Tahoma" w:hAnsi="Tahoma" w:cs="Tahoma"/>
                <w:i/>
                <w:sz w:val="22"/>
                <w:szCs w:val="22"/>
              </w:rPr>
            </w:pPr>
            <w:r w:rsidRPr="00533952">
              <w:rPr>
                <w:rFonts w:ascii="Tahoma" w:hAnsi="Tahoma" w:cs="Tahoma"/>
                <w:i/>
                <w:sz w:val="22"/>
                <w:szCs w:val="22"/>
              </w:rPr>
              <w:lastRenderedPageBreak/>
              <w:t>(</w:t>
            </w:r>
            <w:r w:rsidR="001A1A11" w:rsidRPr="00533952">
              <w:rPr>
                <w:rFonts w:ascii="Tahoma" w:hAnsi="Tahoma" w:cs="Tahoma"/>
                <w:i/>
                <w:sz w:val="22"/>
                <w:szCs w:val="22"/>
              </w:rPr>
              <w:t>Página de assinaturas 5/5</w:t>
            </w:r>
            <w:r w:rsidR="001A1A11">
              <w:rPr>
                <w:rFonts w:ascii="Tahoma" w:hAnsi="Tahoma" w:cs="Tahoma"/>
                <w:i/>
                <w:sz w:val="22"/>
                <w:szCs w:val="22"/>
              </w:rPr>
              <w:t xml:space="preserve"> do </w:t>
            </w:r>
            <w:r w:rsidR="001A1A11" w:rsidRPr="001A1A11">
              <w:rPr>
                <w:rFonts w:ascii="Tahoma" w:hAnsi="Tahoma" w:cs="Tahoma"/>
                <w:i/>
                <w:sz w:val="22"/>
                <w:szCs w:val="22"/>
              </w:rPr>
              <w:t xml:space="preserve">Instrumento Particular de Escritura da 1ª (primeira) Emissão de Debêntures Simples, não Conversíveis em Ações, da Espécie com Garantia Real, com Garantia Fidejussória Adicional, em Duas Séries, para Distribuição Pública, com Esforços Restritos de Distribuição, da </w:t>
            </w:r>
            <w:r w:rsidR="001A1A11" w:rsidRPr="001A1A11">
              <w:rPr>
                <w:rFonts w:ascii="Tahoma" w:hAnsi="Tahoma" w:cs="Tahoma"/>
                <w:bCs/>
                <w:i/>
                <w:sz w:val="22"/>
                <w:szCs w:val="22"/>
              </w:rPr>
              <w:t>831 Participações S.A.</w:t>
            </w:r>
            <w:r w:rsidR="001A1A11" w:rsidRPr="00533952">
              <w:rPr>
                <w:rFonts w:ascii="Tahoma" w:hAnsi="Tahoma" w:cs="Tahoma"/>
                <w:i/>
                <w:sz w:val="22"/>
                <w:szCs w:val="22"/>
              </w:rPr>
              <w:t xml:space="preserve">, datado de </w:t>
            </w:r>
            <w:r w:rsidR="006D1726" w:rsidRPr="008C3944">
              <w:rPr>
                <w:rFonts w:ascii="Tahoma" w:hAnsi="Tahoma" w:cs="Tahoma"/>
                <w:i/>
                <w:sz w:val="22"/>
                <w:szCs w:val="22"/>
              </w:rPr>
              <w:t>2</w:t>
            </w:r>
            <w:r w:rsidR="006D1726">
              <w:rPr>
                <w:rFonts w:ascii="Tahoma" w:hAnsi="Tahoma" w:cs="Tahoma"/>
                <w:i/>
                <w:sz w:val="22"/>
                <w:szCs w:val="22"/>
              </w:rPr>
              <w:t>9</w:t>
            </w:r>
            <w:r w:rsidR="006D1726" w:rsidRPr="008C3944">
              <w:rPr>
                <w:rFonts w:ascii="Tahoma" w:hAnsi="Tahoma" w:cs="Tahoma"/>
                <w:i/>
                <w:sz w:val="22"/>
                <w:szCs w:val="22"/>
              </w:rPr>
              <w:t xml:space="preserve"> </w:t>
            </w:r>
            <w:r w:rsidR="008C3944" w:rsidRPr="008C3944">
              <w:rPr>
                <w:rFonts w:ascii="Tahoma" w:hAnsi="Tahoma" w:cs="Tahoma"/>
                <w:i/>
                <w:sz w:val="22"/>
                <w:szCs w:val="22"/>
              </w:rPr>
              <w:t xml:space="preserve">de outubro </w:t>
            </w:r>
            <w:r w:rsidR="001A1A11" w:rsidRPr="00533952">
              <w:rPr>
                <w:rFonts w:ascii="Tahoma" w:hAnsi="Tahoma" w:cs="Tahoma"/>
                <w:i/>
                <w:sz w:val="22"/>
                <w:szCs w:val="22"/>
              </w:rPr>
              <w:t>de 2018</w:t>
            </w:r>
            <w:r w:rsidR="003D4E51" w:rsidRPr="00533952">
              <w:rPr>
                <w:rFonts w:ascii="Tahoma" w:hAnsi="Tahoma" w:cs="Tahoma"/>
                <w:i/>
                <w:sz w:val="22"/>
                <w:szCs w:val="22"/>
              </w:rPr>
              <w:t xml:space="preserve">) </w:t>
            </w:r>
          </w:p>
          <w:p w14:paraId="3D4AF162" w14:textId="77777777" w:rsidR="004D2E38" w:rsidRPr="00533952" w:rsidRDefault="004D2E38" w:rsidP="00B14690">
            <w:pPr>
              <w:pStyle w:val="Default"/>
              <w:spacing w:line="320" w:lineRule="exact"/>
              <w:rPr>
                <w:rFonts w:ascii="Tahoma" w:hAnsi="Tahoma" w:cs="Tahoma"/>
                <w:b/>
                <w:bCs/>
                <w:sz w:val="22"/>
                <w:szCs w:val="22"/>
              </w:rPr>
            </w:pPr>
          </w:p>
          <w:p w14:paraId="7F1B13D1" w14:textId="77777777" w:rsidR="004D2E38" w:rsidRPr="00533952" w:rsidRDefault="004D2E38" w:rsidP="00B14690">
            <w:pPr>
              <w:pStyle w:val="Default"/>
              <w:spacing w:line="320" w:lineRule="exact"/>
              <w:rPr>
                <w:rFonts w:ascii="Tahoma" w:hAnsi="Tahoma" w:cs="Tahoma"/>
                <w:b/>
                <w:bCs/>
                <w:sz w:val="22"/>
                <w:szCs w:val="22"/>
              </w:rPr>
            </w:pPr>
          </w:p>
          <w:p w14:paraId="4CD42340" w14:textId="77777777" w:rsidR="004D2E38" w:rsidRPr="00533952" w:rsidRDefault="004D2E38" w:rsidP="00B14690">
            <w:pPr>
              <w:pStyle w:val="Default"/>
              <w:spacing w:line="320" w:lineRule="exact"/>
              <w:rPr>
                <w:rFonts w:ascii="Tahoma" w:hAnsi="Tahoma" w:cs="Tahoma"/>
                <w:b/>
                <w:bCs/>
                <w:sz w:val="22"/>
                <w:szCs w:val="22"/>
              </w:rPr>
            </w:pPr>
          </w:p>
          <w:p w14:paraId="01591E81" w14:textId="77777777" w:rsidR="004D2E38" w:rsidRPr="001A1A11" w:rsidRDefault="001A1A11" w:rsidP="00B14690">
            <w:pPr>
              <w:pStyle w:val="Default"/>
              <w:spacing w:line="320" w:lineRule="exact"/>
              <w:jc w:val="center"/>
              <w:rPr>
                <w:rFonts w:ascii="Tahoma" w:hAnsi="Tahoma" w:cs="Tahoma"/>
                <w:sz w:val="22"/>
                <w:szCs w:val="22"/>
              </w:rPr>
            </w:pPr>
            <w:r w:rsidRPr="000424C0">
              <w:rPr>
                <w:rFonts w:ascii="Tahoma" w:hAnsi="Tahoma" w:cs="Tahoma"/>
                <w:b/>
                <w:bCs/>
                <w:sz w:val="22"/>
                <w:szCs w:val="22"/>
              </w:rPr>
              <w:t>L2 PARTICIPAÇÕES FUNDO DE INVESTIMENTOS EM PARTICIPAÇÕES MULTIESTRATÉGIA</w:t>
            </w:r>
            <w:r>
              <w:rPr>
                <w:rFonts w:ascii="Tahoma" w:hAnsi="Tahoma" w:cs="Tahoma"/>
                <w:bCs/>
                <w:sz w:val="22"/>
                <w:szCs w:val="22"/>
              </w:rPr>
              <w:t>, representado por seu administrador Modal Distribuidora de Títulos e Valores Mobiliários</w:t>
            </w:r>
          </w:p>
        </w:tc>
      </w:tr>
      <w:tr w:rsidR="00853AB1" w:rsidRPr="00533952" w14:paraId="58CD86E0" w14:textId="77777777" w:rsidTr="00387888">
        <w:trPr>
          <w:trHeight w:val="450"/>
        </w:trPr>
        <w:tc>
          <w:tcPr>
            <w:tcW w:w="4382" w:type="dxa"/>
          </w:tcPr>
          <w:p w14:paraId="70620FED" w14:textId="77777777" w:rsidR="004D2E38" w:rsidRPr="00533952" w:rsidRDefault="004D2E38" w:rsidP="00B14690">
            <w:pPr>
              <w:pStyle w:val="Default"/>
              <w:spacing w:line="320" w:lineRule="exact"/>
              <w:rPr>
                <w:rFonts w:ascii="Tahoma" w:hAnsi="Tahoma" w:cs="Tahoma"/>
                <w:sz w:val="22"/>
                <w:szCs w:val="22"/>
              </w:rPr>
            </w:pPr>
          </w:p>
          <w:p w14:paraId="7D09ED8E" w14:textId="77777777" w:rsidR="004D2E38" w:rsidRPr="00533952" w:rsidRDefault="004D2E38" w:rsidP="00B14690">
            <w:pPr>
              <w:pStyle w:val="Default"/>
              <w:spacing w:line="320" w:lineRule="exact"/>
              <w:rPr>
                <w:rFonts w:ascii="Tahoma" w:hAnsi="Tahoma" w:cs="Tahoma"/>
                <w:sz w:val="22"/>
                <w:szCs w:val="22"/>
              </w:rPr>
            </w:pPr>
          </w:p>
          <w:p w14:paraId="00EB6789" w14:textId="77777777" w:rsidR="004D2E38" w:rsidRPr="00533952" w:rsidRDefault="004D2E38"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 </w:t>
            </w:r>
          </w:p>
          <w:p w14:paraId="61EFAB7D" w14:textId="77777777" w:rsidR="004D2E38" w:rsidRPr="00533952" w:rsidRDefault="004D2E38"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4292C782" w14:textId="77777777" w:rsidR="004D2E38" w:rsidRPr="00533952" w:rsidRDefault="004D2E38" w:rsidP="00B14690">
            <w:pPr>
              <w:pStyle w:val="Default"/>
              <w:spacing w:line="320" w:lineRule="exact"/>
              <w:rPr>
                <w:rFonts w:ascii="Tahoma" w:hAnsi="Tahoma" w:cs="Tahoma"/>
                <w:sz w:val="22"/>
                <w:szCs w:val="22"/>
              </w:rPr>
            </w:pPr>
            <w:r w:rsidRPr="00533952">
              <w:rPr>
                <w:rFonts w:ascii="Tahoma" w:hAnsi="Tahoma" w:cs="Tahoma"/>
                <w:sz w:val="22"/>
                <w:szCs w:val="22"/>
              </w:rPr>
              <w:t xml:space="preserve">Cargo: </w:t>
            </w:r>
          </w:p>
        </w:tc>
        <w:tc>
          <w:tcPr>
            <w:tcW w:w="4383" w:type="dxa"/>
          </w:tcPr>
          <w:p w14:paraId="13FC9727" w14:textId="77777777" w:rsidR="004D2E38" w:rsidRPr="00533952" w:rsidRDefault="004D2E38" w:rsidP="00B14690">
            <w:pPr>
              <w:pStyle w:val="Default"/>
              <w:spacing w:line="320" w:lineRule="exact"/>
              <w:rPr>
                <w:rFonts w:ascii="Tahoma" w:hAnsi="Tahoma" w:cs="Tahoma"/>
                <w:sz w:val="22"/>
                <w:szCs w:val="22"/>
              </w:rPr>
            </w:pPr>
          </w:p>
          <w:p w14:paraId="5C3F6D3C" w14:textId="77777777" w:rsidR="004D2E38" w:rsidRPr="00533952" w:rsidRDefault="004D2E38" w:rsidP="00B14690">
            <w:pPr>
              <w:pStyle w:val="Default"/>
              <w:spacing w:line="320" w:lineRule="exact"/>
              <w:rPr>
                <w:rFonts w:ascii="Tahoma" w:hAnsi="Tahoma" w:cs="Tahoma"/>
                <w:sz w:val="22"/>
                <w:szCs w:val="22"/>
              </w:rPr>
            </w:pPr>
          </w:p>
          <w:p w14:paraId="084E8E3C" w14:textId="77777777" w:rsidR="004D2E38" w:rsidRPr="00533952" w:rsidRDefault="004D2E38" w:rsidP="00B14690">
            <w:pPr>
              <w:pStyle w:val="Default"/>
              <w:spacing w:line="320" w:lineRule="exact"/>
              <w:rPr>
                <w:rFonts w:ascii="Tahoma" w:hAnsi="Tahoma" w:cs="Tahoma"/>
                <w:sz w:val="22"/>
                <w:szCs w:val="22"/>
              </w:rPr>
            </w:pPr>
            <w:r w:rsidRPr="00533952">
              <w:rPr>
                <w:rFonts w:ascii="Tahoma" w:hAnsi="Tahoma" w:cs="Tahoma"/>
                <w:sz w:val="22"/>
                <w:szCs w:val="22"/>
              </w:rPr>
              <w:t xml:space="preserve">_________________________________ </w:t>
            </w:r>
          </w:p>
          <w:p w14:paraId="48B35BCE" w14:textId="77777777" w:rsidR="004D2E38" w:rsidRPr="00533952" w:rsidRDefault="004D2E38" w:rsidP="00B14690">
            <w:pPr>
              <w:pStyle w:val="Default"/>
              <w:spacing w:line="320" w:lineRule="exact"/>
              <w:rPr>
                <w:rFonts w:ascii="Tahoma" w:hAnsi="Tahoma" w:cs="Tahoma"/>
                <w:sz w:val="22"/>
                <w:szCs w:val="22"/>
              </w:rPr>
            </w:pPr>
            <w:r w:rsidRPr="00533952">
              <w:rPr>
                <w:rFonts w:ascii="Tahoma" w:hAnsi="Tahoma" w:cs="Tahoma"/>
                <w:sz w:val="22"/>
                <w:szCs w:val="22"/>
              </w:rPr>
              <w:t xml:space="preserve">Nome: </w:t>
            </w:r>
          </w:p>
          <w:p w14:paraId="23D5B6AB" w14:textId="77777777" w:rsidR="004D2E38" w:rsidRPr="00533952" w:rsidRDefault="004D2E38" w:rsidP="00B14690">
            <w:pPr>
              <w:pStyle w:val="Default"/>
              <w:spacing w:line="320" w:lineRule="exact"/>
              <w:rPr>
                <w:rFonts w:ascii="Tahoma" w:hAnsi="Tahoma" w:cs="Tahoma"/>
                <w:sz w:val="22"/>
                <w:szCs w:val="22"/>
              </w:rPr>
            </w:pPr>
            <w:r w:rsidRPr="00533952">
              <w:rPr>
                <w:rFonts w:ascii="Tahoma" w:hAnsi="Tahoma" w:cs="Tahoma"/>
                <w:sz w:val="22"/>
                <w:szCs w:val="22"/>
              </w:rPr>
              <w:t xml:space="preserve">Cargo: </w:t>
            </w:r>
          </w:p>
        </w:tc>
      </w:tr>
    </w:tbl>
    <w:p w14:paraId="5FBC2786" w14:textId="77777777" w:rsidR="004D2E38" w:rsidRPr="00533952" w:rsidRDefault="00A046B4" w:rsidP="00B14690">
      <w:pPr>
        <w:tabs>
          <w:tab w:val="left" w:pos="1005"/>
        </w:tabs>
        <w:spacing w:after="0" w:line="320" w:lineRule="exact"/>
        <w:rPr>
          <w:rFonts w:ascii="Tahoma" w:hAnsi="Tahoma" w:cs="Tahoma"/>
          <w:sz w:val="22"/>
          <w:szCs w:val="22"/>
        </w:rPr>
      </w:pPr>
      <w:r w:rsidRPr="00533952">
        <w:rPr>
          <w:rFonts w:ascii="Tahoma" w:hAnsi="Tahoma" w:cs="Tahoma"/>
          <w:sz w:val="22"/>
          <w:szCs w:val="22"/>
        </w:rPr>
        <w:t xml:space="preserve"> </w:t>
      </w:r>
    </w:p>
    <w:p w14:paraId="50452BF3" w14:textId="77777777" w:rsidR="004D2E38" w:rsidRPr="004D4477" w:rsidRDefault="004D2E38" w:rsidP="00B14690">
      <w:pPr>
        <w:tabs>
          <w:tab w:val="left" w:pos="1005"/>
        </w:tabs>
        <w:spacing w:after="0" w:line="320" w:lineRule="exact"/>
        <w:rPr>
          <w:rFonts w:ascii="Tahoma" w:hAnsi="Tahoma" w:cs="Tahoma"/>
          <w:sz w:val="22"/>
          <w:szCs w:val="22"/>
        </w:rPr>
      </w:pPr>
    </w:p>
    <w:sectPr w:rsidR="004D2E38" w:rsidRPr="004D4477" w:rsidSect="00A23467">
      <w:headerReference w:type="even" r:id="rId21"/>
      <w:headerReference w:type="default" r:id="rId22"/>
      <w:footerReference w:type="even" r:id="rId23"/>
      <w:footerReference w:type="default" r:id="rId24"/>
      <w:headerReference w:type="first" r:id="rId25"/>
      <w:footerReference w:type="first" r:id="rId26"/>
      <w:pgSz w:w="12242" w:h="15842" w:code="121"/>
      <w:pgMar w:top="1418" w:right="1701" w:bottom="1418" w:left="1701" w:header="720" w:footer="720" w:gutter="0"/>
      <w:cols w:space="720"/>
      <w:titlePg/>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 w:author="Nathalia Esteves" w:date="2018-10-29T21:18:00Z" w:initials="NE">
    <w:p w14:paraId="3BAFE914" w14:textId="77777777" w:rsidR="004512F7" w:rsidRDefault="004512F7">
      <w:pPr>
        <w:pStyle w:val="Textodecomentrio"/>
      </w:pPr>
      <w:r>
        <w:rPr>
          <w:rStyle w:val="Refdecomentrio"/>
        </w:rPr>
        <w:annotationRef/>
      </w:r>
      <w:r>
        <w:t>Este procedimento é aplicável para a 2ª série. Favor esclarecer no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AFE9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AFE914" w16cid:durableId="1F81F7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2C7E5C" w14:textId="77777777" w:rsidR="00A14B48" w:rsidRDefault="00A14B48">
      <w:r>
        <w:separator/>
      </w:r>
    </w:p>
  </w:endnote>
  <w:endnote w:type="continuationSeparator" w:id="0">
    <w:p w14:paraId="4C30D775" w14:textId="77777777" w:rsidR="00A14B48" w:rsidRDefault="00A14B48">
      <w:r>
        <w:continuationSeparator/>
      </w:r>
    </w:p>
  </w:endnote>
  <w:endnote w:type="continuationNotice" w:id="1">
    <w:p w14:paraId="42FCBC8B" w14:textId="77777777" w:rsidR="00A14B48" w:rsidRDefault="00A14B4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Frutiger Light">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4D84E" w14:textId="77777777" w:rsidR="00A14B48" w:rsidRDefault="00A14B48">
    <w:pPr>
      <w:framePr w:wrap="around" w:vAnchor="text" w:hAnchor="margin" w:xAlign="center" w:y="1"/>
    </w:pPr>
    <w:r>
      <w:fldChar w:fldCharType="begin"/>
    </w:r>
    <w:r>
      <w:instrText xml:space="preserve">PAGE  </w:instrText>
    </w:r>
    <w:r>
      <w:fldChar w:fldCharType="separate"/>
    </w:r>
    <w:r>
      <w:rPr>
        <w:noProof/>
      </w:rPr>
      <w:t>10</w:t>
    </w:r>
    <w:r>
      <w:fldChar w:fldCharType="end"/>
    </w:r>
  </w:p>
  <w:p w14:paraId="61DAF2E3" w14:textId="77777777" w:rsidR="00A14B48" w:rsidRDefault="00A14B48">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B1982" w14:textId="77777777" w:rsidR="00A14B48" w:rsidRPr="00C96B9B" w:rsidRDefault="00A14B48" w:rsidP="005521CF">
    <w:pPr>
      <w:jc w:val="center"/>
      <w:rPr>
        <w:rFonts w:ascii="Tahoma" w:hAnsi="Tahoma" w:cs="Tahoma"/>
        <w:smallCaps/>
        <w:sz w:val="22"/>
        <w:szCs w:val="22"/>
      </w:rPr>
    </w:pPr>
    <w:r w:rsidRPr="00C96B9B">
      <w:rPr>
        <w:rFonts w:ascii="Tahoma" w:hAnsi="Tahoma" w:cs="Tahoma"/>
        <w:sz w:val="22"/>
        <w:szCs w:val="22"/>
      </w:rPr>
      <w:fldChar w:fldCharType="begin"/>
    </w:r>
    <w:r w:rsidRPr="00C96B9B">
      <w:rPr>
        <w:rFonts w:ascii="Tahoma" w:hAnsi="Tahoma" w:cs="Tahoma"/>
        <w:sz w:val="22"/>
        <w:szCs w:val="22"/>
      </w:rPr>
      <w:instrText xml:space="preserve"> PAGE </w:instrText>
    </w:r>
    <w:r w:rsidRPr="00C96B9B">
      <w:rPr>
        <w:rFonts w:ascii="Tahoma" w:hAnsi="Tahoma" w:cs="Tahoma"/>
        <w:sz w:val="22"/>
        <w:szCs w:val="22"/>
      </w:rPr>
      <w:fldChar w:fldCharType="separate"/>
    </w:r>
    <w:r>
      <w:rPr>
        <w:rFonts w:ascii="Tahoma" w:hAnsi="Tahoma" w:cs="Tahoma"/>
        <w:noProof/>
        <w:sz w:val="22"/>
        <w:szCs w:val="22"/>
      </w:rPr>
      <w:t>30</w:t>
    </w:r>
    <w:r w:rsidRPr="00C96B9B">
      <w:rPr>
        <w:rFonts w:ascii="Tahoma" w:hAnsi="Tahoma" w:cs="Tahoma"/>
        <w:sz w:val="22"/>
        <w:szCs w:val="22"/>
      </w:rPr>
      <w:fldChar w:fldCharType="end"/>
    </w:r>
  </w:p>
  <w:p w14:paraId="1F6E851E" w14:textId="77777777" w:rsidR="00A14B48" w:rsidRDefault="00A14B48" w:rsidP="00A23467">
    <w:pPr>
      <w:jc w:val="left"/>
      <w:rPr>
        <w:rFonts w:ascii="Tahoma" w:hAnsi="Tahoma" w:cs="Tahoma"/>
        <w:smallCaps/>
        <w:color w:val="FFFFFF" w:themeColor="background1"/>
        <w:sz w:val="12"/>
      </w:rPr>
    </w:pPr>
    <w:r>
      <w:rPr>
        <w:rFonts w:ascii="Tahoma" w:hAnsi="Tahoma" w:cs="Tahoma"/>
        <w:smallCaps/>
        <w:color w:val="FFFFFF" w:themeColor="background1"/>
        <w:sz w:val="12"/>
      </w:rPr>
      <w:fldChar w:fldCharType="begin"/>
    </w:r>
    <w:r>
      <w:rPr>
        <w:rFonts w:ascii="Tahoma" w:hAnsi="Tahoma" w:cs="Tahoma"/>
        <w:smallCaps/>
        <w:color w:val="FFFFFF" w:themeColor="background1"/>
        <w:sz w:val="12"/>
      </w:rPr>
      <w:instrText xml:space="preserve"> DOCPROPERTY "iManageFooter"  \* MERGEFORMAT </w:instrText>
    </w:r>
    <w:r>
      <w:rPr>
        <w:rFonts w:ascii="Tahoma" w:hAnsi="Tahoma" w:cs="Tahoma"/>
        <w:smallCaps/>
        <w:color w:val="FFFFFF" w:themeColor="background1"/>
        <w:sz w:val="12"/>
      </w:rPr>
      <w:fldChar w:fldCharType="separate"/>
    </w:r>
  </w:p>
  <w:p w14:paraId="6DF59129" w14:textId="77777777" w:rsidR="00A14B48" w:rsidRPr="00A23467" w:rsidRDefault="00A14B48" w:rsidP="00A23467">
    <w:pPr>
      <w:jc w:val="left"/>
      <w:rPr>
        <w:rFonts w:ascii="Tahoma" w:hAnsi="Tahoma" w:cs="Tahoma"/>
        <w:smallCaps/>
        <w:color w:val="FFFFFF" w:themeColor="background1"/>
        <w:sz w:val="12"/>
      </w:rPr>
    </w:pPr>
    <w:r>
      <w:rPr>
        <w:rFonts w:ascii="Tahoma" w:hAnsi="Tahoma" w:cs="Tahoma"/>
        <w:smallCaps/>
        <w:color w:val="FFFFFF" w:themeColor="background1"/>
        <w:sz w:val="12"/>
      </w:rPr>
      <w:t xml:space="preserve">SP - 23731226v1 </w:t>
    </w:r>
    <w:r>
      <w:rPr>
        <w:rFonts w:ascii="Tahoma" w:hAnsi="Tahoma" w:cs="Tahoma"/>
        <w:smallCaps/>
        <w:color w:val="FFFFFF" w:themeColor="background1"/>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30855" w14:textId="77777777" w:rsidR="00A14B48" w:rsidRDefault="00A14B48" w:rsidP="00A23467">
    <w:pPr>
      <w:pStyle w:val="Rodap"/>
      <w:jc w:val="left"/>
      <w:rPr>
        <w:rFonts w:ascii="Tahoma" w:hAnsi="Tahoma" w:cs="Tahoma"/>
        <w:sz w:val="12"/>
      </w:rPr>
    </w:pPr>
    <w:r>
      <w:rPr>
        <w:rFonts w:ascii="Tahoma" w:hAnsi="Tahoma" w:cs="Tahoma"/>
        <w:sz w:val="12"/>
      </w:rPr>
      <w:fldChar w:fldCharType="begin"/>
    </w:r>
    <w:r>
      <w:rPr>
        <w:rFonts w:ascii="Tahoma" w:hAnsi="Tahoma" w:cs="Tahoma"/>
        <w:sz w:val="12"/>
      </w:rPr>
      <w:instrText xml:space="preserve"> DOCPROPERTY "iManageFooter"  \* MERGEFORMAT </w:instrText>
    </w:r>
    <w:r>
      <w:rPr>
        <w:rFonts w:ascii="Tahoma" w:hAnsi="Tahoma" w:cs="Tahoma"/>
        <w:sz w:val="12"/>
      </w:rPr>
      <w:fldChar w:fldCharType="separate"/>
    </w:r>
  </w:p>
  <w:p w14:paraId="47D375CD" w14:textId="77777777" w:rsidR="00A14B48" w:rsidRPr="00A23467" w:rsidRDefault="00A14B48" w:rsidP="00A23467">
    <w:pPr>
      <w:pStyle w:val="Rodap"/>
      <w:jc w:val="left"/>
      <w:rPr>
        <w:rFonts w:ascii="Tahoma" w:hAnsi="Tahoma" w:cs="Tahoma"/>
        <w:sz w:val="12"/>
      </w:rPr>
    </w:pPr>
    <w:r>
      <w:rPr>
        <w:rFonts w:ascii="Tahoma" w:hAnsi="Tahoma" w:cs="Tahoma"/>
        <w:sz w:val="12"/>
      </w:rPr>
      <w:t xml:space="preserve">SP - 23731226v1 </w:t>
    </w:r>
    <w:r>
      <w:rPr>
        <w:rFonts w:ascii="Tahoma" w:hAnsi="Tahoma" w:cs="Tahoma"/>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9BE9F2" w14:textId="77777777" w:rsidR="00A14B48" w:rsidRDefault="00A14B48">
      <w:r>
        <w:separator/>
      </w:r>
    </w:p>
  </w:footnote>
  <w:footnote w:type="continuationSeparator" w:id="0">
    <w:p w14:paraId="70CF1FFD" w14:textId="77777777" w:rsidR="00A14B48" w:rsidRDefault="00A14B48">
      <w:r>
        <w:continuationSeparator/>
      </w:r>
    </w:p>
  </w:footnote>
  <w:footnote w:type="continuationNotice" w:id="1">
    <w:p w14:paraId="245676C1" w14:textId="77777777" w:rsidR="00A14B48" w:rsidRDefault="00A14B4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00946B" w14:textId="77777777" w:rsidR="00A14B48" w:rsidRDefault="00A14B48">
    <w:pPr>
      <w:framePr w:wrap="around" w:vAnchor="text" w:hAnchor="margin" w:xAlign="right" w:y="1"/>
    </w:pPr>
    <w:r>
      <w:fldChar w:fldCharType="begin"/>
    </w:r>
    <w:r>
      <w:instrText xml:space="preserve">PAGE  </w:instrText>
    </w:r>
    <w:r>
      <w:fldChar w:fldCharType="separate"/>
    </w:r>
    <w:r>
      <w:rPr>
        <w:noProof/>
      </w:rPr>
      <w:t>1</w:t>
    </w:r>
    <w:r>
      <w:fldChar w:fldCharType="end"/>
    </w:r>
  </w:p>
  <w:p w14:paraId="104ABED7" w14:textId="77777777" w:rsidR="00A14B48" w:rsidRDefault="00A14B48">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3E06F" w14:textId="77777777" w:rsidR="00A14B48" w:rsidRDefault="00A14B4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D2AF49" w14:textId="77777777" w:rsidR="00A14B48" w:rsidRPr="00BA2AAE" w:rsidRDefault="00A14B48" w:rsidP="00BA2AAE">
    <w:pPr>
      <w:pStyle w:val="Cabealho"/>
      <w:spacing w:after="0"/>
      <w:jc w:val="right"/>
      <w:rPr>
        <w:rFonts w:ascii="Tahoma" w:hAnsi="Tahoma" w:cs="Tahoma"/>
        <w:b/>
        <w:sz w:val="22"/>
      </w:rPr>
    </w:pPr>
    <w:r w:rsidRPr="00BA2AAE">
      <w:rPr>
        <w:rFonts w:ascii="Tahoma" w:hAnsi="Tahoma" w:cs="Tahoma"/>
        <w:b/>
        <w:sz w:val="22"/>
      </w:rPr>
      <w:t>Minuta Mattos Filho</w:t>
    </w:r>
  </w:p>
  <w:p w14:paraId="719B3186" w14:textId="77777777" w:rsidR="00A14B48" w:rsidRPr="00BA2AAE" w:rsidRDefault="00A14B48" w:rsidP="00BA2AAE">
    <w:pPr>
      <w:pStyle w:val="Cabealho"/>
      <w:spacing w:after="0"/>
      <w:jc w:val="right"/>
      <w:rPr>
        <w:rFonts w:ascii="Tahoma" w:hAnsi="Tahoma" w:cs="Tahoma"/>
        <w:b/>
        <w:sz w:val="22"/>
      </w:rPr>
    </w:pPr>
    <w:r>
      <w:rPr>
        <w:rFonts w:ascii="Tahoma" w:hAnsi="Tahoma" w:cs="Tahoma"/>
        <w:b/>
        <w:sz w:val="22"/>
      </w:rPr>
      <w:t>29</w:t>
    </w:r>
    <w:r w:rsidRPr="00BA2AAE">
      <w:rPr>
        <w:rFonts w:ascii="Tahoma" w:hAnsi="Tahoma" w:cs="Tahoma"/>
        <w:b/>
        <w:sz w:val="22"/>
      </w:rPr>
      <w:t xml:space="preserve"> de outubro de 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C5E96D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1ED103D"/>
    <w:multiLevelType w:val="hybridMultilevel"/>
    <w:tmpl w:val="77CC68E2"/>
    <w:lvl w:ilvl="0" w:tplc="0442A998">
      <w:start w:val="1"/>
      <w:numFmt w:val="decimal"/>
      <w:pStyle w:val="SubttuloPadroNumerado"/>
      <w:lvlText w:val="%1."/>
      <w:lvlJc w:val="left"/>
      <w:pPr>
        <w:ind w:left="644" w:hanging="360"/>
      </w:pPr>
    </w:lvl>
    <w:lvl w:ilvl="1" w:tplc="04160019">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 w15:restartNumberingAfterBreak="0">
    <w:nsid w:val="023B4887"/>
    <w:multiLevelType w:val="multilevel"/>
    <w:tmpl w:val="6958F46E"/>
    <w:lvl w:ilvl="0">
      <w:start w:val="6"/>
      <w:numFmt w:val="decimal"/>
      <w:lvlText w:val="%1"/>
      <w:lvlJc w:val="left"/>
      <w:pPr>
        <w:ind w:left="660" w:hanging="660"/>
      </w:pPr>
      <w:rPr>
        <w:rFonts w:hint="default"/>
      </w:rPr>
    </w:lvl>
    <w:lvl w:ilvl="1">
      <w:start w:val="19"/>
      <w:numFmt w:val="decimal"/>
      <w:lvlText w:val="%1.%2"/>
      <w:lvlJc w:val="left"/>
      <w:pPr>
        <w:ind w:left="1014" w:hanging="660"/>
      </w:pPr>
      <w:rPr>
        <w:rFonts w:hint="default"/>
      </w:rPr>
    </w:lvl>
    <w:lvl w:ilvl="2">
      <w:start w:val="1"/>
      <w:numFmt w:val="upperRoman"/>
      <w:lvlText w:val="%3."/>
      <w:lvlJc w:val="left"/>
      <w:pPr>
        <w:ind w:left="1428" w:hanging="720"/>
      </w:pPr>
      <w:rPr>
        <w:rFonts w:ascii="Tahoma" w:eastAsia="Times New Roman" w:hAnsi="Tahoma" w:cs="Tahoma" w:hint="default"/>
      </w:rPr>
    </w:lvl>
    <w:lvl w:ilvl="3">
      <w:start w:val="1"/>
      <w:numFmt w:val="lowerLetter"/>
      <w:lvlText w:val="%4)"/>
      <w:lvlJc w:val="left"/>
      <w:pPr>
        <w:ind w:left="1782" w:hanging="720"/>
      </w:pPr>
      <w:rPr>
        <w:rFonts w:ascii="Tahoma" w:eastAsia="Times New Roman" w:hAnsi="Tahoma" w:cs="Tahoma"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 w15:restartNumberingAfterBreak="0">
    <w:nsid w:val="052C130F"/>
    <w:multiLevelType w:val="multilevel"/>
    <w:tmpl w:val="A852CC7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4" w15:restartNumberingAfterBreak="0">
    <w:nsid w:val="05582705"/>
    <w:multiLevelType w:val="hybridMultilevel"/>
    <w:tmpl w:val="6DBC222C"/>
    <w:lvl w:ilvl="0" w:tplc="45BEEA4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7160499"/>
    <w:multiLevelType w:val="multilevel"/>
    <w:tmpl w:val="A852CC7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6" w15:restartNumberingAfterBreak="0">
    <w:nsid w:val="085259AD"/>
    <w:multiLevelType w:val="hybridMultilevel"/>
    <w:tmpl w:val="066EE65A"/>
    <w:lvl w:ilvl="0" w:tplc="ACD873C0">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ADE1F87"/>
    <w:multiLevelType w:val="hybridMultilevel"/>
    <w:tmpl w:val="089825C8"/>
    <w:lvl w:ilvl="0" w:tplc="04160013">
      <w:start w:val="1"/>
      <w:numFmt w:val="upperRoman"/>
      <w:lvlText w:val="%1."/>
      <w:lvlJc w:val="right"/>
      <w:pPr>
        <w:ind w:left="36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DB92A12"/>
    <w:multiLevelType w:val="multilevel"/>
    <w:tmpl w:val="5C4C3CFC"/>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ahoma" w:hAnsi="Tahoma" w:cs="Tahoma" w:hint="default"/>
        <w:b w:val="0"/>
        <w:i w:val="0"/>
        <w:sz w:val="22"/>
        <w:szCs w:val="22"/>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9" w15:restartNumberingAfterBreak="0">
    <w:nsid w:val="0DE674B3"/>
    <w:multiLevelType w:val="multilevel"/>
    <w:tmpl w:val="A852CC7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0" w15:restartNumberingAfterBreak="0">
    <w:nsid w:val="0E021516"/>
    <w:multiLevelType w:val="multilevel"/>
    <w:tmpl w:val="44CA7DF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ahoma" w:hAnsi="Tahoma" w:cs="Tahoma" w:hint="default"/>
        <w:b/>
        <w:i w:val="0"/>
        <w:sz w:val="22"/>
        <w:szCs w:val="22"/>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1" w15:restartNumberingAfterBreak="0">
    <w:nsid w:val="0ED12888"/>
    <w:multiLevelType w:val="multilevel"/>
    <w:tmpl w:val="2AB826F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val="0"/>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2" w15:restartNumberingAfterBreak="0">
    <w:nsid w:val="0F64241D"/>
    <w:multiLevelType w:val="multilevel"/>
    <w:tmpl w:val="5A8C0456"/>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37937A3"/>
    <w:multiLevelType w:val="multilevel"/>
    <w:tmpl w:val="A852CC7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4" w15:restartNumberingAfterBreak="0">
    <w:nsid w:val="17A426CD"/>
    <w:multiLevelType w:val="hybridMultilevel"/>
    <w:tmpl w:val="1DC0D09C"/>
    <w:lvl w:ilvl="0" w:tplc="04160019">
      <w:start w:val="1"/>
      <w:numFmt w:val="low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5" w15:restartNumberingAfterBreak="0">
    <w:nsid w:val="1ACE17EA"/>
    <w:multiLevelType w:val="hybridMultilevel"/>
    <w:tmpl w:val="52201948"/>
    <w:lvl w:ilvl="0" w:tplc="2806F970">
      <w:start w:val="1"/>
      <w:numFmt w:val="lowerRoman"/>
      <w:lvlText w:val="(%1)"/>
      <w:lvlJc w:val="left"/>
      <w:pPr>
        <w:ind w:left="720" w:hanging="360"/>
      </w:pPr>
      <w:rPr>
        <w:rFonts w:cs="Times New Roman" w:hint="eastAsia"/>
        <w:b w:val="0"/>
        <w:i w:val="0"/>
        <w:color w:val="000000"/>
        <w:spacing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C3C57BB"/>
    <w:multiLevelType w:val="hybridMultilevel"/>
    <w:tmpl w:val="D302737C"/>
    <w:lvl w:ilvl="0" w:tplc="74EE5366">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CF2382B"/>
    <w:multiLevelType w:val="hybridMultilevel"/>
    <w:tmpl w:val="B1EA0228"/>
    <w:lvl w:ilvl="0" w:tplc="D87CA6A2">
      <w:start w:val="1"/>
      <w:numFmt w:val="lowerRoman"/>
      <w:lvlText w:val="(%1)"/>
      <w:lvlJc w:val="left"/>
      <w:pPr>
        <w:ind w:left="1800" w:hanging="360"/>
      </w:pPr>
      <w:rPr>
        <w:rFonts w:hint="default"/>
        <w:color w:val="auto"/>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8" w15:restartNumberingAfterBreak="0">
    <w:nsid w:val="1E640AC0"/>
    <w:multiLevelType w:val="hybridMultilevel"/>
    <w:tmpl w:val="1DC0D09C"/>
    <w:lvl w:ilvl="0" w:tplc="04160019">
      <w:start w:val="1"/>
      <w:numFmt w:val="low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9" w15:restartNumberingAfterBreak="0">
    <w:nsid w:val="218A59B2"/>
    <w:multiLevelType w:val="multilevel"/>
    <w:tmpl w:val="5C4C3CFC"/>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ahoma" w:hAnsi="Tahoma" w:cs="Tahoma" w:hint="default"/>
        <w:b w:val="0"/>
        <w:i w:val="0"/>
        <w:sz w:val="22"/>
        <w:szCs w:val="22"/>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0" w15:restartNumberingAfterBreak="0">
    <w:nsid w:val="25E0301B"/>
    <w:multiLevelType w:val="multilevel"/>
    <w:tmpl w:val="7398317C"/>
    <w:lvl w:ilvl="0">
      <w:start w:val="4"/>
      <w:numFmt w:val="decimal"/>
      <w:pStyle w:val="Ttulo8"/>
      <w:lvlText w:val="%1"/>
      <w:lvlJc w:val="left"/>
      <w:pPr>
        <w:tabs>
          <w:tab w:val="num" w:pos="2265"/>
        </w:tabs>
        <w:ind w:left="2265" w:hanging="2265"/>
      </w:pPr>
      <w:rPr>
        <w:rFonts w:hint="default"/>
      </w:rPr>
    </w:lvl>
    <w:lvl w:ilvl="1">
      <w:start w:val="4"/>
      <w:numFmt w:val="decimal"/>
      <w:lvlText w:val="%1.%2"/>
      <w:lvlJc w:val="left"/>
      <w:pPr>
        <w:tabs>
          <w:tab w:val="num" w:pos="2265"/>
        </w:tabs>
        <w:ind w:left="2265" w:hanging="2265"/>
      </w:pPr>
      <w:rPr>
        <w:rFonts w:hint="default"/>
      </w:rPr>
    </w:lvl>
    <w:lvl w:ilvl="2">
      <w:start w:val="5"/>
      <w:numFmt w:val="decimal"/>
      <w:lvlText w:val="%1.%2.%3"/>
      <w:lvlJc w:val="left"/>
      <w:pPr>
        <w:tabs>
          <w:tab w:val="num" w:pos="709"/>
        </w:tabs>
        <w:ind w:left="709" w:hanging="709"/>
      </w:pPr>
      <w:rPr>
        <w:rFonts w:hint="default"/>
      </w:rPr>
    </w:lvl>
    <w:lvl w:ilvl="3">
      <w:start w:val="1"/>
      <w:numFmt w:val="decimal"/>
      <w:lvlText w:val="%1.%2.%3.%4"/>
      <w:lvlJc w:val="left"/>
      <w:pPr>
        <w:tabs>
          <w:tab w:val="num" w:pos="720"/>
        </w:tabs>
        <w:ind w:left="709" w:hanging="709"/>
      </w:pPr>
      <w:rPr>
        <w:rFonts w:hint="default"/>
      </w:rPr>
    </w:lvl>
    <w:lvl w:ilvl="4">
      <w:start w:val="1"/>
      <w:numFmt w:val="decimal"/>
      <w:lvlText w:val="%1.%2.%3.%4.%5"/>
      <w:lvlJc w:val="left"/>
      <w:pPr>
        <w:tabs>
          <w:tab w:val="num" w:pos="2265"/>
        </w:tabs>
        <w:ind w:left="2265" w:hanging="2265"/>
      </w:pPr>
      <w:rPr>
        <w:rFonts w:hint="default"/>
      </w:rPr>
    </w:lvl>
    <w:lvl w:ilvl="5">
      <w:start w:val="1"/>
      <w:numFmt w:val="decimal"/>
      <w:lvlText w:val="%1.%2.%3.%4.%5.%6"/>
      <w:lvlJc w:val="left"/>
      <w:pPr>
        <w:tabs>
          <w:tab w:val="num" w:pos="2265"/>
        </w:tabs>
        <w:ind w:left="2265" w:hanging="2265"/>
      </w:pPr>
      <w:rPr>
        <w:rFonts w:hint="default"/>
      </w:rPr>
    </w:lvl>
    <w:lvl w:ilvl="6">
      <w:start w:val="1"/>
      <w:numFmt w:val="decimal"/>
      <w:lvlText w:val="%1.%2.%3.%4.%5.%6.%7"/>
      <w:lvlJc w:val="left"/>
      <w:pPr>
        <w:tabs>
          <w:tab w:val="num" w:pos="2265"/>
        </w:tabs>
        <w:ind w:left="2265" w:hanging="2265"/>
      </w:pPr>
      <w:rPr>
        <w:rFonts w:hint="default"/>
      </w:rPr>
    </w:lvl>
    <w:lvl w:ilvl="7">
      <w:start w:val="1"/>
      <w:numFmt w:val="decimal"/>
      <w:lvlText w:val="%1.%2.%3.%4.%5.%6.%7.%8"/>
      <w:lvlJc w:val="left"/>
      <w:pPr>
        <w:tabs>
          <w:tab w:val="num" w:pos="2265"/>
        </w:tabs>
        <w:ind w:left="2265" w:hanging="2265"/>
      </w:pPr>
      <w:rPr>
        <w:rFonts w:hint="default"/>
      </w:rPr>
    </w:lvl>
    <w:lvl w:ilvl="8">
      <w:start w:val="1"/>
      <w:numFmt w:val="decimal"/>
      <w:lvlText w:val="%1.%2.%3.%4.%5.%6.%7.%8.%9"/>
      <w:lvlJc w:val="left"/>
      <w:pPr>
        <w:tabs>
          <w:tab w:val="num" w:pos="2265"/>
        </w:tabs>
        <w:ind w:left="2265" w:hanging="2265"/>
      </w:pPr>
      <w:rPr>
        <w:rFonts w:hint="default"/>
      </w:rPr>
    </w:lvl>
  </w:abstractNum>
  <w:abstractNum w:abstractNumId="21" w15:restartNumberingAfterBreak="0">
    <w:nsid w:val="27AC2BBA"/>
    <w:multiLevelType w:val="multilevel"/>
    <w:tmpl w:val="A852CC7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2" w15:restartNumberingAfterBreak="0">
    <w:nsid w:val="2A8E33B2"/>
    <w:multiLevelType w:val="multilevel"/>
    <w:tmpl w:val="86806CEC"/>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ahoma" w:hAnsi="Tahoma" w:cs="Tahoma" w:hint="default"/>
        <w:b/>
        <w:i w:val="0"/>
        <w:sz w:val="22"/>
        <w:szCs w:val="22"/>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ahoma" w:hAnsi="Tahoma" w:cs="Tahoma" w:hint="default"/>
        <w:b/>
        <w:i w:val="0"/>
        <w:sz w:val="22"/>
        <w:szCs w:val="22"/>
      </w:rPr>
    </w:lvl>
  </w:abstractNum>
  <w:abstractNum w:abstractNumId="23" w15:restartNumberingAfterBreak="0">
    <w:nsid w:val="2C851E46"/>
    <w:multiLevelType w:val="hybridMultilevel"/>
    <w:tmpl w:val="056416E4"/>
    <w:lvl w:ilvl="0" w:tplc="748243C4">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E1E71D1"/>
    <w:multiLevelType w:val="hybridMultilevel"/>
    <w:tmpl w:val="716A5E4A"/>
    <w:lvl w:ilvl="0" w:tplc="399EEE96">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3531595C"/>
    <w:multiLevelType w:val="hybridMultilevel"/>
    <w:tmpl w:val="1DC0D09C"/>
    <w:lvl w:ilvl="0" w:tplc="04160019">
      <w:start w:val="1"/>
      <w:numFmt w:val="low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6" w15:restartNumberingAfterBreak="0">
    <w:nsid w:val="3B4D3AE9"/>
    <w:multiLevelType w:val="multilevel"/>
    <w:tmpl w:val="A852CC7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7" w15:restartNumberingAfterBreak="0">
    <w:nsid w:val="3FCD5C83"/>
    <w:multiLevelType w:val="hybridMultilevel"/>
    <w:tmpl w:val="1DC0D09C"/>
    <w:lvl w:ilvl="0" w:tplc="04160019">
      <w:start w:val="1"/>
      <w:numFmt w:val="lowerLetter"/>
      <w:lvlText w:val="%1."/>
      <w:lvlJc w:val="lef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8" w15:restartNumberingAfterBreak="0">
    <w:nsid w:val="433B7731"/>
    <w:multiLevelType w:val="multilevel"/>
    <w:tmpl w:val="A852CC78"/>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9"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C940FA0"/>
    <w:multiLevelType w:val="multilevel"/>
    <w:tmpl w:val="8EDAED48"/>
    <w:lvl w:ilvl="0">
      <w:start w:val="1"/>
      <w:numFmt w:val="decimal"/>
      <w:lvlRestart w:val="0"/>
      <w:pStyle w:val="Level1"/>
      <w:lvlText w:val="%1"/>
      <w:lvlJc w:val="left"/>
      <w:pPr>
        <w:tabs>
          <w:tab w:val="num" w:pos="680"/>
        </w:tabs>
        <w:ind w:left="680" w:hanging="680"/>
      </w:pPr>
      <w:rPr>
        <w:rFonts w:ascii="Arial" w:hAnsi="Arial" w:cs="Arial" w:hint="default"/>
        <w:b/>
        <w:i w:val="0"/>
        <w:caps w:val="0"/>
        <w:strike w:val="0"/>
        <w:dstrike w:val="0"/>
        <w:vanish w:val="0"/>
        <w:color w:val="000000"/>
        <w:sz w:val="22"/>
        <w:vertAlign w:val="baseline"/>
      </w:rPr>
    </w:lvl>
    <w:lvl w:ilvl="1">
      <w:start w:val="1"/>
      <w:numFmt w:val="decimal"/>
      <w:pStyle w:val="Level2"/>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pStyle w:val="Level4"/>
      <w:lvlText w:val="(%4)"/>
      <w:lvlJc w:val="left"/>
      <w:pPr>
        <w:tabs>
          <w:tab w:val="num" w:pos="2041"/>
        </w:tabs>
        <w:ind w:left="2041" w:hanging="680"/>
      </w:pPr>
      <w:rPr>
        <w:rFonts w:ascii="Arial" w:hAnsi="Arial" w:cs="Arial" w:hint="default"/>
        <w:b w:val="0"/>
        <w:i w:val="0"/>
        <w:caps w:val="0"/>
        <w:strike w:val="0"/>
        <w:dstrike w:val="0"/>
        <w:vanish w:val="0"/>
        <w:color w:val="000000"/>
        <w:sz w:val="20"/>
        <w:szCs w:val="17"/>
        <w:vertAlign w:val="baseline"/>
      </w:rPr>
    </w:lvl>
    <w:lvl w:ilvl="4">
      <w:start w:val="1"/>
      <w:numFmt w:val="lowerLetter"/>
      <w:pStyle w:val="Level5"/>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42A0DB6"/>
    <w:multiLevelType w:val="multilevel"/>
    <w:tmpl w:val="C1FECE94"/>
    <w:lvl w:ilvl="0">
      <w:start w:val="6"/>
      <w:numFmt w:val="decimal"/>
      <w:lvlText w:val="%1"/>
      <w:lvlJc w:val="left"/>
      <w:pPr>
        <w:ind w:left="660" w:hanging="660"/>
      </w:pPr>
      <w:rPr>
        <w:rFonts w:hint="default"/>
      </w:rPr>
    </w:lvl>
    <w:lvl w:ilvl="1">
      <w:start w:val="19"/>
      <w:numFmt w:val="decimal"/>
      <w:lvlText w:val="%1.%2"/>
      <w:lvlJc w:val="left"/>
      <w:pPr>
        <w:ind w:left="1014" w:hanging="660"/>
      </w:pPr>
      <w:rPr>
        <w:rFonts w:hint="default"/>
      </w:rPr>
    </w:lvl>
    <w:lvl w:ilvl="2">
      <w:start w:val="1"/>
      <w:numFmt w:val="upperRoman"/>
      <w:lvlText w:val="%3."/>
      <w:lvlJc w:val="left"/>
      <w:pPr>
        <w:ind w:left="1428" w:hanging="720"/>
      </w:pPr>
      <w:rPr>
        <w:rFonts w:ascii="Tahoma" w:eastAsia="Times New Roman" w:hAnsi="Tahoma" w:cs="Tahoma" w:hint="default"/>
      </w:rPr>
    </w:lvl>
    <w:lvl w:ilvl="3">
      <w:start w:val="1"/>
      <w:numFmt w:val="lowerLetter"/>
      <w:lvlText w:val="%4)"/>
      <w:lvlJc w:val="left"/>
      <w:pPr>
        <w:ind w:left="1782" w:hanging="720"/>
      </w:pPr>
      <w:rPr>
        <w:rFonts w:ascii="Times New Roman" w:eastAsia="Times New Roman" w:hAnsi="Times New Roman" w:cs="Times New Roman"/>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2" w15:restartNumberingAfterBreak="0">
    <w:nsid w:val="58656EBA"/>
    <w:multiLevelType w:val="hybridMultilevel"/>
    <w:tmpl w:val="319A3AE4"/>
    <w:lvl w:ilvl="0" w:tplc="41BAC8E2">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8A16064"/>
    <w:multiLevelType w:val="multilevel"/>
    <w:tmpl w:val="3456271C"/>
    <w:lvl w:ilvl="0">
      <w:start w:val="6"/>
      <w:numFmt w:val="decimal"/>
      <w:lvlText w:val="%1."/>
      <w:lvlJc w:val="left"/>
      <w:pPr>
        <w:ind w:left="660" w:hanging="660"/>
      </w:pPr>
      <w:rPr>
        <w:rFonts w:hint="default"/>
      </w:rPr>
    </w:lvl>
    <w:lvl w:ilvl="1">
      <w:start w:val="1"/>
      <w:numFmt w:val="decimal"/>
      <w:lvlText w:val="%1.%2."/>
      <w:lvlJc w:val="left"/>
      <w:pPr>
        <w:ind w:left="1137" w:hanging="660"/>
      </w:pPr>
      <w:rPr>
        <w:rFonts w:hint="default"/>
      </w:rPr>
    </w:lvl>
    <w:lvl w:ilvl="2">
      <w:start w:val="1"/>
      <w:numFmt w:val="decimal"/>
      <w:lvlText w:val="%1.%2.%3."/>
      <w:lvlJc w:val="left"/>
      <w:pPr>
        <w:ind w:left="1674" w:hanging="720"/>
      </w:pPr>
      <w:rPr>
        <w:rFonts w:hint="default"/>
      </w:rPr>
    </w:lvl>
    <w:lvl w:ilvl="3">
      <w:start w:val="1"/>
      <w:numFmt w:val="decimal"/>
      <w:lvlText w:val="%1.%2.%3.%4."/>
      <w:lvlJc w:val="left"/>
      <w:pPr>
        <w:ind w:left="2151" w:hanging="720"/>
      </w:pPr>
      <w:rPr>
        <w:rFonts w:hint="default"/>
      </w:rPr>
    </w:lvl>
    <w:lvl w:ilvl="4">
      <w:start w:val="1"/>
      <w:numFmt w:val="decimal"/>
      <w:lvlText w:val="%1.%2.%3.%4.%5."/>
      <w:lvlJc w:val="left"/>
      <w:pPr>
        <w:ind w:left="2988" w:hanging="1080"/>
      </w:pPr>
      <w:rPr>
        <w:rFonts w:hint="default"/>
      </w:rPr>
    </w:lvl>
    <w:lvl w:ilvl="5">
      <w:start w:val="1"/>
      <w:numFmt w:val="decimal"/>
      <w:lvlText w:val="%1.%2.%3.%4.%5.%6."/>
      <w:lvlJc w:val="left"/>
      <w:pPr>
        <w:ind w:left="3465" w:hanging="1080"/>
      </w:pPr>
      <w:rPr>
        <w:rFonts w:hint="default"/>
      </w:rPr>
    </w:lvl>
    <w:lvl w:ilvl="6">
      <w:start w:val="1"/>
      <w:numFmt w:val="decimal"/>
      <w:lvlText w:val="%1.%2.%3.%4.%5.%6.%7."/>
      <w:lvlJc w:val="left"/>
      <w:pPr>
        <w:ind w:left="4302" w:hanging="1440"/>
      </w:pPr>
      <w:rPr>
        <w:rFonts w:hint="default"/>
      </w:rPr>
    </w:lvl>
    <w:lvl w:ilvl="7">
      <w:start w:val="1"/>
      <w:numFmt w:val="decimal"/>
      <w:lvlText w:val="%1.%2.%3.%4.%5.%6.%7.%8."/>
      <w:lvlJc w:val="left"/>
      <w:pPr>
        <w:ind w:left="4779" w:hanging="1440"/>
      </w:pPr>
      <w:rPr>
        <w:rFonts w:hint="default"/>
      </w:rPr>
    </w:lvl>
    <w:lvl w:ilvl="8">
      <w:start w:val="1"/>
      <w:numFmt w:val="decimal"/>
      <w:lvlText w:val="%1.%2.%3.%4.%5.%6.%7.%8.%9."/>
      <w:lvlJc w:val="left"/>
      <w:pPr>
        <w:ind w:left="5616" w:hanging="1800"/>
      </w:pPr>
      <w:rPr>
        <w:rFonts w:hint="default"/>
      </w:rPr>
    </w:lvl>
  </w:abstractNum>
  <w:abstractNum w:abstractNumId="34" w15:restartNumberingAfterBreak="0">
    <w:nsid w:val="5F4F1DF8"/>
    <w:multiLevelType w:val="multilevel"/>
    <w:tmpl w:val="B42CA9C2"/>
    <w:lvl w:ilvl="0">
      <w:start w:val="6"/>
      <w:numFmt w:val="decimal"/>
      <w:lvlText w:val="%1"/>
      <w:lvlJc w:val="left"/>
      <w:pPr>
        <w:ind w:left="660" w:hanging="660"/>
      </w:pPr>
      <w:rPr>
        <w:rFonts w:hint="default"/>
      </w:rPr>
    </w:lvl>
    <w:lvl w:ilvl="1">
      <w:start w:val="19"/>
      <w:numFmt w:val="decimal"/>
      <w:lvlText w:val="%1.%2"/>
      <w:lvlJc w:val="left"/>
      <w:pPr>
        <w:ind w:left="1014" w:hanging="660"/>
      </w:pPr>
      <w:rPr>
        <w:rFonts w:hint="default"/>
      </w:rPr>
    </w:lvl>
    <w:lvl w:ilvl="2">
      <w:start w:val="1"/>
      <w:numFmt w:val="upperRoman"/>
      <w:lvlText w:val="%3."/>
      <w:lvlJc w:val="left"/>
      <w:pPr>
        <w:ind w:left="1428" w:hanging="720"/>
      </w:pPr>
      <w:rPr>
        <w:rFonts w:ascii="Tahoma" w:eastAsia="Times New Roman" w:hAnsi="Tahoma" w:cs="Tahoma" w:hint="default"/>
      </w:rPr>
    </w:lvl>
    <w:lvl w:ilvl="3">
      <w:start w:val="1"/>
      <w:numFmt w:val="lowerLetter"/>
      <w:lvlText w:val="%4)"/>
      <w:lvlJc w:val="left"/>
      <w:pPr>
        <w:ind w:left="1782" w:hanging="720"/>
      </w:pPr>
      <w:rPr>
        <w:rFonts w:ascii="Times New Roman" w:eastAsia="Times New Roman" w:hAnsi="Times New Roman" w:cs="Times New Roman"/>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5" w15:restartNumberingAfterBreak="0">
    <w:nsid w:val="65FC4230"/>
    <w:multiLevelType w:val="multilevel"/>
    <w:tmpl w:val="EFC4EC3E"/>
    <w:lvl w:ilvl="0">
      <w:start w:val="1"/>
      <w:numFmt w:val="decimal"/>
      <w:lvlText w:val="%1."/>
      <w:lvlJc w:val="left"/>
      <w:pPr>
        <w:tabs>
          <w:tab w:val="num" w:pos="709"/>
        </w:tabs>
        <w:ind w:left="709" w:hanging="709"/>
      </w:pPr>
      <w:rPr>
        <w:rFonts w:cs="Times New Roman" w:hint="default"/>
      </w:rPr>
    </w:lvl>
    <w:lvl w:ilvl="1">
      <w:start w:val="1"/>
      <w:numFmt w:val="decimal"/>
      <w:lvlText w:val="%1.%2"/>
      <w:lvlJc w:val="left"/>
      <w:pPr>
        <w:tabs>
          <w:tab w:val="num" w:pos="709"/>
        </w:tabs>
        <w:ind w:left="709" w:hanging="709"/>
      </w:pPr>
      <w:rPr>
        <w:rFonts w:cs="Times New Roman" w:hint="default"/>
      </w:rPr>
    </w:lvl>
    <w:lvl w:ilvl="2">
      <w:start w:val="1"/>
      <w:numFmt w:val="decimal"/>
      <w:lvlText w:val="%1.%2.%3"/>
      <w:lvlJc w:val="left"/>
      <w:pPr>
        <w:tabs>
          <w:tab w:val="num" w:pos="709"/>
        </w:tabs>
        <w:ind w:left="709" w:hanging="709"/>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6" w15:restartNumberingAfterBreak="0">
    <w:nsid w:val="6AA20758"/>
    <w:multiLevelType w:val="multilevel"/>
    <w:tmpl w:val="4A60D9DC"/>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7" w15:restartNumberingAfterBreak="0">
    <w:nsid w:val="6B4E65E7"/>
    <w:multiLevelType w:val="hybridMultilevel"/>
    <w:tmpl w:val="C54A3AB8"/>
    <w:lvl w:ilvl="0" w:tplc="D87CA6A2">
      <w:start w:val="1"/>
      <w:numFmt w:val="lowerRoman"/>
      <w:lvlText w:val="(%1)"/>
      <w:lvlJc w:val="left"/>
      <w:pPr>
        <w:ind w:left="5200" w:hanging="360"/>
      </w:pPr>
      <w:rPr>
        <w:rFonts w:hint="default"/>
        <w:color w:val="auto"/>
      </w:rPr>
    </w:lvl>
    <w:lvl w:ilvl="1" w:tplc="04160019" w:tentative="1">
      <w:start w:val="1"/>
      <w:numFmt w:val="lowerLetter"/>
      <w:lvlText w:val="%2."/>
      <w:lvlJc w:val="left"/>
      <w:pPr>
        <w:ind w:left="5920" w:hanging="360"/>
      </w:pPr>
    </w:lvl>
    <w:lvl w:ilvl="2" w:tplc="0416001B" w:tentative="1">
      <w:start w:val="1"/>
      <w:numFmt w:val="lowerRoman"/>
      <w:lvlText w:val="%3."/>
      <w:lvlJc w:val="right"/>
      <w:pPr>
        <w:ind w:left="6640" w:hanging="180"/>
      </w:pPr>
    </w:lvl>
    <w:lvl w:ilvl="3" w:tplc="0416000F" w:tentative="1">
      <w:start w:val="1"/>
      <w:numFmt w:val="decimal"/>
      <w:lvlText w:val="%4."/>
      <w:lvlJc w:val="left"/>
      <w:pPr>
        <w:ind w:left="7360" w:hanging="360"/>
      </w:pPr>
    </w:lvl>
    <w:lvl w:ilvl="4" w:tplc="04160019" w:tentative="1">
      <w:start w:val="1"/>
      <w:numFmt w:val="lowerLetter"/>
      <w:lvlText w:val="%5."/>
      <w:lvlJc w:val="left"/>
      <w:pPr>
        <w:ind w:left="8080" w:hanging="360"/>
      </w:pPr>
    </w:lvl>
    <w:lvl w:ilvl="5" w:tplc="0416001B" w:tentative="1">
      <w:start w:val="1"/>
      <w:numFmt w:val="lowerRoman"/>
      <w:lvlText w:val="%6."/>
      <w:lvlJc w:val="right"/>
      <w:pPr>
        <w:ind w:left="8800" w:hanging="180"/>
      </w:pPr>
    </w:lvl>
    <w:lvl w:ilvl="6" w:tplc="0416000F" w:tentative="1">
      <w:start w:val="1"/>
      <w:numFmt w:val="decimal"/>
      <w:lvlText w:val="%7."/>
      <w:lvlJc w:val="left"/>
      <w:pPr>
        <w:ind w:left="9520" w:hanging="360"/>
      </w:pPr>
    </w:lvl>
    <w:lvl w:ilvl="7" w:tplc="04160019" w:tentative="1">
      <w:start w:val="1"/>
      <w:numFmt w:val="lowerLetter"/>
      <w:lvlText w:val="%8."/>
      <w:lvlJc w:val="left"/>
      <w:pPr>
        <w:ind w:left="10240" w:hanging="360"/>
      </w:pPr>
    </w:lvl>
    <w:lvl w:ilvl="8" w:tplc="0416001B" w:tentative="1">
      <w:start w:val="1"/>
      <w:numFmt w:val="lowerRoman"/>
      <w:lvlText w:val="%9."/>
      <w:lvlJc w:val="right"/>
      <w:pPr>
        <w:ind w:left="10960" w:hanging="180"/>
      </w:pPr>
    </w:lvl>
  </w:abstractNum>
  <w:abstractNum w:abstractNumId="38" w15:restartNumberingAfterBreak="0">
    <w:nsid w:val="6DAB167F"/>
    <w:multiLevelType w:val="multilevel"/>
    <w:tmpl w:val="C2ACD476"/>
    <w:lvl w:ilvl="0">
      <w:start w:val="1"/>
      <w:numFmt w:val="none"/>
      <w:lvlText w:val="CLÁUSULA I"/>
      <w:lvlJc w:val="left"/>
      <w:pPr>
        <w:tabs>
          <w:tab w:val="num" w:pos="709"/>
        </w:tabs>
        <w:ind w:left="709" w:hanging="709"/>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1."/>
      <w:lvlJc w:val="left"/>
      <w:pPr>
        <w:tabs>
          <w:tab w:val="num" w:pos="709"/>
        </w:tabs>
        <w:ind w:left="709" w:hanging="709"/>
      </w:pPr>
      <w:rPr>
        <w:rFonts w:ascii="Arial" w:hAnsi="Arial" w:cs="Arial" w:hint="default"/>
        <w:b w:val="0"/>
        <w:i w:val="0"/>
        <w:sz w:val="24"/>
        <w:szCs w:val="24"/>
      </w:rPr>
    </w:lvl>
    <w:lvl w:ilvl="2">
      <w:start w:val="1"/>
      <w:numFmt w:val="upperRoman"/>
      <w:lvlText w:val="%3."/>
      <w:lvlJc w:val="left"/>
      <w:pPr>
        <w:tabs>
          <w:tab w:val="num" w:pos="1701"/>
        </w:tabs>
        <w:ind w:left="1701" w:hanging="992"/>
      </w:pPr>
      <w:rPr>
        <w:rFonts w:ascii="Tahoma" w:hAnsi="Tahoma" w:cs="Tahoma" w:hint="default"/>
        <w:b w:val="0"/>
        <w:i w:val="0"/>
        <w:sz w:val="22"/>
        <w:szCs w:val="22"/>
      </w:rPr>
    </w:lvl>
    <w:lvl w:ilvl="3">
      <w:start w:val="1"/>
      <w:numFmt w:val="lowerRoman"/>
      <w:lvlText w:val="(%4)"/>
      <w:lvlJc w:val="left"/>
      <w:pPr>
        <w:tabs>
          <w:tab w:val="num" w:pos="2126"/>
        </w:tabs>
        <w:ind w:left="2126" w:hanging="425"/>
      </w:pPr>
      <w:rPr>
        <w:rFonts w:hint="default"/>
        <w:b/>
        <w:i w:val="0"/>
        <w:color w:val="auto"/>
        <w:sz w:val="22"/>
        <w:szCs w:val="22"/>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9" w15:restartNumberingAfterBreak="0">
    <w:nsid w:val="70FC343F"/>
    <w:multiLevelType w:val="hybridMultilevel"/>
    <w:tmpl w:val="52201948"/>
    <w:lvl w:ilvl="0" w:tplc="2806F970">
      <w:start w:val="1"/>
      <w:numFmt w:val="lowerRoman"/>
      <w:lvlText w:val="(%1)"/>
      <w:lvlJc w:val="left"/>
      <w:pPr>
        <w:ind w:left="720" w:hanging="360"/>
      </w:pPr>
      <w:rPr>
        <w:rFonts w:cs="Times New Roman" w:hint="eastAsia"/>
        <w:b w:val="0"/>
        <w:i w:val="0"/>
        <w:color w:val="000000"/>
        <w:spacing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4604672"/>
    <w:multiLevelType w:val="multilevel"/>
    <w:tmpl w:val="6958F46E"/>
    <w:lvl w:ilvl="0">
      <w:start w:val="6"/>
      <w:numFmt w:val="decimal"/>
      <w:lvlText w:val="%1"/>
      <w:lvlJc w:val="left"/>
      <w:pPr>
        <w:ind w:left="660" w:hanging="660"/>
      </w:pPr>
      <w:rPr>
        <w:rFonts w:hint="default"/>
      </w:rPr>
    </w:lvl>
    <w:lvl w:ilvl="1">
      <w:start w:val="19"/>
      <w:numFmt w:val="decimal"/>
      <w:lvlText w:val="%1.%2"/>
      <w:lvlJc w:val="left"/>
      <w:pPr>
        <w:ind w:left="1014" w:hanging="660"/>
      </w:pPr>
      <w:rPr>
        <w:rFonts w:hint="default"/>
      </w:rPr>
    </w:lvl>
    <w:lvl w:ilvl="2">
      <w:start w:val="1"/>
      <w:numFmt w:val="upperRoman"/>
      <w:lvlText w:val="%3."/>
      <w:lvlJc w:val="left"/>
      <w:pPr>
        <w:ind w:left="720" w:hanging="720"/>
      </w:pPr>
      <w:rPr>
        <w:rFonts w:ascii="Tahoma" w:eastAsia="Times New Roman" w:hAnsi="Tahoma" w:cs="Tahoma" w:hint="default"/>
      </w:rPr>
    </w:lvl>
    <w:lvl w:ilvl="3">
      <w:start w:val="1"/>
      <w:numFmt w:val="lowerLetter"/>
      <w:lvlText w:val="%4)"/>
      <w:lvlJc w:val="left"/>
      <w:pPr>
        <w:ind w:left="1782" w:hanging="720"/>
      </w:pPr>
      <w:rPr>
        <w:rFonts w:ascii="Tahoma" w:eastAsia="Times New Roman" w:hAnsi="Tahoma" w:cs="Tahoma"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41" w15:restartNumberingAfterBreak="0">
    <w:nsid w:val="767253E6"/>
    <w:multiLevelType w:val="multilevel"/>
    <w:tmpl w:val="C1FECE94"/>
    <w:lvl w:ilvl="0">
      <w:start w:val="6"/>
      <w:numFmt w:val="decimal"/>
      <w:lvlText w:val="%1"/>
      <w:lvlJc w:val="left"/>
      <w:pPr>
        <w:ind w:left="660" w:hanging="660"/>
      </w:pPr>
      <w:rPr>
        <w:rFonts w:hint="default"/>
      </w:rPr>
    </w:lvl>
    <w:lvl w:ilvl="1">
      <w:start w:val="19"/>
      <w:numFmt w:val="decimal"/>
      <w:lvlText w:val="%1.%2"/>
      <w:lvlJc w:val="left"/>
      <w:pPr>
        <w:ind w:left="1014" w:hanging="660"/>
      </w:pPr>
      <w:rPr>
        <w:rFonts w:hint="default"/>
      </w:rPr>
    </w:lvl>
    <w:lvl w:ilvl="2">
      <w:start w:val="1"/>
      <w:numFmt w:val="upperRoman"/>
      <w:lvlText w:val="%3."/>
      <w:lvlJc w:val="left"/>
      <w:pPr>
        <w:ind w:left="1428" w:hanging="720"/>
      </w:pPr>
      <w:rPr>
        <w:rFonts w:ascii="Tahoma" w:eastAsia="Times New Roman" w:hAnsi="Tahoma" w:cs="Tahoma" w:hint="default"/>
      </w:rPr>
    </w:lvl>
    <w:lvl w:ilvl="3">
      <w:start w:val="1"/>
      <w:numFmt w:val="lowerLetter"/>
      <w:lvlText w:val="%4)"/>
      <w:lvlJc w:val="left"/>
      <w:pPr>
        <w:ind w:left="1782" w:hanging="720"/>
      </w:pPr>
      <w:rPr>
        <w:rFonts w:ascii="Times New Roman" w:eastAsia="Times New Roman" w:hAnsi="Times New Roman" w:cs="Times New Roman"/>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42" w15:restartNumberingAfterBreak="0">
    <w:nsid w:val="79614D4E"/>
    <w:multiLevelType w:val="hybridMultilevel"/>
    <w:tmpl w:val="867A801A"/>
    <w:lvl w:ilvl="0" w:tplc="9C98DE2A">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0"/>
  </w:num>
  <w:num w:numId="2">
    <w:abstractNumId w:val="10"/>
  </w:num>
  <w:num w:numId="3">
    <w:abstractNumId w:val="34"/>
  </w:num>
  <w:num w:numId="4">
    <w:abstractNumId w:val="0"/>
  </w:num>
  <w:num w:numId="5">
    <w:abstractNumId w:val="38"/>
  </w:num>
  <w:num w:numId="6">
    <w:abstractNumId w:val="5"/>
  </w:num>
  <w:num w:numId="7">
    <w:abstractNumId w:val="12"/>
  </w:num>
  <w:num w:numId="8">
    <w:abstractNumId w:val="41"/>
  </w:num>
  <w:num w:numId="9">
    <w:abstractNumId w:val="2"/>
  </w:num>
  <w:num w:numId="10">
    <w:abstractNumId w:val="32"/>
  </w:num>
  <w:num w:numId="11">
    <w:abstractNumId w:val="18"/>
  </w:num>
  <w:num w:numId="12">
    <w:abstractNumId w:val="14"/>
  </w:num>
  <w:num w:numId="13">
    <w:abstractNumId w:val="16"/>
  </w:num>
  <w:num w:numId="14">
    <w:abstractNumId w:val="37"/>
  </w:num>
  <w:num w:numId="15">
    <w:abstractNumId w:val="17"/>
  </w:num>
  <w:num w:numId="16">
    <w:abstractNumId w:val="23"/>
  </w:num>
  <w:num w:numId="17">
    <w:abstractNumId w:val="30"/>
  </w:num>
  <w:num w:numId="18">
    <w:abstractNumId w:val="33"/>
  </w:num>
  <w:num w:numId="19">
    <w:abstractNumId w:val="6"/>
  </w:num>
  <w:num w:numId="20">
    <w:abstractNumId w:val="7"/>
  </w:num>
  <w:num w:numId="21">
    <w:abstractNumId w:val="40"/>
  </w:num>
  <w:num w:numId="22">
    <w:abstractNumId w:val="25"/>
  </w:num>
  <w:num w:numId="23">
    <w:abstractNumId w:val="42"/>
  </w:num>
  <w:num w:numId="24">
    <w:abstractNumId w:val="11"/>
  </w:num>
  <w:num w:numId="25">
    <w:abstractNumId w:val="24"/>
  </w:num>
  <w:num w:numId="26">
    <w:abstractNumId w:val="39"/>
  </w:num>
  <w:num w:numId="27">
    <w:abstractNumId w:val="31"/>
  </w:num>
  <w:num w:numId="28">
    <w:abstractNumId w:val="27"/>
  </w:num>
  <w:num w:numId="29">
    <w:abstractNumId w:val="15"/>
  </w:num>
  <w:num w:numId="30">
    <w:abstractNumId w:val="36"/>
  </w:num>
  <w:num w:numId="31">
    <w:abstractNumId w:val="22"/>
  </w:num>
  <w:num w:numId="32">
    <w:abstractNumId w:val="28"/>
  </w:num>
  <w:num w:numId="33">
    <w:abstractNumId w:val="13"/>
  </w:num>
  <w:num w:numId="34">
    <w:abstractNumId w:val="26"/>
  </w:num>
  <w:num w:numId="35">
    <w:abstractNumId w:val="21"/>
  </w:num>
  <w:num w:numId="36">
    <w:abstractNumId w:val="3"/>
  </w:num>
  <w:num w:numId="37">
    <w:abstractNumId w:val="8"/>
  </w:num>
  <w:num w:numId="38">
    <w:abstractNumId w:val="19"/>
  </w:num>
  <w:num w:numId="39">
    <w:abstractNumId w:val="4"/>
  </w:num>
  <w:num w:numId="40">
    <w:abstractNumId w:val="35"/>
  </w:num>
  <w:num w:numId="41">
    <w:abstractNumId w:val="9"/>
  </w:num>
  <w:num w:numId="42">
    <w:abstractNumId w:val="29"/>
  </w:num>
  <w:num w:numId="43">
    <w:abstractNumId w:val="1"/>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thalia Esteves">
    <w15:presenceInfo w15:providerId="AD" w15:userId="S-1-5-21-796845957-1757981266-1177238915-13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SpellingErrors/>
  <w:hideGrammaticalErrors/>
  <w:activeWritingStyle w:appName="MSWord" w:lang="pt-BR" w:vendorID="64" w:dllVersion="6" w:nlCheck="1" w:checkStyle="0"/>
  <w:activeWritingStyle w:appName="MSWord" w:lang="es-ES_tradnl" w:vendorID="64" w:dllVersion="6" w:nlCheck="1" w:checkStyle="1"/>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09"/>
  <w:hyphenationZone w:val="425"/>
  <w:drawingGridHorizontalSpacing w:val="130"/>
  <w:displayHorizontalDrawingGridEvery w:val="2"/>
  <w:noPunctuationKerning/>
  <w:characterSpacingControl w:val="doNotCompress"/>
  <w:hdrShapeDefaults>
    <o:shapedefaults v:ext="edit" spidmax="491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80FA8"/>
    <w:rsid w:val="0000017D"/>
    <w:rsid w:val="000008FD"/>
    <w:rsid w:val="0000093C"/>
    <w:rsid w:val="00000AE3"/>
    <w:rsid w:val="00000C04"/>
    <w:rsid w:val="00000C44"/>
    <w:rsid w:val="00001244"/>
    <w:rsid w:val="00002708"/>
    <w:rsid w:val="00002ABF"/>
    <w:rsid w:val="00003C17"/>
    <w:rsid w:val="00004938"/>
    <w:rsid w:val="000050D9"/>
    <w:rsid w:val="000054CC"/>
    <w:rsid w:val="000057C2"/>
    <w:rsid w:val="00005D45"/>
    <w:rsid w:val="00006828"/>
    <w:rsid w:val="000074DD"/>
    <w:rsid w:val="000077B6"/>
    <w:rsid w:val="00007F7F"/>
    <w:rsid w:val="00007FD9"/>
    <w:rsid w:val="00010BB2"/>
    <w:rsid w:val="00010BE1"/>
    <w:rsid w:val="000116CF"/>
    <w:rsid w:val="00011EE6"/>
    <w:rsid w:val="0001284D"/>
    <w:rsid w:val="0001390E"/>
    <w:rsid w:val="000146BB"/>
    <w:rsid w:val="00015143"/>
    <w:rsid w:val="000153B6"/>
    <w:rsid w:val="000155F6"/>
    <w:rsid w:val="0001585D"/>
    <w:rsid w:val="00016B26"/>
    <w:rsid w:val="00016BA9"/>
    <w:rsid w:val="00017058"/>
    <w:rsid w:val="000170D0"/>
    <w:rsid w:val="00020CB5"/>
    <w:rsid w:val="00020D61"/>
    <w:rsid w:val="00021370"/>
    <w:rsid w:val="00021CC6"/>
    <w:rsid w:val="00021FD4"/>
    <w:rsid w:val="0002335F"/>
    <w:rsid w:val="000241DB"/>
    <w:rsid w:val="00024803"/>
    <w:rsid w:val="00024AF6"/>
    <w:rsid w:val="00024D4E"/>
    <w:rsid w:val="00025BBF"/>
    <w:rsid w:val="000263F3"/>
    <w:rsid w:val="00026961"/>
    <w:rsid w:val="00026B4E"/>
    <w:rsid w:val="0002746D"/>
    <w:rsid w:val="00030A60"/>
    <w:rsid w:val="000311CB"/>
    <w:rsid w:val="000312E6"/>
    <w:rsid w:val="00031F1E"/>
    <w:rsid w:val="000325CC"/>
    <w:rsid w:val="00033002"/>
    <w:rsid w:val="00033901"/>
    <w:rsid w:val="00034062"/>
    <w:rsid w:val="00034E7E"/>
    <w:rsid w:val="000351D0"/>
    <w:rsid w:val="00035794"/>
    <w:rsid w:val="000374AF"/>
    <w:rsid w:val="00037D98"/>
    <w:rsid w:val="00040110"/>
    <w:rsid w:val="00041766"/>
    <w:rsid w:val="00042245"/>
    <w:rsid w:val="00042393"/>
    <w:rsid w:val="000424C0"/>
    <w:rsid w:val="00043385"/>
    <w:rsid w:val="0004393C"/>
    <w:rsid w:val="00043AA6"/>
    <w:rsid w:val="00043DA6"/>
    <w:rsid w:val="000442A0"/>
    <w:rsid w:val="00044636"/>
    <w:rsid w:val="0004473A"/>
    <w:rsid w:val="00044F59"/>
    <w:rsid w:val="00045026"/>
    <w:rsid w:val="00045701"/>
    <w:rsid w:val="00045A4D"/>
    <w:rsid w:val="00045FAF"/>
    <w:rsid w:val="0004737E"/>
    <w:rsid w:val="000477C9"/>
    <w:rsid w:val="00047DC3"/>
    <w:rsid w:val="000511AF"/>
    <w:rsid w:val="00051CC2"/>
    <w:rsid w:val="00052F0C"/>
    <w:rsid w:val="0005310D"/>
    <w:rsid w:val="00053850"/>
    <w:rsid w:val="000538C6"/>
    <w:rsid w:val="000545CD"/>
    <w:rsid w:val="00054629"/>
    <w:rsid w:val="00054661"/>
    <w:rsid w:val="000548D7"/>
    <w:rsid w:val="0005577C"/>
    <w:rsid w:val="00055782"/>
    <w:rsid w:val="00056A05"/>
    <w:rsid w:val="0005752E"/>
    <w:rsid w:val="0006011B"/>
    <w:rsid w:val="0006015A"/>
    <w:rsid w:val="0006029A"/>
    <w:rsid w:val="00060FEC"/>
    <w:rsid w:val="0006140A"/>
    <w:rsid w:val="00061EE2"/>
    <w:rsid w:val="0006298C"/>
    <w:rsid w:val="00062C22"/>
    <w:rsid w:val="0006328F"/>
    <w:rsid w:val="000653F2"/>
    <w:rsid w:val="00066112"/>
    <w:rsid w:val="00067F18"/>
    <w:rsid w:val="00067FF1"/>
    <w:rsid w:val="00070660"/>
    <w:rsid w:val="00070911"/>
    <w:rsid w:val="00070CB8"/>
    <w:rsid w:val="00070FB3"/>
    <w:rsid w:val="00071C7E"/>
    <w:rsid w:val="00072286"/>
    <w:rsid w:val="00072396"/>
    <w:rsid w:val="00072C3C"/>
    <w:rsid w:val="00072F4F"/>
    <w:rsid w:val="000730EE"/>
    <w:rsid w:val="00073228"/>
    <w:rsid w:val="00073262"/>
    <w:rsid w:val="00073401"/>
    <w:rsid w:val="00073811"/>
    <w:rsid w:val="0007394E"/>
    <w:rsid w:val="00073C8C"/>
    <w:rsid w:val="00074565"/>
    <w:rsid w:val="00075611"/>
    <w:rsid w:val="00075647"/>
    <w:rsid w:val="0007574E"/>
    <w:rsid w:val="000759AA"/>
    <w:rsid w:val="0007725E"/>
    <w:rsid w:val="00077E71"/>
    <w:rsid w:val="000804BA"/>
    <w:rsid w:val="00081C17"/>
    <w:rsid w:val="00081D6E"/>
    <w:rsid w:val="000825BA"/>
    <w:rsid w:val="000827EC"/>
    <w:rsid w:val="00082FAD"/>
    <w:rsid w:val="00083CF0"/>
    <w:rsid w:val="000843E5"/>
    <w:rsid w:val="00084AAF"/>
    <w:rsid w:val="00085422"/>
    <w:rsid w:val="00086F5F"/>
    <w:rsid w:val="00087348"/>
    <w:rsid w:val="00087D03"/>
    <w:rsid w:val="00090DAE"/>
    <w:rsid w:val="0009176E"/>
    <w:rsid w:val="00092475"/>
    <w:rsid w:val="000927C4"/>
    <w:rsid w:val="00092968"/>
    <w:rsid w:val="00093535"/>
    <w:rsid w:val="000937C6"/>
    <w:rsid w:val="0009398D"/>
    <w:rsid w:val="00093CE5"/>
    <w:rsid w:val="00094251"/>
    <w:rsid w:val="00094287"/>
    <w:rsid w:val="000948B9"/>
    <w:rsid w:val="00095711"/>
    <w:rsid w:val="00095E82"/>
    <w:rsid w:val="00096DB7"/>
    <w:rsid w:val="00097251"/>
    <w:rsid w:val="00097345"/>
    <w:rsid w:val="000A0911"/>
    <w:rsid w:val="000A200C"/>
    <w:rsid w:val="000A21DC"/>
    <w:rsid w:val="000A2486"/>
    <w:rsid w:val="000A3197"/>
    <w:rsid w:val="000A38B4"/>
    <w:rsid w:val="000A3C10"/>
    <w:rsid w:val="000A3E62"/>
    <w:rsid w:val="000A480D"/>
    <w:rsid w:val="000A4ED4"/>
    <w:rsid w:val="000A5059"/>
    <w:rsid w:val="000A52CC"/>
    <w:rsid w:val="000A704F"/>
    <w:rsid w:val="000A7953"/>
    <w:rsid w:val="000A7D91"/>
    <w:rsid w:val="000B05A0"/>
    <w:rsid w:val="000B0ADE"/>
    <w:rsid w:val="000B0CEB"/>
    <w:rsid w:val="000B0E10"/>
    <w:rsid w:val="000B106C"/>
    <w:rsid w:val="000B12AB"/>
    <w:rsid w:val="000B13BD"/>
    <w:rsid w:val="000B1969"/>
    <w:rsid w:val="000B2C0E"/>
    <w:rsid w:val="000B3223"/>
    <w:rsid w:val="000B3791"/>
    <w:rsid w:val="000B39BC"/>
    <w:rsid w:val="000B40BF"/>
    <w:rsid w:val="000B434E"/>
    <w:rsid w:val="000B4461"/>
    <w:rsid w:val="000B488F"/>
    <w:rsid w:val="000B5D6B"/>
    <w:rsid w:val="000B632C"/>
    <w:rsid w:val="000B6441"/>
    <w:rsid w:val="000B7003"/>
    <w:rsid w:val="000B719B"/>
    <w:rsid w:val="000B7265"/>
    <w:rsid w:val="000B7347"/>
    <w:rsid w:val="000B7494"/>
    <w:rsid w:val="000B7AAC"/>
    <w:rsid w:val="000C0278"/>
    <w:rsid w:val="000C0765"/>
    <w:rsid w:val="000C10F0"/>
    <w:rsid w:val="000C1112"/>
    <w:rsid w:val="000C142C"/>
    <w:rsid w:val="000C1884"/>
    <w:rsid w:val="000C1A67"/>
    <w:rsid w:val="000C1E46"/>
    <w:rsid w:val="000C21B7"/>
    <w:rsid w:val="000C247E"/>
    <w:rsid w:val="000C278B"/>
    <w:rsid w:val="000C2B2D"/>
    <w:rsid w:val="000C31C8"/>
    <w:rsid w:val="000C34BB"/>
    <w:rsid w:val="000C46B7"/>
    <w:rsid w:val="000C4EC4"/>
    <w:rsid w:val="000C52E4"/>
    <w:rsid w:val="000C5BFA"/>
    <w:rsid w:val="000C5D76"/>
    <w:rsid w:val="000C6994"/>
    <w:rsid w:val="000C7A8B"/>
    <w:rsid w:val="000C7D22"/>
    <w:rsid w:val="000D0216"/>
    <w:rsid w:val="000D056B"/>
    <w:rsid w:val="000D0D4F"/>
    <w:rsid w:val="000D0F3A"/>
    <w:rsid w:val="000D130B"/>
    <w:rsid w:val="000D13BA"/>
    <w:rsid w:val="000D1CDA"/>
    <w:rsid w:val="000D1F24"/>
    <w:rsid w:val="000D1F8B"/>
    <w:rsid w:val="000D2935"/>
    <w:rsid w:val="000D3BEB"/>
    <w:rsid w:val="000D3D9E"/>
    <w:rsid w:val="000D4504"/>
    <w:rsid w:val="000D4F56"/>
    <w:rsid w:val="000D648F"/>
    <w:rsid w:val="000D6BE6"/>
    <w:rsid w:val="000D6EE8"/>
    <w:rsid w:val="000D7AF4"/>
    <w:rsid w:val="000E0764"/>
    <w:rsid w:val="000E0984"/>
    <w:rsid w:val="000E09DA"/>
    <w:rsid w:val="000E09F8"/>
    <w:rsid w:val="000E1331"/>
    <w:rsid w:val="000E1DEC"/>
    <w:rsid w:val="000E1F98"/>
    <w:rsid w:val="000E2195"/>
    <w:rsid w:val="000E241C"/>
    <w:rsid w:val="000E28EF"/>
    <w:rsid w:val="000E3C05"/>
    <w:rsid w:val="000E3E3A"/>
    <w:rsid w:val="000E4947"/>
    <w:rsid w:val="000E4B0C"/>
    <w:rsid w:val="000E4BB0"/>
    <w:rsid w:val="000E539E"/>
    <w:rsid w:val="000E56F2"/>
    <w:rsid w:val="000E62E0"/>
    <w:rsid w:val="000E64A1"/>
    <w:rsid w:val="000E6BAE"/>
    <w:rsid w:val="000E6F82"/>
    <w:rsid w:val="000E759A"/>
    <w:rsid w:val="000F0048"/>
    <w:rsid w:val="000F0A49"/>
    <w:rsid w:val="000F1660"/>
    <w:rsid w:val="000F18E9"/>
    <w:rsid w:val="000F20FD"/>
    <w:rsid w:val="000F309F"/>
    <w:rsid w:val="000F34DB"/>
    <w:rsid w:val="000F4269"/>
    <w:rsid w:val="000F429F"/>
    <w:rsid w:val="000F4499"/>
    <w:rsid w:val="000F45C7"/>
    <w:rsid w:val="000F4634"/>
    <w:rsid w:val="000F539D"/>
    <w:rsid w:val="000F57BA"/>
    <w:rsid w:val="000F6329"/>
    <w:rsid w:val="000F6479"/>
    <w:rsid w:val="000F70FD"/>
    <w:rsid w:val="000F78F2"/>
    <w:rsid w:val="000F7AE7"/>
    <w:rsid w:val="000F7CA3"/>
    <w:rsid w:val="000F7D1B"/>
    <w:rsid w:val="000F7D2D"/>
    <w:rsid w:val="000F7D69"/>
    <w:rsid w:val="000F7D80"/>
    <w:rsid w:val="001009C1"/>
    <w:rsid w:val="00100BEB"/>
    <w:rsid w:val="0010111E"/>
    <w:rsid w:val="001011A4"/>
    <w:rsid w:val="0010174D"/>
    <w:rsid w:val="00101B87"/>
    <w:rsid w:val="001020EC"/>
    <w:rsid w:val="001030E7"/>
    <w:rsid w:val="00103531"/>
    <w:rsid w:val="00104013"/>
    <w:rsid w:val="00104283"/>
    <w:rsid w:val="00104FC7"/>
    <w:rsid w:val="00105C20"/>
    <w:rsid w:val="00105DC6"/>
    <w:rsid w:val="00106AE2"/>
    <w:rsid w:val="00106B30"/>
    <w:rsid w:val="00106B82"/>
    <w:rsid w:val="00106BE1"/>
    <w:rsid w:val="00106F66"/>
    <w:rsid w:val="0010785E"/>
    <w:rsid w:val="001079C0"/>
    <w:rsid w:val="00107D13"/>
    <w:rsid w:val="00107FA7"/>
    <w:rsid w:val="001104A6"/>
    <w:rsid w:val="001108F8"/>
    <w:rsid w:val="00110E23"/>
    <w:rsid w:val="001124E2"/>
    <w:rsid w:val="001129FA"/>
    <w:rsid w:val="001132D1"/>
    <w:rsid w:val="0011349E"/>
    <w:rsid w:val="00113D7E"/>
    <w:rsid w:val="00114E96"/>
    <w:rsid w:val="001155A5"/>
    <w:rsid w:val="001168EC"/>
    <w:rsid w:val="00116C5D"/>
    <w:rsid w:val="0011733E"/>
    <w:rsid w:val="001177D6"/>
    <w:rsid w:val="00121B95"/>
    <w:rsid w:val="001226FA"/>
    <w:rsid w:val="00122FAA"/>
    <w:rsid w:val="00123148"/>
    <w:rsid w:val="00123214"/>
    <w:rsid w:val="001245C0"/>
    <w:rsid w:val="001247B9"/>
    <w:rsid w:val="00124AA7"/>
    <w:rsid w:val="00125503"/>
    <w:rsid w:val="00125624"/>
    <w:rsid w:val="001258B9"/>
    <w:rsid w:val="00125D70"/>
    <w:rsid w:val="0012618B"/>
    <w:rsid w:val="00126495"/>
    <w:rsid w:val="0012695B"/>
    <w:rsid w:val="00127790"/>
    <w:rsid w:val="001310C7"/>
    <w:rsid w:val="00131A19"/>
    <w:rsid w:val="00132542"/>
    <w:rsid w:val="001328FB"/>
    <w:rsid w:val="00133845"/>
    <w:rsid w:val="00133A01"/>
    <w:rsid w:val="0013466E"/>
    <w:rsid w:val="0013493C"/>
    <w:rsid w:val="001361B9"/>
    <w:rsid w:val="00136548"/>
    <w:rsid w:val="00136F50"/>
    <w:rsid w:val="001373C7"/>
    <w:rsid w:val="00137436"/>
    <w:rsid w:val="00140117"/>
    <w:rsid w:val="0014081F"/>
    <w:rsid w:val="0014085E"/>
    <w:rsid w:val="00140ABB"/>
    <w:rsid w:val="00140E1F"/>
    <w:rsid w:val="0014115C"/>
    <w:rsid w:val="001413BD"/>
    <w:rsid w:val="001426FD"/>
    <w:rsid w:val="00143814"/>
    <w:rsid w:val="001440A7"/>
    <w:rsid w:val="00144F05"/>
    <w:rsid w:val="00145080"/>
    <w:rsid w:val="0014606B"/>
    <w:rsid w:val="0014762B"/>
    <w:rsid w:val="0015077F"/>
    <w:rsid w:val="00151253"/>
    <w:rsid w:val="001514C9"/>
    <w:rsid w:val="00151ECE"/>
    <w:rsid w:val="00153ECD"/>
    <w:rsid w:val="00154F00"/>
    <w:rsid w:val="001555D7"/>
    <w:rsid w:val="00155A31"/>
    <w:rsid w:val="00155DBE"/>
    <w:rsid w:val="00157142"/>
    <w:rsid w:val="0015745C"/>
    <w:rsid w:val="00157F57"/>
    <w:rsid w:val="00160799"/>
    <w:rsid w:val="0016080A"/>
    <w:rsid w:val="0016201E"/>
    <w:rsid w:val="0016274B"/>
    <w:rsid w:val="00162D03"/>
    <w:rsid w:val="00164236"/>
    <w:rsid w:val="0016509A"/>
    <w:rsid w:val="00165825"/>
    <w:rsid w:val="001677B6"/>
    <w:rsid w:val="001677DF"/>
    <w:rsid w:val="0016789F"/>
    <w:rsid w:val="001679A4"/>
    <w:rsid w:val="00167FED"/>
    <w:rsid w:val="0017071D"/>
    <w:rsid w:val="00170F26"/>
    <w:rsid w:val="00171582"/>
    <w:rsid w:val="00171A12"/>
    <w:rsid w:val="00172101"/>
    <w:rsid w:val="00172809"/>
    <w:rsid w:val="00172E0B"/>
    <w:rsid w:val="0017326A"/>
    <w:rsid w:val="00173622"/>
    <w:rsid w:val="00173B24"/>
    <w:rsid w:val="001741E3"/>
    <w:rsid w:val="00174FFC"/>
    <w:rsid w:val="00176189"/>
    <w:rsid w:val="00177213"/>
    <w:rsid w:val="001777D2"/>
    <w:rsid w:val="00177DA0"/>
    <w:rsid w:val="0018007F"/>
    <w:rsid w:val="001808E0"/>
    <w:rsid w:val="001813BF"/>
    <w:rsid w:val="00181A6D"/>
    <w:rsid w:val="00181BB7"/>
    <w:rsid w:val="00181CCB"/>
    <w:rsid w:val="00182333"/>
    <w:rsid w:val="00182867"/>
    <w:rsid w:val="00182A3C"/>
    <w:rsid w:val="00183390"/>
    <w:rsid w:val="0018360C"/>
    <w:rsid w:val="00183CBA"/>
    <w:rsid w:val="00183E4E"/>
    <w:rsid w:val="00184466"/>
    <w:rsid w:val="00184AC5"/>
    <w:rsid w:val="00185A60"/>
    <w:rsid w:val="00185BAD"/>
    <w:rsid w:val="0018642A"/>
    <w:rsid w:val="00186607"/>
    <w:rsid w:val="00186726"/>
    <w:rsid w:val="00186C25"/>
    <w:rsid w:val="00186E7E"/>
    <w:rsid w:val="00187271"/>
    <w:rsid w:val="001875AC"/>
    <w:rsid w:val="0018769F"/>
    <w:rsid w:val="00187EB9"/>
    <w:rsid w:val="0019035C"/>
    <w:rsid w:val="00190B11"/>
    <w:rsid w:val="0019106E"/>
    <w:rsid w:val="00191FE5"/>
    <w:rsid w:val="0019252E"/>
    <w:rsid w:val="001933CB"/>
    <w:rsid w:val="001938A9"/>
    <w:rsid w:val="00193D70"/>
    <w:rsid w:val="0019420B"/>
    <w:rsid w:val="00194E7C"/>
    <w:rsid w:val="00195649"/>
    <w:rsid w:val="00195DD2"/>
    <w:rsid w:val="0019606C"/>
    <w:rsid w:val="00196194"/>
    <w:rsid w:val="001961BA"/>
    <w:rsid w:val="001962F5"/>
    <w:rsid w:val="00196341"/>
    <w:rsid w:val="001969FF"/>
    <w:rsid w:val="00196BF2"/>
    <w:rsid w:val="001971C0"/>
    <w:rsid w:val="001972A8"/>
    <w:rsid w:val="00197AEB"/>
    <w:rsid w:val="001A003C"/>
    <w:rsid w:val="001A0694"/>
    <w:rsid w:val="001A1577"/>
    <w:rsid w:val="001A1782"/>
    <w:rsid w:val="001A17F1"/>
    <w:rsid w:val="001A1A11"/>
    <w:rsid w:val="001A1AC2"/>
    <w:rsid w:val="001A1D0A"/>
    <w:rsid w:val="001A220C"/>
    <w:rsid w:val="001A2A20"/>
    <w:rsid w:val="001A2AA9"/>
    <w:rsid w:val="001A2C36"/>
    <w:rsid w:val="001A405B"/>
    <w:rsid w:val="001A464F"/>
    <w:rsid w:val="001A4B77"/>
    <w:rsid w:val="001A4C33"/>
    <w:rsid w:val="001A4D66"/>
    <w:rsid w:val="001A4FB1"/>
    <w:rsid w:val="001A6224"/>
    <w:rsid w:val="001A6B25"/>
    <w:rsid w:val="001A6B5F"/>
    <w:rsid w:val="001A72E2"/>
    <w:rsid w:val="001A765A"/>
    <w:rsid w:val="001A7C55"/>
    <w:rsid w:val="001B03EF"/>
    <w:rsid w:val="001B0AB5"/>
    <w:rsid w:val="001B0E99"/>
    <w:rsid w:val="001B14F5"/>
    <w:rsid w:val="001B176D"/>
    <w:rsid w:val="001B20F6"/>
    <w:rsid w:val="001B266A"/>
    <w:rsid w:val="001B2920"/>
    <w:rsid w:val="001B29D4"/>
    <w:rsid w:val="001B2B4F"/>
    <w:rsid w:val="001B2F82"/>
    <w:rsid w:val="001B3D10"/>
    <w:rsid w:val="001B4056"/>
    <w:rsid w:val="001B407D"/>
    <w:rsid w:val="001B4297"/>
    <w:rsid w:val="001B4667"/>
    <w:rsid w:val="001B506B"/>
    <w:rsid w:val="001B56AA"/>
    <w:rsid w:val="001B5A12"/>
    <w:rsid w:val="001B6025"/>
    <w:rsid w:val="001B659C"/>
    <w:rsid w:val="001C0008"/>
    <w:rsid w:val="001C022F"/>
    <w:rsid w:val="001C16AE"/>
    <w:rsid w:val="001C1DFE"/>
    <w:rsid w:val="001C37FA"/>
    <w:rsid w:val="001C39B2"/>
    <w:rsid w:val="001C3EF8"/>
    <w:rsid w:val="001C40D4"/>
    <w:rsid w:val="001C426F"/>
    <w:rsid w:val="001C4A0D"/>
    <w:rsid w:val="001C56F1"/>
    <w:rsid w:val="001C5B1A"/>
    <w:rsid w:val="001C5E20"/>
    <w:rsid w:val="001C6A48"/>
    <w:rsid w:val="001C6A73"/>
    <w:rsid w:val="001C70C9"/>
    <w:rsid w:val="001C7243"/>
    <w:rsid w:val="001C72F3"/>
    <w:rsid w:val="001C7A48"/>
    <w:rsid w:val="001C7CB9"/>
    <w:rsid w:val="001D0A77"/>
    <w:rsid w:val="001D0AAC"/>
    <w:rsid w:val="001D0BF7"/>
    <w:rsid w:val="001D15F5"/>
    <w:rsid w:val="001D1AA8"/>
    <w:rsid w:val="001D2566"/>
    <w:rsid w:val="001D2656"/>
    <w:rsid w:val="001D28DD"/>
    <w:rsid w:val="001D39C6"/>
    <w:rsid w:val="001D3D03"/>
    <w:rsid w:val="001D4CC0"/>
    <w:rsid w:val="001D5DB8"/>
    <w:rsid w:val="001D5F65"/>
    <w:rsid w:val="001D63E4"/>
    <w:rsid w:val="001D6A6B"/>
    <w:rsid w:val="001D6F31"/>
    <w:rsid w:val="001D73AB"/>
    <w:rsid w:val="001D7F78"/>
    <w:rsid w:val="001E0C88"/>
    <w:rsid w:val="001E1C22"/>
    <w:rsid w:val="001E2ABB"/>
    <w:rsid w:val="001E446A"/>
    <w:rsid w:val="001E4A55"/>
    <w:rsid w:val="001E5076"/>
    <w:rsid w:val="001E5C09"/>
    <w:rsid w:val="001E6AE5"/>
    <w:rsid w:val="001E7328"/>
    <w:rsid w:val="001E7DCD"/>
    <w:rsid w:val="001E7EAA"/>
    <w:rsid w:val="001F0B25"/>
    <w:rsid w:val="001F1561"/>
    <w:rsid w:val="001F1879"/>
    <w:rsid w:val="001F1995"/>
    <w:rsid w:val="001F19DC"/>
    <w:rsid w:val="001F2458"/>
    <w:rsid w:val="001F3247"/>
    <w:rsid w:val="001F4090"/>
    <w:rsid w:val="001F419D"/>
    <w:rsid w:val="001F45D4"/>
    <w:rsid w:val="001F4FE9"/>
    <w:rsid w:val="001F5044"/>
    <w:rsid w:val="001F57CA"/>
    <w:rsid w:val="001F5AC7"/>
    <w:rsid w:val="001F7461"/>
    <w:rsid w:val="0020124B"/>
    <w:rsid w:val="00201441"/>
    <w:rsid w:val="0020144A"/>
    <w:rsid w:val="00201D50"/>
    <w:rsid w:val="00202654"/>
    <w:rsid w:val="002027A2"/>
    <w:rsid w:val="00202868"/>
    <w:rsid w:val="0020360D"/>
    <w:rsid w:val="00203911"/>
    <w:rsid w:val="00203C85"/>
    <w:rsid w:val="00203F0E"/>
    <w:rsid w:val="00204327"/>
    <w:rsid w:val="00204BC4"/>
    <w:rsid w:val="00204E31"/>
    <w:rsid w:val="0020500E"/>
    <w:rsid w:val="00205118"/>
    <w:rsid w:val="00205851"/>
    <w:rsid w:val="00205D0E"/>
    <w:rsid w:val="00205E51"/>
    <w:rsid w:val="0020616B"/>
    <w:rsid w:val="002070BC"/>
    <w:rsid w:val="0020752F"/>
    <w:rsid w:val="0020758B"/>
    <w:rsid w:val="00210598"/>
    <w:rsid w:val="00210B2F"/>
    <w:rsid w:val="00211C0B"/>
    <w:rsid w:val="00212191"/>
    <w:rsid w:val="00212994"/>
    <w:rsid w:val="00213554"/>
    <w:rsid w:val="00214159"/>
    <w:rsid w:val="002142D5"/>
    <w:rsid w:val="002148D8"/>
    <w:rsid w:val="002156C3"/>
    <w:rsid w:val="002157EF"/>
    <w:rsid w:val="00215A77"/>
    <w:rsid w:val="002161DB"/>
    <w:rsid w:val="0021626D"/>
    <w:rsid w:val="00216E72"/>
    <w:rsid w:val="002171E1"/>
    <w:rsid w:val="00217281"/>
    <w:rsid w:val="00217797"/>
    <w:rsid w:val="00217A73"/>
    <w:rsid w:val="00217ABD"/>
    <w:rsid w:val="002219EF"/>
    <w:rsid w:val="00221F05"/>
    <w:rsid w:val="002223C7"/>
    <w:rsid w:val="00222428"/>
    <w:rsid w:val="00223247"/>
    <w:rsid w:val="002235DA"/>
    <w:rsid w:val="002246AB"/>
    <w:rsid w:val="00224B0B"/>
    <w:rsid w:val="0022571D"/>
    <w:rsid w:val="00225CC8"/>
    <w:rsid w:val="002262D1"/>
    <w:rsid w:val="002278B6"/>
    <w:rsid w:val="002303BE"/>
    <w:rsid w:val="002303F9"/>
    <w:rsid w:val="0023158F"/>
    <w:rsid w:val="00231C54"/>
    <w:rsid w:val="002324A4"/>
    <w:rsid w:val="0023361E"/>
    <w:rsid w:val="0023382E"/>
    <w:rsid w:val="00233896"/>
    <w:rsid w:val="00233A0E"/>
    <w:rsid w:val="00234963"/>
    <w:rsid w:val="00234B45"/>
    <w:rsid w:val="002354EF"/>
    <w:rsid w:val="0023568A"/>
    <w:rsid w:val="002359B5"/>
    <w:rsid w:val="00235CC2"/>
    <w:rsid w:val="002364EC"/>
    <w:rsid w:val="002400F1"/>
    <w:rsid w:val="002407B5"/>
    <w:rsid w:val="00240E8D"/>
    <w:rsid w:val="00241100"/>
    <w:rsid w:val="0024119A"/>
    <w:rsid w:val="00241873"/>
    <w:rsid w:val="0024222F"/>
    <w:rsid w:val="00243B59"/>
    <w:rsid w:val="00244663"/>
    <w:rsid w:val="002450D5"/>
    <w:rsid w:val="00246A24"/>
    <w:rsid w:val="00246DE7"/>
    <w:rsid w:val="002470C1"/>
    <w:rsid w:val="0024729C"/>
    <w:rsid w:val="002474E5"/>
    <w:rsid w:val="00247F4A"/>
    <w:rsid w:val="00250401"/>
    <w:rsid w:val="00252775"/>
    <w:rsid w:val="002527B6"/>
    <w:rsid w:val="00252B8B"/>
    <w:rsid w:val="0025463C"/>
    <w:rsid w:val="002546C3"/>
    <w:rsid w:val="00254852"/>
    <w:rsid w:val="002551A6"/>
    <w:rsid w:val="002554FA"/>
    <w:rsid w:val="002562FB"/>
    <w:rsid w:val="002577FE"/>
    <w:rsid w:val="00257B5B"/>
    <w:rsid w:val="00260152"/>
    <w:rsid w:val="002605AB"/>
    <w:rsid w:val="00260A88"/>
    <w:rsid w:val="00260AF0"/>
    <w:rsid w:val="00261E1C"/>
    <w:rsid w:val="00262932"/>
    <w:rsid w:val="00263B14"/>
    <w:rsid w:val="00263C54"/>
    <w:rsid w:val="00263CEB"/>
    <w:rsid w:val="00263E95"/>
    <w:rsid w:val="002646EE"/>
    <w:rsid w:val="0026550E"/>
    <w:rsid w:val="002661A9"/>
    <w:rsid w:val="002665C0"/>
    <w:rsid w:val="00266AEA"/>
    <w:rsid w:val="002670C4"/>
    <w:rsid w:val="00267783"/>
    <w:rsid w:val="002706C0"/>
    <w:rsid w:val="00270D26"/>
    <w:rsid w:val="00270F8D"/>
    <w:rsid w:val="002713B7"/>
    <w:rsid w:val="0027186A"/>
    <w:rsid w:val="00271D3F"/>
    <w:rsid w:val="00272A67"/>
    <w:rsid w:val="002735CF"/>
    <w:rsid w:val="002736A2"/>
    <w:rsid w:val="00274B76"/>
    <w:rsid w:val="00274BD8"/>
    <w:rsid w:val="002761AA"/>
    <w:rsid w:val="00276E8A"/>
    <w:rsid w:val="002770C7"/>
    <w:rsid w:val="00277810"/>
    <w:rsid w:val="00277937"/>
    <w:rsid w:val="002805D8"/>
    <w:rsid w:val="00280CF9"/>
    <w:rsid w:val="00280E78"/>
    <w:rsid w:val="00280FA7"/>
    <w:rsid w:val="00281F4F"/>
    <w:rsid w:val="00282684"/>
    <w:rsid w:val="00282754"/>
    <w:rsid w:val="00282CB2"/>
    <w:rsid w:val="00283851"/>
    <w:rsid w:val="00283A8A"/>
    <w:rsid w:val="00283C3A"/>
    <w:rsid w:val="00285736"/>
    <w:rsid w:val="00285F8F"/>
    <w:rsid w:val="002863BB"/>
    <w:rsid w:val="00286F11"/>
    <w:rsid w:val="00287F78"/>
    <w:rsid w:val="00290471"/>
    <w:rsid w:val="002907CE"/>
    <w:rsid w:val="002913F2"/>
    <w:rsid w:val="00291A3A"/>
    <w:rsid w:val="00291B06"/>
    <w:rsid w:val="00292846"/>
    <w:rsid w:val="00292F5D"/>
    <w:rsid w:val="002932B3"/>
    <w:rsid w:val="002933A4"/>
    <w:rsid w:val="002938C6"/>
    <w:rsid w:val="00294E14"/>
    <w:rsid w:val="00294E62"/>
    <w:rsid w:val="00295647"/>
    <w:rsid w:val="0029586B"/>
    <w:rsid w:val="002963D0"/>
    <w:rsid w:val="00296FCC"/>
    <w:rsid w:val="00297F6F"/>
    <w:rsid w:val="002A05F8"/>
    <w:rsid w:val="002A0886"/>
    <w:rsid w:val="002A0A78"/>
    <w:rsid w:val="002A0CC6"/>
    <w:rsid w:val="002A0E61"/>
    <w:rsid w:val="002A0F43"/>
    <w:rsid w:val="002A1A4C"/>
    <w:rsid w:val="002A2B75"/>
    <w:rsid w:val="002A42D7"/>
    <w:rsid w:val="002A4ECB"/>
    <w:rsid w:val="002A5F77"/>
    <w:rsid w:val="002A66A6"/>
    <w:rsid w:val="002B0738"/>
    <w:rsid w:val="002B0E44"/>
    <w:rsid w:val="002B1441"/>
    <w:rsid w:val="002B1CC9"/>
    <w:rsid w:val="002B22C8"/>
    <w:rsid w:val="002B233C"/>
    <w:rsid w:val="002B281D"/>
    <w:rsid w:val="002B2934"/>
    <w:rsid w:val="002B30F1"/>
    <w:rsid w:val="002B3455"/>
    <w:rsid w:val="002B3CEE"/>
    <w:rsid w:val="002B4C94"/>
    <w:rsid w:val="002B53FE"/>
    <w:rsid w:val="002B69DA"/>
    <w:rsid w:val="002B78BE"/>
    <w:rsid w:val="002B7CF0"/>
    <w:rsid w:val="002C0A4B"/>
    <w:rsid w:val="002C0E3F"/>
    <w:rsid w:val="002C0EB9"/>
    <w:rsid w:val="002C0F9A"/>
    <w:rsid w:val="002C1608"/>
    <w:rsid w:val="002C1694"/>
    <w:rsid w:val="002C1816"/>
    <w:rsid w:val="002C18D9"/>
    <w:rsid w:val="002C19F6"/>
    <w:rsid w:val="002C1A12"/>
    <w:rsid w:val="002C1A80"/>
    <w:rsid w:val="002C1C73"/>
    <w:rsid w:val="002C2810"/>
    <w:rsid w:val="002C2985"/>
    <w:rsid w:val="002C2C7E"/>
    <w:rsid w:val="002C302B"/>
    <w:rsid w:val="002C4017"/>
    <w:rsid w:val="002C43FE"/>
    <w:rsid w:val="002C4B7E"/>
    <w:rsid w:val="002C61E6"/>
    <w:rsid w:val="002C64FD"/>
    <w:rsid w:val="002C6532"/>
    <w:rsid w:val="002C6DE1"/>
    <w:rsid w:val="002C6F95"/>
    <w:rsid w:val="002C708C"/>
    <w:rsid w:val="002C742D"/>
    <w:rsid w:val="002C7EBE"/>
    <w:rsid w:val="002C7F14"/>
    <w:rsid w:val="002D0862"/>
    <w:rsid w:val="002D0BC2"/>
    <w:rsid w:val="002D1814"/>
    <w:rsid w:val="002D1B02"/>
    <w:rsid w:val="002D1EF4"/>
    <w:rsid w:val="002D36F3"/>
    <w:rsid w:val="002D3BF7"/>
    <w:rsid w:val="002D3E20"/>
    <w:rsid w:val="002D4D42"/>
    <w:rsid w:val="002D6507"/>
    <w:rsid w:val="002D7394"/>
    <w:rsid w:val="002D75CB"/>
    <w:rsid w:val="002E0179"/>
    <w:rsid w:val="002E041C"/>
    <w:rsid w:val="002E04A1"/>
    <w:rsid w:val="002E0735"/>
    <w:rsid w:val="002E084D"/>
    <w:rsid w:val="002E0BFD"/>
    <w:rsid w:val="002E101B"/>
    <w:rsid w:val="002E19F6"/>
    <w:rsid w:val="002E29B9"/>
    <w:rsid w:val="002E2A1E"/>
    <w:rsid w:val="002E312D"/>
    <w:rsid w:val="002E31C8"/>
    <w:rsid w:val="002E373B"/>
    <w:rsid w:val="002E4709"/>
    <w:rsid w:val="002E534D"/>
    <w:rsid w:val="002E579A"/>
    <w:rsid w:val="002E5B38"/>
    <w:rsid w:val="002E6716"/>
    <w:rsid w:val="002E7AAA"/>
    <w:rsid w:val="002E7F59"/>
    <w:rsid w:val="002F06A2"/>
    <w:rsid w:val="002F14D2"/>
    <w:rsid w:val="002F17C1"/>
    <w:rsid w:val="002F21C7"/>
    <w:rsid w:val="002F251E"/>
    <w:rsid w:val="002F25D0"/>
    <w:rsid w:val="002F2703"/>
    <w:rsid w:val="002F3355"/>
    <w:rsid w:val="002F37FA"/>
    <w:rsid w:val="002F5396"/>
    <w:rsid w:val="002F5ECF"/>
    <w:rsid w:val="002F60CA"/>
    <w:rsid w:val="002F61A8"/>
    <w:rsid w:val="002F6450"/>
    <w:rsid w:val="002F78F1"/>
    <w:rsid w:val="003007E1"/>
    <w:rsid w:val="00300888"/>
    <w:rsid w:val="00300E74"/>
    <w:rsid w:val="00300F68"/>
    <w:rsid w:val="00301CF7"/>
    <w:rsid w:val="00301CFA"/>
    <w:rsid w:val="003020A4"/>
    <w:rsid w:val="003022DF"/>
    <w:rsid w:val="003025D6"/>
    <w:rsid w:val="00303021"/>
    <w:rsid w:val="00303F35"/>
    <w:rsid w:val="003046E2"/>
    <w:rsid w:val="003051A5"/>
    <w:rsid w:val="003053A0"/>
    <w:rsid w:val="00305771"/>
    <w:rsid w:val="003057D2"/>
    <w:rsid w:val="0030580A"/>
    <w:rsid w:val="00305837"/>
    <w:rsid w:val="003059C1"/>
    <w:rsid w:val="00305E6F"/>
    <w:rsid w:val="00307AF5"/>
    <w:rsid w:val="00307F91"/>
    <w:rsid w:val="00310C8C"/>
    <w:rsid w:val="00310DED"/>
    <w:rsid w:val="00311453"/>
    <w:rsid w:val="00311E72"/>
    <w:rsid w:val="003122C4"/>
    <w:rsid w:val="00312517"/>
    <w:rsid w:val="00312A00"/>
    <w:rsid w:val="00312E0E"/>
    <w:rsid w:val="003137F1"/>
    <w:rsid w:val="00313B1D"/>
    <w:rsid w:val="00313DC4"/>
    <w:rsid w:val="00314278"/>
    <w:rsid w:val="00314977"/>
    <w:rsid w:val="00315099"/>
    <w:rsid w:val="003152F1"/>
    <w:rsid w:val="00315554"/>
    <w:rsid w:val="0031682D"/>
    <w:rsid w:val="00316DFE"/>
    <w:rsid w:val="00316FC9"/>
    <w:rsid w:val="00317407"/>
    <w:rsid w:val="00320081"/>
    <w:rsid w:val="003206F1"/>
    <w:rsid w:val="00320B06"/>
    <w:rsid w:val="00320C86"/>
    <w:rsid w:val="00320D7A"/>
    <w:rsid w:val="0032137B"/>
    <w:rsid w:val="0032151E"/>
    <w:rsid w:val="003221EA"/>
    <w:rsid w:val="00322DF4"/>
    <w:rsid w:val="00322EDB"/>
    <w:rsid w:val="0032313E"/>
    <w:rsid w:val="003237E8"/>
    <w:rsid w:val="00323FCA"/>
    <w:rsid w:val="0032409F"/>
    <w:rsid w:val="00324B1F"/>
    <w:rsid w:val="00324E2C"/>
    <w:rsid w:val="0032532F"/>
    <w:rsid w:val="00326059"/>
    <w:rsid w:val="0032677C"/>
    <w:rsid w:val="003267CC"/>
    <w:rsid w:val="00326949"/>
    <w:rsid w:val="00326F3D"/>
    <w:rsid w:val="003271BC"/>
    <w:rsid w:val="00327651"/>
    <w:rsid w:val="0033047F"/>
    <w:rsid w:val="00330525"/>
    <w:rsid w:val="003307F9"/>
    <w:rsid w:val="0033104B"/>
    <w:rsid w:val="00331479"/>
    <w:rsid w:val="003317C3"/>
    <w:rsid w:val="00331CA3"/>
    <w:rsid w:val="003320C8"/>
    <w:rsid w:val="0033298A"/>
    <w:rsid w:val="00332BC4"/>
    <w:rsid w:val="0033308F"/>
    <w:rsid w:val="00333331"/>
    <w:rsid w:val="00333F0E"/>
    <w:rsid w:val="00334866"/>
    <w:rsid w:val="00334EE7"/>
    <w:rsid w:val="003351DC"/>
    <w:rsid w:val="003357D9"/>
    <w:rsid w:val="00335834"/>
    <w:rsid w:val="003362A6"/>
    <w:rsid w:val="003368AD"/>
    <w:rsid w:val="003369A7"/>
    <w:rsid w:val="00336E55"/>
    <w:rsid w:val="003403CA"/>
    <w:rsid w:val="003408F3"/>
    <w:rsid w:val="00340A0C"/>
    <w:rsid w:val="00340BD8"/>
    <w:rsid w:val="00340E1F"/>
    <w:rsid w:val="0034147D"/>
    <w:rsid w:val="00341B1B"/>
    <w:rsid w:val="00342A8B"/>
    <w:rsid w:val="00342CE5"/>
    <w:rsid w:val="003433DF"/>
    <w:rsid w:val="003439D7"/>
    <w:rsid w:val="00344DC2"/>
    <w:rsid w:val="00345653"/>
    <w:rsid w:val="00345BAC"/>
    <w:rsid w:val="00346AA1"/>
    <w:rsid w:val="00346C22"/>
    <w:rsid w:val="00346E9B"/>
    <w:rsid w:val="003474D4"/>
    <w:rsid w:val="00347CD8"/>
    <w:rsid w:val="00347F20"/>
    <w:rsid w:val="00350143"/>
    <w:rsid w:val="003509B6"/>
    <w:rsid w:val="00350F23"/>
    <w:rsid w:val="00351220"/>
    <w:rsid w:val="003514EE"/>
    <w:rsid w:val="00351564"/>
    <w:rsid w:val="003517B6"/>
    <w:rsid w:val="00352544"/>
    <w:rsid w:val="00352898"/>
    <w:rsid w:val="00353422"/>
    <w:rsid w:val="003535F9"/>
    <w:rsid w:val="003545AD"/>
    <w:rsid w:val="003555AB"/>
    <w:rsid w:val="0035568B"/>
    <w:rsid w:val="00355FF3"/>
    <w:rsid w:val="00356369"/>
    <w:rsid w:val="00356FEE"/>
    <w:rsid w:val="0035723E"/>
    <w:rsid w:val="003573EC"/>
    <w:rsid w:val="00357F5C"/>
    <w:rsid w:val="00360068"/>
    <w:rsid w:val="00360635"/>
    <w:rsid w:val="003607C9"/>
    <w:rsid w:val="00360850"/>
    <w:rsid w:val="00361200"/>
    <w:rsid w:val="0036134F"/>
    <w:rsid w:val="0036176F"/>
    <w:rsid w:val="00362CDF"/>
    <w:rsid w:val="00363139"/>
    <w:rsid w:val="00364333"/>
    <w:rsid w:val="00364359"/>
    <w:rsid w:val="00364452"/>
    <w:rsid w:val="00364833"/>
    <w:rsid w:val="003648D9"/>
    <w:rsid w:val="00364E66"/>
    <w:rsid w:val="00364F76"/>
    <w:rsid w:val="003668D8"/>
    <w:rsid w:val="00366A5B"/>
    <w:rsid w:val="00367DA8"/>
    <w:rsid w:val="00370A77"/>
    <w:rsid w:val="00370EAE"/>
    <w:rsid w:val="0037147F"/>
    <w:rsid w:val="00371D4D"/>
    <w:rsid w:val="00372907"/>
    <w:rsid w:val="003733C4"/>
    <w:rsid w:val="003743B7"/>
    <w:rsid w:val="00374B7D"/>
    <w:rsid w:val="00376449"/>
    <w:rsid w:val="00376720"/>
    <w:rsid w:val="003769C1"/>
    <w:rsid w:val="003769CD"/>
    <w:rsid w:val="00376A80"/>
    <w:rsid w:val="00376BAE"/>
    <w:rsid w:val="00376CEC"/>
    <w:rsid w:val="003771CD"/>
    <w:rsid w:val="003803CE"/>
    <w:rsid w:val="00380D14"/>
    <w:rsid w:val="00381028"/>
    <w:rsid w:val="003811D7"/>
    <w:rsid w:val="003815B5"/>
    <w:rsid w:val="00381683"/>
    <w:rsid w:val="003821A7"/>
    <w:rsid w:val="00383128"/>
    <w:rsid w:val="003838F7"/>
    <w:rsid w:val="00383B73"/>
    <w:rsid w:val="00383E44"/>
    <w:rsid w:val="00384B74"/>
    <w:rsid w:val="00386C1B"/>
    <w:rsid w:val="00386FBD"/>
    <w:rsid w:val="00387888"/>
    <w:rsid w:val="00387C20"/>
    <w:rsid w:val="00387DC7"/>
    <w:rsid w:val="00390818"/>
    <w:rsid w:val="00390B9F"/>
    <w:rsid w:val="00390E23"/>
    <w:rsid w:val="00391700"/>
    <w:rsid w:val="00391F74"/>
    <w:rsid w:val="00392693"/>
    <w:rsid w:val="0039274E"/>
    <w:rsid w:val="00392860"/>
    <w:rsid w:val="003928B6"/>
    <w:rsid w:val="00392C57"/>
    <w:rsid w:val="00392D18"/>
    <w:rsid w:val="00392EF9"/>
    <w:rsid w:val="003932E0"/>
    <w:rsid w:val="00393671"/>
    <w:rsid w:val="00393755"/>
    <w:rsid w:val="00393A20"/>
    <w:rsid w:val="0039405E"/>
    <w:rsid w:val="003941D1"/>
    <w:rsid w:val="00394F4C"/>
    <w:rsid w:val="00395DB7"/>
    <w:rsid w:val="003964EF"/>
    <w:rsid w:val="0039669E"/>
    <w:rsid w:val="00396916"/>
    <w:rsid w:val="00396FDD"/>
    <w:rsid w:val="00397DF4"/>
    <w:rsid w:val="003A13ED"/>
    <w:rsid w:val="003A17E1"/>
    <w:rsid w:val="003A1AE2"/>
    <w:rsid w:val="003A1E06"/>
    <w:rsid w:val="003A225C"/>
    <w:rsid w:val="003A2C45"/>
    <w:rsid w:val="003A2F53"/>
    <w:rsid w:val="003A320E"/>
    <w:rsid w:val="003A3EB5"/>
    <w:rsid w:val="003A4C72"/>
    <w:rsid w:val="003A5925"/>
    <w:rsid w:val="003A5EAC"/>
    <w:rsid w:val="003A60AD"/>
    <w:rsid w:val="003A684C"/>
    <w:rsid w:val="003A69F9"/>
    <w:rsid w:val="003A7AFF"/>
    <w:rsid w:val="003B0049"/>
    <w:rsid w:val="003B0627"/>
    <w:rsid w:val="003B09AD"/>
    <w:rsid w:val="003B0D74"/>
    <w:rsid w:val="003B110F"/>
    <w:rsid w:val="003B200E"/>
    <w:rsid w:val="003B21A5"/>
    <w:rsid w:val="003B3188"/>
    <w:rsid w:val="003B3697"/>
    <w:rsid w:val="003B3B6A"/>
    <w:rsid w:val="003B3F00"/>
    <w:rsid w:val="003B42A1"/>
    <w:rsid w:val="003B4ADA"/>
    <w:rsid w:val="003B5409"/>
    <w:rsid w:val="003B6325"/>
    <w:rsid w:val="003B6423"/>
    <w:rsid w:val="003B6C81"/>
    <w:rsid w:val="003B70E9"/>
    <w:rsid w:val="003B73CB"/>
    <w:rsid w:val="003B7508"/>
    <w:rsid w:val="003C0053"/>
    <w:rsid w:val="003C09E8"/>
    <w:rsid w:val="003C0BA4"/>
    <w:rsid w:val="003C0C2A"/>
    <w:rsid w:val="003C0C5B"/>
    <w:rsid w:val="003C27F9"/>
    <w:rsid w:val="003C312C"/>
    <w:rsid w:val="003C3F80"/>
    <w:rsid w:val="003C410C"/>
    <w:rsid w:val="003C41AB"/>
    <w:rsid w:val="003C456C"/>
    <w:rsid w:val="003C4F1D"/>
    <w:rsid w:val="003C5023"/>
    <w:rsid w:val="003C50D2"/>
    <w:rsid w:val="003C6662"/>
    <w:rsid w:val="003C6CB0"/>
    <w:rsid w:val="003C7B46"/>
    <w:rsid w:val="003D0FE2"/>
    <w:rsid w:val="003D1CA4"/>
    <w:rsid w:val="003D2024"/>
    <w:rsid w:val="003D25E4"/>
    <w:rsid w:val="003D4031"/>
    <w:rsid w:val="003D4E51"/>
    <w:rsid w:val="003D4F0E"/>
    <w:rsid w:val="003D57E0"/>
    <w:rsid w:val="003D5F51"/>
    <w:rsid w:val="003D6864"/>
    <w:rsid w:val="003D6C05"/>
    <w:rsid w:val="003D6CE1"/>
    <w:rsid w:val="003D6DB7"/>
    <w:rsid w:val="003D799C"/>
    <w:rsid w:val="003D7A15"/>
    <w:rsid w:val="003D7D41"/>
    <w:rsid w:val="003E0198"/>
    <w:rsid w:val="003E03F9"/>
    <w:rsid w:val="003E097E"/>
    <w:rsid w:val="003E14AE"/>
    <w:rsid w:val="003E18B9"/>
    <w:rsid w:val="003E2E62"/>
    <w:rsid w:val="003E31C5"/>
    <w:rsid w:val="003E3547"/>
    <w:rsid w:val="003E44E6"/>
    <w:rsid w:val="003E64A0"/>
    <w:rsid w:val="003E6ABB"/>
    <w:rsid w:val="003E71DD"/>
    <w:rsid w:val="003E732B"/>
    <w:rsid w:val="003E7397"/>
    <w:rsid w:val="003E7419"/>
    <w:rsid w:val="003E79C7"/>
    <w:rsid w:val="003F0315"/>
    <w:rsid w:val="003F06DC"/>
    <w:rsid w:val="003F0C96"/>
    <w:rsid w:val="003F15B5"/>
    <w:rsid w:val="003F19FA"/>
    <w:rsid w:val="003F1F7E"/>
    <w:rsid w:val="003F1FBC"/>
    <w:rsid w:val="003F27CD"/>
    <w:rsid w:val="003F28F4"/>
    <w:rsid w:val="003F3062"/>
    <w:rsid w:val="003F3073"/>
    <w:rsid w:val="003F377C"/>
    <w:rsid w:val="003F3CDC"/>
    <w:rsid w:val="003F3E7B"/>
    <w:rsid w:val="003F435E"/>
    <w:rsid w:val="003F43EC"/>
    <w:rsid w:val="003F4C60"/>
    <w:rsid w:val="003F5794"/>
    <w:rsid w:val="003F5B84"/>
    <w:rsid w:val="003F5E26"/>
    <w:rsid w:val="003F6859"/>
    <w:rsid w:val="003F6C79"/>
    <w:rsid w:val="003F7178"/>
    <w:rsid w:val="003F7AE5"/>
    <w:rsid w:val="003F7F18"/>
    <w:rsid w:val="00400106"/>
    <w:rsid w:val="004007AB"/>
    <w:rsid w:val="00400B81"/>
    <w:rsid w:val="00401463"/>
    <w:rsid w:val="004016EA"/>
    <w:rsid w:val="00402242"/>
    <w:rsid w:val="0040258C"/>
    <w:rsid w:val="00402707"/>
    <w:rsid w:val="004028C5"/>
    <w:rsid w:val="004034B7"/>
    <w:rsid w:val="00403881"/>
    <w:rsid w:val="004040DF"/>
    <w:rsid w:val="00404BC7"/>
    <w:rsid w:val="0040563A"/>
    <w:rsid w:val="0040585F"/>
    <w:rsid w:val="00405F9B"/>
    <w:rsid w:val="00406819"/>
    <w:rsid w:val="00406F88"/>
    <w:rsid w:val="00407E0E"/>
    <w:rsid w:val="00407FA0"/>
    <w:rsid w:val="004109F3"/>
    <w:rsid w:val="00410C13"/>
    <w:rsid w:val="004112EA"/>
    <w:rsid w:val="0041138F"/>
    <w:rsid w:val="00411CB9"/>
    <w:rsid w:val="00412119"/>
    <w:rsid w:val="0041381B"/>
    <w:rsid w:val="00413AF2"/>
    <w:rsid w:val="0041450A"/>
    <w:rsid w:val="0041475C"/>
    <w:rsid w:val="00415083"/>
    <w:rsid w:val="004150E6"/>
    <w:rsid w:val="00415C74"/>
    <w:rsid w:val="00415E64"/>
    <w:rsid w:val="0041656F"/>
    <w:rsid w:val="00416BED"/>
    <w:rsid w:val="004176B6"/>
    <w:rsid w:val="004205D7"/>
    <w:rsid w:val="00420AFA"/>
    <w:rsid w:val="004211FE"/>
    <w:rsid w:val="0042146C"/>
    <w:rsid w:val="00421D4D"/>
    <w:rsid w:val="00423117"/>
    <w:rsid w:val="00423147"/>
    <w:rsid w:val="0042320F"/>
    <w:rsid w:val="00424B98"/>
    <w:rsid w:val="004257E7"/>
    <w:rsid w:val="00425B75"/>
    <w:rsid w:val="00426A60"/>
    <w:rsid w:val="00426AEA"/>
    <w:rsid w:val="00426E9C"/>
    <w:rsid w:val="00427284"/>
    <w:rsid w:val="004276AA"/>
    <w:rsid w:val="00427AE3"/>
    <w:rsid w:val="00427F2C"/>
    <w:rsid w:val="00430014"/>
    <w:rsid w:val="004304E5"/>
    <w:rsid w:val="0043066E"/>
    <w:rsid w:val="00430D0E"/>
    <w:rsid w:val="004311BB"/>
    <w:rsid w:val="00431D37"/>
    <w:rsid w:val="004329BC"/>
    <w:rsid w:val="00432BDC"/>
    <w:rsid w:val="00432EF2"/>
    <w:rsid w:val="0043316A"/>
    <w:rsid w:val="004336CC"/>
    <w:rsid w:val="004339A2"/>
    <w:rsid w:val="00433B0B"/>
    <w:rsid w:val="00433C05"/>
    <w:rsid w:val="00433CD9"/>
    <w:rsid w:val="004344CE"/>
    <w:rsid w:val="004344F0"/>
    <w:rsid w:val="00435F8C"/>
    <w:rsid w:val="00436403"/>
    <w:rsid w:val="004365B6"/>
    <w:rsid w:val="004373A9"/>
    <w:rsid w:val="004375EB"/>
    <w:rsid w:val="00437692"/>
    <w:rsid w:val="004419D7"/>
    <w:rsid w:val="00441B40"/>
    <w:rsid w:val="00443387"/>
    <w:rsid w:val="004433FF"/>
    <w:rsid w:val="0044362F"/>
    <w:rsid w:val="00444C12"/>
    <w:rsid w:val="004459A9"/>
    <w:rsid w:val="00445AD2"/>
    <w:rsid w:val="00446F0C"/>
    <w:rsid w:val="00450542"/>
    <w:rsid w:val="004510AF"/>
    <w:rsid w:val="00451222"/>
    <w:rsid w:val="004512F7"/>
    <w:rsid w:val="00452718"/>
    <w:rsid w:val="00453559"/>
    <w:rsid w:val="004541E4"/>
    <w:rsid w:val="004546C3"/>
    <w:rsid w:val="00455D78"/>
    <w:rsid w:val="00455FC0"/>
    <w:rsid w:val="00456FD2"/>
    <w:rsid w:val="004577AA"/>
    <w:rsid w:val="004579AC"/>
    <w:rsid w:val="00460042"/>
    <w:rsid w:val="00460262"/>
    <w:rsid w:val="00460D7F"/>
    <w:rsid w:val="00461440"/>
    <w:rsid w:val="0046179B"/>
    <w:rsid w:val="00461A51"/>
    <w:rsid w:val="00461DF8"/>
    <w:rsid w:val="0046209A"/>
    <w:rsid w:val="00463A06"/>
    <w:rsid w:val="00464567"/>
    <w:rsid w:val="0046466A"/>
    <w:rsid w:val="00464C2B"/>
    <w:rsid w:val="0046506D"/>
    <w:rsid w:val="004650D2"/>
    <w:rsid w:val="00465862"/>
    <w:rsid w:val="0046599C"/>
    <w:rsid w:val="00465B0D"/>
    <w:rsid w:val="00466C06"/>
    <w:rsid w:val="00470031"/>
    <w:rsid w:val="00471E5F"/>
    <w:rsid w:val="0047232A"/>
    <w:rsid w:val="0047308A"/>
    <w:rsid w:val="00473569"/>
    <w:rsid w:val="00473610"/>
    <w:rsid w:val="00473B6D"/>
    <w:rsid w:val="00473D26"/>
    <w:rsid w:val="00473E47"/>
    <w:rsid w:val="00474A2A"/>
    <w:rsid w:val="004758FF"/>
    <w:rsid w:val="004764CA"/>
    <w:rsid w:val="00476787"/>
    <w:rsid w:val="00476C26"/>
    <w:rsid w:val="00476EF4"/>
    <w:rsid w:val="00477133"/>
    <w:rsid w:val="0047738A"/>
    <w:rsid w:val="004773E0"/>
    <w:rsid w:val="0047796D"/>
    <w:rsid w:val="004803BA"/>
    <w:rsid w:val="004805E2"/>
    <w:rsid w:val="0048073E"/>
    <w:rsid w:val="00480BFA"/>
    <w:rsid w:val="00480C30"/>
    <w:rsid w:val="00481066"/>
    <w:rsid w:val="004817A8"/>
    <w:rsid w:val="004818C1"/>
    <w:rsid w:val="00481924"/>
    <w:rsid w:val="00483E21"/>
    <w:rsid w:val="0048444E"/>
    <w:rsid w:val="004850DC"/>
    <w:rsid w:val="00485E31"/>
    <w:rsid w:val="0048601D"/>
    <w:rsid w:val="00486B75"/>
    <w:rsid w:val="004874D9"/>
    <w:rsid w:val="00487D44"/>
    <w:rsid w:val="004905D2"/>
    <w:rsid w:val="00491E05"/>
    <w:rsid w:val="00494284"/>
    <w:rsid w:val="0049516D"/>
    <w:rsid w:val="0049578A"/>
    <w:rsid w:val="00495910"/>
    <w:rsid w:val="00496065"/>
    <w:rsid w:val="0049614D"/>
    <w:rsid w:val="004963D0"/>
    <w:rsid w:val="00496C96"/>
    <w:rsid w:val="00497958"/>
    <w:rsid w:val="00497BFD"/>
    <w:rsid w:val="004A01B2"/>
    <w:rsid w:val="004A1F2D"/>
    <w:rsid w:val="004A1FEC"/>
    <w:rsid w:val="004A2196"/>
    <w:rsid w:val="004A2EB3"/>
    <w:rsid w:val="004A2FEB"/>
    <w:rsid w:val="004A30AC"/>
    <w:rsid w:val="004A4161"/>
    <w:rsid w:val="004A44E8"/>
    <w:rsid w:val="004A4E91"/>
    <w:rsid w:val="004A5198"/>
    <w:rsid w:val="004A5B9A"/>
    <w:rsid w:val="004A6AF3"/>
    <w:rsid w:val="004A7725"/>
    <w:rsid w:val="004A7AEF"/>
    <w:rsid w:val="004B02B4"/>
    <w:rsid w:val="004B02E8"/>
    <w:rsid w:val="004B16FE"/>
    <w:rsid w:val="004B1F46"/>
    <w:rsid w:val="004B3B80"/>
    <w:rsid w:val="004B4125"/>
    <w:rsid w:val="004B4492"/>
    <w:rsid w:val="004B4A75"/>
    <w:rsid w:val="004B5026"/>
    <w:rsid w:val="004B5713"/>
    <w:rsid w:val="004B57F3"/>
    <w:rsid w:val="004B5D39"/>
    <w:rsid w:val="004B5DAB"/>
    <w:rsid w:val="004B5F25"/>
    <w:rsid w:val="004B6643"/>
    <w:rsid w:val="004B734C"/>
    <w:rsid w:val="004B7A49"/>
    <w:rsid w:val="004B7E4D"/>
    <w:rsid w:val="004B7F4D"/>
    <w:rsid w:val="004C004C"/>
    <w:rsid w:val="004C0871"/>
    <w:rsid w:val="004C0D35"/>
    <w:rsid w:val="004C3807"/>
    <w:rsid w:val="004C3F0B"/>
    <w:rsid w:val="004C4A55"/>
    <w:rsid w:val="004C4DF7"/>
    <w:rsid w:val="004C558D"/>
    <w:rsid w:val="004C55C1"/>
    <w:rsid w:val="004C68DC"/>
    <w:rsid w:val="004C738F"/>
    <w:rsid w:val="004C7BC5"/>
    <w:rsid w:val="004C7F67"/>
    <w:rsid w:val="004D0316"/>
    <w:rsid w:val="004D0C1D"/>
    <w:rsid w:val="004D1E91"/>
    <w:rsid w:val="004D2532"/>
    <w:rsid w:val="004D2A2C"/>
    <w:rsid w:val="004D2BF5"/>
    <w:rsid w:val="004D2C12"/>
    <w:rsid w:val="004D2E26"/>
    <w:rsid w:val="004D2E38"/>
    <w:rsid w:val="004D3118"/>
    <w:rsid w:val="004D3310"/>
    <w:rsid w:val="004D4031"/>
    <w:rsid w:val="004D4280"/>
    <w:rsid w:val="004D4477"/>
    <w:rsid w:val="004D47D5"/>
    <w:rsid w:val="004D4996"/>
    <w:rsid w:val="004D509D"/>
    <w:rsid w:val="004D6DA8"/>
    <w:rsid w:val="004D741F"/>
    <w:rsid w:val="004E0357"/>
    <w:rsid w:val="004E0609"/>
    <w:rsid w:val="004E0688"/>
    <w:rsid w:val="004E0F7C"/>
    <w:rsid w:val="004E1B70"/>
    <w:rsid w:val="004E1B8B"/>
    <w:rsid w:val="004E243E"/>
    <w:rsid w:val="004E26F2"/>
    <w:rsid w:val="004E29B9"/>
    <w:rsid w:val="004E2FE6"/>
    <w:rsid w:val="004E39B2"/>
    <w:rsid w:val="004E39B4"/>
    <w:rsid w:val="004E4FA3"/>
    <w:rsid w:val="004E513B"/>
    <w:rsid w:val="004E5CE5"/>
    <w:rsid w:val="004E6B59"/>
    <w:rsid w:val="004E72C0"/>
    <w:rsid w:val="004E7990"/>
    <w:rsid w:val="004F00A8"/>
    <w:rsid w:val="004F043B"/>
    <w:rsid w:val="004F0A80"/>
    <w:rsid w:val="004F0CFD"/>
    <w:rsid w:val="004F16B9"/>
    <w:rsid w:val="004F1C7A"/>
    <w:rsid w:val="004F1F03"/>
    <w:rsid w:val="004F2385"/>
    <w:rsid w:val="004F2C08"/>
    <w:rsid w:val="004F2D52"/>
    <w:rsid w:val="004F4093"/>
    <w:rsid w:val="004F4CC4"/>
    <w:rsid w:val="004F4F52"/>
    <w:rsid w:val="004F51AE"/>
    <w:rsid w:val="004F5722"/>
    <w:rsid w:val="004F5D28"/>
    <w:rsid w:val="004F5F2F"/>
    <w:rsid w:val="004F65E9"/>
    <w:rsid w:val="004F69B1"/>
    <w:rsid w:val="004F74E2"/>
    <w:rsid w:val="004F75E6"/>
    <w:rsid w:val="004F7D21"/>
    <w:rsid w:val="0050064C"/>
    <w:rsid w:val="00500A72"/>
    <w:rsid w:val="00500BCE"/>
    <w:rsid w:val="00501049"/>
    <w:rsid w:val="00501DC7"/>
    <w:rsid w:val="0050242E"/>
    <w:rsid w:val="00504B94"/>
    <w:rsid w:val="0050552A"/>
    <w:rsid w:val="0050616E"/>
    <w:rsid w:val="00506570"/>
    <w:rsid w:val="00506C44"/>
    <w:rsid w:val="00507C4B"/>
    <w:rsid w:val="005103AE"/>
    <w:rsid w:val="005106D7"/>
    <w:rsid w:val="0051137F"/>
    <w:rsid w:val="0051168C"/>
    <w:rsid w:val="00511ECE"/>
    <w:rsid w:val="00512864"/>
    <w:rsid w:val="00513296"/>
    <w:rsid w:val="00513310"/>
    <w:rsid w:val="005136E5"/>
    <w:rsid w:val="00513B1E"/>
    <w:rsid w:val="00513FE5"/>
    <w:rsid w:val="005147B2"/>
    <w:rsid w:val="00515127"/>
    <w:rsid w:val="00516C21"/>
    <w:rsid w:val="00516FB1"/>
    <w:rsid w:val="0051717F"/>
    <w:rsid w:val="0051763F"/>
    <w:rsid w:val="00517A22"/>
    <w:rsid w:val="0052005E"/>
    <w:rsid w:val="00520A45"/>
    <w:rsid w:val="00521346"/>
    <w:rsid w:val="00521AEC"/>
    <w:rsid w:val="00521AFC"/>
    <w:rsid w:val="00521CCA"/>
    <w:rsid w:val="00522C2E"/>
    <w:rsid w:val="0052454F"/>
    <w:rsid w:val="0052473B"/>
    <w:rsid w:val="0052551F"/>
    <w:rsid w:val="005257E6"/>
    <w:rsid w:val="005258B2"/>
    <w:rsid w:val="00526003"/>
    <w:rsid w:val="0052658B"/>
    <w:rsid w:val="005267C0"/>
    <w:rsid w:val="00526A39"/>
    <w:rsid w:val="00527B16"/>
    <w:rsid w:val="00527D2A"/>
    <w:rsid w:val="00527FF3"/>
    <w:rsid w:val="00531557"/>
    <w:rsid w:val="005327C1"/>
    <w:rsid w:val="00532BF2"/>
    <w:rsid w:val="00532DA8"/>
    <w:rsid w:val="005330E5"/>
    <w:rsid w:val="005332B8"/>
    <w:rsid w:val="00533952"/>
    <w:rsid w:val="00534BA5"/>
    <w:rsid w:val="00534C5B"/>
    <w:rsid w:val="005353B7"/>
    <w:rsid w:val="0053578E"/>
    <w:rsid w:val="005364B9"/>
    <w:rsid w:val="0053733A"/>
    <w:rsid w:val="0053775B"/>
    <w:rsid w:val="00537C67"/>
    <w:rsid w:val="00537D9C"/>
    <w:rsid w:val="0054019B"/>
    <w:rsid w:val="00540202"/>
    <w:rsid w:val="005403E3"/>
    <w:rsid w:val="00540F58"/>
    <w:rsid w:val="0054156F"/>
    <w:rsid w:val="00542C9C"/>
    <w:rsid w:val="00542D5E"/>
    <w:rsid w:val="005431C6"/>
    <w:rsid w:val="005439E4"/>
    <w:rsid w:val="00543C3A"/>
    <w:rsid w:val="00544F86"/>
    <w:rsid w:val="0054607D"/>
    <w:rsid w:val="00546D0E"/>
    <w:rsid w:val="00547019"/>
    <w:rsid w:val="00550A11"/>
    <w:rsid w:val="00550BC0"/>
    <w:rsid w:val="005521CF"/>
    <w:rsid w:val="00552CD0"/>
    <w:rsid w:val="00552D65"/>
    <w:rsid w:val="00552F0A"/>
    <w:rsid w:val="00552FEC"/>
    <w:rsid w:val="0055341E"/>
    <w:rsid w:val="00553617"/>
    <w:rsid w:val="00553A9B"/>
    <w:rsid w:val="00553B82"/>
    <w:rsid w:val="00554140"/>
    <w:rsid w:val="005545F0"/>
    <w:rsid w:val="00554C43"/>
    <w:rsid w:val="00554CF6"/>
    <w:rsid w:val="00555443"/>
    <w:rsid w:val="005555DD"/>
    <w:rsid w:val="0055580F"/>
    <w:rsid w:val="00555841"/>
    <w:rsid w:val="00556304"/>
    <w:rsid w:val="00556494"/>
    <w:rsid w:val="00556588"/>
    <w:rsid w:val="005575E0"/>
    <w:rsid w:val="00560D14"/>
    <w:rsid w:val="00560D41"/>
    <w:rsid w:val="005619CD"/>
    <w:rsid w:val="00562230"/>
    <w:rsid w:val="00562829"/>
    <w:rsid w:val="00562B58"/>
    <w:rsid w:val="00562B69"/>
    <w:rsid w:val="00562C52"/>
    <w:rsid w:val="00562DF1"/>
    <w:rsid w:val="005630E6"/>
    <w:rsid w:val="005631EF"/>
    <w:rsid w:val="005632BA"/>
    <w:rsid w:val="00563954"/>
    <w:rsid w:val="00564252"/>
    <w:rsid w:val="00564E2E"/>
    <w:rsid w:val="005651E5"/>
    <w:rsid w:val="00565C57"/>
    <w:rsid w:val="00566475"/>
    <w:rsid w:val="00566569"/>
    <w:rsid w:val="005665C0"/>
    <w:rsid w:val="00566B91"/>
    <w:rsid w:val="00566D04"/>
    <w:rsid w:val="00566E56"/>
    <w:rsid w:val="00567156"/>
    <w:rsid w:val="00567AAA"/>
    <w:rsid w:val="00567E98"/>
    <w:rsid w:val="0057005D"/>
    <w:rsid w:val="005703E2"/>
    <w:rsid w:val="00570C7A"/>
    <w:rsid w:val="005710E5"/>
    <w:rsid w:val="005715DD"/>
    <w:rsid w:val="00571940"/>
    <w:rsid w:val="00571DB7"/>
    <w:rsid w:val="0057220B"/>
    <w:rsid w:val="00573E6F"/>
    <w:rsid w:val="00574066"/>
    <w:rsid w:val="00574227"/>
    <w:rsid w:val="005746BA"/>
    <w:rsid w:val="00575749"/>
    <w:rsid w:val="00575FFA"/>
    <w:rsid w:val="005768C6"/>
    <w:rsid w:val="00577385"/>
    <w:rsid w:val="00577681"/>
    <w:rsid w:val="00577853"/>
    <w:rsid w:val="00577E89"/>
    <w:rsid w:val="005800BB"/>
    <w:rsid w:val="005808B1"/>
    <w:rsid w:val="00580EAB"/>
    <w:rsid w:val="005818D0"/>
    <w:rsid w:val="00582550"/>
    <w:rsid w:val="00582BC4"/>
    <w:rsid w:val="0058344F"/>
    <w:rsid w:val="00583986"/>
    <w:rsid w:val="00583C4A"/>
    <w:rsid w:val="00584112"/>
    <w:rsid w:val="00584400"/>
    <w:rsid w:val="00584A48"/>
    <w:rsid w:val="00584CE8"/>
    <w:rsid w:val="005854F9"/>
    <w:rsid w:val="00585F28"/>
    <w:rsid w:val="00586A05"/>
    <w:rsid w:val="00586E89"/>
    <w:rsid w:val="00586FC1"/>
    <w:rsid w:val="005876EE"/>
    <w:rsid w:val="00587FC3"/>
    <w:rsid w:val="005912D0"/>
    <w:rsid w:val="00591476"/>
    <w:rsid w:val="0059164E"/>
    <w:rsid w:val="00591889"/>
    <w:rsid w:val="005922FE"/>
    <w:rsid w:val="00592363"/>
    <w:rsid w:val="00592B1D"/>
    <w:rsid w:val="00592DE0"/>
    <w:rsid w:val="00593194"/>
    <w:rsid w:val="0059371E"/>
    <w:rsid w:val="00593760"/>
    <w:rsid w:val="00594399"/>
    <w:rsid w:val="0059459A"/>
    <w:rsid w:val="00594CFE"/>
    <w:rsid w:val="005959D3"/>
    <w:rsid w:val="00595C0B"/>
    <w:rsid w:val="00596DCB"/>
    <w:rsid w:val="00596EF6"/>
    <w:rsid w:val="005978B2"/>
    <w:rsid w:val="005A11DA"/>
    <w:rsid w:val="005A148A"/>
    <w:rsid w:val="005A1D95"/>
    <w:rsid w:val="005A22D7"/>
    <w:rsid w:val="005A24DE"/>
    <w:rsid w:val="005A2C9C"/>
    <w:rsid w:val="005A2EA3"/>
    <w:rsid w:val="005A34B8"/>
    <w:rsid w:val="005A3780"/>
    <w:rsid w:val="005A39CC"/>
    <w:rsid w:val="005A51F5"/>
    <w:rsid w:val="005A5567"/>
    <w:rsid w:val="005A57E1"/>
    <w:rsid w:val="005A584D"/>
    <w:rsid w:val="005A595D"/>
    <w:rsid w:val="005A6652"/>
    <w:rsid w:val="005A6CB5"/>
    <w:rsid w:val="005A7DD9"/>
    <w:rsid w:val="005B0057"/>
    <w:rsid w:val="005B1A44"/>
    <w:rsid w:val="005B1A8B"/>
    <w:rsid w:val="005B1C69"/>
    <w:rsid w:val="005B2D74"/>
    <w:rsid w:val="005B2EFB"/>
    <w:rsid w:val="005B3017"/>
    <w:rsid w:val="005B4EB8"/>
    <w:rsid w:val="005B540D"/>
    <w:rsid w:val="005B5E57"/>
    <w:rsid w:val="005B7106"/>
    <w:rsid w:val="005B711F"/>
    <w:rsid w:val="005C01F2"/>
    <w:rsid w:val="005C03A7"/>
    <w:rsid w:val="005C07BE"/>
    <w:rsid w:val="005C0A7E"/>
    <w:rsid w:val="005C13EE"/>
    <w:rsid w:val="005C163E"/>
    <w:rsid w:val="005C20C2"/>
    <w:rsid w:val="005C25F6"/>
    <w:rsid w:val="005C4729"/>
    <w:rsid w:val="005C47AB"/>
    <w:rsid w:val="005C48CA"/>
    <w:rsid w:val="005C48D9"/>
    <w:rsid w:val="005C55E5"/>
    <w:rsid w:val="005C5BDF"/>
    <w:rsid w:val="005C63D9"/>
    <w:rsid w:val="005C6621"/>
    <w:rsid w:val="005C6A52"/>
    <w:rsid w:val="005C6D82"/>
    <w:rsid w:val="005C6F68"/>
    <w:rsid w:val="005C7A88"/>
    <w:rsid w:val="005D0623"/>
    <w:rsid w:val="005D0889"/>
    <w:rsid w:val="005D0F4F"/>
    <w:rsid w:val="005D13E3"/>
    <w:rsid w:val="005D16BC"/>
    <w:rsid w:val="005D2BDD"/>
    <w:rsid w:val="005D2CFE"/>
    <w:rsid w:val="005D347C"/>
    <w:rsid w:val="005D3C58"/>
    <w:rsid w:val="005D442B"/>
    <w:rsid w:val="005D4A49"/>
    <w:rsid w:val="005D4A9D"/>
    <w:rsid w:val="005D4D30"/>
    <w:rsid w:val="005D4D61"/>
    <w:rsid w:val="005D61C1"/>
    <w:rsid w:val="005D62A9"/>
    <w:rsid w:val="005D62AA"/>
    <w:rsid w:val="005D748D"/>
    <w:rsid w:val="005D7873"/>
    <w:rsid w:val="005E134E"/>
    <w:rsid w:val="005E1AA8"/>
    <w:rsid w:val="005E1D4C"/>
    <w:rsid w:val="005E1F9A"/>
    <w:rsid w:val="005E21C4"/>
    <w:rsid w:val="005E23D5"/>
    <w:rsid w:val="005E2908"/>
    <w:rsid w:val="005E34A2"/>
    <w:rsid w:val="005E484E"/>
    <w:rsid w:val="005E4A34"/>
    <w:rsid w:val="005E60E1"/>
    <w:rsid w:val="005E6C50"/>
    <w:rsid w:val="005E771C"/>
    <w:rsid w:val="005E7927"/>
    <w:rsid w:val="005F0165"/>
    <w:rsid w:val="005F07F0"/>
    <w:rsid w:val="005F0FB5"/>
    <w:rsid w:val="005F17E6"/>
    <w:rsid w:val="005F1A6C"/>
    <w:rsid w:val="005F1C81"/>
    <w:rsid w:val="005F1FD0"/>
    <w:rsid w:val="005F21BA"/>
    <w:rsid w:val="005F278B"/>
    <w:rsid w:val="005F28A2"/>
    <w:rsid w:val="005F2B42"/>
    <w:rsid w:val="005F2BBA"/>
    <w:rsid w:val="005F31D7"/>
    <w:rsid w:val="005F3BB5"/>
    <w:rsid w:val="005F4366"/>
    <w:rsid w:val="005F461A"/>
    <w:rsid w:val="005F4684"/>
    <w:rsid w:val="005F56CA"/>
    <w:rsid w:val="005F5887"/>
    <w:rsid w:val="005F5BC2"/>
    <w:rsid w:val="005F5F67"/>
    <w:rsid w:val="005F69B6"/>
    <w:rsid w:val="005F7A1E"/>
    <w:rsid w:val="005F7B05"/>
    <w:rsid w:val="005F7E29"/>
    <w:rsid w:val="00600890"/>
    <w:rsid w:val="00600AE9"/>
    <w:rsid w:val="0060108D"/>
    <w:rsid w:val="006014AE"/>
    <w:rsid w:val="006016AE"/>
    <w:rsid w:val="00601A8A"/>
    <w:rsid w:val="0060215C"/>
    <w:rsid w:val="00602F92"/>
    <w:rsid w:val="00602FE1"/>
    <w:rsid w:val="006035D2"/>
    <w:rsid w:val="0060382C"/>
    <w:rsid w:val="006039F2"/>
    <w:rsid w:val="006046B8"/>
    <w:rsid w:val="00605A32"/>
    <w:rsid w:val="00606EC5"/>
    <w:rsid w:val="00607383"/>
    <w:rsid w:val="00607658"/>
    <w:rsid w:val="006078C7"/>
    <w:rsid w:val="00607E22"/>
    <w:rsid w:val="00610344"/>
    <w:rsid w:val="00610B22"/>
    <w:rsid w:val="00610B7D"/>
    <w:rsid w:val="006115DE"/>
    <w:rsid w:val="00611EDB"/>
    <w:rsid w:val="00611EDF"/>
    <w:rsid w:val="00612402"/>
    <w:rsid w:val="00612728"/>
    <w:rsid w:val="006140A3"/>
    <w:rsid w:val="00615179"/>
    <w:rsid w:val="006154F5"/>
    <w:rsid w:val="00615814"/>
    <w:rsid w:val="00616A22"/>
    <w:rsid w:val="006172AA"/>
    <w:rsid w:val="00617443"/>
    <w:rsid w:val="006179D8"/>
    <w:rsid w:val="00617BBF"/>
    <w:rsid w:val="00620168"/>
    <w:rsid w:val="006210FC"/>
    <w:rsid w:val="00621794"/>
    <w:rsid w:val="00621DB6"/>
    <w:rsid w:val="0062232B"/>
    <w:rsid w:val="00622D33"/>
    <w:rsid w:val="00622F99"/>
    <w:rsid w:val="0062300A"/>
    <w:rsid w:val="006234B0"/>
    <w:rsid w:val="006236A4"/>
    <w:rsid w:val="0062379A"/>
    <w:rsid w:val="00623E38"/>
    <w:rsid w:val="00623F8E"/>
    <w:rsid w:val="006240CE"/>
    <w:rsid w:val="006243C1"/>
    <w:rsid w:val="00624734"/>
    <w:rsid w:val="00624F35"/>
    <w:rsid w:val="00625124"/>
    <w:rsid w:val="0062547A"/>
    <w:rsid w:val="00625C5B"/>
    <w:rsid w:val="00625ED0"/>
    <w:rsid w:val="00627005"/>
    <w:rsid w:val="00627D77"/>
    <w:rsid w:val="006303EE"/>
    <w:rsid w:val="00630B87"/>
    <w:rsid w:val="006316CE"/>
    <w:rsid w:val="00631781"/>
    <w:rsid w:val="0063196A"/>
    <w:rsid w:val="00631F6E"/>
    <w:rsid w:val="00632832"/>
    <w:rsid w:val="00633D39"/>
    <w:rsid w:val="0063436E"/>
    <w:rsid w:val="00634B51"/>
    <w:rsid w:val="00634BAD"/>
    <w:rsid w:val="00635146"/>
    <w:rsid w:val="00635836"/>
    <w:rsid w:val="00637C5E"/>
    <w:rsid w:val="00637DBA"/>
    <w:rsid w:val="00637ED7"/>
    <w:rsid w:val="006402C6"/>
    <w:rsid w:val="00641168"/>
    <w:rsid w:val="0064151F"/>
    <w:rsid w:val="0064168A"/>
    <w:rsid w:val="00642305"/>
    <w:rsid w:val="0064256D"/>
    <w:rsid w:val="00642ED7"/>
    <w:rsid w:val="006430FB"/>
    <w:rsid w:val="00643891"/>
    <w:rsid w:val="00643C4E"/>
    <w:rsid w:val="00643D5B"/>
    <w:rsid w:val="006450DF"/>
    <w:rsid w:val="00645D2E"/>
    <w:rsid w:val="00646367"/>
    <w:rsid w:val="006464E2"/>
    <w:rsid w:val="0064669F"/>
    <w:rsid w:val="00647145"/>
    <w:rsid w:val="0064793F"/>
    <w:rsid w:val="00647AF7"/>
    <w:rsid w:val="00647FAD"/>
    <w:rsid w:val="00650807"/>
    <w:rsid w:val="0065094D"/>
    <w:rsid w:val="00651441"/>
    <w:rsid w:val="00651CB7"/>
    <w:rsid w:val="00652480"/>
    <w:rsid w:val="00652D00"/>
    <w:rsid w:val="0065310E"/>
    <w:rsid w:val="00653BF7"/>
    <w:rsid w:val="006554F8"/>
    <w:rsid w:val="00655BD2"/>
    <w:rsid w:val="00655E8E"/>
    <w:rsid w:val="00656AEF"/>
    <w:rsid w:val="00657201"/>
    <w:rsid w:val="006575A6"/>
    <w:rsid w:val="00657C9C"/>
    <w:rsid w:val="00660022"/>
    <w:rsid w:val="00660218"/>
    <w:rsid w:val="00660530"/>
    <w:rsid w:val="006607A6"/>
    <w:rsid w:val="00660E84"/>
    <w:rsid w:val="00660ED0"/>
    <w:rsid w:val="00661887"/>
    <w:rsid w:val="00661BEE"/>
    <w:rsid w:val="00661F58"/>
    <w:rsid w:val="00662BC6"/>
    <w:rsid w:val="0066350C"/>
    <w:rsid w:val="006639F4"/>
    <w:rsid w:val="00663BE8"/>
    <w:rsid w:val="0066685E"/>
    <w:rsid w:val="00666918"/>
    <w:rsid w:val="006674FA"/>
    <w:rsid w:val="00670257"/>
    <w:rsid w:val="00670893"/>
    <w:rsid w:val="00670E36"/>
    <w:rsid w:val="006722F3"/>
    <w:rsid w:val="006724E2"/>
    <w:rsid w:val="00673129"/>
    <w:rsid w:val="0067446D"/>
    <w:rsid w:val="00674775"/>
    <w:rsid w:val="006756D0"/>
    <w:rsid w:val="00676816"/>
    <w:rsid w:val="00676830"/>
    <w:rsid w:val="00676AFD"/>
    <w:rsid w:val="00676B96"/>
    <w:rsid w:val="00676BD3"/>
    <w:rsid w:val="006776E5"/>
    <w:rsid w:val="006778CA"/>
    <w:rsid w:val="006803C5"/>
    <w:rsid w:val="006809F5"/>
    <w:rsid w:val="006811C7"/>
    <w:rsid w:val="006813E9"/>
    <w:rsid w:val="00681E12"/>
    <w:rsid w:val="006822D3"/>
    <w:rsid w:val="00682402"/>
    <w:rsid w:val="0068257C"/>
    <w:rsid w:val="00686F13"/>
    <w:rsid w:val="00687BAE"/>
    <w:rsid w:val="00690378"/>
    <w:rsid w:val="0069043F"/>
    <w:rsid w:val="00690452"/>
    <w:rsid w:val="00690683"/>
    <w:rsid w:val="00690BAE"/>
    <w:rsid w:val="00690BFA"/>
    <w:rsid w:val="006910F6"/>
    <w:rsid w:val="00691475"/>
    <w:rsid w:val="00691DD0"/>
    <w:rsid w:val="00691DEC"/>
    <w:rsid w:val="00691DFB"/>
    <w:rsid w:val="00691E44"/>
    <w:rsid w:val="00692536"/>
    <w:rsid w:val="00692DA9"/>
    <w:rsid w:val="00693706"/>
    <w:rsid w:val="00693909"/>
    <w:rsid w:val="00693F04"/>
    <w:rsid w:val="00694496"/>
    <w:rsid w:val="006948F3"/>
    <w:rsid w:val="00694DBC"/>
    <w:rsid w:val="006953EE"/>
    <w:rsid w:val="00695969"/>
    <w:rsid w:val="0069596C"/>
    <w:rsid w:val="00695A2C"/>
    <w:rsid w:val="006963EE"/>
    <w:rsid w:val="006964EB"/>
    <w:rsid w:val="00696667"/>
    <w:rsid w:val="00696AC0"/>
    <w:rsid w:val="00696CD0"/>
    <w:rsid w:val="00697023"/>
    <w:rsid w:val="0069715D"/>
    <w:rsid w:val="006A021C"/>
    <w:rsid w:val="006A1FE4"/>
    <w:rsid w:val="006A2871"/>
    <w:rsid w:val="006A4DAB"/>
    <w:rsid w:val="006A54A9"/>
    <w:rsid w:val="006A5CEC"/>
    <w:rsid w:val="006A60F5"/>
    <w:rsid w:val="006A65FA"/>
    <w:rsid w:val="006A7378"/>
    <w:rsid w:val="006A7F28"/>
    <w:rsid w:val="006A7FD1"/>
    <w:rsid w:val="006B008B"/>
    <w:rsid w:val="006B0A62"/>
    <w:rsid w:val="006B0B1A"/>
    <w:rsid w:val="006B15ED"/>
    <w:rsid w:val="006B1BF8"/>
    <w:rsid w:val="006B30EA"/>
    <w:rsid w:val="006B333D"/>
    <w:rsid w:val="006B34E8"/>
    <w:rsid w:val="006B378E"/>
    <w:rsid w:val="006B413B"/>
    <w:rsid w:val="006B4ACD"/>
    <w:rsid w:val="006B53B9"/>
    <w:rsid w:val="006B5EAE"/>
    <w:rsid w:val="006B5EB6"/>
    <w:rsid w:val="006B66A4"/>
    <w:rsid w:val="006B6B62"/>
    <w:rsid w:val="006B7102"/>
    <w:rsid w:val="006B715D"/>
    <w:rsid w:val="006C0380"/>
    <w:rsid w:val="006C04B9"/>
    <w:rsid w:val="006C0B6C"/>
    <w:rsid w:val="006C0D8F"/>
    <w:rsid w:val="006C12FD"/>
    <w:rsid w:val="006C1781"/>
    <w:rsid w:val="006C19AA"/>
    <w:rsid w:val="006C2277"/>
    <w:rsid w:val="006C2281"/>
    <w:rsid w:val="006C2779"/>
    <w:rsid w:val="006C318D"/>
    <w:rsid w:val="006C32F9"/>
    <w:rsid w:val="006C3667"/>
    <w:rsid w:val="006C3A0A"/>
    <w:rsid w:val="006C41B0"/>
    <w:rsid w:val="006C4BC4"/>
    <w:rsid w:val="006C4D6F"/>
    <w:rsid w:val="006C4F3B"/>
    <w:rsid w:val="006C52A8"/>
    <w:rsid w:val="006C55A0"/>
    <w:rsid w:val="006C55CA"/>
    <w:rsid w:val="006C5609"/>
    <w:rsid w:val="006C5D67"/>
    <w:rsid w:val="006C6030"/>
    <w:rsid w:val="006C6039"/>
    <w:rsid w:val="006C6384"/>
    <w:rsid w:val="006C66D8"/>
    <w:rsid w:val="006C6AB5"/>
    <w:rsid w:val="006D0BFE"/>
    <w:rsid w:val="006D0D3B"/>
    <w:rsid w:val="006D0E42"/>
    <w:rsid w:val="006D0ED2"/>
    <w:rsid w:val="006D11C1"/>
    <w:rsid w:val="006D1726"/>
    <w:rsid w:val="006D28C8"/>
    <w:rsid w:val="006D28CC"/>
    <w:rsid w:val="006D3705"/>
    <w:rsid w:val="006D395E"/>
    <w:rsid w:val="006D4A58"/>
    <w:rsid w:val="006D4A9A"/>
    <w:rsid w:val="006D5247"/>
    <w:rsid w:val="006D5516"/>
    <w:rsid w:val="006D63AB"/>
    <w:rsid w:val="006D706C"/>
    <w:rsid w:val="006D70A3"/>
    <w:rsid w:val="006D7F65"/>
    <w:rsid w:val="006E08AC"/>
    <w:rsid w:val="006E14A8"/>
    <w:rsid w:val="006E31BA"/>
    <w:rsid w:val="006E337A"/>
    <w:rsid w:val="006E3FE4"/>
    <w:rsid w:val="006E492F"/>
    <w:rsid w:val="006E5031"/>
    <w:rsid w:val="006E5453"/>
    <w:rsid w:val="006E742F"/>
    <w:rsid w:val="006E7665"/>
    <w:rsid w:val="006E7F19"/>
    <w:rsid w:val="006F09F3"/>
    <w:rsid w:val="006F18F6"/>
    <w:rsid w:val="006F23E0"/>
    <w:rsid w:val="006F2553"/>
    <w:rsid w:val="006F25EF"/>
    <w:rsid w:val="006F33EA"/>
    <w:rsid w:val="006F35CC"/>
    <w:rsid w:val="006F3E3C"/>
    <w:rsid w:val="006F49C4"/>
    <w:rsid w:val="006F55E9"/>
    <w:rsid w:val="006F5DC6"/>
    <w:rsid w:val="006F6FB3"/>
    <w:rsid w:val="006F7108"/>
    <w:rsid w:val="006F74F0"/>
    <w:rsid w:val="006F783A"/>
    <w:rsid w:val="006F7DFD"/>
    <w:rsid w:val="00700611"/>
    <w:rsid w:val="00701025"/>
    <w:rsid w:val="00701EAD"/>
    <w:rsid w:val="00701F1F"/>
    <w:rsid w:val="0070209B"/>
    <w:rsid w:val="007023F9"/>
    <w:rsid w:val="007036FB"/>
    <w:rsid w:val="0070384D"/>
    <w:rsid w:val="00703DAD"/>
    <w:rsid w:val="00703F40"/>
    <w:rsid w:val="00704432"/>
    <w:rsid w:val="00707692"/>
    <w:rsid w:val="007103D5"/>
    <w:rsid w:val="007107E5"/>
    <w:rsid w:val="00710B0E"/>
    <w:rsid w:val="007111B0"/>
    <w:rsid w:val="00711BB1"/>
    <w:rsid w:val="00711BD8"/>
    <w:rsid w:val="00711F4F"/>
    <w:rsid w:val="00712A53"/>
    <w:rsid w:val="00712EB2"/>
    <w:rsid w:val="00713AD7"/>
    <w:rsid w:val="00714232"/>
    <w:rsid w:val="00714274"/>
    <w:rsid w:val="00714617"/>
    <w:rsid w:val="007149D7"/>
    <w:rsid w:val="00714DD2"/>
    <w:rsid w:val="007156C7"/>
    <w:rsid w:val="00715872"/>
    <w:rsid w:val="0071647B"/>
    <w:rsid w:val="0071684E"/>
    <w:rsid w:val="00716F61"/>
    <w:rsid w:val="0071782C"/>
    <w:rsid w:val="00717AF6"/>
    <w:rsid w:val="0072078B"/>
    <w:rsid w:val="00721044"/>
    <w:rsid w:val="007216E2"/>
    <w:rsid w:val="00721750"/>
    <w:rsid w:val="0072177D"/>
    <w:rsid w:val="00722356"/>
    <w:rsid w:val="00722650"/>
    <w:rsid w:val="00722729"/>
    <w:rsid w:val="007244D2"/>
    <w:rsid w:val="00724B8C"/>
    <w:rsid w:val="00725E0A"/>
    <w:rsid w:val="00725E67"/>
    <w:rsid w:val="0072605A"/>
    <w:rsid w:val="0072704E"/>
    <w:rsid w:val="007272AC"/>
    <w:rsid w:val="00730147"/>
    <w:rsid w:val="00730677"/>
    <w:rsid w:val="007308FC"/>
    <w:rsid w:val="00730FA8"/>
    <w:rsid w:val="00731900"/>
    <w:rsid w:val="00731AD6"/>
    <w:rsid w:val="00731CA8"/>
    <w:rsid w:val="00731CE9"/>
    <w:rsid w:val="00732BF0"/>
    <w:rsid w:val="00733415"/>
    <w:rsid w:val="00733594"/>
    <w:rsid w:val="0073370C"/>
    <w:rsid w:val="0073390F"/>
    <w:rsid w:val="00733CC8"/>
    <w:rsid w:val="007346C4"/>
    <w:rsid w:val="00735480"/>
    <w:rsid w:val="00735530"/>
    <w:rsid w:val="00735762"/>
    <w:rsid w:val="00735A22"/>
    <w:rsid w:val="00736002"/>
    <w:rsid w:val="00736EEF"/>
    <w:rsid w:val="00737695"/>
    <w:rsid w:val="00737800"/>
    <w:rsid w:val="00741927"/>
    <w:rsid w:val="0074248B"/>
    <w:rsid w:val="00742AAA"/>
    <w:rsid w:val="00743967"/>
    <w:rsid w:val="00743E16"/>
    <w:rsid w:val="00744C00"/>
    <w:rsid w:val="00744CE6"/>
    <w:rsid w:val="00745061"/>
    <w:rsid w:val="00745558"/>
    <w:rsid w:val="00745715"/>
    <w:rsid w:val="007460CE"/>
    <w:rsid w:val="0074728F"/>
    <w:rsid w:val="00747CEB"/>
    <w:rsid w:val="00750EBB"/>
    <w:rsid w:val="0075159C"/>
    <w:rsid w:val="00751887"/>
    <w:rsid w:val="00752125"/>
    <w:rsid w:val="00752943"/>
    <w:rsid w:val="00752FAC"/>
    <w:rsid w:val="00753235"/>
    <w:rsid w:val="007533A2"/>
    <w:rsid w:val="007542E2"/>
    <w:rsid w:val="007543C5"/>
    <w:rsid w:val="0075453C"/>
    <w:rsid w:val="00755022"/>
    <w:rsid w:val="007557BF"/>
    <w:rsid w:val="007558DA"/>
    <w:rsid w:val="00755B91"/>
    <w:rsid w:val="00755CFA"/>
    <w:rsid w:val="00755DC6"/>
    <w:rsid w:val="007560EC"/>
    <w:rsid w:val="00756247"/>
    <w:rsid w:val="00756EF9"/>
    <w:rsid w:val="00757A2E"/>
    <w:rsid w:val="00757A4B"/>
    <w:rsid w:val="007603A9"/>
    <w:rsid w:val="00760F7D"/>
    <w:rsid w:val="00761966"/>
    <w:rsid w:val="00761EBA"/>
    <w:rsid w:val="00761FCC"/>
    <w:rsid w:val="007624BE"/>
    <w:rsid w:val="007625F1"/>
    <w:rsid w:val="00762648"/>
    <w:rsid w:val="0076265C"/>
    <w:rsid w:val="00762DA7"/>
    <w:rsid w:val="00762FD5"/>
    <w:rsid w:val="0076358B"/>
    <w:rsid w:val="00763C22"/>
    <w:rsid w:val="00764553"/>
    <w:rsid w:val="0076460F"/>
    <w:rsid w:val="007646A3"/>
    <w:rsid w:val="007650BF"/>
    <w:rsid w:val="0076515F"/>
    <w:rsid w:val="00765808"/>
    <w:rsid w:val="00765D97"/>
    <w:rsid w:val="00766BDD"/>
    <w:rsid w:val="00766DA6"/>
    <w:rsid w:val="00766F0E"/>
    <w:rsid w:val="00767B25"/>
    <w:rsid w:val="00767FEE"/>
    <w:rsid w:val="007701D4"/>
    <w:rsid w:val="007703DB"/>
    <w:rsid w:val="0077052C"/>
    <w:rsid w:val="00771123"/>
    <w:rsid w:val="00771203"/>
    <w:rsid w:val="007712DF"/>
    <w:rsid w:val="00771604"/>
    <w:rsid w:val="00772473"/>
    <w:rsid w:val="00772AFE"/>
    <w:rsid w:val="0077354E"/>
    <w:rsid w:val="00773600"/>
    <w:rsid w:val="0077367A"/>
    <w:rsid w:val="00773DA7"/>
    <w:rsid w:val="00774781"/>
    <w:rsid w:val="00775278"/>
    <w:rsid w:val="00775D3D"/>
    <w:rsid w:val="00776CB2"/>
    <w:rsid w:val="00776FE3"/>
    <w:rsid w:val="0077716A"/>
    <w:rsid w:val="007779A6"/>
    <w:rsid w:val="00777D50"/>
    <w:rsid w:val="00777E9B"/>
    <w:rsid w:val="00777EBA"/>
    <w:rsid w:val="00780D41"/>
    <w:rsid w:val="00780DB8"/>
    <w:rsid w:val="0078167B"/>
    <w:rsid w:val="007820D9"/>
    <w:rsid w:val="0078254E"/>
    <w:rsid w:val="00782D80"/>
    <w:rsid w:val="00783262"/>
    <w:rsid w:val="007834C1"/>
    <w:rsid w:val="007835CF"/>
    <w:rsid w:val="00784E4C"/>
    <w:rsid w:val="00785A75"/>
    <w:rsid w:val="0078671F"/>
    <w:rsid w:val="00786BFF"/>
    <w:rsid w:val="00786F65"/>
    <w:rsid w:val="007871E3"/>
    <w:rsid w:val="00787696"/>
    <w:rsid w:val="00787EAB"/>
    <w:rsid w:val="00787FAD"/>
    <w:rsid w:val="007903AB"/>
    <w:rsid w:val="0079127B"/>
    <w:rsid w:val="0079189F"/>
    <w:rsid w:val="00792075"/>
    <w:rsid w:val="00792B66"/>
    <w:rsid w:val="00792FEE"/>
    <w:rsid w:val="0079378A"/>
    <w:rsid w:val="00794218"/>
    <w:rsid w:val="007944AA"/>
    <w:rsid w:val="007945F7"/>
    <w:rsid w:val="00795719"/>
    <w:rsid w:val="00795CCC"/>
    <w:rsid w:val="00796C74"/>
    <w:rsid w:val="00797178"/>
    <w:rsid w:val="007978D2"/>
    <w:rsid w:val="007A104B"/>
    <w:rsid w:val="007A13E9"/>
    <w:rsid w:val="007A185B"/>
    <w:rsid w:val="007A1B0D"/>
    <w:rsid w:val="007A244C"/>
    <w:rsid w:val="007A30E5"/>
    <w:rsid w:val="007A3441"/>
    <w:rsid w:val="007A34AD"/>
    <w:rsid w:val="007A3556"/>
    <w:rsid w:val="007A4185"/>
    <w:rsid w:val="007A44B4"/>
    <w:rsid w:val="007A4D23"/>
    <w:rsid w:val="007A50DD"/>
    <w:rsid w:val="007A51CF"/>
    <w:rsid w:val="007A553B"/>
    <w:rsid w:val="007A567B"/>
    <w:rsid w:val="007A5781"/>
    <w:rsid w:val="007A5EE1"/>
    <w:rsid w:val="007A5F2A"/>
    <w:rsid w:val="007A60D8"/>
    <w:rsid w:val="007A7ADD"/>
    <w:rsid w:val="007B00B2"/>
    <w:rsid w:val="007B055B"/>
    <w:rsid w:val="007B0FF6"/>
    <w:rsid w:val="007B1E71"/>
    <w:rsid w:val="007B30F2"/>
    <w:rsid w:val="007B3160"/>
    <w:rsid w:val="007B35A9"/>
    <w:rsid w:val="007B3C3F"/>
    <w:rsid w:val="007B3CE5"/>
    <w:rsid w:val="007B43A1"/>
    <w:rsid w:val="007B4513"/>
    <w:rsid w:val="007B5B96"/>
    <w:rsid w:val="007B5C32"/>
    <w:rsid w:val="007B60A1"/>
    <w:rsid w:val="007B6B27"/>
    <w:rsid w:val="007B6DD3"/>
    <w:rsid w:val="007B7E01"/>
    <w:rsid w:val="007C020E"/>
    <w:rsid w:val="007C0416"/>
    <w:rsid w:val="007C0826"/>
    <w:rsid w:val="007C0ED6"/>
    <w:rsid w:val="007C3F08"/>
    <w:rsid w:val="007C406B"/>
    <w:rsid w:val="007C4873"/>
    <w:rsid w:val="007C491B"/>
    <w:rsid w:val="007C5A46"/>
    <w:rsid w:val="007C5CBE"/>
    <w:rsid w:val="007C63C8"/>
    <w:rsid w:val="007C6A03"/>
    <w:rsid w:val="007C6E02"/>
    <w:rsid w:val="007D041D"/>
    <w:rsid w:val="007D138F"/>
    <w:rsid w:val="007D2257"/>
    <w:rsid w:val="007D2425"/>
    <w:rsid w:val="007D253B"/>
    <w:rsid w:val="007D2AC3"/>
    <w:rsid w:val="007D3EE7"/>
    <w:rsid w:val="007D4414"/>
    <w:rsid w:val="007D4C14"/>
    <w:rsid w:val="007D4DB9"/>
    <w:rsid w:val="007D4F46"/>
    <w:rsid w:val="007D5166"/>
    <w:rsid w:val="007D566F"/>
    <w:rsid w:val="007D6C53"/>
    <w:rsid w:val="007D6F76"/>
    <w:rsid w:val="007D775A"/>
    <w:rsid w:val="007D7CB4"/>
    <w:rsid w:val="007D7D71"/>
    <w:rsid w:val="007E0315"/>
    <w:rsid w:val="007E0DE7"/>
    <w:rsid w:val="007E1476"/>
    <w:rsid w:val="007E24C9"/>
    <w:rsid w:val="007E257B"/>
    <w:rsid w:val="007E37D0"/>
    <w:rsid w:val="007E3FBF"/>
    <w:rsid w:val="007E4D9D"/>
    <w:rsid w:val="007E546E"/>
    <w:rsid w:val="007E5730"/>
    <w:rsid w:val="007E580C"/>
    <w:rsid w:val="007E590B"/>
    <w:rsid w:val="007E5B3A"/>
    <w:rsid w:val="007E6BA4"/>
    <w:rsid w:val="007E6C13"/>
    <w:rsid w:val="007E7563"/>
    <w:rsid w:val="007F0179"/>
    <w:rsid w:val="007F03E2"/>
    <w:rsid w:val="007F07E9"/>
    <w:rsid w:val="007F0F10"/>
    <w:rsid w:val="007F0F66"/>
    <w:rsid w:val="007F19FE"/>
    <w:rsid w:val="007F2F5B"/>
    <w:rsid w:val="007F3F1A"/>
    <w:rsid w:val="007F4646"/>
    <w:rsid w:val="007F5364"/>
    <w:rsid w:val="007F59A8"/>
    <w:rsid w:val="007F601C"/>
    <w:rsid w:val="007F65D7"/>
    <w:rsid w:val="007F68B9"/>
    <w:rsid w:val="007F6D1D"/>
    <w:rsid w:val="007F7838"/>
    <w:rsid w:val="007F7877"/>
    <w:rsid w:val="00800266"/>
    <w:rsid w:val="00802329"/>
    <w:rsid w:val="00802696"/>
    <w:rsid w:val="00802719"/>
    <w:rsid w:val="0080317E"/>
    <w:rsid w:val="0080357D"/>
    <w:rsid w:val="008035B9"/>
    <w:rsid w:val="008036E6"/>
    <w:rsid w:val="00803715"/>
    <w:rsid w:val="00803912"/>
    <w:rsid w:val="00803F2D"/>
    <w:rsid w:val="00803F79"/>
    <w:rsid w:val="0080423B"/>
    <w:rsid w:val="00804304"/>
    <w:rsid w:val="008050E9"/>
    <w:rsid w:val="00805415"/>
    <w:rsid w:val="008057FB"/>
    <w:rsid w:val="00805850"/>
    <w:rsid w:val="00805A10"/>
    <w:rsid w:val="00805E11"/>
    <w:rsid w:val="00807782"/>
    <w:rsid w:val="00807EA4"/>
    <w:rsid w:val="00810907"/>
    <w:rsid w:val="00810B19"/>
    <w:rsid w:val="0081128E"/>
    <w:rsid w:val="0081154E"/>
    <w:rsid w:val="0081175B"/>
    <w:rsid w:val="00812785"/>
    <w:rsid w:val="0081330B"/>
    <w:rsid w:val="00813553"/>
    <w:rsid w:val="008135A5"/>
    <w:rsid w:val="008140CE"/>
    <w:rsid w:val="00814D92"/>
    <w:rsid w:val="00815D2B"/>
    <w:rsid w:val="00815DA1"/>
    <w:rsid w:val="00816209"/>
    <w:rsid w:val="008168A6"/>
    <w:rsid w:val="00817457"/>
    <w:rsid w:val="0081761B"/>
    <w:rsid w:val="00817A82"/>
    <w:rsid w:val="00817C05"/>
    <w:rsid w:val="008202A3"/>
    <w:rsid w:val="008209AC"/>
    <w:rsid w:val="00820C36"/>
    <w:rsid w:val="00820E91"/>
    <w:rsid w:val="00820F77"/>
    <w:rsid w:val="0082117B"/>
    <w:rsid w:val="00821A88"/>
    <w:rsid w:val="00822A83"/>
    <w:rsid w:val="00823A85"/>
    <w:rsid w:val="00823BE1"/>
    <w:rsid w:val="00823E0F"/>
    <w:rsid w:val="008248A3"/>
    <w:rsid w:val="00824C21"/>
    <w:rsid w:val="0082540C"/>
    <w:rsid w:val="00826C1D"/>
    <w:rsid w:val="0082751A"/>
    <w:rsid w:val="008278BF"/>
    <w:rsid w:val="00827F87"/>
    <w:rsid w:val="0083269C"/>
    <w:rsid w:val="008329E4"/>
    <w:rsid w:val="00832EBF"/>
    <w:rsid w:val="008331A8"/>
    <w:rsid w:val="00833700"/>
    <w:rsid w:val="00833BF9"/>
    <w:rsid w:val="00833CDB"/>
    <w:rsid w:val="008341B5"/>
    <w:rsid w:val="00834379"/>
    <w:rsid w:val="008347B3"/>
    <w:rsid w:val="00834D2D"/>
    <w:rsid w:val="00835580"/>
    <w:rsid w:val="00835793"/>
    <w:rsid w:val="008363A0"/>
    <w:rsid w:val="008372B7"/>
    <w:rsid w:val="00837C85"/>
    <w:rsid w:val="00837DE5"/>
    <w:rsid w:val="008404E2"/>
    <w:rsid w:val="00840930"/>
    <w:rsid w:val="00840A31"/>
    <w:rsid w:val="008419D6"/>
    <w:rsid w:val="00841ACA"/>
    <w:rsid w:val="00841CF4"/>
    <w:rsid w:val="008426A5"/>
    <w:rsid w:val="008428CF"/>
    <w:rsid w:val="00843C65"/>
    <w:rsid w:val="00844385"/>
    <w:rsid w:val="00844B28"/>
    <w:rsid w:val="00844FD1"/>
    <w:rsid w:val="008452EC"/>
    <w:rsid w:val="008457D2"/>
    <w:rsid w:val="00845DAD"/>
    <w:rsid w:val="00845ED2"/>
    <w:rsid w:val="00846556"/>
    <w:rsid w:val="00846AC6"/>
    <w:rsid w:val="00846C81"/>
    <w:rsid w:val="008472AF"/>
    <w:rsid w:val="008473A8"/>
    <w:rsid w:val="0085047C"/>
    <w:rsid w:val="00850E25"/>
    <w:rsid w:val="00851131"/>
    <w:rsid w:val="00851FDA"/>
    <w:rsid w:val="008523F8"/>
    <w:rsid w:val="00852489"/>
    <w:rsid w:val="008528BF"/>
    <w:rsid w:val="00852C17"/>
    <w:rsid w:val="00853094"/>
    <w:rsid w:val="008530F3"/>
    <w:rsid w:val="008532B1"/>
    <w:rsid w:val="008536DC"/>
    <w:rsid w:val="00853AB1"/>
    <w:rsid w:val="00853BCE"/>
    <w:rsid w:val="00855077"/>
    <w:rsid w:val="0085545A"/>
    <w:rsid w:val="00855EB2"/>
    <w:rsid w:val="008569EC"/>
    <w:rsid w:val="00857280"/>
    <w:rsid w:val="00857849"/>
    <w:rsid w:val="00857894"/>
    <w:rsid w:val="008578C0"/>
    <w:rsid w:val="008601BE"/>
    <w:rsid w:val="00860BC9"/>
    <w:rsid w:val="008610C4"/>
    <w:rsid w:val="00861844"/>
    <w:rsid w:val="00861EAE"/>
    <w:rsid w:val="0086239A"/>
    <w:rsid w:val="00862598"/>
    <w:rsid w:val="00862801"/>
    <w:rsid w:val="00863318"/>
    <w:rsid w:val="008635FC"/>
    <w:rsid w:val="00863CD5"/>
    <w:rsid w:val="00864841"/>
    <w:rsid w:val="008655F0"/>
    <w:rsid w:val="00865614"/>
    <w:rsid w:val="008657DD"/>
    <w:rsid w:val="00865B5A"/>
    <w:rsid w:val="0086604A"/>
    <w:rsid w:val="00866999"/>
    <w:rsid w:val="00866D18"/>
    <w:rsid w:val="00867611"/>
    <w:rsid w:val="008677C7"/>
    <w:rsid w:val="00867F70"/>
    <w:rsid w:val="00867FA2"/>
    <w:rsid w:val="00870EC5"/>
    <w:rsid w:val="00871131"/>
    <w:rsid w:val="00872EDB"/>
    <w:rsid w:val="0087318A"/>
    <w:rsid w:val="0087499C"/>
    <w:rsid w:val="008757AB"/>
    <w:rsid w:val="00875C67"/>
    <w:rsid w:val="008762F0"/>
    <w:rsid w:val="00876D3B"/>
    <w:rsid w:val="00876E45"/>
    <w:rsid w:val="00876F8A"/>
    <w:rsid w:val="00876FCA"/>
    <w:rsid w:val="008772FC"/>
    <w:rsid w:val="00877717"/>
    <w:rsid w:val="00880144"/>
    <w:rsid w:val="00880FA8"/>
    <w:rsid w:val="008818E0"/>
    <w:rsid w:val="0088193D"/>
    <w:rsid w:val="00882243"/>
    <w:rsid w:val="0088331D"/>
    <w:rsid w:val="0088405E"/>
    <w:rsid w:val="00884919"/>
    <w:rsid w:val="00884A7D"/>
    <w:rsid w:val="00884B0B"/>
    <w:rsid w:val="00884DD4"/>
    <w:rsid w:val="008851A7"/>
    <w:rsid w:val="0088523D"/>
    <w:rsid w:val="00885A69"/>
    <w:rsid w:val="00885A9E"/>
    <w:rsid w:val="00885B01"/>
    <w:rsid w:val="0088619A"/>
    <w:rsid w:val="008900E9"/>
    <w:rsid w:val="00890760"/>
    <w:rsid w:val="00890946"/>
    <w:rsid w:val="00890DC9"/>
    <w:rsid w:val="00890DD8"/>
    <w:rsid w:val="00891164"/>
    <w:rsid w:val="00892878"/>
    <w:rsid w:val="00892A3B"/>
    <w:rsid w:val="0089432B"/>
    <w:rsid w:val="0089497F"/>
    <w:rsid w:val="00894CB6"/>
    <w:rsid w:val="00895C90"/>
    <w:rsid w:val="008961CF"/>
    <w:rsid w:val="008964AA"/>
    <w:rsid w:val="00896D2C"/>
    <w:rsid w:val="00897252"/>
    <w:rsid w:val="008A00C6"/>
    <w:rsid w:val="008A057C"/>
    <w:rsid w:val="008A0581"/>
    <w:rsid w:val="008A097D"/>
    <w:rsid w:val="008A0A5F"/>
    <w:rsid w:val="008A10BF"/>
    <w:rsid w:val="008A23A2"/>
    <w:rsid w:val="008A27BB"/>
    <w:rsid w:val="008A27CF"/>
    <w:rsid w:val="008A2A4C"/>
    <w:rsid w:val="008A2C68"/>
    <w:rsid w:val="008A2CCD"/>
    <w:rsid w:val="008A2EFA"/>
    <w:rsid w:val="008A36D5"/>
    <w:rsid w:val="008A405F"/>
    <w:rsid w:val="008A5AD7"/>
    <w:rsid w:val="008A6F41"/>
    <w:rsid w:val="008A74D9"/>
    <w:rsid w:val="008B0086"/>
    <w:rsid w:val="008B0896"/>
    <w:rsid w:val="008B0AB7"/>
    <w:rsid w:val="008B0E28"/>
    <w:rsid w:val="008B1826"/>
    <w:rsid w:val="008B29F7"/>
    <w:rsid w:val="008B2BC1"/>
    <w:rsid w:val="008B3A63"/>
    <w:rsid w:val="008B4417"/>
    <w:rsid w:val="008B44C1"/>
    <w:rsid w:val="008B4E08"/>
    <w:rsid w:val="008B53D2"/>
    <w:rsid w:val="008B58EB"/>
    <w:rsid w:val="008B5F51"/>
    <w:rsid w:val="008B6487"/>
    <w:rsid w:val="008B6BC6"/>
    <w:rsid w:val="008B78B3"/>
    <w:rsid w:val="008C028A"/>
    <w:rsid w:val="008C0321"/>
    <w:rsid w:val="008C0929"/>
    <w:rsid w:val="008C0A75"/>
    <w:rsid w:val="008C120D"/>
    <w:rsid w:val="008C126E"/>
    <w:rsid w:val="008C13FB"/>
    <w:rsid w:val="008C1780"/>
    <w:rsid w:val="008C19CF"/>
    <w:rsid w:val="008C2DA8"/>
    <w:rsid w:val="008C3620"/>
    <w:rsid w:val="008C3944"/>
    <w:rsid w:val="008C3A92"/>
    <w:rsid w:val="008C412D"/>
    <w:rsid w:val="008C46F9"/>
    <w:rsid w:val="008C5768"/>
    <w:rsid w:val="008C7EAA"/>
    <w:rsid w:val="008D0806"/>
    <w:rsid w:val="008D08D2"/>
    <w:rsid w:val="008D0D05"/>
    <w:rsid w:val="008D1232"/>
    <w:rsid w:val="008D1884"/>
    <w:rsid w:val="008D2FD4"/>
    <w:rsid w:val="008D31D4"/>
    <w:rsid w:val="008D3F82"/>
    <w:rsid w:val="008D4914"/>
    <w:rsid w:val="008D5FDD"/>
    <w:rsid w:val="008D763D"/>
    <w:rsid w:val="008D7D70"/>
    <w:rsid w:val="008E24AA"/>
    <w:rsid w:val="008E2AA7"/>
    <w:rsid w:val="008E2FF1"/>
    <w:rsid w:val="008E354E"/>
    <w:rsid w:val="008E3B42"/>
    <w:rsid w:val="008E43EB"/>
    <w:rsid w:val="008E452F"/>
    <w:rsid w:val="008E4E0C"/>
    <w:rsid w:val="008E58BA"/>
    <w:rsid w:val="008E6F40"/>
    <w:rsid w:val="008E73F9"/>
    <w:rsid w:val="008E7811"/>
    <w:rsid w:val="008F057C"/>
    <w:rsid w:val="008F0886"/>
    <w:rsid w:val="008F12DA"/>
    <w:rsid w:val="008F1ABC"/>
    <w:rsid w:val="008F1E48"/>
    <w:rsid w:val="008F2005"/>
    <w:rsid w:val="008F29B7"/>
    <w:rsid w:val="008F2A3E"/>
    <w:rsid w:val="008F37ED"/>
    <w:rsid w:val="008F3ED5"/>
    <w:rsid w:val="008F3F49"/>
    <w:rsid w:val="008F472C"/>
    <w:rsid w:val="008F5613"/>
    <w:rsid w:val="008F5B56"/>
    <w:rsid w:val="008F5BA7"/>
    <w:rsid w:val="008F60C5"/>
    <w:rsid w:val="008F6CEE"/>
    <w:rsid w:val="008F7650"/>
    <w:rsid w:val="009002B7"/>
    <w:rsid w:val="00900EFB"/>
    <w:rsid w:val="00901131"/>
    <w:rsid w:val="0090189D"/>
    <w:rsid w:val="00902939"/>
    <w:rsid w:val="00902D78"/>
    <w:rsid w:val="009040C9"/>
    <w:rsid w:val="0090444B"/>
    <w:rsid w:val="00904D56"/>
    <w:rsid w:val="00905278"/>
    <w:rsid w:val="00905B99"/>
    <w:rsid w:val="00905F05"/>
    <w:rsid w:val="0090655F"/>
    <w:rsid w:val="009077E8"/>
    <w:rsid w:val="00910BBD"/>
    <w:rsid w:val="00910EB7"/>
    <w:rsid w:val="009112C1"/>
    <w:rsid w:val="00911302"/>
    <w:rsid w:val="00913170"/>
    <w:rsid w:val="00913F4E"/>
    <w:rsid w:val="009149E9"/>
    <w:rsid w:val="00914A50"/>
    <w:rsid w:val="00914B85"/>
    <w:rsid w:val="0091589F"/>
    <w:rsid w:val="009160DD"/>
    <w:rsid w:val="009168F3"/>
    <w:rsid w:val="00916DE1"/>
    <w:rsid w:val="00916F06"/>
    <w:rsid w:val="009173DF"/>
    <w:rsid w:val="00920116"/>
    <w:rsid w:val="00920414"/>
    <w:rsid w:val="00920BE3"/>
    <w:rsid w:val="00920C92"/>
    <w:rsid w:val="009213D3"/>
    <w:rsid w:val="0092182C"/>
    <w:rsid w:val="009222B2"/>
    <w:rsid w:val="00922B6D"/>
    <w:rsid w:val="0092342D"/>
    <w:rsid w:val="0092411F"/>
    <w:rsid w:val="00924748"/>
    <w:rsid w:val="0092513F"/>
    <w:rsid w:val="00925290"/>
    <w:rsid w:val="00925BDC"/>
    <w:rsid w:val="00925E67"/>
    <w:rsid w:val="00926D22"/>
    <w:rsid w:val="00926FD0"/>
    <w:rsid w:val="00927A65"/>
    <w:rsid w:val="00927DF6"/>
    <w:rsid w:val="0093037A"/>
    <w:rsid w:val="00930989"/>
    <w:rsid w:val="00930E28"/>
    <w:rsid w:val="00930EE4"/>
    <w:rsid w:val="00932ACC"/>
    <w:rsid w:val="00932F7D"/>
    <w:rsid w:val="0093328E"/>
    <w:rsid w:val="009332DF"/>
    <w:rsid w:val="009333BE"/>
    <w:rsid w:val="009336F1"/>
    <w:rsid w:val="009338F4"/>
    <w:rsid w:val="00933D8B"/>
    <w:rsid w:val="00935A00"/>
    <w:rsid w:val="009370DC"/>
    <w:rsid w:val="009373BB"/>
    <w:rsid w:val="00937529"/>
    <w:rsid w:val="00937D6C"/>
    <w:rsid w:val="0094005D"/>
    <w:rsid w:val="009402C9"/>
    <w:rsid w:val="009417A6"/>
    <w:rsid w:val="00941A16"/>
    <w:rsid w:val="00942102"/>
    <w:rsid w:val="0094256E"/>
    <w:rsid w:val="0094360F"/>
    <w:rsid w:val="00943AF0"/>
    <w:rsid w:val="00944285"/>
    <w:rsid w:val="009449C2"/>
    <w:rsid w:val="00944A29"/>
    <w:rsid w:val="00944B5E"/>
    <w:rsid w:val="00944BC6"/>
    <w:rsid w:val="00944DC3"/>
    <w:rsid w:val="009467B6"/>
    <w:rsid w:val="00946F14"/>
    <w:rsid w:val="0094743D"/>
    <w:rsid w:val="0095021E"/>
    <w:rsid w:val="00950A14"/>
    <w:rsid w:val="00951CBD"/>
    <w:rsid w:val="00951DC8"/>
    <w:rsid w:val="0095202F"/>
    <w:rsid w:val="00952193"/>
    <w:rsid w:val="00952275"/>
    <w:rsid w:val="00952DD8"/>
    <w:rsid w:val="00953ABF"/>
    <w:rsid w:val="00954603"/>
    <w:rsid w:val="00955F16"/>
    <w:rsid w:val="00956D62"/>
    <w:rsid w:val="00957116"/>
    <w:rsid w:val="0095735F"/>
    <w:rsid w:val="0095787A"/>
    <w:rsid w:val="00957C49"/>
    <w:rsid w:val="0096028F"/>
    <w:rsid w:val="00960D18"/>
    <w:rsid w:val="00961013"/>
    <w:rsid w:val="0096148D"/>
    <w:rsid w:val="0096229B"/>
    <w:rsid w:val="009626C1"/>
    <w:rsid w:val="00962A0B"/>
    <w:rsid w:val="00963043"/>
    <w:rsid w:val="009631EC"/>
    <w:rsid w:val="009633C6"/>
    <w:rsid w:val="0096406B"/>
    <w:rsid w:val="00964C39"/>
    <w:rsid w:val="009651A3"/>
    <w:rsid w:val="009656CF"/>
    <w:rsid w:val="00965A06"/>
    <w:rsid w:val="00965A44"/>
    <w:rsid w:val="00965AC3"/>
    <w:rsid w:val="00966377"/>
    <w:rsid w:val="00966DB8"/>
    <w:rsid w:val="00966F42"/>
    <w:rsid w:val="0096724B"/>
    <w:rsid w:val="00967E24"/>
    <w:rsid w:val="0097009A"/>
    <w:rsid w:val="009700B1"/>
    <w:rsid w:val="0097034F"/>
    <w:rsid w:val="00970480"/>
    <w:rsid w:val="00970B59"/>
    <w:rsid w:val="00971414"/>
    <w:rsid w:val="009714AE"/>
    <w:rsid w:val="00971ADD"/>
    <w:rsid w:val="00971D09"/>
    <w:rsid w:val="00972AB3"/>
    <w:rsid w:val="00972B74"/>
    <w:rsid w:val="0097380A"/>
    <w:rsid w:val="00973959"/>
    <w:rsid w:val="00974931"/>
    <w:rsid w:val="00974F30"/>
    <w:rsid w:val="00975265"/>
    <w:rsid w:val="0097595B"/>
    <w:rsid w:val="00975A84"/>
    <w:rsid w:val="009773E8"/>
    <w:rsid w:val="00977609"/>
    <w:rsid w:val="009776A1"/>
    <w:rsid w:val="009776B1"/>
    <w:rsid w:val="00977EEF"/>
    <w:rsid w:val="0098009F"/>
    <w:rsid w:val="00980EC1"/>
    <w:rsid w:val="00981220"/>
    <w:rsid w:val="00981B9B"/>
    <w:rsid w:val="009821D3"/>
    <w:rsid w:val="009828A5"/>
    <w:rsid w:val="00982D37"/>
    <w:rsid w:val="00982E8B"/>
    <w:rsid w:val="00983042"/>
    <w:rsid w:val="00983248"/>
    <w:rsid w:val="0098336D"/>
    <w:rsid w:val="00983465"/>
    <w:rsid w:val="00983938"/>
    <w:rsid w:val="009848BC"/>
    <w:rsid w:val="00984BEB"/>
    <w:rsid w:val="00985276"/>
    <w:rsid w:val="00985BDD"/>
    <w:rsid w:val="00986CB8"/>
    <w:rsid w:val="00986FEB"/>
    <w:rsid w:val="0098717A"/>
    <w:rsid w:val="00987873"/>
    <w:rsid w:val="00987B2C"/>
    <w:rsid w:val="00990557"/>
    <w:rsid w:val="009918D4"/>
    <w:rsid w:val="009923C5"/>
    <w:rsid w:val="009927E7"/>
    <w:rsid w:val="009932EA"/>
    <w:rsid w:val="00994285"/>
    <w:rsid w:val="00994B1A"/>
    <w:rsid w:val="0099505C"/>
    <w:rsid w:val="009953E4"/>
    <w:rsid w:val="00995E8E"/>
    <w:rsid w:val="009964C5"/>
    <w:rsid w:val="00996D40"/>
    <w:rsid w:val="00997064"/>
    <w:rsid w:val="0099773B"/>
    <w:rsid w:val="00997A1C"/>
    <w:rsid w:val="009A0475"/>
    <w:rsid w:val="009A0BFB"/>
    <w:rsid w:val="009A174E"/>
    <w:rsid w:val="009A1B74"/>
    <w:rsid w:val="009A39CF"/>
    <w:rsid w:val="009A4490"/>
    <w:rsid w:val="009A4B59"/>
    <w:rsid w:val="009A4D97"/>
    <w:rsid w:val="009A4F2D"/>
    <w:rsid w:val="009A532E"/>
    <w:rsid w:val="009A566D"/>
    <w:rsid w:val="009A6560"/>
    <w:rsid w:val="009A65A5"/>
    <w:rsid w:val="009A6675"/>
    <w:rsid w:val="009B12DB"/>
    <w:rsid w:val="009B1519"/>
    <w:rsid w:val="009B15E7"/>
    <w:rsid w:val="009B1710"/>
    <w:rsid w:val="009B1CBF"/>
    <w:rsid w:val="009B1CE1"/>
    <w:rsid w:val="009B2651"/>
    <w:rsid w:val="009B2C44"/>
    <w:rsid w:val="009B30EB"/>
    <w:rsid w:val="009B3723"/>
    <w:rsid w:val="009B3AD8"/>
    <w:rsid w:val="009B3CD4"/>
    <w:rsid w:val="009B3EDF"/>
    <w:rsid w:val="009B4B0D"/>
    <w:rsid w:val="009B4C18"/>
    <w:rsid w:val="009B51D3"/>
    <w:rsid w:val="009B6152"/>
    <w:rsid w:val="009B6567"/>
    <w:rsid w:val="009B6650"/>
    <w:rsid w:val="009B6A7D"/>
    <w:rsid w:val="009B6C9B"/>
    <w:rsid w:val="009B6D24"/>
    <w:rsid w:val="009B749F"/>
    <w:rsid w:val="009C02B9"/>
    <w:rsid w:val="009C02E2"/>
    <w:rsid w:val="009C0A7E"/>
    <w:rsid w:val="009C1245"/>
    <w:rsid w:val="009C1269"/>
    <w:rsid w:val="009C16EF"/>
    <w:rsid w:val="009C1BA1"/>
    <w:rsid w:val="009C2481"/>
    <w:rsid w:val="009C2CE4"/>
    <w:rsid w:val="009C2DD8"/>
    <w:rsid w:val="009C31D8"/>
    <w:rsid w:val="009C344B"/>
    <w:rsid w:val="009C38E7"/>
    <w:rsid w:val="009C5D50"/>
    <w:rsid w:val="009C639A"/>
    <w:rsid w:val="009C66E2"/>
    <w:rsid w:val="009C68BB"/>
    <w:rsid w:val="009C6DCB"/>
    <w:rsid w:val="009C71DB"/>
    <w:rsid w:val="009C742D"/>
    <w:rsid w:val="009C74E8"/>
    <w:rsid w:val="009C794F"/>
    <w:rsid w:val="009C79A8"/>
    <w:rsid w:val="009C7F27"/>
    <w:rsid w:val="009D058B"/>
    <w:rsid w:val="009D06A2"/>
    <w:rsid w:val="009D1558"/>
    <w:rsid w:val="009D15B5"/>
    <w:rsid w:val="009D187D"/>
    <w:rsid w:val="009D1E6C"/>
    <w:rsid w:val="009D2030"/>
    <w:rsid w:val="009D22E4"/>
    <w:rsid w:val="009D2F5C"/>
    <w:rsid w:val="009D3E5C"/>
    <w:rsid w:val="009D5A24"/>
    <w:rsid w:val="009D61D7"/>
    <w:rsid w:val="009D62C3"/>
    <w:rsid w:val="009D7590"/>
    <w:rsid w:val="009D7AF7"/>
    <w:rsid w:val="009D7BF5"/>
    <w:rsid w:val="009E09AB"/>
    <w:rsid w:val="009E0AD1"/>
    <w:rsid w:val="009E0DBC"/>
    <w:rsid w:val="009E0F66"/>
    <w:rsid w:val="009E12CE"/>
    <w:rsid w:val="009E1839"/>
    <w:rsid w:val="009E1D44"/>
    <w:rsid w:val="009E2B39"/>
    <w:rsid w:val="009E3612"/>
    <w:rsid w:val="009E3D78"/>
    <w:rsid w:val="009E4DFA"/>
    <w:rsid w:val="009E50DE"/>
    <w:rsid w:val="009E56D4"/>
    <w:rsid w:val="009E57B7"/>
    <w:rsid w:val="009E620C"/>
    <w:rsid w:val="009E6237"/>
    <w:rsid w:val="009E6E2F"/>
    <w:rsid w:val="009E6E55"/>
    <w:rsid w:val="009F045F"/>
    <w:rsid w:val="009F0DEE"/>
    <w:rsid w:val="009F26A0"/>
    <w:rsid w:val="009F2740"/>
    <w:rsid w:val="009F295C"/>
    <w:rsid w:val="009F29A0"/>
    <w:rsid w:val="009F2EBD"/>
    <w:rsid w:val="009F3599"/>
    <w:rsid w:val="009F415C"/>
    <w:rsid w:val="009F43DE"/>
    <w:rsid w:val="009F59BA"/>
    <w:rsid w:val="009F6133"/>
    <w:rsid w:val="009F6414"/>
    <w:rsid w:val="009F6AC1"/>
    <w:rsid w:val="009F6BC3"/>
    <w:rsid w:val="009F6E3B"/>
    <w:rsid w:val="00A0009B"/>
    <w:rsid w:val="00A00376"/>
    <w:rsid w:val="00A003A1"/>
    <w:rsid w:val="00A0097F"/>
    <w:rsid w:val="00A00D2B"/>
    <w:rsid w:val="00A01246"/>
    <w:rsid w:val="00A0132D"/>
    <w:rsid w:val="00A01C22"/>
    <w:rsid w:val="00A023F5"/>
    <w:rsid w:val="00A02F22"/>
    <w:rsid w:val="00A0309B"/>
    <w:rsid w:val="00A046B4"/>
    <w:rsid w:val="00A04DE4"/>
    <w:rsid w:val="00A0588B"/>
    <w:rsid w:val="00A06D04"/>
    <w:rsid w:val="00A07776"/>
    <w:rsid w:val="00A07A91"/>
    <w:rsid w:val="00A1063A"/>
    <w:rsid w:val="00A1076B"/>
    <w:rsid w:val="00A10CE8"/>
    <w:rsid w:val="00A111B4"/>
    <w:rsid w:val="00A111BD"/>
    <w:rsid w:val="00A1122D"/>
    <w:rsid w:val="00A124EA"/>
    <w:rsid w:val="00A13CF5"/>
    <w:rsid w:val="00A14B48"/>
    <w:rsid w:val="00A15683"/>
    <w:rsid w:val="00A15AA9"/>
    <w:rsid w:val="00A1684A"/>
    <w:rsid w:val="00A16D39"/>
    <w:rsid w:val="00A1701B"/>
    <w:rsid w:val="00A20A42"/>
    <w:rsid w:val="00A21429"/>
    <w:rsid w:val="00A2186E"/>
    <w:rsid w:val="00A2242B"/>
    <w:rsid w:val="00A225F9"/>
    <w:rsid w:val="00A229E9"/>
    <w:rsid w:val="00A2343A"/>
    <w:rsid w:val="00A23467"/>
    <w:rsid w:val="00A234C2"/>
    <w:rsid w:val="00A23982"/>
    <w:rsid w:val="00A24205"/>
    <w:rsid w:val="00A24408"/>
    <w:rsid w:val="00A2450D"/>
    <w:rsid w:val="00A24D6C"/>
    <w:rsid w:val="00A2534E"/>
    <w:rsid w:val="00A25516"/>
    <w:rsid w:val="00A25836"/>
    <w:rsid w:val="00A266EE"/>
    <w:rsid w:val="00A270CB"/>
    <w:rsid w:val="00A302DF"/>
    <w:rsid w:val="00A30685"/>
    <w:rsid w:val="00A309EB"/>
    <w:rsid w:val="00A31093"/>
    <w:rsid w:val="00A311D8"/>
    <w:rsid w:val="00A31EE3"/>
    <w:rsid w:val="00A32442"/>
    <w:rsid w:val="00A326D7"/>
    <w:rsid w:val="00A32C34"/>
    <w:rsid w:val="00A32D69"/>
    <w:rsid w:val="00A33108"/>
    <w:rsid w:val="00A331B2"/>
    <w:rsid w:val="00A33F00"/>
    <w:rsid w:val="00A34F1B"/>
    <w:rsid w:val="00A361BF"/>
    <w:rsid w:val="00A361FC"/>
    <w:rsid w:val="00A3773A"/>
    <w:rsid w:val="00A402AF"/>
    <w:rsid w:val="00A40365"/>
    <w:rsid w:val="00A4129A"/>
    <w:rsid w:val="00A419D0"/>
    <w:rsid w:val="00A42223"/>
    <w:rsid w:val="00A422C8"/>
    <w:rsid w:val="00A42885"/>
    <w:rsid w:val="00A428D8"/>
    <w:rsid w:val="00A42B0A"/>
    <w:rsid w:val="00A433C5"/>
    <w:rsid w:val="00A43564"/>
    <w:rsid w:val="00A438E0"/>
    <w:rsid w:val="00A439FE"/>
    <w:rsid w:val="00A442C3"/>
    <w:rsid w:val="00A44A80"/>
    <w:rsid w:val="00A44B59"/>
    <w:rsid w:val="00A44F2C"/>
    <w:rsid w:val="00A4523E"/>
    <w:rsid w:val="00A459FA"/>
    <w:rsid w:val="00A45F8B"/>
    <w:rsid w:val="00A46938"/>
    <w:rsid w:val="00A46A27"/>
    <w:rsid w:val="00A47026"/>
    <w:rsid w:val="00A476FB"/>
    <w:rsid w:val="00A477DC"/>
    <w:rsid w:val="00A50ADA"/>
    <w:rsid w:val="00A50D06"/>
    <w:rsid w:val="00A51C20"/>
    <w:rsid w:val="00A51CD1"/>
    <w:rsid w:val="00A521BB"/>
    <w:rsid w:val="00A523B8"/>
    <w:rsid w:val="00A52EB4"/>
    <w:rsid w:val="00A53933"/>
    <w:rsid w:val="00A54228"/>
    <w:rsid w:val="00A5436E"/>
    <w:rsid w:val="00A549FC"/>
    <w:rsid w:val="00A54D05"/>
    <w:rsid w:val="00A55768"/>
    <w:rsid w:val="00A5589C"/>
    <w:rsid w:val="00A565B4"/>
    <w:rsid w:val="00A5667E"/>
    <w:rsid w:val="00A56BA4"/>
    <w:rsid w:val="00A571F6"/>
    <w:rsid w:val="00A60F9E"/>
    <w:rsid w:val="00A6168C"/>
    <w:rsid w:val="00A617A6"/>
    <w:rsid w:val="00A61F21"/>
    <w:rsid w:val="00A62000"/>
    <w:rsid w:val="00A620ED"/>
    <w:rsid w:val="00A6220E"/>
    <w:rsid w:val="00A6285F"/>
    <w:rsid w:val="00A6329C"/>
    <w:rsid w:val="00A63CBF"/>
    <w:rsid w:val="00A63D1E"/>
    <w:rsid w:val="00A63D8C"/>
    <w:rsid w:val="00A63FDF"/>
    <w:rsid w:val="00A6416A"/>
    <w:rsid w:val="00A64C12"/>
    <w:rsid w:val="00A650BA"/>
    <w:rsid w:val="00A65A9D"/>
    <w:rsid w:val="00A662E2"/>
    <w:rsid w:val="00A66461"/>
    <w:rsid w:val="00A6655B"/>
    <w:rsid w:val="00A66D3B"/>
    <w:rsid w:val="00A677AC"/>
    <w:rsid w:val="00A67A6C"/>
    <w:rsid w:val="00A726A5"/>
    <w:rsid w:val="00A72D4C"/>
    <w:rsid w:val="00A73B62"/>
    <w:rsid w:val="00A74470"/>
    <w:rsid w:val="00A748F9"/>
    <w:rsid w:val="00A750CC"/>
    <w:rsid w:val="00A75115"/>
    <w:rsid w:val="00A75268"/>
    <w:rsid w:val="00A76DE1"/>
    <w:rsid w:val="00A809A5"/>
    <w:rsid w:val="00A8112E"/>
    <w:rsid w:val="00A841DB"/>
    <w:rsid w:val="00A84571"/>
    <w:rsid w:val="00A85149"/>
    <w:rsid w:val="00A8533E"/>
    <w:rsid w:val="00A856D4"/>
    <w:rsid w:val="00A857CD"/>
    <w:rsid w:val="00A85B6B"/>
    <w:rsid w:val="00A85E5A"/>
    <w:rsid w:val="00A87336"/>
    <w:rsid w:val="00A87AED"/>
    <w:rsid w:val="00A87C44"/>
    <w:rsid w:val="00A902BF"/>
    <w:rsid w:val="00A9045B"/>
    <w:rsid w:val="00A9126D"/>
    <w:rsid w:val="00A91333"/>
    <w:rsid w:val="00A9259E"/>
    <w:rsid w:val="00A926A4"/>
    <w:rsid w:val="00A92B11"/>
    <w:rsid w:val="00A937D0"/>
    <w:rsid w:val="00A94DE5"/>
    <w:rsid w:val="00A9508A"/>
    <w:rsid w:val="00A9573B"/>
    <w:rsid w:val="00A96B8C"/>
    <w:rsid w:val="00A9788F"/>
    <w:rsid w:val="00A97AA4"/>
    <w:rsid w:val="00AA0190"/>
    <w:rsid w:val="00AA15D1"/>
    <w:rsid w:val="00AA219A"/>
    <w:rsid w:val="00AA29BA"/>
    <w:rsid w:val="00AA3079"/>
    <w:rsid w:val="00AA3EC6"/>
    <w:rsid w:val="00AA433A"/>
    <w:rsid w:val="00AA4C37"/>
    <w:rsid w:val="00AA5B1A"/>
    <w:rsid w:val="00AA5C55"/>
    <w:rsid w:val="00AA7061"/>
    <w:rsid w:val="00AA74AF"/>
    <w:rsid w:val="00AB071E"/>
    <w:rsid w:val="00AB0D9D"/>
    <w:rsid w:val="00AB0F1E"/>
    <w:rsid w:val="00AB1538"/>
    <w:rsid w:val="00AB3374"/>
    <w:rsid w:val="00AB370D"/>
    <w:rsid w:val="00AB4026"/>
    <w:rsid w:val="00AB4481"/>
    <w:rsid w:val="00AB4A96"/>
    <w:rsid w:val="00AB4B36"/>
    <w:rsid w:val="00AB4B95"/>
    <w:rsid w:val="00AB4C12"/>
    <w:rsid w:val="00AB4E3B"/>
    <w:rsid w:val="00AB5366"/>
    <w:rsid w:val="00AB5C7B"/>
    <w:rsid w:val="00AB5D65"/>
    <w:rsid w:val="00AB65AD"/>
    <w:rsid w:val="00AB6C1B"/>
    <w:rsid w:val="00AB7751"/>
    <w:rsid w:val="00AB7B57"/>
    <w:rsid w:val="00AC0A0F"/>
    <w:rsid w:val="00AC0C79"/>
    <w:rsid w:val="00AC0D3B"/>
    <w:rsid w:val="00AC11DA"/>
    <w:rsid w:val="00AC311F"/>
    <w:rsid w:val="00AC3622"/>
    <w:rsid w:val="00AC4579"/>
    <w:rsid w:val="00AC4B3B"/>
    <w:rsid w:val="00AC4E69"/>
    <w:rsid w:val="00AC4E9E"/>
    <w:rsid w:val="00AC515B"/>
    <w:rsid w:val="00AC546F"/>
    <w:rsid w:val="00AC5A5C"/>
    <w:rsid w:val="00AC5D63"/>
    <w:rsid w:val="00AC6500"/>
    <w:rsid w:val="00AC69DB"/>
    <w:rsid w:val="00AC7690"/>
    <w:rsid w:val="00AC7997"/>
    <w:rsid w:val="00AD07F6"/>
    <w:rsid w:val="00AD12EA"/>
    <w:rsid w:val="00AD18C2"/>
    <w:rsid w:val="00AD1CD0"/>
    <w:rsid w:val="00AD2569"/>
    <w:rsid w:val="00AD292F"/>
    <w:rsid w:val="00AD2B10"/>
    <w:rsid w:val="00AD36D4"/>
    <w:rsid w:val="00AD3817"/>
    <w:rsid w:val="00AD4448"/>
    <w:rsid w:val="00AD4A9A"/>
    <w:rsid w:val="00AD4C99"/>
    <w:rsid w:val="00AD5089"/>
    <w:rsid w:val="00AD51D9"/>
    <w:rsid w:val="00AE12BD"/>
    <w:rsid w:val="00AE15DC"/>
    <w:rsid w:val="00AE22EA"/>
    <w:rsid w:val="00AE2747"/>
    <w:rsid w:val="00AE2786"/>
    <w:rsid w:val="00AE36DA"/>
    <w:rsid w:val="00AE3F68"/>
    <w:rsid w:val="00AE4287"/>
    <w:rsid w:val="00AE50BF"/>
    <w:rsid w:val="00AE5507"/>
    <w:rsid w:val="00AE5E40"/>
    <w:rsid w:val="00AE640D"/>
    <w:rsid w:val="00AE6443"/>
    <w:rsid w:val="00AE64FA"/>
    <w:rsid w:val="00AE6679"/>
    <w:rsid w:val="00AE780A"/>
    <w:rsid w:val="00AE7E91"/>
    <w:rsid w:val="00AF0367"/>
    <w:rsid w:val="00AF0BB8"/>
    <w:rsid w:val="00AF104A"/>
    <w:rsid w:val="00AF1322"/>
    <w:rsid w:val="00AF14C5"/>
    <w:rsid w:val="00AF1D4F"/>
    <w:rsid w:val="00AF2992"/>
    <w:rsid w:val="00AF3501"/>
    <w:rsid w:val="00AF40C1"/>
    <w:rsid w:val="00AF4449"/>
    <w:rsid w:val="00AF4EB6"/>
    <w:rsid w:val="00AF5A39"/>
    <w:rsid w:val="00AF5DD1"/>
    <w:rsid w:val="00AF61F9"/>
    <w:rsid w:val="00AF6B70"/>
    <w:rsid w:val="00AF701F"/>
    <w:rsid w:val="00AF717B"/>
    <w:rsid w:val="00AF7700"/>
    <w:rsid w:val="00B00179"/>
    <w:rsid w:val="00B0123E"/>
    <w:rsid w:val="00B01588"/>
    <w:rsid w:val="00B015B8"/>
    <w:rsid w:val="00B0191E"/>
    <w:rsid w:val="00B01D8E"/>
    <w:rsid w:val="00B0288C"/>
    <w:rsid w:val="00B02F66"/>
    <w:rsid w:val="00B03275"/>
    <w:rsid w:val="00B032E0"/>
    <w:rsid w:val="00B035B2"/>
    <w:rsid w:val="00B037EB"/>
    <w:rsid w:val="00B04570"/>
    <w:rsid w:val="00B04C66"/>
    <w:rsid w:val="00B04C78"/>
    <w:rsid w:val="00B05393"/>
    <w:rsid w:val="00B0665E"/>
    <w:rsid w:val="00B06DA1"/>
    <w:rsid w:val="00B06F18"/>
    <w:rsid w:val="00B1009E"/>
    <w:rsid w:val="00B10A5B"/>
    <w:rsid w:val="00B10CB6"/>
    <w:rsid w:val="00B11162"/>
    <w:rsid w:val="00B11317"/>
    <w:rsid w:val="00B114B4"/>
    <w:rsid w:val="00B116F9"/>
    <w:rsid w:val="00B117B1"/>
    <w:rsid w:val="00B11B52"/>
    <w:rsid w:val="00B11CA5"/>
    <w:rsid w:val="00B1226A"/>
    <w:rsid w:val="00B126FD"/>
    <w:rsid w:val="00B131DA"/>
    <w:rsid w:val="00B1350B"/>
    <w:rsid w:val="00B13800"/>
    <w:rsid w:val="00B13957"/>
    <w:rsid w:val="00B13A5E"/>
    <w:rsid w:val="00B14025"/>
    <w:rsid w:val="00B145AA"/>
    <w:rsid w:val="00B14690"/>
    <w:rsid w:val="00B146D0"/>
    <w:rsid w:val="00B15583"/>
    <w:rsid w:val="00B15C3E"/>
    <w:rsid w:val="00B15CBD"/>
    <w:rsid w:val="00B16E4D"/>
    <w:rsid w:val="00B16EFE"/>
    <w:rsid w:val="00B1736E"/>
    <w:rsid w:val="00B21622"/>
    <w:rsid w:val="00B21990"/>
    <w:rsid w:val="00B223D9"/>
    <w:rsid w:val="00B232D8"/>
    <w:rsid w:val="00B2371C"/>
    <w:rsid w:val="00B25006"/>
    <w:rsid w:val="00B2622D"/>
    <w:rsid w:val="00B2689E"/>
    <w:rsid w:val="00B26F4B"/>
    <w:rsid w:val="00B27F52"/>
    <w:rsid w:val="00B308EB"/>
    <w:rsid w:val="00B30F4E"/>
    <w:rsid w:val="00B3127B"/>
    <w:rsid w:val="00B3130C"/>
    <w:rsid w:val="00B31CFF"/>
    <w:rsid w:val="00B32709"/>
    <w:rsid w:val="00B335EA"/>
    <w:rsid w:val="00B3418A"/>
    <w:rsid w:val="00B34625"/>
    <w:rsid w:val="00B349D7"/>
    <w:rsid w:val="00B364F4"/>
    <w:rsid w:val="00B36C3B"/>
    <w:rsid w:val="00B37EA9"/>
    <w:rsid w:val="00B40597"/>
    <w:rsid w:val="00B409EF"/>
    <w:rsid w:val="00B40A49"/>
    <w:rsid w:val="00B4199D"/>
    <w:rsid w:val="00B41C89"/>
    <w:rsid w:val="00B420AA"/>
    <w:rsid w:val="00B42115"/>
    <w:rsid w:val="00B43C7E"/>
    <w:rsid w:val="00B43FEB"/>
    <w:rsid w:val="00B44C2D"/>
    <w:rsid w:val="00B44C95"/>
    <w:rsid w:val="00B44DD5"/>
    <w:rsid w:val="00B459C2"/>
    <w:rsid w:val="00B45AD6"/>
    <w:rsid w:val="00B45BF1"/>
    <w:rsid w:val="00B47180"/>
    <w:rsid w:val="00B47185"/>
    <w:rsid w:val="00B47953"/>
    <w:rsid w:val="00B47D08"/>
    <w:rsid w:val="00B50343"/>
    <w:rsid w:val="00B50B47"/>
    <w:rsid w:val="00B50C7D"/>
    <w:rsid w:val="00B50DFC"/>
    <w:rsid w:val="00B51A4C"/>
    <w:rsid w:val="00B51AC0"/>
    <w:rsid w:val="00B521DA"/>
    <w:rsid w:val="00B52BB4"/>
    <w:rsid w:val="00B52D70"/>
    <w:rsid w:val="00B53055"/>
    <w:rsid w:val="00B53BBE"/>
    <w:rsid w:val="00B54094"/>
    <w:rsid w:val="00B54C1C"/>
    <w:rsid w:val="00B54D06"/>
    <w:rsid w:val="00B552C8"/>
    <w:rsid w:val="00B559A6"/>
    <w:rsid w:val="00B55CD4"/>
    <w:rsid w:val="00B56045"/>
    <w:rsid w:val="00B56278"/>
    <w:rsid w:val="00B5661C"/>
    <w:rsid w:val="00B5744F"/>
    <w:rsid w:val="00B57816"/>
    <w:rsid w:val="00B60010"/>
    <w:rsid w:val="00B60CD1"/>
    <w:rsid w:val="00B6153E"/>
    <w:rsid w:val="00B6157E"/>
    <w:rsid w:val="00B616B3"/>
    <w:rsid w:val="00B61B26"/>
    <w:rsid w:val="00B62169"/>
    <w:rsid w:val="00B62483"/>
    <w:rsid w:val="00B62F15"/>
    <w:rsid w:val="00B634F8"/>
    <w:rsid w:val="00B63857"/>
    <w:rsid w:val="00B63B10"/>
    <w:rsid w:val="00B64B10"/>
    <w:rsid w:val="00B654A7"/>
    <w:rsid w:val="00B65AFB"/>
    <w:rsid w:val="00B65DB2"/>
    <w:rsid w:val="00B65E90"/>
    <w:rsid w:val="00B65F19"/>
    <w:rsid w:val="00B665C2"/>
    <w:rsid w:val="00B66D41"/>
    <w:rsid w:val="00B679C4"/>
    <w:rsid w:val="00B67A6E"/>
    <w:rsid w:val="00B67AC0"/>
    <w:rsid w:val="00B70EFC"/>
    <w:rsid w:val="00B70F16"/>
    <w:rsid w:val="00B71945"/>
    <w:rsid w:val="00B71AE1"/>
    <w:rsid w:val="00B735CC"/>
    <w:rsid w:val="00B73B51"/>
    <w:rsid w:val="00B74153"/>
    <w:rsid w:val="00B74EF3"/>
    <w:rsid w:val="00B75D90"/>
    <w:rsid w:val="00B7710E"/>
    <w:rsid w:val="00B778F3"/>
    <w:rsid w:val="00B779A2"/>
    <w:rsid w:val="00B805E3"/>
    <w:rsid w:val="00B812E5"/>
    <w:rsid w:val="00B81A7B"/>
    <w:rsid w:val="00B82C82"/>
    <w:rsid w:val="00B82EB5"/>
    <w:rsid w:val="00B82F75"/>
    <w:rsid w:val="00B83414"/>
    <w:rsid w:val="00B83690"/>
    <w:rsid w:val="00B841DC"/>
    <w:rsid w:val="00B84755"/>
    <w:rsid w:val="00B8478F"/>
    <w:rsid w:val="00B84E23"/>
    <w:rsid w:val="00B852C0"/>
    <w:rsid w:val="00B85A60"/>
    <w:rsid w:val="00B86094"/>
    <w:rsid w:val="00B87273"/>
    <w:rsid w:val="00B8759C"/>
    <w:rsid w:val="00B87D79"/>
    <w:rsid w:val="00B905FF"/>
    <w:rsid w:val="00B9084C"/>
    <w:rsid w:val="00B90BB2"/>
    <w:rsid w:val="00B914C4"/>
    <w:rsid w:val="00B91E9E"/>
    <w:rsid w:val="00B91F05"/>
    <w:rsid w:val="00B937D0"/>
    <w:rsid w:val="00B93830"/>
    <w:rsid w:val="00B93D74"/>
    <w:rsid w:val="00B9457B"/>
    <w:rsid w:val="00B94E3F"/>
    <w:rsid w:val="00B9553F"/>
    <w:rsid w:val="00B957AF"/>
    <w:rsid w:val="00B95D93"/>
    <w:rsid w:val="00B95E78"/>
    <w:rsid w:val="00B963ED"/>
    <w:rsid w:val="00B965A5"/>
    <w:rsid w:val="00B965F0"/>
    <w:rsid w:val="00B9667B"/>
    <w:rsid w:val="00B96AE3"/>
    <w:rsid w:val="00B96CDB"/>
    <w:rsid w:val="00B9703B"/>
    <w:rsid w:val="00B9793A"/>
    <w:rsid w:val="00BA114B"/>
    <w:rsid w:val="00BA11F6"/>
    <w:rsid w:val="00BA13B3"/>
    <w:rsid w:val="00BA2AAE"/>
    <w:rsid w:val="00BA2C34"/>
    <w:rsid w:val="00BA30B2"/>
    <w:rsid w:val="00BA3834"/>
    <w:rsid w:val="00BA500D"/>
    <w:rsid w:val="00BA570B"/>
    <w:rsid w:val="00BA582F"/>
    <w:rsid w:val="00BA5E99"/>
    <w:rsid w:val="00BA5EEC"/>
    <w:rsid w:val="00BA60DA"/>
    <w:rsid w:val="00BA645C"/>
    <w:rsid w:val="00BA64FF"/>
    <w:rsid w:val="00BA6C8A"/>
    <w:rsid w:val="00BA7234"/>
    <w:rsid w:val="00BA729D"/>
    <w:rsid w:val="00BA7C72"/>
    <w:rsid w:val="00BB04C4"/>
    <w:rsid w:val="00BB08C4"/>
    <w:rsid w:val="00BB08EC"/>
    <w:rsid w:val="00BB0A34"/>
    <w:rsid w:val="00BB11C8"/>
    <w:rsid w:val="00BB1770"/>
    <w:rsid w:val="00BB2162"/>
    <w:rsid w:val="00BB21A5"/>
    <w:rsid w:val="00BB346F"/>
    <w:rsid w:val="00BB4624"/>
    <w:rsid w:val="00BB5667"/>
    <w:rsid w:val="00BB5DDF"/>
    <w:rsid w:val="00BB5E25"/>
    <w:rsid w:val="00BB66A8"/>
    <w:rsid w:val="00BB67B1"/>
    <w:rsid w:val="00BB7A92"/>
    <w:rsid w:val="00BB7E0D"/>
    <w:rsid w:val="00BC0A61"/>
    <w:rsid w:val="00BC0CDB"/>
    <w:rsid w:val="00BC0D3F"/>
    <w:rsid w:val="00BC15E7"/>
    <w:rsid w:val="00BC1749"/>
    <w:rsid w:val="00BC2524"/>
    <w:rsid w:val="00BC3083"/>
    <w:rsid w:val="00BC3221"/>
    <w:rsid w:val="00BC3AB7"/>
    <w:rsid w:val="00BC4531"/>
    <w:rsid w:val="00BC459C"/>
    <w:rsid w:val="00BC5052"/>
    <w:rsid w:val="00BC527B"/>
    <w:rsid w:val="00BC5DF3"/>
    <w:rsid w:val="00BC643C"/>
    <w:rsid w:val="00BC6D9C"/>
    <w:rsid w:val="00BC6D9E"/>
    <w:rsid w:val="00BC6FD5"/>
    <w:rsid w:val="00BD0118"/>
    <w:rsid w:val="00BD09CE"/>
    <w:rsid w:val="00BD09F5"/>
    <w:rsid w:val="00BD1015"/>
    <w:rsid w:val="00BD152B"/>
    <w:rsid w:val="00BD1AA0"/>
    <w:rsid w:val="00BD1E10"/>
    <w:rsid w:val="00BD21E2"/>
    <w:rsid w:val="00BD24FE"/>
    <w:rsid w:val="00BD4000"/>
    <w:rsid w:val="00BD4654"/>
    <w:rsid w:val="00BD478A"/>
    <w:rsid w:val="00BD530F"/>
    <w:rsid w:val="00BD5840"/>
    <w:rsid w:val="00BD5BF8"/>
    <w:rsid w:val="00BD6317"/>
    <w:rsid w:val="00BD68F8"/>
    <w:rsid w:val="00BD6C0F"/>
    <w:rsid w:val="00BD6D06"/>
    <w:rsid w:val="00BD6FCF"/>
    <w:rsid w:val="00BD7727"/>
    <w:rsid w:val="00BE0687"/>
    <w:rsid w:val="00BE0DF4"/>
    <w:rsid w:val="00BE3A02"/>
    <w:rsid w:val="00BE47AC"/>
    <w:rsid w:val="00BE4BAC"/>
    <w:rsid w:val="00BE51A7"/>
    <w:rsid w:val="00BE5284"/>
    <w:rsid w:val="00BE5A47"/>
    <w:rsid w:val="00BE663A"/>
    <w:rsid w:val="00BE6E36"/>
    <w:rsid w:val="00BE7129"/>
    <w:rsid w:val="00BE76A9"/>
    <w:rsid w:val="00BE7A7C"/>
    <w:rsid w:val="00BE7DC3"/>
    <w:rsid w:val="00BF006B"/>
    <w:rsid w:val="00BF0AAE"/>
    <w:rsid w:val="00BF1372"/>
    <w:rsid w:val="00BF1993"/>
    <w:rsid w:val="00BF1D59"/>
    <w:rsid w:val="00BF1EE3"/>
    <w:rsid w:val="00BF2EF2"/>
    <w:rsid w:val="00BF2F48"/>
    <w:rsid w:val="00BF3CF6"/>
    <w:rsid w:val="00BF3E2D"/>
    <w:rsid w:val="00BF57AC"/>
    <w:rsid w:val="00BF6D1F"/>
    <w:rsid w:val="00BF6D85"/>
    <w:rsid w:val="00BF7427"/>
    <w:rsid w:val="00BF7603"/>
    <w:rsid w:val="00BF788D"/>
    <w:rsid w:val="00BF7E9F"/>
    <w:rsid w:val="00C0001F"/>
    <w:rsid w:val="00C006F4"/>
    <w:rsid w:val="00C00744"/>
    <w:rsid w:val="00C01138"/>
    <w:rsid w:val="00C01875"/>
    <w:rsid w:val="00C031EA"/>
    <w:rsid w:val="00C0398A"/>
    <w:rsid w:val="00C03B99"/>
    <w:rsid w:val="00C03F3D"/>
    <w:rsid w:val="00C04A59"/>
    <w:rsid w:val="00C04EA6"/>
    <w:rsid w:val="00C05126"/>
    <w:rsid w:val="00C0527C"/>
    <w:rsid w:val="00C05453"/>
    <w:rsid w:val="00C055A0"/>
    <w:rsid w:val="00C06F5F"/>
    <w:rsid w:val="00C07375"/>
    <w:rsid w:val="00C10502"/>
    <w:rsid w:val="00C108D9"/>
    <w:rsid w:val="00C10A54"/>
    <w:rsid w:val="00C10C3C"/>
    <w:rsid w:val="00C12CD0"/>
    <w:rsid w:val="00C12DA4"/>
    <w:rsid w:val="00C13337"/>
    <w:rsid w:val="00C135F8"/>
    <w:rsid w:val="00C149F4"/>
    <w:rsid w:val="00C15B4D"/>
    <w:rsid w:val="00C1609C"/>
    <w:rsid w:val="00C2049E"/>
    <w:rsid w:val="00C211A7"/>
    <w:rsid w:val="00C21577"/>
    <w:rsid w:val="00C21DF4"/>
    <w:rsid w:val="00C21FE4"/>
    <w:rsid w:val="00C22601"/>
    <w:rsid w:val="00C2298A"/>
    <w:rsid w:val="00C24070"/>
    <w:rsid w:val="00C2481D"/>
    <w:rsid w:val="00C24FCA"/>
    <w:rsid w:val="00C25659"/>
    <w:rsid w:val="00C25672"/>
    <w:rsid w:val="00C25EDE"/>
    <w:rsid w:val="00C2626B"/>
    <w:rsid w:val="00C265C3"/>
    <w:rsid w:val="00C26AFB"/>
    <w:rsid w:val="00C27E97"/>
    <w:rsid w:val="00C30511"/>
    <w:rsid w:val="00C30708"/>
    <w:rsid w:val="00C31388"/>
    <w:rsid w:val="00C31660"/>
    <w:rsid w:val="00C3295A"/>
    <w:rsid w:val="00C3309D"/>
    <w:rsid w:val="00C3440C"/>
    <w:rsid w:val="00C3496F"/>
    <w:rsid w:val="00C34FE5"/>
    <w:rsid w:val="00C35387"/>
    <w:rsid w:val="00C355B8"/>
    <w:rsid w:val="00C35BA2"/>
    <w:rsid w:val="00C360D7"/>
    <w:rsid w:val="00C36139"/>
    <w:rsid w:val="00C405A4"/>
    <w:rsid w:val="00C408B0"/>
    <w:rsid w:val="00C40948"/>
    <w:rsid w:val="00C414CD"/>
    <w:rsid w:val="00C41B81"/>
    <w:rsid w:val="00C41C43"/>
    <w:rsid w:val="00C41CC0"/>
    <w:rsid w:val="00C422AC"/>
    <w:rsid w:val="00C42CCA"/>
    <w:rsid w:val="00C448BD"/>
    <w:rsid w:val="00C44C96"/>
    <w:rsid w:val="00C4540F"/>
    <w:rsid w:val="00C45F18"/>
    <w:rsid w:val="00C46290"/>
    <w:rsid w:val="00C4646E"/>
    <w:rsid w:val="00C466DB"/>
    <w:rsid w:val="00C46BEA"/>
    <w:rsid w:val="00C471A0"/>
    <w:rsid w:val="00C47AEF"/>
    <w:rsid w:val="00C47F50"/>
    <w:rsid w:val="00C509CF"/>
    <w:rsid w:val="00C510CF"/>
    <w:rsid w:val="00C52323"/>
    <w:rsid w:val="00C527CF"/>
    <w:rsid w:val="00C52889"/>
    <w:rsid w:val="00C531B2"/>
    <w:rsid w:val="00C54738"/>
    <w:rsid w:val="00C54880"/>
    <w:rsid w:val="00C54C4B"/>
    <w:rsid w:val="00C55119"/>
    <w:rsid w:val="00C55579"/>
    <w:rsid w:val="00C556A6"/>
    <w:rsid w:val="00C556B7"/>
    <w:rsid w:val="00C5600A"/>
    <w:rsid w:val="00C56587"/>
    <w:rsid w:val="00C5666F"/>
    <w:rsid w:val="00C57B3D"/>
    <w:rsid w:val="00C61250"/>
    <w:rsid w:val="00C6292D"/>
    <w:rsid w:val="00C62D4E"/>
    <w:rsid w:val="00C6353B"/>
    <w:rsid w:val="00C63609"/>
    <w:rsid w:val="00C641C0"/>
    <w:rsid w:val="00C659CA"/>
    <w:rsid w:val="00C65B4B"/>
    <w:rsid w:val="00C66A31"/>
    <w:rsid w:val="00C66D1E"/>
    <w:rsid w:val="00C67111"/>
    <w:rsid w:val="00C671D8"/>
    <w:rsid w:val="00C67EF7"/>
    <w:rsid w:val="00C70314"/>
    <w:rsid w:val="00C707F4"/>
    <w:rsid w:val="00C70AD6"/>
    <w:rsid w:val="00C710E2"/>
    <w:rsid w:val="00C71C5B"/>
    <w:rsid w:val="00C725A0"/>
    <w:rsid w:val="00C72717"/>
    <w:rsid w:val="00C72970"/>
    <w:rsid w:val="00C72BB0"/>
    <w:rsid w:val="00C739D0"/>
    <w:rsid w:val="00C73E1D"/>
    <w:rsid w:val="00C74539"/>
    <w:rsid w:val="00C74B95"/>
    <w:rsid w:val="00C74D17"/>
    <w:rsid w:val="00C74FEB"/>
    <w:rsid w:val="00C754DB"/>
    <w:rsid w:val="00C75A5E"/>
    <w:rsid w:val="00C75D47"/>
    <w:rsid w:val="00C76449"/>
    <w:rsid w:val="00C76DDC"/>
    <w:rsid w:val="00C77108"/>
    <w:rsid w:val="00C779ED"/>
    <w:rsid w:val="00C77C3A"/>
    <w:rsid w:val="00C77D62"/>
    <w:rsid w:val="00C80F5D"/>
    <w:rsid w:val="00C8152B"/>
    <w:rsid w:val="00C828B5"/>
    <w:rsid w:val="00C82BB6"/>
    <w:rsid w:val="00C83FB3"/>
    <w:rsid w:val="00C83FFF"/>
    <w:rsid w:val="00C852A7"/>
    <w:rsid w:val="00C853B6"/>
    <w:rsid w:val="00C864B5"/>
    <w:rsid w:val="00C865B0"/>
    <w:rsid w:val="00C86A49"/>
    <w:rsid w:val="00C90169"/>
    <w:rsid w:val="00C905F7"/>
    <w:rsid w:val="00C92AFF"/>
    <w:rsid w:val="00C92DBE"/>
    <w:rsid w:val="00C93368"/>
    <w:rsid w:val="00C9355C"/>
    <w:rsid w:val="00C9368A"/>
    <w:rsid w:val="00C940FC"/>
    <w:rsid w:val="00C94EA0"/>
    <w:rsid w:val="00C94F90"/>
    <w:rsid w:val="00C95B3A"/>
    <w:rsid w:val="00C95B85"/>
    <w:rsid w:val="00C96B9B"/>
    <w:rsid w:val="00C975D0"/>
    <w:rsid w:val="00CA0101"/>
    <w:rsid w:val="00CA0593"/>
    <w:rsid w:val="00CA07E0"/>
    <w:rsid w:val="00CA0D98"/>
    <w:rsid w:val="00CA1144"/>
    <w:rsid w:val="00CA1598"/>
    <w:rsid w:val="00CA23C2"/>
    <w:rsid w:val="00CA35A8"/>
    <w:rsid w:val="00CA381F"/>
    <w:rsid w:val="00CA3E2E"/>
    <w:rsid w:val="00CA4159"/>
    <w:rsid w:val="00CA4B04"/>
    <w:rsid w:val="00CA4DC6"/>
    <w:rsid w:val="00CA558E"/>
    <w:rsid w:val="00CA5960"/>
    <w:rsid w:val="00CA6701"/>
    <w:rsid w:val="00CA7BC7"/>
    <w:rsid w:val="00CB03D6"/>
    <w:rsid w:val="00CB0B6F"/>
    <w:rsid w:val="00CB0E2F"/>
    <w:rsid w:val="00CB160D"/>
    <w:rsid w:val="00CB1776"/>
    <w:rsid w:val="00CB1C33"/>
    <w:rsid w:val="00CB2388"/>
    <w:rsid w:val="00CB257F"/>
    <w:rsid w:val="00CB289F"/>
    <w:rsid w:val="00CB329A"/>
    <w:rsid w:val="00CB357B"/>
    <w:rsid w:val="00CB3849"/>
    <w:rsid w:val="00CB3CEF"/>
    <w:rsid w:val="00CB4686"/>
    <w:rsid w:val="00CB4B1F"/>
    <w:rsid w:val="00CB4B39"/>
    <w:rsid w:val="00CB4EF2"/>
    <w:rsid w:val="00CB5402"/>
    <w:rsid w:val="00CB56C8"/>
    <w:rsid w:val="00CB685F"/>
    <w:rsid w:val="00CB6971"/>
    <w:rsid w:val="00CB71A0"/>
    <w:rsid w:val="00CB727D"/>
    <w:rsid w:val="00CB7283"/>
    <w:rsid w:val="00CB78D1"/>
    <w:rsid w:val="00CB7EF6"/>
    <w:rsid w:val="00CB7F19"/>
    <w:rsid w:val="00CC040D"/>
    <w:rsid w:val="00CC066A"/>
    <w:rsid w:val="00CC2154"/>
    <w:rsid w:val="00CC2558"/>
    <w:rsid w:val="00CC2F5F"/>
    <w:rsid w:val="00CC3216"/>
    <w:rsid w:val="00CC460B"/>
    <w:rsid w:val="00CC4BA6"/>
    <w:rsid w:val="00CC4CC2"/>
    <w:rsid w:val="00CC53E5"/>
    <w:rsid w:val="00CC54DE"/>
    <w:rsid w:val="00CC6218"/>
    <w:rsid w:val="00CC678B"/>
    <w:rsid w:val="00CC69CD"/>
    <w:rsid w:val="00CC6C8D"/>
    <w:rsid w:val="00CC778B"/>
    <w:rsid w:val="00CC7A66"/>
    <w:rsid w:val="00CC7B28"/>
    <w:rsid w:val="00CC7EDB"/>
    <w:rsid w:val="00CD00B2"/>
    <w:rsid w:val="00CD1417"/>
    <w:rsid w:val="00CD1708"/>
    <w:rsid w:val="00CD1BE9"/>
    <w:rsid w:val="00CD229F"/>
    <w:rsid w:val="00CD255A"/>
    <w:rsid w:val="00CD2616"/>
    <w:rsid w:val="00CD262F"/>
    <w:rsid w:val="00CD2672"/>
    <w:rsid w:val="00CD3E8B"/>
    <w:rsid w:val="00CD40CA"/>
    <w:rsid w:val="00CD5BC2"/>
    <w:rsid w:val="00CD6BBC"/>
    <w:rsid w:val="00CD6F38"/>
    <w:rsid w:val="00CD728F"/>
    <w:rsid w:val="00CE2229"/>
    <w:rsid w:val="00CE2403"/>
    <w:rsid w:val="00CE2AEF"/>
    <w:rsid w:val="00CE3257"/>
    <w:rsid w:val="00CE3A6A"/>
    <w:rsid w:val="00CE3F93"/>
    <w:rsid w:val="00CE4305"/>
    <w:rsid w:val="00CE46C5"/>
    <w:rsid w:val="00CE5657"/>
    <w:rsid w:val="00CE6A28"/>
    <w:rsid w:val="00CE7BF5"/>
    <w:rsid w:val="00CE7CCA"/>
    <w:rsid w:val="00CF050C"/>
    <w:rsid w:val="00CF0C14"/>
    <w:rsid w:val="00CF0D01"/>
    <w:rsid w:val="00CF16FA"/>
    <w:rsid w:val="00CF1F32"/>
    <w:rsid w:val="00CF2105"/>
    <w:rsid w:val="00CF28BE"/>
    <w:rsid w:val="00CF2D84"/>
    <w:rsid w:val="00CF3408"/>
    <w:rsid w:val="00CF620A"/>
    <w:rsid w:val="00CF69F9"/>
    <w:rsid w:val="00CF73C4"/>
    <w:rsid w:val="00CF7F07"/>
    <w:rsid w:val="00D00938"/>
    <w:rsid w:val="00D00F0F"/>
    <w:rsid w:val="00D01496"/>
    <w:rsid w:val="00D016E1"/>
    <w:rsid w:val="00D017B1"/>
    <w:rsid w:val="00D0209E"/>
    <w:rsid w:val="00D02B46"/>
    <w:rsid w:val="00D02C1D"/>
    <w:rsid w:val="00D0320E"/>
    <w:rsid w:val="00D03B8A"/>
    <w:rsid w:val="00D03DEF"/>
    <w:rsid w:val="00D04077"/>
    <w:rsid w:val="00D049E7"/>
    <w:rsid w:val="00D050CD"/>
    <w:rsid w:val="00D05A83"/>
    <w:rsid w:val="00D05C39"/>
    <w:rsid w:val="00D05FB4"/>
    <w:rsid w:val="00D05FFF"/>
    <w:rsid w:val="00D0656F"/>
    <w:rsid w:val="00D068DC"/>
    <w:rsid w:val="00D06A2C"/>
    <w:rsid w:val="00D06ACF"/>
    <w:rsid w:val="00D10B07"/>
    <w:rsid w:val="00D12234"/>
    <w:rsid w:val="00D12B69"/>
    <w:rsid w:val="00D12B6C"/>
    <w:rsid w:val="00D1307D"/>
    <w:rsid w:val="00D133DB"/>
    <w:rsid w:val="00D13D22"/>
    <w:rsid w:val="00D15AAD"/>
    <w:rsid w:val="00D15CB5"/>
    <w:rsid w:val="00D16FE4"/>
    <w:rsid w:val="00D17D4C"/>
    <w:rsid w:val="00D20196"/>
    <w:rsid w:val="00D2172D"/>
    <w:rsid w:val="00D218CD"/>
    <w:rsid w:val="00D21D04"/>
    <w:rsid w:val="00D21DA6"/>
    <w:rsid w:val="00D2352F"/>
    <w:rsid w:val="00D23784"/>
    <w:rsid w:val="00D23D12"/>
    <w:rsid w:val="00D246B2"/>
    <w:rsid w:val="00D2478B"/>
    <w:rsid w:val="00D2536D"/>
    <w:rsid w:val="00D25954"/>
    <w:rsid w:val="00D26A64"/>
    <w:rsid w:val="00D26D11"/>
    <w:rsid w:val="00D26D40"/>
    <w:rsid w:val="00D27E24"/>
    <w:rsid w:val="00D31246"/>
    <w:rsid w:val="00D31570"/>
    <w:rsid w:val="00D31F07"/>
    <w:rsid w:val="00D326B0"/>
    <w:rsid w:val="00D328C6"/>
    <w:rsid w:val="00D32AAE"/>
    <w:rsid w:val="00D32E92"/>
    <w:rsid w:val="00D33A35"/>
    <w:rsid w:val="00D3405B"/>
    <w:rsid w:val="00D344F4"/>
    <w:rsid w:val="00D347E4"/>
    <w:rsid w:val="00D34DE6"/>
    <w:rsid w:val="00D357F2"/>
    <w:rsid w:val="00D366BC"/>
    <w:rsid w:val="00D37516"/>
    <w:rsid w:val="00D41A01"/>
    <w:rsid w:val="00D41BD9"/>
    <w:rsid w:val="00D42C39"/>
    <w:rsid w:val="00D43508"/>
    <w:rsid w:val="00D43894"/>
    <w:rsid w:val="00D441F6"/>
    <w:rsid w:val="00D444FB"/>
    <w:rsid w:val="00D446D9"/>
    <w:rsid w:val="00D45132"/>
    <w:rsid w:val="00D4527B"/>
    <w:rsid w:val="00D45567"/>
    <w:rsid w:val="00D459E7"/>
    <w:rsid w:val="00D45D15"/>
    <w:rsid w:val="00D46D84"/>
    <w:rsid w:val="00D46E1A"/>
    <w:rsid w:val="00D475F7"/>
    <w:rsid w:val="00D50004"/>
    <w:rsid w:val="00D50A76"/>
    <w:rsid w:val="00D50EFF"/>
    <w:rsid w:val="00D510C3"/>
    <w:rsid w:val="00D517BA"/>
    <w:rsid w:val="00D5248F"/>
    <w:rsid w:val="00D524EA"/>
    <w:rsid w:val="00D52F69"/>
    <w:rsid w:val="00D53406"/>
    <w:rsid w:val="00D534D7"/>
    <w:rsid w:val="00D53857"/>
    <w:rsid w:val="00D53F82"/>
    <w:rsid w:val="00D541CF"/>
    <w:rsid w:val="00D54BB2"/>
    <w:rsid w:val="00D55491"/>
    <w:rsid w:val="00D556F3"/>
    <w:rsid w:val="00D55820"/>
    <w:rsid w:val="00D55B88"/>
    <w:rsid w:val="00D56AC1"/>
    <w:rsid w:val="00D56D46"/>
    <w:rsid w:val="00D60437"/>
    <w:rsid w:val="00D604A0"/>
    <w:rsid w:val="00D60670"/>
    <w:rsid w:val="00D606E4"/>
    <w:rsid w:val="00D609A9"/>
    <w:rsid w:val="00D615E4"/>
    <w:rsid w:val="00D61701"/>
    <w:rsid w:val="00D61ECC"/>
    <w:rsid w:val="00D62B58"/>
    <w:rsid w:val="00D62D85"/>
    <w:rsid w:val="00D63622"/>
    <w:rsid w:val="00D63BC7"/>
    <w:rsid w:val="00D65090"/>
    <w:rsid w:val="00D65736"/>
    <w:rsid w:val="00D65E3A"/>
    <w:rsid w:val="00D669E1"/>
    <w:rsid w:val="00D66D47"/>
    <w:rsid w:val="00D66ECB"/>
    <w:rsid w:val="00D6743E"/>
    <w:rsid w:val="00D675A1"/>
    <w:rsid w:val="00D676C9"/>
    <w:rsid w:val="00D677C2"/>
    <w:rsid w:val="00D67A66"/>
    <w:rsid w:val="00D70367"/>
    <w:rsid w:val="00D7054C"/>
    <w:rsid w:val="00D70921"/>
    <w:rsid w:val="00D7162F"/>
    <w:rsid w:val="00D71A78"/>
    <w:rsid w:val="00D71AA4"/>
    <w:rsid w:val="00D71B0B"/>
    <w:rsid w:val="00D72125"/>
    <w:rsid w:val="00D73FC0"/>
    <w:rsid w:val="00D74B32"/>
    <w:rsid w:val="00D74DD3"/>
    <w:rsid w:val="00D753B8"/>
    <w:rsid w:val="00D754B9"/>
    <w:rsid w:val="00D75A9C"/>
    <w:rsid w:val="00D75D29"/>
    <w:rsid w:val="00D767C7"/>
    <w:rsid w:val="00D76DAD"/>
    <w:rsid w:val="00D76DE1"/>
    <w:rsid w:val="00D77A78"/>
    <w:rsid w:val="00D77EE4"/>
    <w:rsid w:val="00D817C1"/>
    <w:rsid w:val="00D81B7F"/>
    <w:rsid w:val="00D826BE"/>
    <w:rsid w:val="00D82F6C"/>
    <w:rsid w:val="00D83375"/>
    <w:rsid w:val="00D834CF"/>
    <w:rsid w:val="00D836C6"/>
    <w:rsid w:val="00D84357"/>
    <w:rsid w:val="00D848D5"/>
    <w:rsid w:val="00D85101"/>
    <w:rsid w:val="00D85B4A"/>
    <w:rsid w:val="00D85F7E"/>
    <w:rsid w:val="00D86AC3"/>
    <w:rsid w:val="00D86B72"/>
    <w:rsid w:val="00D8777E"/>
    <w:rsid w:val="00D87BFE"/>
    <w:rsid w:val="00D87CF0"/>
    <w:rsid w:val="00D91CC4"/>
    <w:rsid w:val="00D92096"/>
    <w:rsid w:val="00D931BB"/>
    <w:rsid w:val="00D93A94"/>
    <w:rsid w:val="00D93B0B"/>
    <w:rsid w:val="00D93D47"/>
    <w:rsid w:val="00D94220"/>
    <w:rsid w:val="00D95302"/>
    <w:rsid w:val="00D95A2F"/>
    <w:rsid w:val="00D95A66"/>
    <w:rsid w:val="00D96163"/>
    <w:rsid w:val="00D96464"/>
    <w:rsid w:val="00D966DA"/>
    <w:rsid w:val="00D96926"/>
    <w:rsid w:val="00D96B52"/>
    <w:rsid w:val="00D970AB"/>
    <w:rsid w:val="00D97EA8"/>
    <w:rsid w:val="00DA0269"/>
    <w:rsid w:val="00DA0921"/>
    <w:rsid w:val="00DA09CD"/>
    <w:rsid w:val="00DA123E"/>
    <w:rsid w:val="00DA1507"/>
    <w:rsid w:val="00DA1550"/>
    <w:rsid w:val="00DA2514"/>
    <w:rsid w:val="00DA2B91"/>
    <w:rsid w:val="00DA31DA"/>
    <w:rsid w:val="00DA33AC"/>
    <w:rsid w:val="00DA4052"/>
    <w:rsid w:val="00DA44BD"/>
    <w:rsid w:val="00DA45DA"/>
    <w:rsid w:val="00DA4AAB"/>
    <w:rsid w:val="00DA4E00"/>
    <w:rsid w:val="00DA5A6B"/>
    <w:rsid w:val="00DA5D46"/>
    <w:rsid w:val="00DA630B"/>
    <w:rsid w:val="00DA659C"/>
    <w:rsid w:val="00DA7A50"/>
    <w:rsid w:val="00DA7DC5"/>
    <w:rsid w:val="00DB05EE"/>
    <w:rsid w:val="00DB0605"/>
    <w:rsid w:val="00DB0C83"/>
    <w:rsid w:val="00DB0EF6"/>
    <w:rsid w:val="00DB12AE"/>
    <w:rsid w:val="00DB1489"/>
    <w:rsid w:val="00DB14B8"/>
    <w:rsid w:val="00DB16DD"/>
    <w:rsid w:val="00DB1A07"/>
    <w:rsid w:val="00DB2818"/>
    <w:rsid w:val="00DB2B0C"/>
    <w:rsid w:val="00DB333D"/>
    <w:rsid w:val="00DB3C35"/>
    <w:rsid w:val="00DB3E9B"/>
    <w:rsid w:val="00DB4444"/>
    <w:rsid w:val="00DB462C"/>
    <w:rsid w:val="00DB490A"/>
    <w:rsid w:val="00DB4EAF"/>
    <w:rsid w:val="00DB52D9"/>
    <w:rsid w:val="00DB53E8"/>
    <w:rsid w:val="00DB54B2"/>
    <w:rsid w:val="00DB5732"/>
    <w:rsid w:val="00DB5743"/>
    <w:rsid w:val="00DB5CA6"/>
    <w:rsid w:val="00DB5E8B"/>
    <w:rsid w:val="00DB6905"/>
    <w:rsid w:val="00DB6B63"/>
    <w:rsid w:val="00DB718C"/>
    <w:rsid w:val="00DB7344"/>
    <w:rsid w:val="00DB74C8"/>
    <w:rsid w:val="00DB7E30"/>
    <w:rsid w:val="00DC01DB"/>
    <w:rsid w:val="00DC061B"/>
    <w:rsid w:val="00DC0741"/>
    <w:rsid w:val="00DC09E9"/>
    <w:rsid w:val="00DC0B8A"/>
    <w:rsid w:val="00DC10CE"/>
    <w:rsid w:val="00DC1E3C"/>
    <w:rsid w:val="00DC2032"/>
    <w:rsid w:val="00DC212B"/>
    <w:rsid w:val="00DC2CC0"/>
    <w:rsid w:val="00DC2D25"/>
    <w:rsid w:val="00DC312C"/>
    <w:rsid w:val="00DC3628"/>
    <w:rsid w:val="00DC3916"/>
    <w:rsid w:val="00DC3BE1"/>
    <w:rsid w:val="00DC4193"/>
    <w:rsid w:val="00DC456C"/>
    <w:rsid w:val="00DC521D"/>
    <w:rsid w:val="00DC5FB1"/>
    <w:rsid w:val="00DC6274"/>
    <w:rsid w:val="00DC718E"/>
    <w:rsid w:val="00DD071A"/>
    <w:rsid w:val="00DD088A"/>
    <w:rsid w:val="00DD090E"/>
    <w:rsid w:val="00DD1332"/>
    <w:rsid w:val="00DD1925"/>
    <w:rsid w:val="00DD2B7B"/>
    <w:rsid w:val="00DD43E1"/>
    <w:rsid w:val="00DD5270"/>
    <w:rsid w:val="00DD5477"/>
    <w:rsid w:val="00DD5B3C"/>
    <w:rsid w:val="00DD605F"/>
    <w:rsid w:val="00DD6076"/>
    <w:rsid w:val="00DE00BC"/>
    <w:rsid w:val="00DE070A"/>
    <w:rsid w:val="00DE155F"/>
    <w:rsid w:val="00DE16FF"/>
    <w:rsid w:val="00DE1B49"/>
    <w:rsid w:val="00DE2030"/>
    <w:rsid w:val="00DE2475"/>
    <w:rsid w:val="00DE2E62"/>
    <w:rsid w:val="00DE2E94"/>
    <w:rsid w:val="00DE4B0F"/>
    <w:rsid w:val="00DE4B68"/>
    <w:rsid w:val="00DE4FCA"/>
    <w:rsid w:val="00DE5167"/>
    <w:rsid w:val="00DE5217"/>
    <w:rsid w:val="00DE5358"/>
    <w:rsid w:val="00DE613A"/>
    <w:rsid w:val="00DE65F4"/>
    <w:rsid w:val="00DE6CE3"/>
    <w:rsid w:val="00DE704F"/>
    <w:rsid w:val="00DE7149"/>
    <w:rsid w:val="00DE7CEA"/>
    <w:rsid w:val="00DF01A1"/>
    <w:rsid w:val="00DF149D"/>
    <w:rsid w:val="00DF1654"/>
    <w:rsid w:val="00DF1781"/>
    <w:rsid w:val="00DF19BC"/>
    <w:rsid w:val="00DF1C5C"/>
    <w:rsid w:val="00DF2522"/>
    <w:rsid w:val="00DF2DD5"/>
    <w:rsid w:val="00DF2E0D"/>
    <w:rsid w:val="00DF31D2"/>
    <w:rsid w:val="00DF4074"/>
    <w:rsid w:val="00DF4AB7"/>
    <w:rsid w:val="00DF4D5C"/>
    <w:rsid w:val="00DF5261"/>
    <w:rsid w:val="00DF5E7F"/>
    <w:rsid w:val="00DF68EF"/>
    <w:rsid w:val="00DF6C24"/>
    <w:rsid w:val="00DF764D"/>
    <w:rsid w:val="00E001E5"/>
    <w:rsid w:val="00E00686"/>
    <w:rsid w:val="00E008AF"/>
    <w:rsid w:val="00E01652"/>
    <w:rsid w:val="00E01DC7"/>
    <w:rsid w:val="00E01E34"/>
    <w:rsid w:val="00E02140"/>
    <w:rsid w:val="00E02ECF"/>
    <w:rsid w:val="00E02FAB"/>
    <w:rsid w:val="00E03767"/>
    <w:rsid w:val="00E03C94"/>
    <w:rsid w:val="00E04861"/>
    <w:rsid w:val="00E04B54"/>
    <w:rsid w:val="00E053BF"/>
    <w:rsid w:val="00E05771"/>
    <w:rsid w:val="00E06B51"/>
    <w:rsid w:val="00E0710E"/>
    <w:rsid w:val="00E07B1F"/>
    <w:rsid w:val="00E07D5D"/>
    <w:rsid w:val="00E105BD"/>
    <w:rsid w:val="00E10946"/>
    <w:rsid w:val="00E10C34"/>
    <w:rsid w:val="00E10F84"/>
    <w:rsid w:val="00E11F99"/>
    <w:rsid w:val="00E120FC"/>
    <w:rsid w:val="00E12155"/>
    <w:rsid w:val="00E123D5"/>
    <w:rsid w:val="00E12889"/>
    <w:rsid w:val="00E12BAF"/>
    <w:rsid w:val="00E135FE"/>
    <w:rsid w:val="00E1385F"/>
    <w:rsid w:val="00E13A38"/>
    <w:rsid w:val="00E14769"/>
    <w:rsid w:val="00E14CCE"/>
    <w:rsid w:val="00E16173"/>
    <w:rsid w:val="00E178C6"/>
    <w:rsid w:val="00E17C48"/>
    <w:rsid w:val="00E20369"/>
    <w:rsid w:val="00E22079"/>
    <w:rsid w:val="00E22929"/>
    <w:rsid w:val="00E22F71"/>
    <w:rsid w:val="00E23216"/>
    <w:rsid w:val="00E234D9"/>
    <w:rsid w:val="00E24339"/>
    <w:rsid w:val="00E24615"/>
    <w:rsid w:val="00E2465C"/>
    <w:rsid w:val="00E248B1"/>
    <w:rsid w:val="00E24E01"/>
    <w:rsid w:val="00E267F4"/>
    <w:rsid w:val="00E26D93"/>
    <w:rsid w:val="00E27400"/>
    <w:rsid w:val="00E306B4"/>
    <w:rsid w:val="00E30730"/>
    <w:rsid w:val="00E30919"/>
    <w:rsid w:val="00E30CC1"/>
    <w:rsid w:val="00E31A65"/>
    <w:rsid w:val="00E32108"/>
    <w:rsid w:val="00E331C4"/>
    <w:rsid w:val="00E33C2D"/>
    <w:rsid w:val="00E33D8F"/>
    <w:rsid w:val="00E34F09"/>
    <w:rsid w:val="00E35B67"/>
    <w:rsid w:val="00E40BA7"/>
    <w:rsid w:val="00E40F21"/>
    <w:rsid w:val="00E411AA"/>
    <w:rsid w:val="00E4127D"/>
    <w:rsid w:val="00E41C4E"/>
    <w:rsid w:val="00E425BB"/>
    <w:rsid w:val="00E43331"/>
    <w:rsid w:val="00E43CFC"/>
    <w:rsid w:val="00E4481A"/>
    <w:rsid w:val="00E44D13"/>
    <w:rsid w:val="00E44F00"/>
    <w:rsid w:val="00E456CD"/>
    <w:rsid w:val="00E460A4"/>
    <w:rsid w:val="00E46CE5"/>
    <w:rsid w:val="00E4720E"/>
    <w:rsid w:val="00E47612"/>
    <w:rsid w:val="00E47724"/>
    <w:rsid w:val="00E50200"/>
    <w:rsid w:val="00E50265"/>
    <w:rsid w:val="00E50CCF"/>
    <w:rsid w:val="00E513F4"/>
    <w:rsid w:val="00E51984"/>
    <w:rsid w:val="00E519E4"/>
    <w:rsid w:val="00E51A74"/>
    <w:rsid w:val="00E51D8F"/>
    <w:rsid w:val="00E52426"/>
    <w:rsid w:val="00E529F0"/>
    <w:rsid w:val="00E52DD7"/>
    <w:rsid w:val="00E531EE"/>
    <w:rsid w:val="00E53F97"/>
    <w:rsid w:val="00E54655"/>
    <w:rsid w:val="00E54BE2"/>
    <w:rsid w:val="00E54D16"/>
    <w:rsid w:val="00E55D17"/>
    <w:rsid w:val="00E562F6"/>
    <w:rsid w:val="00E56E9A"/>
    <w:rsid w:val="00E576D2"/>
    <w:rsid w:val="00E57A88"/>
    <w:rsid w:val="00E57DCD"/>
    <w:rsid w:val="00E57E4A"/>
    <w:rsid w:val="00E604FD"/>
    <w:rsid w:val="00E6096C"/>
    <w:rsid w:val="00E6156F"/>
    <w:rsid w:val="00E61B51"/>
    <w:rsid w:val="00E62E1B"/>
    <w:rsid w:val="00E62EDF"/>
    <w:rsid w:val="00E630F3"/>
    <w:rsid w:val="00E6365B"/>
    <w:rsid w:val="00E63B96"/>
    <w:rsid w:val="00E63E8D"/>
    <w:rsid w:val="00E6441D"/>
    <w:rsid w:val="00E64B56"/>
    <w:rsid w:val="00E64D45"/>
    <w:rsid w:val="00E65143"/>
    <w:rsid w:val="00E65A03"/>
    <w:rsid w:val="00E65A73"/>
    <w:rsid w:val="00E671C3"/>
    <w:rsid w:val="00E710D1"/>
    <w:rsid w:val="00E71A73"/>
    <w:rsid w:val="00E71D3C"/>
    <w:rsid w:val="00E71E8B"/>
    <w:rsid w:val="00E730C2"/>
    <w:rsid w:val="00E737D8"/>
    <w:rsid w:val="00E73995"/>
    <w:rsid w:val="00E73D05"/>
    <w:rsid w:val="00E73EA9"/>
    <w:rsid w:val="00E744FC"/>
    <w:rsid w:val="00E74CB5"/>
    <w:rsid w:val="00E74D3C"/>
    <w:rsid w:val="00E75422"/>
    <w:rsid w:val="00E75953"/>
    <w:rsid w:val="00E75CA0"/>
    <w:rsid w:val="00E769EE"/>
    <w:rsid w:val="00E776C9"/>
    <w:rsid w:val="00E77F89"/>
    <w:rsid w:val="00E80E86"/>
    <w:rsid w:val="00E81303"/>
    <w:rsid w:val="00E81518"/>
    <w:rsid w:val="00E815F0"/>
    <w:rsid w:val="00E81961"/>
    <w:rsid w:val="00E81C70"/>
    <w:rsid w:val="00E8299B"/>
    <w:rsid w:val="00E83218"/>
    <w:rsid w:val="00E83342"/>
    <w:rsid w:val="00E834A9"/>
    <w:rsid w:val="00E8409C"/>
    <w:rsid w:val="00E84334"/>
    <w:rsid w:val="00E845EF"/>
    <w:rsid w:val="00E84646"/>
    <w:rsid w:val="00E84F9D"/>
    <w:rsid w:val="00E85140"/>
    <w:rsid w:val="00E85752"/>
    <w:rsid w:val="00E85784"/>
    <w:rsid w:val="00E862D7"/>
    <w:rsid w:val="00E86B84"/>
    <w:rsid w:val="00E87348"/>
    <w:rsid w:val="00E90044"/>
    <w:rsid w:val="00E907DD"/>
    <w:rsid w:val="00E908F8"/>
    <w:rsid w:val="00E90A07"/>
    <w:rsid w:val="00E914E2"/>
    <w:rsid w:val="00E924AE"/>
    <w:rsid w:val="00E9344B"/>
    <w:rsid w:val="00E938D5"/>
    <w:rsid w:val="00E94AA8"/>
    <w:rsid w:val="00E955D1"/>
    <w:rsid w:val="00E95F91"/>
    <w:rsid w:val="00E962AC"/>
    <w:rsid w:val="00E969A8"/>
    <w:rsid w:val="00E96B03"/>
    <w:rsid w:val="00E97143"/>
    <w:rsid w:val="00E97153"/>
    <w:rsid w:val="00E97CD0"/>
    <w:rsid w:val="00E97F22"/>
    <w:rsid w:val="00EA0A57"/>
    <w:rsid w:val="00EA0D72"/>
    <w:rsid w:val="00EA1189"/>
    <w:rsid w:val="00EA189A"/>
    <w:rsid w:val="00EA1B76"/>
    <w:rsid w:val="00EA2789"/>
    <w:rsid w:val="00EA2A76"/>
    <w:rsid w:val="00EA2FD6"/>
    <w:rsid w:val="00EA3AA1"/>
    <w:rsid w:val="00EA3B74"/>
    <w:rsid w:val="00EA4A8B"/>
    <w:rsid w:val="00EA54AB"/>
    <w:rsid w:val="00EA5BAF"/>
    <w:rsid w:val="00EA6F3D"/>
    <w:rsid w:val="00EA706B"/>
    <w:rsid w:val="00EA7B92"/>
    <w:rsid w:val="00EA7E16"/>
    <w:rsid w:val="00EB0967"/>
    <w:rsid w:val="00EB0D65"/>
    <w:rsid w:val="00EB174B"/>
    <w:rsid w:val="00EB178B"/>
    <w:rsid w:val="00EB235F"/>
    <w:rsid w:val="00EB23F4"/>
    <w:rsid w:val="00EB2519"/>
    <w:rsid w:val="00EB2621"/>
    <w:rsid w:val="00EB2DDF"/>
    <w:rsid w:val="00EB2F9F"/>
    <w:rsid w:val="00EB336F"/>
    <w:rsid w:val="00EB3418"/>
    <w:rsid w:val="00EB341C"/>
    <w:rsid w:val="00EB3B47"/>
    <w:rsid w:val="00EB41E5"/>
    <w:rsid w:val="00EB45A5"/>
    <w:rsid w:val="00EB45EB"/>
    <w:rsid w:val="00EB4CEC"/>
    <w:rsid w:val="00EB6539"/>
    <w:rsid w:val="00EB70C8"/>
    <w:rsid w:val="00EB7210"/>
    <w:rsid w:val="00EC1D21"/>
    <w:rsid w:val="00EC21D8"/>
    <w:rsid w:val="00EC2375"/>
    <w:rsid w:val="00EC270E"/>
    <w:rsid w:val="00EC2E98"/>
    <w:rsid w:val="00EC3067"/>
    <w:rsid w:val="00EC37DF"/>
    <w:rsid w:val="00EC3D27"/>
    <w:rsid w:val="00EC4C33"/>
    <w:rsid w:val="00EC50E5"/>
    <w:rsid w:val="00EC54BA"/>
    <w:rsid w:val="00EC6B43"/>
    <w:rsid w:val="00EC734A"/>
    <w:rsid w:val="00ED0004"/>
    <w:rsid w:val="00ED0701"/>
    <w:rsid w:val="00ED0B0B"/>
    <w:rsid w:val="00ED0E2A"/>
    <w:rsid w:val="00ED12D8"/>
    <w:rsid w:val="00ED1759"/>
    <w:rsid w:val="00ED18CB"/>
    <w:rsid w:val="00ED1F76"/>
    <w:rsid w:val="00ED22BB"/>
    <w:rsid w:val="00ED41C5"/>
    <w:rsid w:val="00ED4319"/>
    <w:rsid w:val="00ED4595"/>
    <w:rsid w:val="00ED52F9"/>
    <w:rsid w:val="00ED5448"/>
    <w:rsid w:val="00ED567A"/>
    <w:rsid w:val="00ED57DE"/>
    <w:rsid w:val="00ED5989"/>
    <w:rsid w:val="00ED5C4E"/>
    <w:rsid w:val="00ED6A57"/>
    <w:rsid w:val="00ED6CA3"/>
    <w:rsid w:val="00ED70B6"/>
    <w:rsid w:val="00ED744D"/>
    <w:rsid w:val="00ED794E"/>
    <w:rsid w:val="00ED7A69"/>
    <w:rsid w:val="00ED7D11"/>
    <w:rsid w:val="00ED7FA1"/>
    <w:rsid w:val="00EE0111"/>
    <w:rsid w:val="00EE028C"/>
    <w:rsid w:val="00EE0FB2"/>
    <w:rsid w:val="00EE0FB4"/>
    <w:rsid w:val="00EE188E"/>
    <w:rsid w:val="00EE23AD"/>
    <w:rsid w:val="00EE24C0"/>
    <w:rsid w:val="00EE29BC"/>
    <w:rsid w:val="00EE32E3"/>
    <w:rsid w:val="00EE3344"/>
    <w:rsid w:val="00EE375F"/>
    <w:rsid w:val="00EE4A20"/>
    <w:rsid w:val="00EE56CE"/>
    <w:rsid w:val="00EE5720"/>
    <w:rsid w:val="00EE5A51"/>
    <w:rsid w:val="00EE5B4B"/>
    <w:rsid w:val="00EE61E1"/>
    <w:rsid w:val="00EE64C9"/>
    <w:rsid w:val="00EE6640"/>
    <w:rsid w:val="00EE766A"/>
    <w:rsid w:val="00EE7D07"/>
    <w:rsid w:val="00EE7E92"/>
    <w:rsid w:val="00EF060E"/>
    <w:rsid w:val="00EF0A3E"/>
    <w:rsid w:val="00EF0AD9"/>
    <w:rsid w:val="00EF0BDF"/>
    <w:rsid w:val="00EF1318"/>
    <w:rsid w:val="00EF1EF6"/>
    <w:rsid w:val="00EF2FA1"/>
    <w:rsid w:val="00EF34DA"/>
    <w:rsid w:val="00EF39A2"/>
    <w:rsid w:val="00EF3BBB"/>
    <w:rsid w:val="00EF4158"/>
    <w:rsid w:val="00EF44D0"/>
    <w:rsid w:val="00EF4D91"/>
    <w:rsid w:val="00EF5251"/>
    <w:rsid w:val="00EF5DB9"/>
    <w:rsid w:val="00EF60AA"/>
    <w:rsid w:val="00EF60F5"/>
    <w:rsid w:val="00EF6727"/>
    <w:rsid w:val="00EF6B7F"/>
    <w:rsid w:val="00EF6C4C"/>
    <w:rsid w:val="00EF713C"/>
    <w:rsid w:val="00EF72D1"/>
    <w:rsid w:val="00EF7367"/>
    <w:rsid w:val="00EF7916"/>
    <w:rsid w:val="00F0007D"/>
    <w:rsid w:val="00F000CD"/>
    <w:rsid w:val="00F00293"/>
    <w:rsid w:val="00F002A1"/>
    <w:rsid w:val="00F011AC"/>
    <w:rsid w:val="00F01583"/>
    <w:rsid w:val="00F02152"/>
    <w:rsid w:val="00F02E95"/>
    <w:rsid w:val="00F03743"/>
    <w:rsid w:val="00F03DCF"/>
    <w:rsid w:val="00F03F14"/>
    <w:rsid w:val="00F04819"/>
    <w:rsid w:val="00F048E6"/>
    <w:rsid w:val="00F05335"/>
    <w:rsid w:val="00F053FE"/>
    <w:rsid w:val="00F056D4"/>
    <w:rsid w:val="00F059E6"/>
    <w:rsid w:val="00F070D0"/>
    <w:rsid w:val="00F0720B"/>
    <w:rsid w:val="00F07CEA"/>
    <w:rsid w:val="00F10560"/>
    <w:rsid w:val="00F10F1A"/>
    <w:rsid w:val="00F12D47"/>
    <w:rsid w:val="00F1310F"/>
    <w:rsid w:val="00F138B8"/>
    <w:rsid w:val="00F1464F"/>
    <w:rsid w:val="00F14A2F"/>
    <w:rsid w:val="00F1537C"/>
    <w:rsid w:val="00F158EC"/>
    <w:rsid w:val="00F169A7"/>
    <w:rsid w:val="00F16ADF"/>
    <w:rsid w:val="00F178F0"/>
    <w:rsid w:val="00F17AFB"/>
    <w:rsid w:val="00F20172"/>
    <w:rsid w:val="00F21725"/>
    <w:rsid w:val="00F21B0D"/>
    <w:rsid w:val="00F22D51"/>
    <w:rsid w:val="00F23849"/>
    <w:rsid w:val="00F23A0C"/>
    <w:rsid w:val="00F241D9"/>
    <w:rsid w:val="00F2450E"/>
    <w:rsid w:val="00F2610B"/>
    <w:rsid w:val="00F261AF"/>
    <w:rsid w:val="00F26AC5"/>
    <w:rsid w:val="00F27C6F"/>
    <w:rsid w:val="00F3000C"/>
    <w:rsid w:val="00F30678"/>
    <w:rsid w:val="00F30773"/>
    <w:rsid w:val="00F309C4"/>
    <w:rsid w:val="00F30F8C"/>
    <w:rsid w:val="00F31B88"/>
    <w:rsid w:val="00F3206E"/>
    <w:rsid w:val="00F32349"/>
    <w:rsid w:val="00F33249"/>
    <w:rsid w:val="00F3421F"/>
    <w:rsid w:val="00F34D4E"/>
    <w:rsid w:val="00F34EB2"/>
    <w:rsid w:val="00F35373"/>
    <w:rsid w:val="00F36149"/>
    <w:rsid w:val="00F3776F"/>
    <w:rsid w:val="00F37AAE"/>
    <w:rsid w:val="00F40480"/>
    <w:rsid w:val="00F412DC"/>
    <w:rsid w:val="00F4160F"/>
    <w:rsid w:val="00F4265D"/>
    <w:rsid w:val="00F42846"/>
    <w:rsid w:val="00F429BC"/>
    <w:rsid w:val="00F42B4D"/>
    <w:rsid w:val="00F446F8"/>
    <w:rsid w:val="00F44956"/>
    <w:rsid w:val="00F44EBB"/>
    <w:rsid w:val="00F45267"/>
    <w:rsid w:val="00F455BB"/>
    <w:rsid w:val="00F45C1A"/>
    <w:rsid w:val="00F45D01"/>
    <w:rsid w:val="00F46B69"/>
    <w:rsid w:val="00F46BEC"/>
    <w:rsid w:val="00F47692"/>
    <w:rsid w:val="00F478FC"/>
    <w:rsid w:val="00F504A7"/>
    <w:rsid w:val="00F505A1"/>
    <w:rsid w:val="00F50A4D"/>
    <w:rsid w:val="00F51129"/>
    <w:rsid w:val="00F51EAB"/>
    <w:rsid w:val="00F51ECE"/>
    <w:rsid w:val="00F526AB"/>
    <w:rsid w:val="00F52C41"/>
    <w:rsid w:val="00F52E89"/>
    <w:rsid w:val="00F53730"/>
    <w:rsid w:val="00F53B02"/>
    <w:rsid w:val="00F53BBC"/>
    <w:rsid w:val="00F53CD0"/>
    <w:rsid w:val="00F55A9C"/>
    <w:rsid w:val="00F56577"/>
    <w:rsid w:val="00F56A74"/>
    <w:rsid w:val="00F57899"/>
    <w:rsid w:val="00F57A81"/>
    <w:rsid w:val="00F57FA9"/>
    <w:rsid w:val="00F6040F"/>
    <w:rsid w:val="00F60898"/>
    <w:rsid w:val="00F612FF"/>
    <w:rsid w:val="00F62140"/>
    <w:rsid w:val="00F62360"/>
    <w:rsid w:val="00F625CF"/>
    <w:rsid w:val="00F62711"/>
    <w:rsid w:val="00F62CA3"/>
    <w:rsid w:val="00F6359E"/>
    <w:rsid w:val="00F63694"/>
    <w:rsid w:val="00F640C8"/>
    <w:rsid w:val="00F64292"/>
    <w:rsid w:val="00F65E5F"/>
    <w:rsid w:val="00F66173"/>
    <w:rsid w:val="00F664FC"/>
    <w:rsid w:val="00F66507"/>
    <w:rsid w:val="00F66F7A"/>
    <w:rsid w:val="00F67860"/>
    <w:rsid w:val="00F678A9"/>
    <w:rsid w:val="00F6797C"/>
    <w:rsid w:val="00F679FA"/>
    <w:rsid w:val="00F7049A"/>
    <w:rsid w:val="00F705DA"/>
    <w:rsid w:val="00F708BC"/>
    <w:rsid w:val="00F72261"/>
    <w:rsid w:val="00F73004"/>
    <w:rsid w:val="00F73392"/>
    <w:rsid w:val="00F7352E"/>
    <w:rsid w:val="00F739A0"/>
    <w:rsid w:val="00F746C1"/>
    <w:rsid w:val="00F74DD5"/>
    <w:rsid w:val="00F75238"/>
    <w:rsid w:val="00F757A5"/>
    <w:rsid w:val="00F7587C"/>
    <w:rsid w:val="00F765D3"/>
    <w:rsid w:val="00F77020"/>
    <w:rsid w:val="00F77CCB"/>
    <w:rsid w:val="00F804E9"/>
    <w:rsid w:val="00F805BF"/>
    <w:rsid w:val="00F81CB7"/>
    <w:rsid w:val="00F8253E"/>
    <w:rsid w:val="00F8256A"/>
    <w:rsid w:val="00F82892"/>
    <w:rsid w:val="00F830A6"/>
    <w:rsid w:val="00F83193"/>
    <w:rsid w:val="00F840AD"/>
    <w:rsid w:val="00F84261"/>
    <w:rsid w:val="00F8452A"/>
    <w:rsid w:val="00F852D4"/>
    <w:rsid w:val="00F85746"/>
    <w:rsid w:val="00F85DE0"/>
    <w:rsid w:val="00F85EBF"/>
    <w:rsid w:val="00F86193"/>
    <w:rsid w:val="00F86264"/>
    <w:rsid w:val="00F86F0E"/>
    <w:rsid w:val="00F87155"/>
    <w:rsid w:val="00F872A4"/>
    <w:rsid w:val="00F872F0"/>
    <w:rsid w:val="00F90900"/>
    <w:rsid w:val="00F90CB0"/>
    <w:rsid w:val="00F9106E"/>
    <w:rsid w:val="00F91225"/>
    <w:rsid w:val="00F918A9"/>
    <w:rsid w:val="00F92AAE"/>
    <w:rsid w:val="00F92DDF"/>
    <w:rsid w:val="00F92DFF"/>
    <w:rsid w:val="00F93A81"/>
    <w:rsid w:val="00F93F2E"/>
    <w:rsid w:val="00F9407A"/>
    <w:rsid w:val="00F94341"/>
    <w:rsid w:val="00F94505"/>
    <w:rsid w:val="00F94545"/>
    <w:rsid w:val="00F94A55"/>
    <w:rsid w:val="00F95045"/>
    <w:rsid w:val="00F955DD"/>
    <w:rsid w:val="00F95D24"/>
    <w:rsid w:val="00F95EF2"/>
    <w:rsid w:val="00F96C9F"/>
    <w:rsid w:val="00F96D78"/>
    <w:rsid w:val="00F96E82"/>
    <w:rsid w:val="00F9710E"/>
    <w:rsid w:val="00F97AA9"/>
    <w:rsid w:val="00FA096F"/>
    <w:rsid w:val="00FA0F9B"/>
    <w:rsid w:val="00FA2228"/>
    <w:rsid w:val="00FA2317"/>
    <w:rsid w:val="00FA30F3"/>
    <w:rsid w:val="00FA31BB"/>
    <w:rsid w:val="00FA37F2"/>
    <w:rsid w:val="00FA3938"/>
    <w:rsid w:val="00FA398A"/>
    <w:rsid w:val="00FA3DED"/>
    <w:rsid w:val="00FA6398"/>
    <w:rsid w:val="00FA6485"/>
    <w:rsid w:val="00FA69BB"/>
    <w:rsid w:val="00FA69EC"/>
    <w:rsid w:val="00FA7813"/>
    <w:rsid w:val="00FA7CE3"/>
    <w:rsid w:val="00FB041C"/>
    <w:rsid w:val="00FB1EF7"/>
    <w:rsid w:val="00FB25DC"/>
    <w:rsid w:val="00FB314C"/>
    <w:rsid w:val="00FB3483"/>
    <w:rsid w:val="00FB358C"/>
    <w:rsid w:val="00FB36AC"/>
    <w:rsid w:val="00FB3A61"/>
    <w:rsid w:val="00FB4849"/>
    <w:rsid w:val="00FB4AAC"/>
    <w:rsid w:val="00FB4EA9"/>
    <w:rsid w:val="00FB54DB"/>
    <w:rsid w:val="00FB5C09"/>
    <w:rsid w:val="00FB6A74"/>
    <w:rsid w:val="00FB7721"/>
    <w:rsid w:val="00FB7D5C"/>
    <w:rsid w:val="00FC0B40"/>
    <w:rsid w:val="00FC24AC"/>
    <w:rsid w:val="00FC2636"/>
    <w:rsid w:val="00FC2A6C"/>
    <w:rsid w:val="00FC2D2F"/>
    <w:rsid w:val="00FC3073"/>
    <w:rsid w:val="00FC4A90"/>
    <w:rsid w:val="00FC573D"/>
    <w:rsid w:val="00FC5F52"/>
    <w:rsid w:val="00FC71E2"/>
    <w:rsid w:val="00FD06BE"/>
    <w:rsid w:val="00FD0D09"/>
    <w:rsid w:val="00FD0F3E"/>
    <w:rsid w:val="00FD139F"/>
    <w:rsid w:val="00FD1D2C"/>
    <w:rsid w:val="00FD1DC8"/>
    <w:rsid w:val="00FD2409"/>
    <w:rsid w:val="00FD2ADE"/>
    <w:rsid w:val="00FD3611"/>
    <w:rsid w:val="00FD3A1F"/>
    <w:rsid w:val="00FD3ABA"/>
    <w:rsid w:val="00FD3FD4"/>
    <w:rsid w:val="00FD519D"/>
    <w:rsid w:val="00FD53D4"/>
    <w:rsid w:val="00FD5A04"/>
    <w:rsid w:val="00FD5B59"/>
    <w:rsid w:val="00FD6ACA"/>
    <w:rsid w:val="00FD6E40"/>
    <w:rsid w:val="00FD6EBC"/>
    <w:rsid w:val="00FD6FAA"/>
    <w:rsid w:val="00FD7357"/>
    <w:rsid w:val="00FD742D"/>
    <w:rsid w:val="00FD751C"/>
    <w:rsid w:val="00FD7786"/>
    <w:rsid w:val="00FD7AAA"/>
    <w:rsid w:val="00FE043B"/>
    <w:rsid w:val="00FE0783"/>
    <w:rsid w:val="00FE08C6"/>
    <w:rsid w:val="00FE0C6E"/>
    <w:rsid w:val="00FE171E"/>
    <w:rsid w:val="00FE189C"/>
    <w:rsid w:val="00FE196C"/>
    <w:rsid w:val="00FE1C20"/>
    <w:rsid w:val="00FE1F31"/>
    <w:rsid w:val="00FE251D"/>
    <w:rsid w:val="00FE2C51"/>
    <w:rsid w:val="00FE3FA7"/>
    <w:rsid w:val="00FE4BB7"/>
    <w:rsid w:val="00FE61A4"/>
    <w:rsid w:val="00FE66E8"/>
    <w:rsid w:val="00FE6AAF"/>
    <w:rsid w:val="00FE7706"/>
    <w:rsid w:val="00FE7904"/>
    <w:rsid w:val="00FE7996"/>
    <w:rsid w:val="00FF0CBD"/>
    <w:rsid w:val="00FF109A"/>
    <w:rsid w:val="00FF1288"/>
    <w:rsid w:val="00FF181D"/>
    <w:rsid w:val="00FF193E"/>
    <w:rsid w:val="00FF19D6"/>
    <w:rsid w:val="00FF1E01"/>
    <w:rsid w:val="00FF2383"/>
    <w:rsid w:val="00FF253E"/>
    <w:rsid w:val="00FF2C94"/>
    <w:rsid w:val="00FF419A"/>
    <w:rsid w:val="00FF441B"/>
    <w:rsid w:val="00FF497A"/>
    <w:rsid w:val="00FF4AD9"/>
    <w:rsid w:val="00FF52F2"/>
    <w:rsid w:val="00FF53C6"/>
    <w:rsid w:val="00FF5851"/>
    <w:rsid w:val="00FF6F0C"/>
    <w:rsid w:val="00FF749C"/>
    <w:rsid w:val="00FF7828"/>
    <w:rsid w:val="1E3D2C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4562A14C"/>
  <w15:docId w15:val="{7A4BEDD5-F80D-4057-B131-5BBA85075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92363"/>
    <w:pPr>
      <w:spacing w:after="120"/>
      <w:jc w:val="both"/>
    </w:pPr>
    <w:rPr>
      <w:sz w:val="26"/>
    </w:rPr>
  </w:style>
  <w:style w:type="paragraph" w:styleId="Ttulo1">
    <w:name w:val="heading 1"/>
    <w:basedOn w:val="Normal"/>
    <w:next w:val="Normal"/>
    <w:qFormat/>
    <w:rsid w:val="00880FA8"/>
    <w:pPr>
      <w:keepNext/>
      <w:outlineLvl w:val="0"/>
    </w:pPr>
    <w:rPr>
      <w:rFonts w:ascii="CG Times" w:hAnsi="CG Times"/>
      <w:b/>
    </w:rPr>
  </w:style>
  <w:style w:type="paragraph" w:styleId="Ttulo2">
    <w:name w:val="heading 2"/>
    <w:basedOn w:val="Normal"/>
    <w:next w:val="Normal"/>
    <w:qFormat/>
    <w:rsid w:val="00880FA8"/>
    <w:pPr>
      <w:keepNext/>
      <w:outlineLvl w:val="1"/>
    </w:pPr>
    <w:rPr>
      <w:rFonts w:ascii="CG Times" w:hAnsi="CG Times"/>
    </w:rPr>
  </w:style>
  <w:style w:type="paragraph" w:styleId="Ttulo3">
    <w:name w:val="heading 3"/>
    <w:basedOn w:val="Normal"/>
    <w:next w:val="Normal"/>
    <w:qFormat/>
    <w:rsid w:val="00880FA8"/>
    <w:pPr>
      <w:keepNext/>
      <w:jc w:val="center"/>
      <w:outlineLvl w:val="2"/>
    </w:pPr>
    <w:rPr>
      <w:rFonts w:ascii="CG Times" w:hAnsi="CG Times"/>
      <w:b/>
    </w:rPr>
  </w:style>
  <w:style w:type="paragraph" w:styleId="Ttulo4">
    <w:name w:val="heading 4"/>
    <w:basedOn w:val="Normal"/>
    <w:next w:val="Normal"/>
    <w:qFormat/>
    <w:rsid w:val="00880FA8"/>
    <w:pPr>
      <w:keepNext/>
      <w:jc w:val="center"/>
      <w:outlineLvl w:val="3"/>
    </w:pPr>
    <w:rPr>
      <w:rFonts w:ascii="CG Times" w:hAnsi="CG Times"/>
      <w:b/>
      <w:color w:val="0000FF"/>
    </w:rPr>
  </w:style>
  <w:style w:type="paragraph" w:styleId="Ttulo5">
    <w:name w:val="heading 5"/>
    <w:basedOn w:val="Normal"/>
    <w:next w:val="Normal"/>
    <w:qFormat/>
    <w:rsid w:val="00880FA8"/>
    <w:pPr>
      <w:keepNext/>
      <w:tabs>
        <w:tab w:val="left" w:pos="2268"/>
      </w:tabs>
      <w:ind w:left="709"/>
      <w:outlineLvl w:val="4"/>
    </w:pPr>
    <w:rPr>
      <w:sz w:val="24"/>
    </w:rPr>
  </w:style>
  <w:style w:type="paragraph" w:styleId="Ttulo6">
    <w:name w:val="heading 6"/>
    <w:basedOn w:val="Normal"/>
    <w:next w:val="Normal"/>
    <w:qFormat/>
    <w:rsid w:val="00880FA8"/>
    <w:pPr>
      <w:keepNext/>
      <w:tabs>
        <w:tab w:val="left" w:pos="2268"/>
      </w:tabs>
      <w:spacing w:after="240"/>
      <w:jc w:val="center"/>
      <w:outlineLvl w:val="5"/>
    </w:pPr>
    <w:rPr>
      <w:bCs/>
      <w:smallCaps/>
      <w:u w:val="single"/>
    </w:rPr>
  </w:style>
  <w:style w:type="paragraph" w:styleId="Ttulo7">
    <w:name w:val="heading 7"/>
    <w:basedOn w:val="Normal"/>
    <w:next w:val="Normal"/>
    <w:qFormat/>
    <w:rsid w:val="00880FA8"/>
    <w:pPr>
      <w:keepNext/>
      <w:tabs>
        <w:tab w:val="left" w:pos="2268"/>
      </w:tabs>
      <w:spacing w:after="240"/>
      <w:jc w:val="center"/>
      <w:outlineLvl w:val="6"/>
    </w:pPr>
    <w:rPr>
      <w:bCs/>
    </w:rPr>
  </w:style>
  <w:style w:type="paragraph" w:styleId="Ttulo8">
    <w:name w:val="heading 8"/>
    <w:basedOn w:val="Normal"/>
    <w:next w:val="Normal"/>
    <w:qFormat/>
    <w:rsid w:val="00880FA8"/>
    <w:pPr>
      <w:keepNext/>
      <w:numPr>
        <w:numId w:val="1"/>
      </w:numPr>
      <w:spacing w:after="240"/>
      <w:outlineLvl w:val="7"/>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sid w:val="00880FA8"/>
    <w:rPr>
      <w:color w:val="0000FF"/>
      <w:u w:val="single"/>
    </w:rPr>
  </w:style>
  <w:style w:type="paragraph" w:styleId="Rodap">
    <w:name w:val="footer"/>
    <w:basedOn w:val="Normal"/>
    <w:link w:val="RodapChar"/>
    <w:uiPriority w:val="99"/>
    <w:rsid w:val="00880FA8"/>
    <w:pPr>
      <w:tabs>
        <w:tab w:val="center" w:pos="4252"/>
        <w:tab w:val="right" w:pos="8504"/>
      </w:tabs>
    </w:pPr>
  </w:style>
  <w:style w:type="paragraph" w:customStyle="1" w:styleId="BodyText21">
    <w:name w:val="Body Text 21"/>
    <w:basedOn w:val="Normal"/>
    <w:rsid w:val="00880FA8"/>
    <w:pPr>
      <w:widowControl w:val="0"/>
      <w:spacing w:after="0"/>
    </w:pPr>
    <w:rPr>
      <w:rFonts w:ascii="Arial" w:hAnsi="Arial"/>
      <w:sz w:val="24"/>
      <w:lang w:eastAsia="en-US"/>
    </w:rPr>
  </w:style>
  <w:style w:type="paragraph" w:styleId="Cabealho">
    <w:name w:val="header"/>
    <w:basedOn w:val="Normal"/>
    <w:rsid w:val="00880FA8"/>
    <w:pPr>
      <w:tabs>
        <w:tab w:val="center" w:pos="4252"/>
        <w:tab w:val="right" w:pos="8504"/>
      </w:tabs>
    </w:pPr>
  </w:style>
  <w:style w:type="paragraph" w:styleId="Corpodetexto2">
    <w:name w:val="Body Text 2"/>
    <w:basedOn w:val="Normal"/>
    <w:rsid w:val="00880FA8"/>
    <w:pPr>
      <w:spacing w:after="0"/>
    </w:pPr>
    <w:rPr>
      <w:rFonts w:ascii="Arial" w:hAnsi="Arial"/>
      <w:b/>
      <w:sz w:val="24"/>
      <w:lang w:eastAsia="en-US"/>
    </w:rPr>
  </w:style>
  <w:style w:type="paragraph" w:styleId="Corpodetexto3">
    <w:name w:val="Body Text 3"/>
    <w:basedOn w:val="Normal"/>
    <w:rsid w:val="00880FA8"/>
    <w:pPr>
      <w:spacing w:after="0"/>
    </w:pPr>
    <w:rPr>
      <w:rFonts w:ascii="Arial" w:hAnsi="Arial"/>
      <w:sz w:val="24"/>
      <w:lang w:eastAsia="en-US"/>
    </w:rPr>
  </w:style>
  <w:style w:type="paragraph" w:styleId="Recuodecorpodetexto">
    <w:name w:val="Body Text Indent"/>
    <w:basedOn w:val="Normal"/>
    <w:rsid w:val="00880FA8"/>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lang w:eastAsia="en-US"/>
    </w:rPr>
  </w:style>
  <w:style w:type="paragraph" w:styleId="NormalWeb">
    <w:name w:val="Normal (Web)"/>
    <w:basedOn w:val="Normal"/>
    <w:uiPriority w:val="99"/>
    <w:rsid w:val="00880FA8"/>
    <w:pPr>
      <w:spacing w:before="100" w:beforeAutospacing="1" w:after="100" w:afterAutospacing="1"/>
      <w:jc w:val="left"/>
    </w:pPr>
    <w:rPr>
      <w:rFonts w:ascii="Verdana" w:eastAsia="Arial Unicode MS" w:hAnsi="Verdana" w:cs="Verdana"/>
      <w:sz w:val="24"/>
      <w:szCs w:val="24"/>
    </w:rPr>
  </w:style>
  <w:style w:type="paragraph" w:customStyle="1" w:styleId="p0">
    <w:name w:val="p0"/>
    <w:basedOn w:val="Normal"/>
    <w:rsid w:val="00880FA8"/>
    <w:pPr>
      <w:widowControl w:val="0"/>
      <w:tabs>
        <w:tab w:val="left" w:pos="720"/>
      </w:tabs>
      <w:spacing w:after="0" w:line="240" w:lineRule="atLeast"/>
    </w:pPr>
    <w:rPr>
      <w:rFonts w:ascii="Times" w:hAnsi="Times"/>
      <w:snapToGrid w:val="0"/>
      <w:sz w:val="24"/>
    </w:rPr>
  </w:style>
  <w:style w:type="character" w:customStyle="1" w:styleId="INDENT2">
    <w:name w:val="INDENT 2"/>
    <w:rsid w:val="00880FA8"/>
    <w:rPr>
      <w:rFonts w:ascii="Times New Roman" w:hAnsi="Times New Roman"/>
      <w:sz w:val="24"/>
    </w:rPr>
  </w:style>
  <w:style w:type="paragraph" w:styleId="Recuodecorpodetexto2">
    <w:name w:val="Body Text Indent 2"/>
    <w:basedOn w:val="Normal"/>
    <w:rsid w:val="00880FA8"/>
    <w:pPr>
      <w:autoSpaceDE w:val="0"/>
      <w:autoSpaceDN w:val="0"/>
      <w:adjustRightInd w:val="0"/>
      <w:spacing w:line="480" w:lineRule="auto"/>
      <w:ind w:left="283"/>
    </w:pPr>
    <w:rPr>
      <w:rFonts w:ascii="Frutiger Light" w:hAnsi="Frutiger Light"/>
      <w:szCs w:val="26"/>
    </w:rPr>
  </w:style>
  <w:style w:type="character" w:customStyle="1" w:styleId="DeltaViewInsertion">
    <w:name w:val="DeltaView Insertion"/>
    <w:rsid w:val="00880FA8"/>
    <w:rPr>
      <w:color w:val="0000FF"/>
      <w:spacing w:val="0"/>
      <w:u w:val="double"/>
    </w:rPr>
  </w:style>
  <w:style w:type="character" w:styleId="Refdecomentrio">
    <w:name w:val="annotation reference"/>
    <w:semiHidden/>
    <w:rsid w:val="00400106"/>
    <w:rPr>
      <w:sz w:val="16"/>
      <w:szCs w:val="16"/>
    </w:rPr>
  </w:style>
  <w:style w:type="paragraph" w:styleId="Textodecomentrio">
    <w:name w:val="annotation text"/>
    <w:basedOn w:val="Normal"/>
    <w:semiHidden/>
    <w:rsid w:val="00400106"/>
    <w:rPr>
      <w:sz w:val="20"/>
    </w:rPr>
  </w:style>
  <w:style w:type="paragraph" w:styleId="Assuntodocomentrio">
    <w:name w:val="annotation subject"/>
    <w:basedOn w:val="Textodecomentrio"/>
    <w:next w:val="Textodecomentrio"/>
    <w:semiHidden/>
    <w:rsid w:val="00400106"/>
    <w:rPr>
      <w:b/>
      <w:bCs/>
    </w:rPr>
  </w:style>
  <w:style w:type="paragraph" w:styleId="Textodebalo">
    <w:name w:val="Balloon Text"/>
    <w:basedOn w:val="Normal"/>
    <w:semiHidden/>
    <w:rsid w:val="00400106"/>
    <w:rPr>
      <w:rFonts w:ascii="Tahoma" w:hAnsi="Tahoma" w:cs="Tahoma"/>
      <w:sz w:val="16"/>
      <w:szCs w:val="16"/>
    </w:rPr>
  </w:style>
  <w:style w:type="character" w:customStyle="1" w:styleId="apple-style-span">
    <w:name w:val="apple-style-span"/>
    <w:basedOn w:val="Fontepargpadro"/>
    <w:rsid w:val="00DB7344"/>
  </w:style>
  <w:style w:type="table" w:styleId="Tabelacomgrade">
    <w:name w:val="Table Grid"/>
    <w:basedOn w:val="Tabelanormal"/>
    <w:rsid w:val="00643D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rsid w:val="00AC7997"/>
    <w:pPr>
      <w:widowControl w:val="0"/>
      <w:autoSpaceDE w:val="0"/>
      <w:autoSpaceDN w:val="0"/>
      <w:adjustRightInd w:val="0"/>
      <w:spacing w:after="160" w:line="240" w:lineRule="exact"/>
      <w:jc w:val="left"/>
    </w:pPr>
    <w:rPr>
      <w:rFonts w:ascii="Verdana" w:hAnsi="Verdana"/>
      <w:sz w:val="20"/>
      <w:lang w:val="en-US" w:eastAsia="en-US"/>
    </w:rPr>
  </w:style>
  <w:style w:type="character" w:customStyle="1" w:styleId="deltaviewinsertion0">
    <w:name w:val="deltaviewinsertion"/>
    <w:basedOn w:val="Fontepargpadro"/>
    <w:rsid w:val="001A72E2"/>
  </w:style>
  <w:style w:type="paragraph" w:customStyle="1" w:styleId="Char2">
    <w:name w:val="Char2"/>
    <w:basedOn w:val="Normal"/>
    <w:rsid w:val="001A72E2"/>
    <w:pPr>
      <w:widowControl w:val="0"/>
      <w:adjustRightInd w:val="0"/>
      <w:spacing w:after="160" w:line="240" w:lineRule="exact"/>
      <w:textAlignment w:val="baseline"/>
    </w:pPr>
    <w:rPr>
      <w:rFonts w:ascii="Verdana" w:eastAsia="MS Mincho" w:hAnsi="Verdana"/>
      <w:sz w:val="20"/>
      <w:lang w:val="en-US" w:eastAsia="en-US"/>
    </w:rPr>
  </w:style>
  <w:style w:type="paragraph" w:styleId="Textodenotaderodap">
    <w:name w:val="footnote text"/>
    <w:basedOn w:val="Normal"/>
    <w:link w:val="TextodenotaderodapChar"/>
    <w:semiHidden/>
    <w:rsid w:val="00970480"/>
    <w:pPr>
      <w:spacing w:after="0"/>
    </w:pPr>
    <w:rPr>
      <w:sz w:val="20"/>
    </w:rPr>
  </w:style>
  <w:style w:type="character" w:styleId="Refdenotaderodap">
    <w:name w:val="footnote reference"/>
    <w:semiHidden/>
    <w:rsid w:val="00C6353B"/>
    <w:rPr>
      <w:vertAlign w:val="superscript"/>
    </w:rPr>
  </w:style>
  <w:style w:type="character" w:customStyle="1" w:styleId="PinheiroGuimares-Advogados">
    <w:name w:val="Pinheiro Guimarães - Advogados"/>
    <w:semiHidden/>
    <w:rsid w:val="00D524EA"/>
    <w:rPr>
      <w:rFonts w:ascii="Times New Roman" w:hAnsi="Times New Roman" w:cs="Times New Roman"/>
      <w:b w:val="0"/>
      <w:bCs w:val="0"/>
      <w:i w:val="0"/>
      <w:iCs w:val="0"/>
      <w:strike w:val="0"/>
      <w:color w:val="000000"/>
      <w:sz w:val="24"/>
      <w:szCs w:val="24"/>
      <w:u w:val="none"/>
    </w:rPr>
  </w:style>
  <w:style w:type="paragraph" w:styleId="Corpodetexto">
    <w:name w:val="Body Text"/>
    <w:basedOn w:val="Normal"/>
    <w:rsid w:val="00BB08C4"/>
  </w:style>
  <w:style w:type="paragraph" w:customStyle="1" w:styleId="BodyText22">
    <w:name w:val="Body Text 22"/>
    <w:basedOn w:val="Normal"/>
    <w:rsid w:val="00BB08C4"/>
    <w:pPr>
      <w:widowControl w:val="0"/>
      <w:spacing w:after="220"/>
      <w:ind w:left="2127" w:hanging="709"/>
    </w:pPr>
  </w:style>
  <w:style w:type="paragraph" w:styleId="Reviso">
    <w:name w:val="Revision"/>
    <w:hidden/>
    <w:uiPriority w:val="99"/>
    <w:semiHidden/>
    <w:rsid w:val="009C68BB"/>
    <w:rPr>
      <w:sz w:val="26"/>
    </w:rPr>
  </w:style>
  <w:style w:type="paragraph" w:styleId="Commarcadores">
    <w:name w:val="List Bullet"/>
    <w:basedOn w:val="Normal"/>
    <w:uiPriority w:val="99"/>
    <w:unhideWhenUsed/>
    <w:rsid w:val="009C68BB"/>
    <w:pPr>
      <w:widowControl w:val="0"/>
      <w:numPr>
        <w:numId w:val="4"/>
      </w:numPr>
      <w:autoSpaceDE w:val="0"/>
      <w:autoSpaceDN w:val="0"/>
      <w:adjustRightInd w:val="0"/>
      <w:spacing w:after="0" w:line="340" w:lineRule="exact"/>
      <w:contextualSpacing/>
    </w:pPr>
  </w:style>
  <w:style w:type="paragraph" w:styleId="PargrafodaLista">
    <w:name w:val="List Paragraph"/>
    <w:basedOn w:val="Normal"/>
    <w:uiPriority w:val="99"/>
    <w:qFormat/>
    <w:rsid w:val="009E620C"/>
    <w:pPr>
      <w:ind w:left="708"/>
    </w:pPr>
  </w:style>
  <w:style w:type="paragraph" w:customStyle="1" w:styleId="Default">
    <w:name w:val="Default"/>
    <w:rsid w:val="000A4ED4"/>
    <w:pPr>
      <w:autoSpaceDE w:val="0"/>
      <w:autoSpaceDN w:val="0"/>
      <w:adjustRightInd w:val="0"/>
    </w:pPr>
    <w:rPr>
      <w:rFonts w:ascii="Calibri" w:hAnsi="Calibri" w:cs="Calibri"/>
      <w:color w:val="000000"/>
      <w:sz w:val="24"/>
      <w:szCs w:val="24"/>
    </w:rPr>
  </w:style>
  <w:style w:type="paragraph" w:customStyle="1" w:styleId="STDTextoDois-Quatro">
    <w:name w:val="STD Texto Dois-Quatro"/>
    <w:basedOn w:val="Normal"/>
    <w:rsid w:val="008A2EFA"/>
    <w:pPr>
      <w:autoSpaceDE w:val="0"/>
      <w:autoSpaceDN w:val="0"/>
      <w:adjustRightInd w:val="0"/>
      <w:spacing w:before="240" w:after="0" w:line="240" w:lineRule="exact"/>
      <w:ind w:left="471"/>
    </w:pPr>
    <w:rPr>
      <w:rFonts w:ascii="Arial" w:hAnsi="Arial"/>
      <w:sz w:val="20"/>
      <w:szCs w:val="24"/>
    </w:rPr>
  </w:style>
  <w:style w:type="character" w:customStyle="1" w:styleId="RodapChar">
    <w:name w:val="Rodapé Char"/>
    <w:link w:val="Rodap"/>
    <w:uiPriority w:val="99"/>
    <w:rsid w:val="00ED0B0B"/>
    <w:rPr>
      <w:sz w:val="26"/>
    </w:rPr>
  </w:style>
  <w:style w:type="character" w:customStyle="1" w:styleId="TextodenotaderodapChar">
    <w:name w:val="Texto de nota de rodapé Char"/>
    <w:link w:val="Textodenotaderodap"/>
    <w:semiHidden/>
    <w:rsid w:val="0033298A"/>
  </w:style>
  <w:style w:type="paragraph" w:customStyle="1" w:styleId="Level4">
    <w:name w:val="Level 4"/>
    <w:basedOn w:val="Normal"/>
    <w:rsid w:val="00CA4DC6"/>
    <w:pPr>
      <w:numPr>
        <w:ilvl w:val="3"/>
        <w:numId w:val="17"/>
      </w:numPr>
      <w:spacing w:after="140" w:line="290" w:lineRule="auto"/>
      <w:outlineLvl w:val="3"/>
    </w:pPr>
    <w:rPr>
      <w:rFonts w:ascii="Arial" w:eastAsia="Arial" w:hAnsi="Arial"/>
      <w:sz w:val="20"/>
      <w:lang w:val="en-GB" w:eastAsia="en-GB"/>
    </w:rPr>
  </w:style>
  <w:style w:type="paragraph" w:customStyle="1" w:styleId="Level5">
    <w:name w:val="Level 5"/>
    <w:basedOn w:val="Normal"/>
    <w:rsid w:val="00CA4DC6"/>
    <w:pPr>
      <w:numPr>
        <w:ilvl w:val="4"/>
        <w:numId w:val="17"/>
      </w:numPr>
      <w:spacing w:after="140" w:line="290" w:lineRule="auto"/>
    </w:pPr>
    <w:rPr>
      <w:rFonts w:ascii="Arial" w:eastAsia="Arial" w:hAnsi="Arial"/>
      <w:sz w:val="20"/>
      <w:lang w:val="en-GB" w:eastAsia="en-GB"/>
    </w:rPr>
  </w:style>
  <w:style w:type="paragraph" w:customStyle="1" w:styleId="Level3">
    <w:name w:val="Level 3"/>
    <w:basedOn w:val="Normal"/>
    <w:link w:val="Level3Char"/>
    <w:rsid w:val="00CA4DC6"/>
    <w:pPr>
      <w:numPr>
        <w:ilvl w:val="2"/>
        <w:numId w:val="17"/>
      </w:numPr>
      <w:spacing w:after="140" w:line="290" w:lineRule="auto"/>
      <w:outlineLvl w:val="2"/>
    </w:pPr>
    <w:rPr>
      <w:rFonts w:ascii="Arial" w:eastAsia="Arial" w:hAnsi="Arial"/>
      <w:sz w:val="20"/>
      <w:szCs w:val="28"/>
      <w:lang w:val="en-GB" w:eastAsia="en-GB"/>
    </w:rPr>
  </w:style>
  <w:style w:type="character" w:customStyle="1" w:styleId="Level3Char">
    <w:name w:val="Level 3 Char"/>
    <w:link w:val="Level3"/>
    <w:rsid w:val="00CA4DC6"/>
    <w:rPr>
      <w:rFonts w:ascii="Arial" w:eastAsia="Arial" w:hAnsi="Arial"/>
      <w:szCs w:val="28"/>
      <w:lang w:val="en-GB" w:eastAsia="en-GB"/>
    </w:rPr>
  </w:style>
  <w:style w:type="paragraph" w:customStyle="1" w:styleId="Level2">
    <w:name w:val="Level 2"/>
    <w:basedOn w:val="Normal"/>
    <w:rsid w:val="00CA4DC6"/>
    <w:pPr>
      <w:numPr>
        <w:ilvl w:val="1"/>
        <w:numId w:val="17"/>
      </w:numPr>
      <w:spacing w:after="140" w:line="290" w:lineRule="auto"/>
      <w:outlineLvl w:val="1"/>
    </w:pPr>
    <w:rPr>
      <w:rFonts w:ascii="Arial" w:eastAsia="Arial" w:hAnsi="Arial"/>
      <w:sz w:val="20"/>
      <w:szCs w:val="28"/>
      <w:lang w:val="en-GB" w:eastAsia="en-GB"/>
    </w:rPr>
  </w:style>
  <w:style w:type="paragraph" w:customStyle="1" w:styleId="Level1">
    <w:name w:val="Level 1"/>
    <w:basedOn w:val="Normal"/>
    <w:rsid w:val="00CA4DC6"/>
    <w:pPr>
      <w:keepNext/>
      <w:numPr>
        <w:numId w:val="17"/>
      </w:numPr>
      <w:autoSpaceDE w:val="0"/>
      <w:autoSpaceDN w:val="0"/>
      <w:adjustRightInd w:val="0"/>
      <w:spacing w:before="280" w:after="140" w:line="290" w:lineRule="auto"/>
      <w:outlineLvl w:val="0"/>
    </w:pPr>
    <w:rPr>
      <w:rFonts w:ascii="Arial" w:hAnsi="Arial" w:cs="Arial"/>
      <w:b/>
      <w:bCs/>
      <w:iCs/>
      <w:sz w:val="22"/>
      <w:lang w:eastAsia="en-US"/>
    </w:rPr>
  </w:style>
  <w:style w:type="paragraph" w:customStyle="1" w:styleId="Level6">
    <w:name w:val="Level 6"/>
    <w:basedOn w:val="Normal"/>
    <w:rsid w:val="00CA4DC6"/>
    <w:pPr>
      <w:numPr>
        <w:ilvl w:val="5"/>
        <w:numId w:val="17"/>
      </w:numPr>
      <w:autoSpaceDE w:val="0"/>
      <w:autoSpaceDN w:val="0"/>
      <w:adjustRightInd w:val="0"/>
      <w:spacing w:after="140" w:line="290" w:lineRule="auto"/>
    </w:pPr>
    <w:rPr>
      <w:rFonts w:ascii="Arial" w:hAnsi="Arial" w:cs="Arial"/>
      <w:sz w:val="20"/>
      <w:szCs w:val="26"/>
      <w:lang w:eastAsia="en-US"/>
    </w:rPr>
  </w:style>
  <w:style w:type="paragraph" w:customStyle="1" w:styleId="DeltaViewTableBody">
    <w:name w:val="DeltaView Table Body"/>
    <w:basedOn w:val="Normal"/>
    <w:rsid w:val="00126495"/>
    <w:pPr>
      <w:autoSpaceDE w:val="0"/>
      <w:autoSpaceDN w:val="0"/>
      <w:adjustRightInd w:val="0"/>
      <w:spacing w:after="0"/>
      <w:jc w:val="left"/>
    </w:pPr>
    <w:rPr>
      <w:rFonts w:ascii="Arial" w:hAnsi="Arial" w:cs="Arial"/>
      <w:sz w:val="24"/>
      <w:szCs w:val="24"/>
      <w:lang w:val="en-US"/>
    </w:rPr>
  </w:style>
  <w:style w:type="paragraph" w:styleId="TextosemFormatao">
    <w:name w:val="Plain Text"/>
    <w:basedOn w:val="Normal"/>
    <w:link w:val="TextosemFormataoChar"/>
    <w:uiPriority w:val="99"/>
    <w:rsid w:val="00126495"/>
    <w:pPr>
      <w:suppressAutoHyphens/>
      <w:spacing w:after="0"/>
      <w:jc w:val="left"/>
    </w:pPr>
    <w:rPr>
      <w:rFonts w:ascii="Courier New" w:hAnsi="Courier New"/>
      <w:sz w:val="24"/>
      <w:lang w:val="en-US" w:eastAsia="ar-SA"/>
    </w:rPr>
  </w:style>
  <w:style w:type="character" w:customStyle="1" w:styleId="TextosemFormataoChar">
    <w:name w:val="Texto sem Formatação Char"/>
    <w:basedOn w:val="Fontepargpadro"/>
    <w:link w:val="TextosemFormatao"/>
    <w:uiPriority w:val="99"/>
    <w:rsid w:val="00126495"/>
    <w:rPr>
      <w:rFonts w:ascii="Courier New" w:hAnsi="Courier New"/>
      <w:sz w:val="24"/>
      <w:lang w:val="en-US" w:eastAsia="ar-SA"/>
    </w:rPr>
  </w:style>
  <w:style w:type="paragraph" w:customStyle="1" w:styleId="SubttuloPadroNumerado">
    <w:name w:val="Subtítulo Padrão Numerado"/>
    <w:basedOn w:val="Normal"/>
    <w:qFormat/>
    <w:rsid w:val="0044362F"/>
    <w:pPr>
      <w:numPr>
        <w:numId w:val="43"/>
      </w:numPr>
      <w:spacing w:after="0"/>
      <w:jc w:val="left"/>
    </w:pPr>
    <w:rPr>
      <w:rFonts w:asciiTheme="majorHAnsi" w:eastAsiaTheme="minorHAnsi" w:hAnsiTheme="majorHAnsi" w:cstheme="majorHAnsi"/>
      <w:b/>
      <w:color w:val="C0504D" w:themeColor="accent2"/>
      <w:sz w:val="20"/>
      <w:lang w:eastAsia="en-US"/>
    </w:rPr>
  </w:style>
  <w:style w:type="paragraph" w:customStyle="1" w:styleId="TextocomEspaamento">
    <w:name w:val="Texto com Espaçamento"/>
    <w:basedOn w:val="Normal"/>
    <w:link w:val="TextocomEspaamentoChar"/>
    <w:qFormat/>
    <w:rsid w:val="0044362F"/>
    <w:pPr>
      <w:spacing w:before="100" w:after="100" w:line="220" w:lineRule="exact"/>
      <w:jc w:val="left"/>
    </w:pPr>
    <w:rPr>
      <w:rFonts w:asciiTheme="majorHAnsi" w:eastAsiaTheme="minorHAnsi" w:hAnsiTheme="majorHAnsi" w:cstheme="majorHAnsi"/>
      <w:color w:val="C0504D" w:themeColor="accent2"/>
      <w:sz w:val="18"/>
      <w:lang w:eastAsia="en-US"/>
    </w:rPr>
  </w:style>
  <w:style w:type="character" w:customStyle="1" w:styleId="TextocomEspaamentoChar">
    <w:name w:val="Texto com Espaçamento Char"/>
    <w:basedOn w:val="Fontepargpadro"/>
    <w:link w:val="TextocomEspaamento"/>
    <w:rsid w:val="0044362F"/>
    <w:rPr>
      <w:rFonts w:asciiTheme="majorHAnsi" w:eastAsiaTheme="minorHAnsi" w:hAnsiTheme="majorHAnsi" w:cstheme="majorHAnsi"/>
      <w:color w:val="C0504D" w:themeColor="accent2"/>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06415">
      <w:bodyDiv w:val="1"/>
      <w:marLeft w:val="0"/>
      <w:marRight w:val="0"/>
      <w:marTop w:val="0"/>
      <w:marBottom w:val="0"/>
      <w:divBdr>
        <w:top w:val="none" w:sz="0" w:space="0" w:color="auto"/>
        <w:left w:val="none" w:sz="0" w:space="0" w:color="auto"/>
        <w:bottom w:val="none" w:sz="0" w:space="0" w:color="auto"/>
        <w:right w:val="none" w:sz="0" w:space="0" w:color="auto"/>
      </w:divBdr>
    </w:div>
    <w:div w:id="575475400">
      <w:bodyDiv w:val="1"/>
      <w:marLeft w:val="0"/>
      <w:marRight w:val="0"/>
      <w:marTop w:val="0"/>
      <w:marBottom w:val="0"/>
      <w:divBdr>
        <w:top w:val="none" w:sz="0" w:space="0" w:color="auto"/>
        <w:left w:val="none" w:sz="0" w:space="0" w:color="auto"/>
        <w:bottom w:val="none" w:sz="0" w:space="0" w:color="auto"/>
        <w:right w:val="none" w:sz="0" w:space="0" w:color="auto"/>
      </w:divBdr>
    </w:div>
    <w:div w:id="1625385534">
      <w:bodyDiv w:val="1"/>
      <w:marLeft w:val="0"/>
      <w:marRight w:val="0"/>
      <w:marTop w:val="0"/>
      <w:marBottom w:val="0"/>
      <w:divBdr>
        <w:top w:val="none" w:sz="0" w:space="0" w:color="auto"/>
        <w:left w:val="none" w:sz="0" w:space="0" w:color="auto"/>
        <w:bottom w:val="none" w:sz="0" w:space="0" w:color="auto"/>
        <w:right w:val="none" w:sz="0" w:space="0" w:color="auto"/>
      </w:divBdr>
      <w:divsChild>
        <w:div w:id="1331448106">
          <w:marLeft w:val="0"/>
          <w:marRight w:val="0"/>
          <w:marTop w:val="0"/>
          <w:marBottom w:val="0"/>
          <w:divBdr>
            <w:top w:val="none" w:sz="0" w:space="0" w:color="auto"/>
            <w:left w:val="none" w:sz="0" w:space="0" w:color="auto"/>
            <w:bottom w:val="none" w:sz="0" w:space="0" w:color="auto"/>
            <w:right w:val="none" w:sz="0" w:space="0" w:color="auto"/>
          </w:divBdr>
        </w:div>
      </w:divsChild>
    </w:div>
    <w:div w:id="1772968238">
      <w:bodyDiv w:val="1"/>
      <w:marLeft w:val="0"/>
      <w:marRight w:val="0"/>
      <w:marTop w:val="0"/>
      <w:marBottom w:val="0"/>
      <w:divBdr>
        <w:top w:val="none" w:sz="0" w:space="0" w:color="auto"/>
        <w:left w:val="none" w:sz="0" w:space="0" w:color="auto"/>
        <w:bottom w:val="none" w:sz="0" w:space="0" w:color="auto"/>
        <w:right w:val="none" w:sz="0" w:space="0" w:color="auto"/>
      </w:divBdr>
    </w:div>
    <w:div w:id="1789271730">
      <w:bodyDiv w:val="1"/>
      <w:marLeft w:val="0"/>
      <w:marRight w:val="0"/>
      <w:marTop w:val="0"/>
      <w:marBottom w:val="0"/>
      <w:divBdr>
        <w:top w:val="none" w:sz="0" w:space="0" w:color="auto"/>
        <w:left w:val="none" w:sz="0" w:space="0" w:color="auto"/>
        <w:bottom w:val="none" w:sz="0" w:space="0" w:color="auto"/>
        <w:right w:val="none" w:sz="0" w:space="0" w:color="auto"/>
      </w:divBdr>
      <w:divsChild>
        <w:div w:id="4680100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hyperlink" Target="mailto:antonio.amaro@oliveiratrust.com.br"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hyperlink" Target="http://www.831participacoes.com.br"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831participacoes.com.br" TargetMode="External"/><Relationship Id="rId20" Type="http://schemas.openxmlformats.org/officeDocument/2006/relationships/hyperlink" Target="http://www.b3.com.b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footer" Target="footer2.xml"/><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mailto:ger2.agente@oliveiratrust.com.br" TargetMode="External"/><Relationship Id="rId4" Type="http://schemas.openxmlformats.org/officeDocument/2006/relationships/styles" Target="styles.xml"/><Relationship Id="rId9" Type="http://schemas.openxmlformats.org/officeDocument/2006/relationships/image" Target="media/image1.wmf"/><Relationship Id="rId14" Type="http://schemas.microsoft.com/office/2011/relationships/commentsExtended" Target="commentsExtended.xm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108A1-6033-4709-8603-A670F7180E01}">
  <ds:schemaRefs>
    <ds:schemaRef ds:uri="http://www.imanage.com/work/xmlschema"/>
  </ds:schemaRefs>
</ds:datastoreItem>
</file>

<file path=customXml/itemProps2.xml><?xml version="1.0" encoding="utf-8"?>
<ds:datastoreItem xmlns:ds="http://schemas.openxmlformats.org/officeDocument/2006/customXml" ds:itemID="{F869B612-8ACB-40B8-B58B-6ED97F841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71</Pages>
  <Words>22119</Words>
  <Characters>127137</Characters>
  <Application>Microsoft Office Word</Application>
  <DocSecurity>0</DocSecurity>
  <Lines>1059</Lines>
  <Paragraphs>297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Emissão</vt:lpstr>
      <vt:lpstr>Escritura Emissão</vt:lpstr>
    </vt:vector>
  </TitlesOfParts>
  <Company>PGASP</Company>
  <LinksUpToDate>false</LinksUpToDate>
  <CharactersWithSpaces>148959</CharactersWithSpaces>
  <SharedDoc>false</SharedDoc>
  <HLinks>
    <vt:vector size="6" baseType="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Emissão</dc:title>
  <dc:subject>Escritura Emissão</dc:subject>
  <dc:creator>Mattos Filho</dc:creator>
  <cp:lastModifiedBy>Nathalia Esteves</cp:lastModifiedBy>
  <cp:revision>35</cp:revision>
  <cp:lastPrinted>2018-10-18T22:57:00Z</cp:lastPrinted>
  <dcterms:created xsi:type="dcterms:W3CDTF">2018-10-29T23:55:00Z</dcterms:created>
  <dcterms:modified xsi:type="dcterms:W3CDTF">2018-10-30T00:18:00Z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ABAAVOAfoSrQoyxDAf0iW82N8Ytj1NN6wWS+2QDaYcbjj+uwQ3pCpdPDbXVis1eD3xL+</vt:lpwstr>
  </property>
  <property fmtid="{D5CDD505-2E9C-101B-9397-08002B2CF9AE}" pid="3" name="RESPONSE_SENDER_NAME">
    <vt:lpwstr>gAAAdya76B99d4hLGUR1rQ+8TxTv0GGEPdix</vt:lpwstr>
  </property>
  <property fmtid="{D5CDD505-2E9C-101B-9397-08002B2CF9AE}" pid="4" name="EMAIL_OWNER_ADDRESS">
    <vt:lpwstr>4AAA6DouqOs9baEC1izDGnZq1GPkV1ZIm1VPUHQiUlNPIw9QqN6rh+VKUA==</vt:lpwstr>
  </property>
  <property fmtid="{D5CDD505-2E9C-101B-9397-08002B2CF9AE}" pid="5" name="iManageFooter">
    <vt:lpwstr>_x000d_SP - 23731226v1 </vt:lpwstr>
  </property>
</Properties>
</file>