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28EA" w:rsidRDefault="0055382E">
      <w:pPr>
        <w:spacing w:line="340" w:lineRule="exact"/>
        <w:jc w:val="both"/>
        <w:rPr>
          <w:rFonts w:ascii="Verdana" w:hAnsi="Verdana" w:cs="Tahoma"/>
          <w:b/>
          <w:bCs/>
          <w:sz w:val="20"/>
          <w:szCs w:val="20"/>
        </w:rPr>
      </w:pPr>
      <w:r>
        <w:rPr>
          <w:rFonts w:ascii="Verdana" w:hAnsi="Verdana" w:cs="Tahoma"/>
          <w:b/>
          <w:bCs/>
          <w:sz w:val="20"/>
          <w:szCs w:val="20"/>
        </w:rPr>
        <w:t>INSTRUMENTO PARTICULAR DE ESCRITURA DA 1ª (PRIMEIRA) EMISSÃO DE DEBÊNTURES SIMPLES, NÃO CONVERSÍVEIS EM AÇÕES, DA ESPÉCIE SUBORDINADA, EM ONZE SÉRIES, PARA COLOCAÇÃO PRIVADA, DA BIVA SECURITIZADORA DE CRÉDITOS FINANCEIROS S.A.</w:t>
      </w:r>
    </w:p>
    <w:p w:rsidR="008F28EA" w:rsidRDefault="008F28EA">
      <w:pPr>
        <w:spacing w:line="340" w:lineRule="exact"/>
        <w:jc w:val="both"/>
        <w:rPr>
          <w:rFonts w:ascii="Verdana" w:hAnsi="Verdana" w:cs="Tahoma"/>
          <w:b/>
          <w:bCs/>
          <w:sz w:val="20"/>
          <w:szCs w:val="20"/>
        </w:rPr>
      </w:pPr>
    </w:p>
    <w:p w:rsidR="008F28EA" w:rsidRDefault="0055382E">
      <w:pPr>
        <w:spacing w:line="340" w:lineRule="exact"/>
        <w:jc w:val="both"/>
        <w:rPr>
          <w:rFonts w:ascii="Verdana" w:hAnsi="Verdana" w:cs="Tahoma"/>
          <w:sz w:val="20"/>
          <w:szCs w:val="20"/>
        </w:rPr>
      </w:pPr>
      <w:bookmarkStart w:id="0" w:name="_DV_M11"/>
      <w:bookmarkEnd w:id="0"/>
      <w:r>
        <w:rPr>
          <w:rFonts w:ascii="Verdana" w:hAnsi="Verdana" w:cs="Tahoma"/>
          <w:sz w:val="20"/>
          <w:szCs w:val="20"/>
        </w:rPr>
        <w:t>Pelo presente instrumento particular e na melhor forma de direito:</w:t>
      </w:r>
    </w:p>
    <w:p w:rsidR="008F28EA" w:rsidRDefault="008F28EA">
      <w:pPr>
        <w:spacing w:line="340" w:lineRule="exact"/>
        <w:jc w:val="both"/>
        <w:rPr>
          <w:rFonts w:ascii="Verdana" w:hAnsi="Verdana" w:cs="Tahoma"/>
          <w:b/>
          <w:bCs/>
          <w:sz w:val="20"/>
          <w:szCs w:val="20"/>
        </w:rPr>
      </w:pPr>
      <w:bookmarkStart w:id="1" w:name="_DV_M12"/>
      <w:bookmarkStart w:id="2" w:name="_DV_M13"/>
      <w:bookmarkEnd w:id="1"/>
      <w:bookmarkEnd w:id="2"/>
    </w:p>
    <w:p w:rsidR="008F28EA" w:rsidRDefault="0055382E">
      <w:pPr>
        <w:spacing w:line="340" w:lineRule="exact"/>
        <w:ind w:left="567" w:hanging="567"/>
        <w:jc w:val="both"/>
        <w:rPr>
          <w:rFonts w:ascii="Verdana" w:eastAsia="MS Mincho" w:hAnsi="Verdana" w:cs="Tahoma"/>
          <w:sz w:val="20"/>
          <w:szCs w:val="20"/>
        </w:rPr>
      </w:pPr>
      <w:r>
        <w:rPr>
          <w:rFonts w:ascii="Verdana" w:hAnsi="Verdana" w:cs="Tahoma"/>
          <w:bCs/>
          <w:sz w:val="20"/>
          <w:szCs w:val="20"/>
        </w:rPr>
        <w:t>(a)</w:t>
      </w:r>
      <w:r>
        <w:rPr>
          <w:rFonts w:ascii="Verdana" w:hAnsi="Verdana" w:cs="Tahoma"/>
          <w:bCs/>
          <w:sz w:val="20"/>
          <w:szCs w:val="20"/>
        </w:rPr>
        <w:tab/>
      </w:r>
      <w:r>
        <w:rPr>
          <w:rFonts w:ascii="Verdana" w:hAnsi="Verdana" w:cs="Tahoma"/>
          <w:b/>
          <w:bCs/>
          <w:sz w:val="20"/>
          <w:szCs w:val="20"/>
        </w:rPr>
        <w:t>BIVA SECURITIZADORA DE CRÉDITOS FINANCEIROS S.A.</w:t>
      </w:r>
      <w:r>
        <w:rPr>
          <w:rFonts w:ascii="Verdana" w:hAnsi="Verdana" w:cs="Tahoma"/>
          <w:sz w:val="20"/>
          <w:szCs w:val="20"/>
        </w:rPr>
        <w:t>, sociedade por ações com sede na Cidade de São Paulo, Estado de Sã</w:t>
      </w:r>
      <w:bookmarkStart w:id="3" w:name="_GoBack"/>
      <w:bookmarkEnd w:id="3"/>
      <w:r>
        <w:rPr>
          <w:rFonts w:ascii="Verdana" w:hAnsi="Verdana" w:cs="Tahoma"/>
          <w:sz w:val="20"/>
          <w:szCs w:val="20"/>
        </w:rPr>
        <w:t>o Paulo, Brasil, na Rua Pitu, nº 72, Sala 85, Brooklin, CEP 04567-060, inscrita no Cadastro Nacional da Pessoa Jurídica do Ministério da Fazenda (“</w:t>
      </w:r>
      <w:r>
        <w:rPr>
          <w:rFonts w:ascii="Verdana" w:hAnsi="Verdana" w:cs="Tahoma"/>
          <w:b/>
          <w:sz w:val="20"/>
          <w:szCs w:val="20"/>
        </w:rPr>
        <w:t>CNPJ/MF</w:t>
      </w:r>
      <w:r>
        <w:rPr>
          <w:rFonts w:ascii="Verdana" w:hAnsi="Verdana" w:cs="Tahoma"/>
          <w:sz w:val="20"/>
          <w:szCs w:val="20"/>
        </w:rPr>
        <w:t xml:space="preserve">”) sob o nº 22.142.291/0001-95, </w:t>
      </w:r>
      <w:r>
        <w:rPr>
          <w:rFonts w:ascii="Verdana" w:eastAsia="Garamond" w:hAnsi="Verdana" w:cs="Garamond"/>
          <w:sz w:val="20"/>
          <w:szCs w:val="20"/>
        </w:rPr>
        <w:t>com seus documentos constitutivos registrados na Junta Comercial do Estado de São Paulo (“</w:t>
      </w:r>
      <w:r>
        <w:rPr>
          <w:rFonts w:ascii="Verdana" w:eastAsia="Garamond" w:hAnsi="Verdana" w:cs="Garamond"/>
          <w:b/>
          <w:sz w:val="20"/>
          <w:szCs w:val="20"/>
        </w:rPr>
        <w:t>JUCESP</w:t>
      </w:r>
      <w:r>
        <w:rPr>
          <w:rFonts w:ascii="Verdana" w:eastAsia="Garamond" w:hAnsi="Verdana" w:cs="Garamond"/>
          <w:sz w:val="20"/>
          <w:szCs w:val="20"/>
        </w:rPr>
        <w:t>”) sob o Número de Identificação do Registro de Empresas (“</w:t>
      </w:r>
      <w:r>
        <w:rPr>
          <w:rFonts w:ascii="Verdana" w:eastAsia="Garamond" w:hAnsi="Verdana" w:cs="Garamond"/>
          <w:b/>
          <w:sz w:val="20"/>
          <w:szCs w:val="20"/>
        </w:rPr>
        <w:t>NIRE</w:t>
      </w:r>
      <w:r>
        <w:rPr>
          <w:rFonts w:ascii="Verdana" w:eastAsia="Garamond" w:hAnsi="Verdana" w:cs="Garamond"/>
          <w:sz w:val="20"/>
          <w:szCs w:val="20"/>
        </w:rPr>
        <w:t xml:space="preserve">”) 35300502400, </w:t>
      </w:r>
      <w:r>
        <w:rPr>
          <w:rFonts w:ascii="Verdana" w:hAnsi="Verdana" w:cs="Tahoma"/>
          <w:sz w:val="20"/>
          <w:szCs w:val="20"/>
        </w:rPr>
        <w:t>neste ato representada na forma de seu estatuto social, por seus representantes legais abaixo assinados (“</w:t>
      </w:r>
      <w:r>
        <w:rPr>
          <w:rFonts w:ascii="Verdana" w:hAnsi="Verdana" w:cs="Tahoma"/>
          <w:b/>
          <w:sz w:val="20"/>
          <w:szCs w:val="20"/>
        </w:rPr>
        <w:t>Emissora</w:t>
      </w:r>
      <w:r>
        <w:rPr>
          <w:rFonts w:ascii="Verdana" w:hAnsi="Verdana" w:cs="Tahoma"/>
          <w:sz w:val="20"/>
          <w:szCs w:val="20"/>
        </w:rPr>
        <w:t>”)</w:t>
      </w:r>
      <w:r>
        <w:rPr>
          <w:rFonts w:ascii="Verdana" w:eastAsia="MS Mincho" w:hAnsi="Verdana" w:cs="Tahoma"/>
          <w:sz w:val="20"/>
          <w:szCs w:val="20"/>
        </w:rPr>
        <w:t>; e</w:t>
      </w:r>
    </w:p>
    <w:p w:rsidR="008F28EA" w:rsidRDefault="008F28EA">
      <w:pPr>
        <w:spacing w:line="340" w:lineRule="exact"/>
        <w:jc w:val="both"/>
        <w:rPr>
          <w:rFonts w:ascii="Verdana" w:eastAsia="MS Mincho" w:hAnsi="Verdana" w:cs="Tahoma"/>
          <w:sz w:val="20"/>
          <w:szCs w:val="20"/>
        </w:rPr>
      </w:pPr>
    </w:p>
    <w:p w:rsidR="008F28EA" w:rsidRDefault="0055382E">
      <w:pPr>
        <w:spacing w:line="340" w:lineRule="exact"/>
        <w:ind w:left="567" w:hanging="567"/>
        <w:jc w:val="both"/>
        <w:rPr>
          <w:rFonts w:ascii="Verdana" w:hAnsi="Verdana" w:cs="Tahoma"/>
          <w:b/>
          <w:sz w:val="20"/>
          <w:szCs w:val="20"/>
        </w:rPr>
      </w:pPr>
      <w:r>
        <w:rPr>
          <w:rFonts w:ascii="Verdana" w:hAnsi="Verdana" w:cs="Tahoma"/>
          <w:bCs/>
          <w:sz w:val="20"/>
          <w:szCs w:val="20"/>
        </w:rPr>
        <w:t>(b)</w:t>
      </w:r>
      <w:r>
        <w:rPr>
          <w:rFonts w:ascii="Verdana" w:hAnsi="Verdana" w:cs="Tahoma"/>
          <w:bCs/>
          <w:sz w:val="20"/>
          <w:szCs w:val="20"/>
        </w:rPr>
        <w:tab/>
      </w:r>
      <w:r>
        <w:rPr>
          <w:rFonts w:ascii="Verdana" w:hAnsi="Verdana"/>
          <w:b/>
          <w:bCs/>
          <w:sz w:val="20"/>
        </w:rPr>
        <w:t>OLIVEIRA TRUST DISTRIBUIDORA DE TÍTULOS E VALORES MOBILIÁRIOS S.A.</w:t>
      </w:r>
      <w:r>
        <w:rPr>
          <w:rFonts w:ascii="Verdana" w:hAnsi="Verdana"/>
          <w:bCs/>
          <w:sz w:val="20"/>
        </w:rPr>
        <w:t xml:space="preserve">, sociedade por ações com sede na Cidade do Rio de Janeiro, Estado do Rio de Janeiro, na Avenida das Américas, nº 3.434, Bloco 07, sala 201, </w:t>
      </w:r>
      <w:r>
        <w:rPr>
          <w:rFonts w:ascii="Verdana" w:hAnsi="Verdana" w:cs="Verdana"/>
          <w:sz w:val="20"/>
        </w:rPr>
        <w:t xml:space="preserve">CEP 22640-102, </w:t>
      </w:r>
      <w:r>
        <w:rPr>
          <w:rFonts w:ascii="Verdana" w:hAnsi="Verdana"/>
          <w:bCs/>
          <w:sz w:val="20"/>
        </w:rPr>
        <w:t>Barra da Tijuca</w:t>
      </w:r>
      <w:r>
        <w:rPr>
          <w:rFonts w:ascii="Verdana" w:hAnsi="Verdana" w:cs="Tahoma"/>
          <w:sz w:val="20"/>
          <w:szCs w:val="20"/>
        </w:rPr>
        <w:t>, na qualidade de representante dos titulares das debêntures objeto da presente emissão (conjuntamente, os “</w:t>
      </w:r>
      <w:r>
        <w:rPr>
          <w:rFonts w:ascii="Verdana" w:hAnsi="Verdana" w:cs="Tahoma"/>
          <w:b/>
          <w:sz w:val="20"/>
          <w:szCs w:val="20"/>
        </w:rPr>
        <w:t>Debenturistas</w:t>
      </w:r>
      <w:r>
        <w:rPr>
          <w:rFonts w:ascii="Verdana" w:hAnsi="Verdana" w:cs="Tahoma"/>
          <w:sz w:val="20"/>
          <w:szCs w:val="20"/>
        </w:rPr>
        <w:t>”), neste ato representada na forma de seu estatuto social, por seus representantes legais abaixo assinados (“</w:t>
      </w:r>
      <w:r>
        <w:rPr>
          <w:rFonts w:ascii="Verdana" w:hAnsi="Verdana" w:cs="Tahoma"/>
          <w:b/>
          <w:sz w:val="20"/>
          <w:szCs w:val="20"/>
        </w:rPr>
        <w:t>Agente Fiduciário</w:t>
      </w:r>
      <w:r>
        <w:rPr>
          <w:rFonts w:ascii="Verdana" w:hAnsi="Verdana" w:cs="Tahoma"/>
          <w:sz w:val="20"/>
          <w:szCs w:val="20"/>
        </w:rPr>
        <w:t>”, sendo a Emissora e o Agente Fiduciário referidos em conjunto como “</w:t>
      </w:r>
      <w:r>
        <w:rPr>
          <w:rFonts w:ascii="Verdana" w:hAnsi="Verdana" w:cs="Tahoma"/>
          <w:b/>
          <w:sz w:val="20"/>
          <w:szCs w:val="20"/>
        </w:rPr>
        <w:t>Partes</w:t>
      </w:r>
      <w:r>
        <w:rPr>
          <w:rFonts w:ascii="Verdana" w:hAnsi="Verdana" w:cs="Tahoma"/>
          <w:sz w:val="20"/>
          <w:szCs w:val="20"/>
        </w:rPr>
        <w:t>” e, cada qual, como uma “</w:t>
      </w:r>
      <w:r>
        <w:rPr>
          <w:rFonts w:ascii="Verdana" w:hAnsi="Verdana" w:cs="Tahoma"/>
          <w:b/>
          <w:sz w:val="20"/>
          <w:szCs w:val="20"/>
        </w:rPr>
        <w:t>Parte</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spacing w:line="340" w:lineRule="exact"/>
        <w:jc w:val="both"/>
        <w:rPr>
          <w:rFonts w:ascii="Verdana" w:hAnsi="Verdana" w:cs="Tahoma"/>
          <w:sz w:val="20"/>
          <w:szCs w:val="20"/>
        </w:rPr>
      </w:pPr>
      <w:r>
        <w:rPr>
          <w:rFonts w:ascii="Verdana" w:hAnsi="Verdana" w:cs="Tahoma"/>
          <w:sz w:val="20"/>
          <w:szCs w:val="20"/>
        </w:rPr>
        <w:t xml:space="preserve">vêm celebrar este </w:t>
      </w:r>
      <w:r>
        <w:rPr>
          <w:rFonts w:ascii="Verdana" w:hAnsi="Verdana" w:cs="Tahoma"/>
          <w:i/>
          <w:sz w:val="20"/>
          <w:szCs w:val="20"/>
        </w:rPr>
        <w:t xml:space="preserve">“Instrumento Particular de Escritura da 1ª (Primeira) Emissão de Debêntures Simples, Não Conversíveis em Ações, da Espécie Subordinada, em Onze Séries, para Colocação Privada, da </w:t>
      </w:r>
      <w:r>
        <w:rPr>
          <w:rFonts w:ascii="Verdana" w:hAnsi="Verdana" w:cs="Tahoma"/>
          <w:bCs/>
          <w:i/>
          <w:sz w:val="20"/>
          <w:szCs w:val="20"/>
        </w:rPr>
        <w:t>Biva Securitizadora de Créditos Financeiros S.A.</w:t>
      </w:r>
      <w:r>
        <w:rPr>
          <w:rFonts w:ascii="Verdana" w:hAnsi="Verdana" w:cs="Tahoma"/>
          <w:i/>
          <w:sz w:val="20"/>
          <w:szCs w:val="20"/>
        </w:rPr>
        <w:t>” </w:t>
      </w:r>
      <w:r>
        <w:rPr>
          <w:rFonts w:ascii="Verdana" w:hAnsi="Verdana" w:cs="Tahoma"/>
          <w:sz w:val="20"/>
          <w:szCs w:val="20"/>
        </w:rPr>
        <w:t>(“</w:t>
      </w:r>
      <w:r>
        <w:rPr>
          <w:rFonts w:ascii="Verdana" w:hAnsi="Verdana" w:cs="Tahoma"/>
          <w:b/>
          <w:sz w:val="20"/>
          <w:szCs w:val="20"/>
        </w:rPr>
        <w:t>Escritura</w:t>
      </w:r>
      <w:r>
        <w:rPr>
          <w:rFonts w:ascii="Verdana" w:hAnsi="Verdana" w:cs="Tahoma"/>
          <w:sz w:val="20"/>
          <w:szCs w:val="20"/>
        </w:rPr>
        <w:t>”), que será regido pelas cláusulas e condições a seguir:</w:t>
      </w:r>
    </w:p>
    <w:p w:rsidR="008F28EA" w:rsidRDefault="008F28EA">
      <w:pPr>
        <w:spacing w:line="340" w:lineRule="exact"/>
        <w:jc w:val="both"/>
        <w:rPr>
          <w:rFonts w:ascii="Verdana" w:hAnsi="Verdana" w:cs="Tahoma"/>
          <w:sz w:val="20"/>
          <w:szCs w:val="20"/>
        </w:rPr>
      </w:pPr>
    </w:p>
    <w:p w:rsidR="008F28EA" w:rsidRDefault="0055382E">
      <w:pPr>
        <w:keepNext/>
        <w:spacing w:line="340" w:lineRule="exact"/>
        <w:jc w:val="center"/>
        <w:rPr>
          <w:rFonts w:ascii="Verdana" w:eastAsia="MS Mincho" w:hAnsi="Verdana" w:cs="Tahoma"/>
          <w:b/>
          <w:bCs/>
          <w:sz w:val="20"/>
          <w:szCs w:val="20"/>
        </w:rPr>
      </w:pPr>
      <w:bookmarkStart w:id="4" w:name="_DV_M23"/>
      <w:bookmarkEnd w:id="4"/>
      <w:r>
        <w:rPr>
          <w:rStyle w:val="Strong"/>
          <w:rFonts w:ascii="Verdana" w:eastAsia="SimSun" w:hAnsi="Verdana" w:cs="Tahoma"/>
          <w:snapToGrid w:val="0"/>
          <w:sz w:val="20"/>
          <w:szCs w:val="20"/>
        </w:rPr>
        <w:t>CLÁUSULA</w:t>
      </w:r>
      <w:r>
        <w:rPr>
          <w:rFonts w:ascii="Verdana" w:eastAsia="MS Mincho" w:hAnsi="Verdana" w:cs="Tahoma"/>
          <w:b/>
          <w:bCs/>
          <w:sz w:val="20"/>
          <w:szCs w:val="20"/>
        </w:rPr>
        <w:t xml:space="preserve"> PRIMEIRA </w:t>
      </w:r>
      <w:bookmarkStart w:id="5" w:name="_DV_M24"/>
      <w:bookmarkEnd w:id="5"/>
      <w:r>
        <w:rPr>
          <w:rFonts w:ascii="Verdana" w:eastAsia="MS Mincho" w:hAnsi="Verdana" w:cs="Tahoma"/>
          <w:b/>
          <w:bCs/>
          <w:sz w:val="20"/>
          <w:szCs w:val="20"/>
        </w:rPr>
        <w:t>– AUTORIZAÇÃO</w:t>
      </w:r>
    </w:p>
    <w:p w:rsidR="008F28EA" w:rsidRDefault="008F28EA">
      <w:pPr>
        <w:keepNext/>
        <w:spacing w:line="340" w:lineRule="exact"/>
        <w:jc w:val="center"/>
        <w:rPr>
          <w:rFonts w:ascii="Verdana" w:eastAsia="MS Mincho" w:hAnsi="Verdana" w:cs="Tahoma"/>
          <w:b/>
          <w:bCs/>
          <w:sz w:val="20"/>
          <w:szCs w:val="20"/>
        </w:rPr>
      </w:pPr>
    </w:p>
    <w:p w:rsidR="008F28EA" w:rsidRDefault="0055382E">
      <w:pPr>
        <w:numPr>
          <w:ilvl w:val="1"/>
          <w:numId w:val="3"/>
        </w:numPr>
        <w:spacing w:line="340" w:lineRule="exact"/>
        <w:jc w:val="both"/>
        <w:rPr>
          <w:rFonts w:ascii="Verdana" w:eastAsia="MS Mincho" w:hAnsi="Verdana" w:cs="Tahoma"/>
          <w:sz w:val="20"/>
          <w:szCs w:val="20"/>
        </w:rPr>
      </w:pPr>
      <w:bookmarkStart w:id="6" w:name="_DV_M25"/>
      <w:bookmarkStart w:id="7" w:name="_DV_M26"/>
      <w:bookmarkEnd w:id="6"/>
      <w:bookmarkEnd w:id="7"/>
      <w:r>
        <w:rPr>
          <w:rFonts w:ascii="Verdana" w:eastAsia="MS Mincho" w:hAnsi="Verdana" w:cs="Tahoma"/>
          <w:sz w:val="20"/>
          <w:szCs w:val="20"/>
        </w:rPr>
        <w:t xml:space="preserve">A presente Escritura é celebrada de acordo com a Assembleia Geral Extraordinária da Emissora realizada em </w:t>
      </w:r>
      <w:r>
        <w:rPr>
          <w:rFonts w:ascii="Verdana" w:hAnsi="Verdana" w:cs="Tahoma"/>
          <w:sz w:val="20"/>
          <w:szCs w:val="20"/>
          <w:highlight w:val="yellow"/>
        </w:rPr>
        <w:t>[●]</w:t>
      </w:r>
      <w:r>
        <w:rPr>
          <w:rFonts w:ascii="Verdana" w:eastAsia="MS Mincho" w:hAnsi="Verdana" w:cs="Tahoma"/>
          <w:sz w:val="20"/>
          <w:szCs w:val="20"/>
        </w:rPr>
        <w:t> </w:t>
      </w:r>
      <w:r>
        <w:rPr>
          <w:rFonts w:ascii="Verdana" w:hAnsi="Verdana" w:cs="Tahoma"/>
          <w:bCs/>
          <w:sz w:val="20"/>
          <w:szCs w:val="20"/>
        </w:rPr>
        <w:t>de </w:t>
      </w:r>
      <w:r>
        <w:rPr>
          <w:rFonts w:ascii="Verdana" w:hAnsi="Verdana" w:cs="Tahoma"/>
          <w:bCs/>
          <w:sz w:val="20"/>
          <w:szCs w:val="20"/>
          <w:highlight w:val="yellow"/>
        </w:rPr>
        <w:t>[setembro]</w:t>
      </w:r>
      <w:r>
        <w:rPr>
          <w:rFonts w:ascii="Verdana" w:hAnsi="Verdana" w:cs="Tahoma"/>
          <w:sz w:val="20"/>
          <w:szCs w:val="20"/>
        </w:rPr>
        <w:t> de 2018</w:t>
      </w:r>
      <w:r>
        <w:rPr>
          <w:rFonts w:ascii="Verdana" w:eastAsia="MS Mincho" w:hAnsi="Verdana" w:cs="Tahoma"/>
          <w:sz w:val="20"/>
          <w:szCs w:val="20"/>
        </w:rPr>
        <w:t> (“</w:t>
      </w:r>
      <w:r>
        <w:rPr>
          <w:rFonts w:ascii="Verdana" w:eastAsia="MS Mincho" w:hAnsi="Verdana" w:cs="Tahoma"/>
          <w:b/>
          <w:sz w:val="20"/>
          <w:szCs w:val="20"/>
        </w:rPr>
        <w:t>AGE</w:t>
      </w:r>
      <w:r>
        <w:rPr>
          <w:rFonts w:ascii="Verdana" w:eastAsia="MS Mincho" w:hAnsi="Verdana" w:cs="Tahoma"/>
          <w:sz w:val="20"/>
          <w:szCs w:val="20"/>
        </w:rPr>
        <w:t>”), na qual foram deliberadas e aprovadas as condições e as características específicas da 1ª (primeira) emissão de debêntures simples da Emissora, não conversíveis em ações, da espécie subordinada, em onze séries (“</w:t>
      </w:r>
      <w:r>
        <w:rPr>
          <w:rFonts w:ascii="Verdana" w:eastAsia="MS Mincho" w:hAnsi="Verdana" w:cs="Tahoma"/>
          <w:b/>
          <w:sz w:val="20"/>
          <w:szCs w:val="20"/>
        </w:rPr>
        <w:t>Emissão</w:t>
      </w:r>
      <w:r>
        <w:rPr>
          <w:rFonts w:ascii="Verdana" w:eastAsia="MS Mincho" w:hAnsi="Verdana" w:cs="Tahoma"/>
          <w:sz w:val="20"/>
          <w:szCs w:val="20"/>
        </w:rPr>
        <w:t>” e “</w:t>
      </w:r>
      <w:r>
        <w:rPr>
          <w:rFonts w:ascii="Verdana" w:eastAsia="MS Mincho" w:hAnsi="Verdana" w:cs="Tahoma"/>
          <w:b/>
          <w:sz w:val="20"/>
          <w:szCs w:val="20"/>
        </w:rPr>
        <w:t>Debêntures</w:t>
      </w:r>
      <w:r>
        <w:rPr>
          <w:rFonts w:ascii="Verdana" w:eastAsia="MS Mincho" w:hAnsi="Verdana" w:cs="Tahoma"/>
          <w:sz w:val="20"/>
          <w:szCs w:val="20"/>
        </w:rPr>
        <w:t xml:space="preserve">”, </w:t>
      </w:r>
      <w:r>
        <w:rPr>
          <w:rFonts w:ascii="Verdana" w:eastAsia="MS Mincho" w:hAnsi="Verdana" w:cs="Tahoma"/>
          <w:sz w:val="20"/>
          <w:szCs w:val="20"/>
        </w:rPr>
        <w:lastRenderedPageBreak/>
        <w:t>respectivamente), nos termos do artigo 59 da Lei nº 6.404, de 15 de dezembro de 1976, conforme alterada (“</w:t>
      </w:r>
      <w:r>
        <w:rPr>
          <w:rFonts w:ascii="Verdana" w:eastAsia="MS Mincho" w:hAnsi="Verdana" w:cs="Tahoma"/>
          <w:b/>
          <w:sz w:val="20"/>
          <w:szCs w:val="20"/>
        </w:rPr>
        <w:t>Lei das Sociedades por Ações</w:t>
      </w:r>
      <w:r>
        <w:rPr>
          <w:rFonts w:ascii="Verdana" w:eastAsia="MS Mincho" w:hAnsi="Verdana" w:cs="Tahoma"/>
          <w:sz w:val="20"/>
          <w:szCs w:val="20"/>
        </w:rPr>
        <w:t>”), e conforme o disposto no estatuto social da Emissora.</w:t>
      </w:r>
      <w:bookmarkStart w:id="8" w:name="_DV_M29"/>
      <w:bookmarkEnd w:id="8"/>
    </w:p>
    <w:p w:rsidR="008F28EA" w:rsidRDefault="008F28EA">
      <w:pPr>
        <w:spacing w:line="340" w:lineRule="exact"/>
        <w:jc w:val="both"/>
        <w:rPr>
          <w:rFonts w:ascii="Verdana" w:eastAsia="MS Mincho" w:hAnsi="Verdana" w:cs="Tahoma"/>
          <w:sz w:val="20"/>
          <w:szCs w:val="20"/>
        </w:rPr>
      </w:pPr>
    </w:p>
    <w:p w:rsidR="008F28EA" w:rsidRDefault="0055382E">
      <w:pPr>
        <w:numPr>
          <w:ilvl w:val="1"/>
          <w:numId w:val="3"/>
        </w:numPr>
        <w:spacing w:line="340" w:lineRule="exact"/>
        <w:jc w:val="both"/>
        <w:rPr>
          <w:rFonts w:ascii="Verdana" w:hAnsi="Verdana" w:cs="Tahoma"/>
          <w:sz w:val="20"/>
          <w:szCs w:val="20"/>
        </w:rPr>
      </w:pPr>
      <w:r>
        <w:rPr>
          <w:rFonts w:ascii="Verdana" w:hAnsi="Verdana" w:cs="Tahoma"/>
          <w:sz w:val="20"/>
          <w:szCs w:val="20"/>
        </w:rPr>
        <w:t>Foram delegados poderes à Diretoria da Emissora para praticar todos os atos e celebrar todos os instrumentos necessários à implementação da Emissão.</w:t>
      </w:r>
    </w:p>
    <w:p w:rsidR="008F28EA" w:rsidRDefault="008F28EA">
      <w:pPr>
        <w:spacing w:line="340" w:lineRule="exact"/>
        <w:jc w:val="both"/>
        <w:rPr>
          <w:rFonts w:ascii="Verdana" w:hAnsi="Verdana" w:cs="Tahoma"/>
          <w:sz w:val="20"/>
          <w:szCs w:val="20"/>
        </w:rPr>
      </w:pPr>
    </w:p>
    <w:p w:rsidR="008F28EA" w:rsidRDefault="0055382E">
      <w:pPr>
        <w:keepNext/>
        <w:spacing w:line="340" w:lineRule="exact"/>
        <w:jc w:val="center"/>
        <w:rPr>
          <w:rFonts w:ascii="Verdana" w:eastAsia="MS Mincho" w:hAnsi="Verdana" w:cs="Tahoma"/>
          <w:b/>
          <w:bCs/>
          <w:sz w:val="20"/>
          <w:szCs w:val="20"/>
        </w:rPr>
      </w:pPr>
      <w:r>
        <w:rPr>
          <w:rFonts w:ascii="Verdana" w:eastAsia="MS Mincho" w:hAnsi="Verdana" w:cs="Tahoma"/>
          <w:b/>
          <w:bCs/>
          <w:sz w:val="20"/>
          <w:szCs w:val="20"/>
        </w:rPr>
        <w:t xml:space="preserve">CLÁUSULA SEGUNDA – </w:t>
      </w:r>
      <w:bookmarkStart w:id="9" w:name="_DV_M30"/>
      <w:bookmarkEnd w:id="9"/>
      <w:r>
        <w:rPr>
          <w:rFonts w:ascii="Verdana" w:eastAsia="MS Mincho" w:hAnsi="Verdana" w:cs="Tahoma"/>
          <w:b/>
          <w:bCs/>
          <w:sz w:val="20"/>
          <w:szCs w:val="20"/>
        </w:rPr>
        <w:t>REQUISITOS</w:t>
      </w:r>
    </w:p>
    <w:p w:rsidR="008F28EA" w:rsidRDefault="008F28EA">
      <w:pPr>
        <w:keepNext/>
        <w:spacing w:line="340" w:lineRule="exact"/>
        <w:jc w:val="center"/>
        <w:rPr>
          <w:rFonts w:ascii="Verdana" w:eastAsia="MS Mincho" w:hAnsi="Verdana" w:cs="Tahoma"/>
          <w:b/>
          <w:bCs/>
          <w:sz w:val="20"/>
          <w:szCs w:val="20"/>
        </w:rPr>
      </w:pPr>
    </w:p>
    <w:p w:rsidR="008F28EA" w:rsidRDefault="0055382E">
      <w:pPr>
        <w:spacing w:line="340" w:lineRule="exact"/>
        <w:jc w:val="both"/>
        <w:rPr>
          <w:rFonts w:ascii="Verdana" w:eastAsia="MS Mincho" w:hAnsi="Verdana" w:cs="Tahoma"/>
          <w:sz w:val="20"/>
          <w:szCs w:val="20"/>
        </w:rPr>
      </w:pPr>
      <w:bookmarkStart w:id="10" w:name="_DV_M31"/>
      <w:bookmarkEnd w:id="10"/>
      <w:r>
        <w:rPr>
          <w:rFonts w:ascii="Verdana" w:eastAsia="MS Mincho" w:hAnsi="Verdana" w:cs="Tahoma"/>
          <w:sz w:val="20"/>
          <w:szCs w:val="20"/>
        </w:rPr>
        <w:t>A Emissão será realizada com observância dos seguintes requisitos:</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4"/>
        </w:numPr>
        <w:spacing w:line="340" w:lineRule="exact"/>
        <w:jc w:val="both"/>
        <w:rPr>
          <w:rFonts w:ascii="Verdana" w:eastAsia="MS Mincho" w:hAnsi="Verdana" w:cs="Tahoma"/>
          <w:b/>
          <w:sz w:val="20"/>
          <w:szCs w:val="20"/>
        </w:rPr>
      </w:pPr>
      <w:r>
        <w:rPr>
          <w:rFonts w:ascii="Verdana" w:eastAsia="MS Mincho" w:hAnsi="Verdana" w:cs="Tahoma"/>
          <w:b/>
          <w:sz w:val="20"/>
          <w:szCs w:val="20"/>
        </w:rPr>
        <w:t>Arquivamento e Publicação da Ata da AGE</w:t>
      </w:r>
    </w:p>
    <w:p w:rsidR="008F28EA" w:rsidRDefault="008F28EA">
      <w:pPr>
        <w:keepNext/>
        <w:spacing w:line="340" w:lineRule="exact"/>
        <w:jc w:val="both"/>
        <w:rPr>
          <w:rFonts w:ascii="Verdana" w:eastAsia="MS Mincho" w:hAnsi="Verdana" w:cs="Tahoma"/>
          <w:b/>
          <w:sz w:val="20"/>
          <w:szCs w:val="20"/>
        </w:rPr>
      </w:pPr>
    </w:p>
    <w:p w:rsidR="008F28EA" w:rsidRDefault="0055382E">
      <w:pPr>
        <w:numPr>
          <w:ilvl w:val="2"/>
          <w:numId w:val="4"/>
        </w:numPr>
        <w:spacing w:line="340" w:lineRule="exact"/>
        <w:jc w:val="both"/>
        <w:rPr>
          <w:rFonts w:ascii="Verdana" w:eastAsia="MS Mincho" w:hAnsi="Verdana" w:cs="Tahoma"/>
          <w:sz w:val="20"/>
          <w:szCs w:val="20"/>
        </w:rPr>
      </w:pPr>
      <w:r>
        <w:rPr>
          <w:rFonts w:ascii="Verdana" w:eastAsia="MS Mincho" w:hAnsi="Verdana" w:cs="Tahoma"/>
          <w:sz w:val="20"/>
          <w:szCs w:val="20"/>
        </w:rPr>
        <w:t xml:space="preserve">A ata da AGE </w:t>
      </w:r>
      <w:r>
        <w:rPr>
          <w:rFonts w:ascii="Verdana" w:eastAsia="SimSun" w:hAnsi="Verdana" w:cs="Tahoma"/>
          <w:sz w:val="20"/>
          <w:szCs w:val="20"/>
        </w:rPr>
        <w:t>que deliberou e aprovou a realização da Emissão será</w:t>
      </w:r>
      <w:r>
        <w:rPr>
          <w:rFonts w:ascii="Verdana" w:eastAsia="MS Mincho" w:hAnsi="Verdana" w:cs="Tahoma"/>
          <w:sz w:val="20"/>
          <w:szCs w:val="20"/>
        </w:rPr>
        <w:t xml:space="preserve"> arquivada na JUCESP e publicada </w:t>
      </w:r>
      <w:r>
        <w:rPr>
          <w:rFonts w:ascii="Verdana" w:eastAsia="MS Mincho" w:hAnsi="Verdana" w:cs="Tahoma"/>
          <w:b/>
          <w:sz w:val="20"/>
          <w:szCs w:val="20"/>
        </w:rPr>
        <w:t>(i)</w:t>
      </w:r>
      <w:r>
        <w:rPr>
          <w:rFonts w:ascii="Verdana" w:eastAsia="MS Mincho" w:hAnsi="Verdana" w:cs="Tahoma"/>
          <w:sz w:val="20"/>
          <w:szCs w:val="20"/>
        </w:rPr>
        <w:t> no Diário Oficial do Estado de São Paulo (“</w:t>
      </w:r>
      <w:r>
        <w:rPr>
          <w:rFonts w:ascii="Verdana" w:hAnsi="Verdana" w:cs="Tahoma"/>
          <w:b/>
          <w:sz w:val="20"/>
          <w:szCs w:val="20"/>
        </w:rPr>
        <w:t>DOESP</w:t>
      </w:r>
      <w:r>
        <w:rPr>
          <w:rFonts w:ascii="Verdana" w:eastAsia="MS Mincho" w:hAnsi="Verdana" w:cs="Tahoma"/>
          <w:sz w:val="20"/>
          <w:szCs w:val="20"/>
        </w:rPr>
        <w:t xml:space="preserve">”) e </w:t>
      </w:r>
      <w:r>
        <w:rPr>
          <w:rFonts w:ascii="Verdana" w:eastAsia="MS Mincho" w:hAnsi="Verdana" w:cs="Tahoma"/>
          <w:b/>
          <w:sz w:val="20"/>
          <w:szCs w:val="20"/>
        </w:rPr>
        <w:t>(ii)</w:t>
      </w:r>
      <w:r>
        <w:rPr>
          <w:rFonts w:ascii="Verdana" w:eastAsia="MS Mincho" w:hAnsi="Verdana" w:cs="Tahoma"/>
          <w:sz w:val="20"/>
          <w:szCs w:val="20"/>
        </w:rPr>
        <w:t> em jornal de grande circulação editado na localidade em que está situada a sede da Emissora</w:t>
      </w:r>
      <w:r>
        <w:rPr>
          <w:rFonts w:ascii="Verdana" w:hAnsi="Verdana" w:cs="Tahoma"/>
          <w:sz w:val="20"/>
          <w:szCs w:val="20"/>
        </w:rPr>
        <w:t>, nos termos do artigo 62, inciso I, da Lei das Sociedades por Ações, observado que 1 (uma) cópia da ata de AGE, devidamente arquivada na JUCESP, deverá ser encaminhada ao Agente Fiduciário em até 5 (cinco) Dias Úteis (conforme abaixo definido), contados da data do referido arquivamento</w:t>
      </w:r>
      <w:r>
        <w:rPr>
          <w:rFonts w:ascii="Verdana" w:eastAsia="MS Mincho" w:hAnsi="Verdana" w:cs="Tahoma"/>
          <w:sz w:val="20"/>
          <w:szCs w:val="20"/>
        </w:rPr>
        <w:t>.</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4"/>
        </w:numPr>
        <w:spacing w:line="340" w:lineRule="exact"/>
        <w:jc w:val="both"/>
        <w:rPr>
          <w:rFonts w:ascii="Verdana" w:eastAsia="MS Mincho" w:hAnsi="Verdana" w:cs="Tahoma"/>
          <w:b/>
          <w:bCs/>
          <w:sz w:val="20"/>
          <w:szCs w:val="20"/>
        </w:rPr>
      </w:pPr>
      <w:r>
        <w:rPr>
          <w:rFonts w:ascii="Verdana" w:eastAsia="MS Mincho" w:hAnsi="Verdana" w:cs="Tahoma"/>
          <w:b/>
          <w:bCs/>
          <w:sz w:val="20"/>
          <w:szCs w:val="20"/>
        </w:rPr>
        <w:t>Arquivamento desta Escritura e seus Aditamentos</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4"/>
        </w:numPr>
        <w:spacing w:line="340" w:lineRule="exact"/>
        <w:jc w:val="both"/>
        <w:rPr>
          <w:rFonts w:ascii="Verdana" w:eastAsia="MS Mincho" w:hAnsi="Verdana" w:cs="Tahoma"/>
          <w:sz w:val="20"/>
          <w:szCs w:val="20"/>
        </w:rPr>
      </w:pPr>
      <w:bookmarkStart w:id="11" w:name="_DV_M38"/>
      <w:bookmarkStart w:id="12" w:name="_Ref422391391"/>
      <w:bookmarkEnd w:id="11"/>
      <w:r>
        <w:rPr>
          <w:rFonts w:ascii="Verdana" w:eastAsia="MS Mincho" w:hAnsi="Verdana" w:cs="Tahoma"/>
          <w:sz w:val="20"/>
          <w:szCs w:val="20"/>
        </w:rPr>
        <w:t>A presente Escritura e seus eventuais aditamentos serão arquivados na JUCE</w:t>
      </w:r>
      <w:r>
        <w:rPr>
          <w:rFonts w:ascii="Verdana" w:hAnsi="Verdana" w:cs="Tahoma"/>
          <w:sz w:val="20"/>
          <w:szCs w:val="20"/>
        </w:rPr>
        <w:t>SP</w:t>
      </w:r>
      <w:r>
        <w:rPr>
          <w:rFonts w:ascii="Verdana" w:eastAsia="MS Mincho" w:hAnsi="Verdana" w:cs="Tahoma"/>
          <w:sz w:val="20"/>
          <w:szCs w:val="20"/>
        </w:rPr>
        <w:t xml:space="preserve">, nos termos do artigo 62, inciso II, </w:t>
      </w:r>
      <w:r>
        <w:rPr>
          <w:rFonts w:ascii="Verdana" w:hAnsi="Verdana" w:cs="Tahoma"/>
          <w:sz w:val="20"/>
          <w:szCs w:val="20"/>
        </w:rPr>
        <w:t>e parágrafo 3º</w:t>
      </w:r>
      <w:r>
        <w:rPr>
          <w:rFonts w:ascii="Verdana" w:eastAsia="MS Mincho" w:hAnsi="Verdana" w:cs="Tahoma"/>
          <w:sz w:val="20"/>
          <w:szCs w:val="20"/>
        </w:rPr>
        <w:t>, da Lei das Sociedades por Ações.</w:t>
      </w:r>
      <w:bookmarkEnd w:id="12"/>
    </w:p>
    <w:p w:rsidR="008F28EA" w:rsidRDefault="008F28EA">
      <w:pPr>
        <w:spacing w:line="340" w:lineRule="exact"/>
        <w:jc w:val="both"/>
        <w:rPr>
          <w:rFonts w:ascii="Verdana" w:eastAsia="MS Mincho" w:hAnsi="Verdana" w:cs="Tahoma"/>
          <w:sz w:val="20"/>
          <w:szCs w:val="20"/>
        </w:rPr>
      </w:pPr>
    </w:p>
    <w:p w:rsidR="008F28EA" w:rsidRDefault="0055382E">
      <w:pPr>
        <w:numPr>
          <w:ilvl w:val="2"/>
          <w:numId w:val="4"/>
        </w:numPr>
        <w:spacing w:line="340" w:lineRule="exact"/>
        <w:jc w:val="both"/>
        <w:rPr>
          <w:rFonts w:ascii="Verdana" w:hAnsi="Verdana" w:cs="Tahoma"/>
          <w:sz w:val="20"/>
          <w:szCs w:val="20"/>
        </w:rPr>
      </w:pPr>
      <w:r>
        <w:rPr>
          <w:rFonts w:ascii="Verdana" w:eastAsia="MS Mincho" w:hAnsi="Verdana" w:cs="Tahoma"/>
          <w:sz w:val="20"/>
          <w:szCs w:val="20"/>
        </w:rPr>
        <w:t xml:space="preserve">A Emissora obriga-se a, </w:t>
      </w:r>
      <w:r>
        <w:rPr>
          <w:rFonts w:ascii="Verdana" w:hAnsi="Verdana" w:cs="Tahoma"/>
          <w:sz w:val="20"/>
          <w:szCs w:val="20"/>
        </w:rPr>
        <w:t>tempestivamente, após o arquivamento da presente Escritura, ou de seus eventuais aditamentos, conforme o caso, nos termos da Cláusula </w:t>
      </w:r>
      <w:r>
        <w:rPr>
          <w:rFonts w:ascii="Verdana" w:hAnsi="Verdana" w:cs="Tahoma"/>
          <w:sz w:val="20"/>
          <w:szCs w:val="20"/>
        </w:rPr>
        <w:fldChar w:fldCharType="begin"/>
      </w:r>
      <w:r>
        <w:rPr>
          <w:rFonts w:ascii="Verdana" w:hAnsi="Verdana" w:cs="Tahoma"/>
          <w:sz w:val="20"/>
          <w:szCs w:val="20"/>
        </w:rPr>
        <w:instrText xml:space="preserve"> REF _Ref422391391 \n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2.2.1 acima</w:t>
      </w:r>
      <w:r>
        <w:rPr>
          <w:rFonts w:ascii="Verdana" w:hAnsi="Verdana" w:cs="Tahoma"/>
          <w:sz w:val="20"/>
          <w:szCs w:val="20"/>
        </w:rPr>
        <w:fldChar w:fldCharType="end"/>
      </w:r>
      <w:r>
        <w:rPr>
          <w:rFonts w:ascii="Verdana" w:hAnsi="Verdana" w:cs="Tahoma"/>
          <w:sz w:val="20"/>
          <w:szCs w:val="20"/>
        </w:rPr>
        <w:t>, encaminhar ao Agente Fiduciário, em até 5 (cinco) Dias Úteis, contados da data do respectivo arquivamento, uma via original da Escritura, ou de seus eventuais aditamentos, conforme o caso, devidamente arquivada na JUCESP.</w:t>
      </w:r>
    </w:p>
    <w:p w:rsidR="008F28EA" w:rsidRDefault="008F28EA">
      <w:pPr>
        <w:spacing w:line="340" w:lineRule="exact"/>
        <w:jc w:val="both"/>
        <w:rPr>
          <w:rFonts w:ascii="Verdana" w:hAnsi="Verdana" w:cs="Tahoma"/>
          <w:sz w:val="20"/>
          <w:szCs w:val="20"/>
        </w:rPr>
      </w:pPr>
    </w:p>
    <w:p w:rsidR="008F28EA" w:rsidRDefault="0055382E">
      <w:pPr>
        <w:keepNext/>
        <w:numPr>
          <w:ilvl w:val="1"/>
          <w:numId w:val="4"/>
        </w:numPr>
        <w:spacing w:line="340" w:lineRule="exact"/>
        <w:jc w:val="both"/>
        <w:rPr>
          <w:rFonts w:ascii="Verdana" w:eastAsia="MS Mincho" w:hAnsi="Verdana" w:cs="Tahoma"/>
          <w:b/>
          <w:bCs/>
          <w:sz w:val="20"/>
          <w:szCs w:val="20"/>
        </w:rPr>
      </w:pPr>
      <w:bookmarkStart w:id="13" w:name="_DV_M32"/>
      <w:bookmarkEnd w:id="13"/>
      <w:r>
        <w:rPr>
          <w:rFonts w:ascii="Verdana" w:eastAsia="MS Mincho" w:hAnsi="Verdana" w:cs="Tahoma"/>
          <w:b/>
          <w:bCs/>
          <w:sz w:val="20"/>
          <w:szCs w:val="20"/>
        </w:rPr>
        <w:t xml:space="preserve">Ausência de Registro na Comissão de Valores Mobiliários (“CVM”) e na Associação Brasileira das Entidades dos Mercados Financeiro e de Capitais </w:t>
      </w:r>
      <w:r>
        <w:rPr>
          <w:rFonts w:ascii="Verdana" w:eastAsia="MS Mincho" w:hAnsi="Verdana" w:cs="Tahoma"/>
          <w:bCs/>
          <w:sz w:val="20"/>
          <w:szCs w:val="20"/>
        </w:rPr>
        <w:t>(“</w:t>
      </w:r>
      <w:r>
        <w:rPr>
          <w:rFonts w:ascii="Verdana" w:eastAsia="MS Mincho" w:hAnsi="Verdana" w:cs="Tahoma"/>
          <w:b/>
          <w:bCs/>
          <w:sz w:val="20"/>
          <w:szCs w:val="20"/>
        </w:rPr>
        <w:t>ANBIMA</w:t>
      </w:r>
      <w:r>
        <w:rPr>
          <w:rFonts w:ascii="Verdana" w:eastAsia="MS Mincho" w:hAnsi="Verdana" w:cs="Tahoma"/>
          <w:bCs/>
          <w:sz w:val="20"/>
          <w:szCs w:val="20"/>
        </w:rPr>
        <w:t>”)</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4"/>
        </w:numPr>
        <w:spacing w:line="340" w:lineRule="exact"/>
        <w:jc w:val="both"/>
        <w:rPr>
          <w:rStyle w:val="Strong"/>
          <w:rFonts w:ascii="Verdana" w:eastAsia="MS Mincho" w:hAnsi="Verdana" w:cs="Tahoma"/>
          <w:b w:val="0"/>
          <w:bCs w:val="0"/>
          <w:sz w:val="20"/>
          <w:szCs w:val="20"/>
        </w:rPr>
      </w:pPr>
      <w:bookmarkStart w:id="14" w:name="_DV_M33"/>
      <w:bookmarkEnd w:id="14"/>
      <w:r>
        <w:rPr>
          <w:rFonts w:ascii="Verdana" w:eastAsia="MS Mincho" w:hAnsi="Verdana" w:cs="Tahoma"/>
          <w:sz w:val="20"/>
          <w:szCs w:val="20"/>
        </w:rPr>
        <w:t xml:space="preserve">A Emissão não será registrada na CVM ou na ANBIMA, uma vez que as Debêntures serão colocadas de forma privada, sem que haja </w:t>
      </w:r>
      <w:r>
        <w:rPr>
          <w:rFonts w:ascii="Verdana" w:eastAsia="MS Mincho" w:hAnsi="Verdana" w:cs="Tahoma"/>
          <w:b/>
          <w:sz w:val="20"/>
          <w:szCs w:val="20"/>
        </w:rPr>
        <w:t>(i)</w:t>
      </w:r>
      <w:r>
        <w:rPr>
          <w:rFonts w:ascii="Verdana" w:eastAsia="MS Mincho" w:hAnsi="Verdana" w:cs="Tahoma"/>
          <w:sz w:val="20"/>
          <w:szCs w:val="20"/>
        </w:rPr>
        <w:t xml:space="preserve"> realização de </w:t>
      </w:r>
      <w:r>
        <w:rPr>
          <w:rStyle w:val="Strong"/>
          <w:rFonts w:ascii="Verdana" w:eastAsia="SimSun" w:hAnsi="Verdana" w:cs="Tahoma"/>
          <w:b w:val="0"/>
          <w:snapToGrid w:val="0"/>
          <w:sz w:val="20"/>
          <w:szCs w:val="20"/>
        </w:rPr>
        <w:t xml:space="preserve">qualquer esforço de venda perante investidores; </w:t>
      </w:r>
      <w:r>
        <w:rPr>
          <w:rStyle w:val="Strong"/>
          <w:rFonts w:ascii="Verdana" w:eastAsia="SimSun" w:hAnsi="Verdana" w:cs="Tahoma"/>
          <w:snapToGrid w:val="0"/>
          <w:sz w:val="20"/>
          <w:szCs w:val="20"/>
        </w:rPr>
        <w:t>(ii)</w:t>
      </w:r>
      <w:r>
        <w:rPr>
          <w:rStyle w:val="Strong"/>
          <w:rFonts w:ascii="Verdana" w:eastAsia="SimSun" w:hAnsi="Verdana" w:cs="Tahoma"/>
          <w:b w:val="0"/>
          <w:snapToGrid w:val="0"/>
          <w:sz w:val="20"/>
          <w:szCs w:val="20"/>
        </w:rPr>
        <w:t xml:space="preserve"> oferta por meio de quaisquer </w:t>
      </w:r>
      <w:r>
        <w:rPr>
          <w:rStyle w:val="Strong"/>
          <w:rFonts w:ascii="Verdana" w:eastAsia="SimSun" w:hAnsi="Verdana" w:cs="Tahoma"/>
          <w:b w:val="0"/>
          <w:snapToGrid w:val="0"/>
          <w:sz w:val="20"/>
          <w:szCs w:val="20"/>
        </w:rPr>
        <w:lastRenderedPageBreak/>
        <w:t>serviços públicos de comunicação, estabelecimentos abertos ao público em geral,</w:t>
      </w:r>
      <w:r>
        <w:rPr>
          <w:rFonts w:ascii="Verdana" w:hAnsi="Verdana"/>
          <w:sz w:val="20"/>
          <w:szCs w:val="20"/>
        </w:rPr>
        <w:t xml:space="preserve"> </w:t>
      </w:r>
      <w:r>
        <w:rPr>
          <w:rStyle w:val="Strong"/>
          <w:rFonts w:ascii="Verdana" w:eastAsia="SimSun" w:hAnsi="Verdana" w:cs="Tahoma"/>
          <w:b w:val="0"/>
          <w:snapToGrid w:val="0"/>
          <w:sz w:val="20"/>
          <w:szCs w:val="20"/>
        </w:rPr>
        <w:t xml:space="preserve">quaisquer corretores/negociantes que indiscriminadamente contatem investidores e/ou </w:t>
      </w:r>
      <w:r>
        <w:rPr>
          <w:rStyle w:val="Strong"/>
          <w:rFonts w:ascii="Verdana" w:eastAsia="SimSun" w:hAnsi="Verdana" w:cs="Tahoma"/>
          <w:snapToGrid w:val="0"/>
          <w:sz w:val="20"/>
          <w:szCs w:val="20"/>
        </w:rPr>
        <w:t>(iii)</w:t>
      </w:r>
      <w:r>
        <w:rPr>
          <w:rStyle w:val="Strong"/>
          <w:rFonts w:ascii="Verdana" w:eastAsia="SimSun" w:hAnsi="Verdana" w:cs="Tahoma"/>
          <w:b w:val="0"/>
          <w:snapToGrid w:val="0"/>
          <w:sz w:val="20"/>
          <w:szCs w:val="20"/>
        </w:rPr>
        <w:t> intermediação de quaisquer instituições integrantes do sistema de distribuição de valores mobiliários.</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4"/>
        </w:numPr>
        <w:spacing w:line="340" w:lineRule="exact"/>
        <w:jc w:val="both"/>
        <w:rPr>
          <w:rFonts w:ascii="Verdana" w:eastAsia="MS Mincho" w:hAnsi="Verdana" w:cs="Tahoma"/>
          <w:b/>
          <w:bCs/>
          <w:sz w:val="20"/>
          <w:szCs w:val="20"/>
        </w:rPr>
      </w:pPr>
      <w:bookmarkStart w:id="15" w:name="_DV_M34"/>
      <w:bookmarkStart w:id="16" w:name="_DV_M35"/>
      <w:bookmarkStart w:id="17" w:name="_DV_M37"/>
      <w:bookmarkStart w:id="18" w:name="_DV_M42"/>
      <w:bookmarkEnd w:id="15"/>
      <w:bookmarkEnd w:id="16"/>
      <w:bookmarkEnd w:id="17"/>
      <w:bookmarkEnd w:id="18"/>
      <w:r>
        <w:rPr>
          <w:rFonts w:ascii="Verdana" w:eastAsia="MS Mincho" w:hAnsi="Verdana" w:cs="Tahoma"/>
          <w:b/>
          <w:bCs/>
          <w:sz w:val="20"/>
          <w:szCs w:val="20"/>
        </w:rPr>
        <w:t>Registro da Emissão e das Debêntures</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4"/>
        </w:numPr>
        <w:spacing w:line="340" w:lineRule="exact"/>
        <w:jc w:val="both"/>
        <w:rPr>
          <w:rStyle w:val="Strong"/>
          <w:rFonts w:ascii="Verdana" w:hAnsi="Verdana" w:cs="Tahoma"/>
          <w:b w:val="0"/>
          <w:bCs w:val="0"/>
          <w:sz w:val="20"/>
          <w:szCs w:val="20"/>
        </w:rPr>
      </w:pPr>
      <w:bookmarkStart w:id="19" w:name="_DV_M43"/>
      <w:bookmarkEnd w:id="19"/>
      <w:r>
        <w:rPr>
          <w:rFonts w:ascii="Verdana" w:eastAsia="MS Mincho" w:hAnsi="Verdana" w:cs="Tahoma"/>
          <w:sz w:val="20"/>
          <w:szCs w:val="20"/>
        </w:rPr>
        <w:t>As Debêntures serão objeto de colocação privada, sem interveniência de instituições integrantes do sistema de distribuição de valores mobiliários e sem esforço de venda perante o público em geral</w:t>
      </w:r>
      <w:r>
        <w:rPr>
          <w:rFonts w:ascii="Verdana" w:hAnsi="Verdana" w:cs="Arial"/>
          <w:sz w:val="20"/>
          <w:szCs w:val="20"/>
        </w:rPr>
        <w:t>, portanto, não serão registradas para distribuição em qualquer mercado organizado</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numPr>
          <w:ilvl w:val="2"/>
          <w:numId w:val="4"/>
        </w:numPr>
        <w:spacing w:line="340" w:lineRule="exact"/>
        <w:jc w:val="both"/>
        <w:rPr>
          <w:rFonts w:ascii="Verdana" w:hAnsi="Verdana" w:cs="Tahoma"/>
          <w:sz w:val="20"/>
          <w:szCs w:val="20"/>
        </w:rPr>
      </w:pPr>
      <w:bookmarkStart w:id="20" w:name="_Ref436987653"/>
      <w:r>
        <w:rPr>
          <w:rFonts w:ascii="Verdana" w:eastAsia="MS Mincho" w:hAnsi="Verdana" w:cs="Tahoma"/>
          <w:sz w:val="20"/>
          <w:szCs w:val="20"/>
        </w:rPr>
        <w:t>O período de colocação das Debêntures será de 180 (cento e oitenta) dias, a contar da Data de Emissão (conforme abaixo definido) (“</w:t>
      </w:r>
      <w:r>
        <w:rPr>
          <w:rFonts w:ascii="Verdana" w:eastAsia="MS Mincho" w:hAnsi="Verdana" w:cs="Tahoma"/>
          <w:b/>
          <w:sz w:val="20"/>
          <w:szCs w:val="20"/>
        </w:rPr>
        <w:t>Período de Colocação</w:t>
      </w:r>
      <w:r>
        <w:rPr>
          <w:rFonts w:ascii="Verdana" w:eastAsia="MS Mincho" w:hAnsi="Verdana" w:cs="Tahoma"/>
          <w:sz w:val="20"/>
          <w:szCs w:val="20"/>
        </w:rPr>
        <w:t>”)</w:t>
      </w:r>
      <w:r>
        <w:rPr>
          <w:rFonts w:ascii="Verdana" w:hAnsi="Verdana" w:cs="Tahoma"/>
          <w:sz w:val="20"/>
          <w:szCs w:val="20"/>
        </w:rPr>
        <w:t>.</w:t>
      </w:r>
      <w:bookmarkEnd w:id="20"/>
    </w:p>
    <w:p w:rsidR="008F28EA" w:rsidRDefault="008F28EA">
      <w:pPr>
        <w:spacing w:line="340" w:lineRule="exact"/>
        <w:jc w:val="both"/>
        <w:rPr>
          <w:rFonts w:ascii="Verdana" w:hAnsi="Verdana" w:cs="Tahoma"/>
          <w:sz w:val="20"/>
          <w:szCs w:val="20"/>
        </w:rPr>
      </w:pPr>
    </w:p>
    <w:p w:rsidR="008F28EA" w:rsidRDefault="0055382E">
      <w:pPr>
        <w:keepNext/>
        <w:spacing w:line="340" w:lineRule="exact"/>
        <w:jc w:val="center"/>
        <w:rPr>
          <w:rFonts w:ascii="Verdana" w:eastAsia="MS Mincho" w:hAnsi="Verdana" w:cs="Tahoma"/>
          <w:b/>
          <w:bCs/>
          <w:sz w:val="20"/>
          <w:szCs w:val="20"/>
        </w:rPr>
      </w:pPr>
      <w:bookmarkStart w:id="21" w:name="_DV_M44"/>
      <w:bookmarkEnd w:id="21"/>
      <w:r>
        <w:rPr>
          <w:rFonts w:ascii="Verdana" w:eastAsia="MS Mincho" w:hAnsi="Verdana" w:cs="Tahoma"/>
          <w:b/>
          <w:bCs/>
          <w:sz w:val="20"/>
          <w:szCs w:val="20"/>
        </w:rPr>
        <w:t xml:space="preserve">CLÁUSULA TERCEIRA – </w:t>
      </w:r>
      <w:bookmarkStart w:id="22" w:name="_DV_M45"/>
      <w:bookmarkEnd w:id="22"/>
      <w:r>
        <w:rPr>
          <w:rFonts w:ascii="Verdana" w:eastAsia="MS Mincho" w:hAnsi="Verdana" w:cs="Tahoma"/>
          <w:b/>
          <w:bCs/>
          <w:sz w:val="20"/>
          <w:szCs w:val="20"/>
        </w:rPr>
        <w:t>CARACTERÍSTICAS DA EMISSÃO E DAS DEBÊNTURES</w:t>
      </w:r>
    </w:p>
    <w:p w:rsidR="008F28EA" w:rsidRDefault="008F28EA">
      <w:pPr>
        <w:keepNext/>
        <w:spacing w:line="340" w:lineRule="exact"/>
        <w:jc w:val="center"/>
        <w:rPr>
          <w:rFonts w:ascii="Verdana" w:eastAsia="MS Mincho" w:hAnsi="Verdana" w:cs="Tahoma"/>
          <w:b/>
          <w:bCs/>
          <w:sz w:val="20"/>
          <w:szCs w:val="20"/>
        </w:rPr>
      </w:pPr>
    </w:p>
    <w:p w:rsidR="008F28EA" w:rsidRDefault="0055382E">
      <w:pPr>
        <w:keepNext/>
        <w:numPr>
          <w:ilvl w:val="1"/>
          <w:numId w:val="5"/>
        </w:numPr>
        <w:spacing w:line="340" w:lineRule="exact"/>
        <w:jc w:val="both"/>
        <w:rPr>
          <w:rFonts w:ascii="Verdana" w:eastAsia="MS Mincho" w:hAnsi="Verdana" w:cs="Tahoma"/>
          <w:b/>
          <w:bCs/>
          <w:sz w:val="20"/>
          <w:szCs w:val="20"/>
        </w:rPr>
      </w:pPr>
      <w:r>
        <w:rPr>
          <w:rFonts w:ascii="Verdana" w:eastAsia="MS Mincho" w:hAnsi="Verdana" w:cs="Tahoma"/>
          <w:b/>
          <w:bCs/>
          <w:sz w:val="20"/>
          <w:szCs w:val="20"/>
        </w:rPr>
        <w:t>Objeto Social da Emissora</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5"/>
        </w:numPr>
        <w:spacing w:line="340" w:lineRule="exact"/>
        <w:jc w:val="both"/>
        <w:rPr>
          <w:rFonts w:ascii="Verdana" w:eastAsia="MS Mincho" w:hAnsi="Verdana" w:cs="Tahoma"/>
          <w:bCs/>
          <w:sz w:val="20"/>
          <w:szCs w:val="20"/>
        </w:rPr>
      </w:pPr>
      <w:r>
        <w:rPr>
          <w:rFonts w:ascii="Verdana" w:eastAsia="MS Mincho" w:hAnsi="Verdana" w:cs="Tahoma"/>
          <w:bCs/>
          <w:sz w:val="20"/>
          <w:szCs w:val="20"/>
        </w:rPr>
        <w:t>De acordo com o artigo </w:t>
      </w:r>
      <w:r>
        <w:rPr>
          <w:rFonts w:ascii="Verdana" w:hAnsi="Verdana" w:cs="Tahoma"/>
          <w:sz w:val="20"/>
          <w:szCs w:val="20"/>
        </w:rPr>
        <w:t>3</w:t>
      </w:r>
      <w:r>
        <w:rPr>
          <w:rFonts w:ascii="Verdana" w:eastAsia="MS Mincho" w:hAnsi="Verdana" w:cs="Tahoma"/>
          <w:bCs/>
          <w:sz w:val="20"/>
          <w:szCs w:val="20"/>
        </w:rPr>
        <w:t xml:space="preserve">º do </w:t>
      </w:r>
      <w:r>
        <w:rPr>
          <w:rFonts w:ascii="Verdana" w:eastAsia="MS Mincho" w:hAnsi="Verdana" w:cs="Tahoma"/>
          <w:sz w:val="20"/>
          <w:szCs w:val="20"/>
        </w:rPr>
        <w:t xml:space="preserve">estatuto social da Emissora, a Emissora tem por objeto social </w:t>
      </w:r>
      <w:r>
        <w:rPr>
          <w:rFonts w:ascii="Verdana" w:eastAsia="MS Mincho" w:hAnsi="Verdana" w:cs="Tahoma"/>
          <w:bCs/>
          <w:sz w:val="20"/>
          <w:szCs w:val="20"/>
        </w:rPr>
        <w:t>(a) a aquisição e securitização de créditos financeiros; (b) a emissão e colocação, privada ou nos mercados financeiro e de capitais, de títulos de crédito e/ou valores mobiliários compatíveis com suas atividades; e (c) a realização de negócios e a prestação de serviços relacionados às operações de securitização de créditos financeiros e emissões de títulos lastreados em tais créditos.</w:t>
      </w:r>
    </w:p>
    <w:p w:rsidR="008F28EA" w:rsidRDefault="008F28EA">
      <w:pPr>
        <w:spacing w:line="340" w:lineRule="exact"/>
        <w:jc w:val="both"/>
        <w:rPr>
          <w:rFonts w:ascii="Verdana" w:eastAsia="MS Mincho" w:hAnsi="Verdana" w:cs="Tahoma"/>
          <w:bCs/>
          <w:sz w:val="20"/>
          <w:szCs w:val="20"/>
        </w:rPr>
      </w:pPr>
    </w:p>
    <w:p w:rsidR="008F28EA" w:rsidRDefault="0055382E">
      <w:pPr>
        <w:keepNext/>
        <w:numPr>
          <w:ilvl w:val="1"/>
          <w:numId w:val="5"/>
        </w:numPr>
        <w:spacing w:line="340" w:lineRule="exact"/>
        <w:jc w:val="both"/>
        <w:rPr>
          <w:rFonts w:ascii="Verdana" w:eastAsia="MS Mincho" w:hAnsi="Verdana" w:cs="Tahoma"/>
          <w:b/>
          <w:bCs/>
          <w:sz w:val="20"/>
          <w:szCs w:val="20"/>
        </w:rPr>
      </w:pPr>
      <w:bookmarkStart w:id="23" w:name="_DV_M46"/>
      <w:bookmarkEnd w:id="23"/>
      <w:r>
        <w:rPr>
          <w:rFonts w:ascii="Verdana" w:eastAsia="MS Mincho" w:hAnsi="Verdana" w:cs="Tahoma"/>
          <w:b/>
          <w:bCs/>
          <w:sz w:val="20"/>
          <w:szCs w:val="20"/>
        </w:rPr>
        <w:t>Número da Emissão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5"/>
        </w:numPr>
        <w:spacing w:line="340" w:lineRule="exact"/>
        <w:jc w:val="both"/>
        <w:rPr>
          <w:rFonts w:ascii="Verdana" w:eastAsia="MS Mincho" w:hAnsi="Verdana" w:cs="Tahoma"/>
          <w:sz w:val="20"/>
          <w:szCs w:val="20"/>
        </w:rPr>
      </w:pPr>
      <w:bookmarkStart w:id="24" w:name="_DV_M71"/>
      <w:bookmarkEnd w:id="24"/>
      <w:r>
        <w:rPr>
          <w:rFonts w:ascii="Verdana" w:eastAsia="MS Mincho" w:hAnsi="Verdana" w:cs="Tahoma"/>
          <w:sz w:val="20"/>
          <w:szCs w:val="20"/>
        </w:rPr>
        <w:t>A presente Emissão constitui a 1ª (primeira) emissão privada de debêntures da Emissora.</w:t>
      </w:r>
    </w:p>
    <w:p w:rsidR="008F28EA" w:rsidRDefault="0055382E">
      <w:pPr>
        <w:keepNext/>
        <w:numPr>
          <w:ilvl w:val="1"/>
          <w:numId w:val="5"/>
        </w:numPr>
        <w:spacing w:line="340" w:lineRule="exact"/>
        <w:jc w:val="both"/>
        <w:rPr>
          <w:rFonts w:ascii="Verdana" w:eastAsia="MS Mincho" w:hAnsi="Verdana" w:cs="Tahoma"/>
          <w:b/>
          <w:bCs/>
          <w:sz w:val="20"/>
          <w:szCs w:val="20"/>
        </w:rPr>
      </w:pPr>
      <w:r>
        <w:rPr>
          <w:rFonts w:ascii="Verdana" w:eastAsia="MS Mincho" w:hAnsi="Verdana" w:cs="Tahoma"/>
          <w:b/>
          <w:bCs/>
          <w:sz w:val="20"/>
          <w:szCs w:val="20"/>
        </w:rPr>
        <w:t>Valor Total da Emissão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5"/>
        </w:numPr>
        <w:spacing w:line="340" w:lineRule="exact"/>
        <w:jc w:val="both"/>
        <w:rPr>
          <w:rFonts w:ascii="Verdana" w:eastAsia="MS Mincho" w:hAnsi="Verdana" w:cs="Tahoma"/>
          <w:sz w:val="20"/>
          <w:szCs w:val="20"/>
        </w:rPr>
      </w:pPr>
      <w:r>
        <w:rPr>
          <w:rFonts w:ascii="Verdana" w:eastAsia="MS Mincho" w:hAnsi="Verdana" w:cs="Tahoma"/>
          <w:sz w:val="20"/>
          <w:szCs w:val="20"/>
        </w:rPr>
        <w:t xml:space="preserve">O </w:t>
      </w:r>
      <w:r>
        <w:rPr>
          <w:rStyle w:val="Strong"/>
          <w:rFonts w:ascii="Verdana" w:eastAsia="MS Mincho" w:hAnsi="Verdana" w:cs="Tahoma"/>
          <w:b w:val="0"/>
          <w:snapToGrid w:val="0"/>
          <w:sz w:val="20"/>
          <w:szCs w:val="20"/>
        </w:rPr>
        <w:t>valor</w:t>
      </w:r>
      <w:r>
        <w:rPr>
          <w:rFonts w:ascii="Verdana" w:eastAsia="MS Mincho" w:hAnsi="Verdana" w:cs="Tahoma"/>
          <w:sz w:val="20"/>
          <w:szCs w:val="20"/>
        </w:rPr>
        <w:t xml:space="preserve"> total da Emissão será de R$ 60.000.000,00 (sessenta milhões de reais), na Data de Emissão (conforme abaixo definido).</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5"/>
        </w:numPr>
        <w:spacing w:line="340" w:lineRule="exact"/>
        <w:jc w:val="both"/>
        <w:rPr>
          <w:rFonts w:ascii="Verdana" w:eastAsia="MS Mincho" w:hAnsi="Verdana" w:cs="Tahoma"/>
          <w:b/>
          <w:bCs/>
          <w:sz w:val="20"/>
          <w:szCs w:val="20"/>
        </w:rPr>
      </w:pPr>
      <w:r>
        <w:rPr>
          <w:rFonts w:ascii="Verdana" w:eastAsia="MS Mincho" w:hAnsi="Verdana" w:cs="Tahoma"/>
          <w:b/>
          <w:bCs/>
          <w:sz w:val="20"/>
          <w:szCs w:val="20"/>
        </w:rPr>
        <w:t>Quantidade de Debêntures</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5"/>
        </w:numPr>
        <w:spacing w:line="340" w:lineRule="exact"/>
        <w:jc w:val="both"/>
        <w:rPr>
          <w:rFonts w:ascii="Verdana" w:eastAsia="MS Mincho" w:hAnsi="Verdana" w:cs="Tahoma"/>
          <w:sz w:val="20"/>
          <w:szCs w:val="20"/>
        </w:rPr>
      </w:pPr>
      <w:bookmarkStart w:id="25" w:name="_DV_M58"/>
      <w:bookmarkStart w:id="26" w:name="_DV_M59"/>
      <w:bookmarkEnd w:id="25"/>
      <w:bookmarkEnd w:id="26"/>
      <w:r>
        <w:rPr>
          <w:rFonts w:ascii="Verdana" w:eastAsia="MS Mincho" w:hAnsi="Verdana" w:cs="Tahoma"/>
          <w:sz w:val="20"/>
          <w:szCs w:val="20"/>
        </w:rPr>
        <w:t xml:space="preserve">Serão emitidas 60.000 (sessenta mil) de Debêntures no âmbito da Emissão, sendo </w:t>
      </w:r>
      <w:r>
        <w:rPr>
          <w:rFonts w:ascii="Verdana" w:eastAsia="MS Mincho" w:hAnsi="Verdana" w:cs="Tahoma"/>
          <w:b/>
          <w:sz w:val="20"/>
          <w:szCs w:val="20"/>
        </w:rPr>
        <w:t xml:space="preserve">(1) </w:t>
      </w:r>
      <w:r>
        <w:rPr>
          <w:rFonts w:ascii="Verdana" w:eastAsia="MS Mincho" w:hAnsi="Verdana" w:cs="Tahoma"/>
          <w:sz w:val="20"/>
          <w:szCs w:val="20"/>
        </w:rPr>
        <w:t>10.000 (dez mil) integrantes da primeira série (“</w:t>
      </w:r>
      <w:r>
        <w:rPr>
          <w:rFonts w:ascii="Verdana" w:eastAsia="MS Mincho" w:hAnsi="Verdana" w:cs="Tahoma"/>
          <w:b/>
          <w:sz w:val="20"/>
          <w:szCs w:val="20"/>
        </w:rPr>
        <w:t>Primeira Série</w:t>
      </w:r>
      <w:r>
        <w:rPr>
          <w:rFonts w:ascii="Verdana" w:eastAsia="MS Mincho" w:hAnsi="Verdana" w:cs="Tahoma"/>
          <w:sz w:val="20"/>
          <w:szCs w:val="20"/>
        </w:rPr>
        <w:t>” e “</w:t>
      </w:r>
      <w:r>
        <w:rPr>
          <w:rFonts w:ascii="Verdana" w:eastAsia="MS Mincho" w:hAnsi="Verdana" w:cs="Tahoma"/>
          <w:b/>
          <w:sz w:val="20"/>
          <w:szCs w:val="20"/>
        </w:rPr>
        <w:t>Debêntures da Primeira Série</w:t>
      </w:r>
      <w:r>
        <w:rPr>
          <w:rFonts w:ascii="Verdana" w:eastAsia="MS Mincho" w:hAnsi="Verdana" w:cs="Tahoma"/>
          <w:sz w:val="20"/>
          <w:szCs w:val="20"/>
        </w:rPr>
        <w:t xml:space="preserve">”); </w:t>
      </w:r>
      <w:r>
        <w:rPr>
          <w:rFonts w:ascii="Verdana" w:eastAsia="MS Mincho" w:hAnsi="Verdana" w:cs="Tahoma"/>
          <w:b/>
          <w:sz w:val="20"/>
          <w:szCs w:val="20"/>
        </w:rPr>
        <w:t>(2) </w:t>
      </w:r>
      <w:r>
        <w:rPr>
          <w:rFonts w:ascii="Verdana" w:eastAsia="MS Mincho" w:hAnsi="Verdana" w:cs="Tahoma"/>
          <w:sz w:val="20"/>
          <w:szCs w:val="20"/>
        </w:rPr>
        <w:t xml:space="preserve">5.000 (cinco mil) integrantes da segunda </w:t>
      </w:r>
      <w:r>
        <w:rPr>
          <w:rFonts w:ascii="Verdana" w:eastAsia="MS Mincho" w:hAnsi="Verdana" w:cs="Tahoma"/>
          <w:sz w:val="20"/>
          <w:szCs w:val="20"/>
        </w:rPr>
        <w:lastRenderedPageBreak/>
        <w:t>série (“</w:t>
      </w:r>
      <w:r>
        <w:rPr>
          <w:rFonts w:ascii="Verdana" w:eastAsia="MS Mincho" w:hAnsi="Verdana" w:cs="Tahoma"/>
          <w:b/>
          <w:sz w:val="20"/>
          <w:szCs w:val="20"/>
        </w:rPr>
        <w:t>Segunda Série</w:t>
      </w:r>
      <w:r>
        <w:rPr>
          <w:rFonts w:ascii="Verdana" w:eastAsia="MS Mincho" w:hAnsi="Verdana" w:cs="Tahoma"/>
          <w:sz w:val="20"/>
          <w:szCs w:val="20"/>
        </w:rPr>
        <w:t>” e “</w:t>
      </w:r>
      <w:r>
        <w:rPr>
          <w:rFonts w:ascii="Verdana" w:eastAsia="MS Mincho" w:hAnsi="Verdana" w:cs="Tahoma"/>
          <w:b/>
          <w:sz w:val="20"/>
          <w:szCs w:val="20"/>
        </w:rPr>
        <w:t>Debêntures da Segunda Série</w:t>
      </w:r>
      <w:r>
        <w:rPr>
          <w:rFonts w:ascii="Verdana" w:eastAsia="MS Mincho" w:hAnsi="Verdana" w:cs="Tahoma"/>
          <w:sz w:val="20"/>
          <w:szCs w:val="20"/>
        </w:rPr>
        <w:t xml:space="preserve">”); </w:t>
      </w:r>
      <w:r>
        <w:rPr>
          <w:rFonts w:ascii="Verdana" w:eastAsia="MS Mincho" w:hAnsi="Verdana" w:cs="Tahoma"/>
          <w:b/>
          <w:sz w:val="20"/>
          <w:szCs w:val="20"/>
        </w:rPr>
        <w:t xml:space="preserve">(3) </w:t>
      </w:r>
      <w:r>
        <w:rPr>
          <w:rFonts w:ascii="Verdana" w:eastAsia="MS Mincho" w:hAnsi="Verdana" w:cs="Tahoma"/>
          <w:sz w:val="20"/>
          <w:szCs w:val="20"/>
        </w:rPr>
        <w:t>5.000 (cinco mil) integrantes da terceira série (“</w:t>
      </w:r>
      <w:r>
        <w:rPr>
          <w:rFonts w:ascii="Verdana" w:eastAsia="MS Mincho" w:hAnsi="Verdana" w:cs="Tahoma"/>
          <w:b/>
          <w:sz w:val="20"/>
          <w:szCs w:val="20"/>
        </w:rPr>
        <w:t>Terceira Série</w:t>
      </w:r>
      <w:r>
        <w:rPr>
          <w:rFonts w:ascii="Verdana" w:eastAsia="MS Mincho" w:hAnsi="Verdana" w:cs="Tahoma"/>
          <w:sz w:val="20"/>
          <w:szCs w:val="20"/>
        </w:rPr>
        <w:t>” e “</w:t>
      </w:r>
      <w:r>
        <w:rPr>
          <w:rFonts w:ascii="Verdana" w:eastAsia="MS Mincho" w:hAnsi="Verdana" w:cs="Tahoma"/>
          <w:b/>
          <w:sz w:val="20"/>
          <w:szCs w:val="20"/>
        </w:rPr>
        <w:t>Debêntures da Terceira Série</w:t>
      </w:r>
      <w:r>
        <w:rPr>
          <w:rFonts w:ascii="Verdana" w:eastAsia="MS Mincho" w:hAnsi="Verdana" w:cs="Tahoma"/>
          <w:sz w:val="20"/>
          <w:szCs w:val="20"/>
        </w:rPr>
        <w:t>”);</w:t>
      </w:r>
      <w:r>
        <w:rPr>
          <w:rFonts w:ascii="Verdana" w:eastAsia="MS Mincho" w:hAnsi="Verdana" w:cs="Tahoma"/>
          <w:b/>
          <w:sz w:val="20"/>
          <w:szCs w:val="20"/>
        </w:rPr>
        <w:t xml:space="preserve"> (4) </w:t>
      </w:r>
      <w:r>
        <w:rPr>
          <w:rFonts w:ascii="Verdana" w:eastAsia="MS Mincho" w:hAnsi="Verdana" w:cs="Tahoma"/>
          <w:sz w:val="20"/>
          <w:szCs w:val="20"/>
        </w:rPr>
        <w:t>5.000 (cinco mil) integrantes da quarta série (“</w:t>
      </w:r>
      <w:r>
        <w:rPr>
          <w:rFonts w:ascii="Verdana" w:eastAsia="MS Mincho" w:hAnsi="Verdana" w:cs="Tahoma"/>
          <w:b/>
          <w:sz w:val="20"/>
          <w:szCs w:val="20"/>
        </w:rPr>
        <w:t>Quarta Série</w:t>
      </w:r>
      <w:r>
        <w:rPr>
          <w:rFonts w:ascii="Verdana" w:eastAsia="MS Mincho" w:hAnsi="Verdana" w:cs="Tahoma"/>
          <w:sz w:val="20"/>
          <w:szCs w:val="20"/>
        </w:rPr>
        <w:t>” e “</w:t>
      </w:r>
      <w:r>
        <w:rPr>
          <w:rFonts w:ascii="Verdana" w:eastAsia="MS Mincho" w:hAnsi="Verdana" w:cs="Tahoma"/>
          <w:b/>
          <w:sz w:val="20"/>
          <w:szCs w:val="20"/>
        </w:rPr>
        <w:t>Debêntures da Quarta Série</w:t>
      </w:r>
      <w:r>
        <w:rPr>
          <w:rFonts w:ascii="Verdana" w:eastAsia="MS Mincho" w:hAnsi="Verdana" w:cs="Tahoma"/>
          <w:sz w:val="20"/>
          <w:szCs w:val="20"/>
        </w:rPr>
        <w:t>”);</w:t>
      </w:r>
      <w:r>
        <w:rPr>
          <w:rFonts w:ascii="Verdana" w:eastAsia="MS Mincho" w:hAnsi="Verdana" w:cs="Tahoma"/>
          <w:b/>
          <w:sz w:val="20"/>
          <w:szCs w:val="20"/>
        </w:rPr>
        <w:t xml:space="preserve"> (5) </w:t>
      </w:r>
      <w:r>
        <w:rPr>
          <w:rFonts w:ascii="Verdana" w:eastAsia="MS Mincho" w:hAnsi="Verdana" w:cs="Tahoma"/>
          <w:sz w:val="20"/>
          <w:szCs w:val="20"/>
        </w:rPr>
        <w:t>5.000 (cinco mil) integrantes da quinta série (“</w:t>
      </w:r>
      <w:r>
        <w:rPr>
          <w:rFonts w:ascii="Verdana" w:eastAsia="MS Mincho" w:hAnsi="Verdana" w:cs="Tahoma"/>
          <w:b/>
          <w:sz w:val="20"/>
          <w:szCs w:val="20"/>
        </w:rPr>
        <w:t>Quinta Série</w:t>
      </w:r>
      <w:r>
        <w:rPr>
          <w:rFonts w:ascii="Verdana" w:eastAsia="MS Mincho" w:hAnsi="Verdana" w:cs="Tahoma"/>
          <w:sz w:val="20"/>
          <w:szCs w:val="20"/>
        </w:rPr>
        <w:t>” e “</w:t>
      </w:r>
      <w:r>
        <w:rPr>
          <w:rFonts w:ascii="Verdana" w:eastAsia="MS Mincho" w:hAnsi="Verdana" w:cs="Tahoma"/>
          <w:b/>
          <w:sz w:val="20"/>
          <w:szCs w:val="20"/>
        </w:rPr>
        <w:t>Debêntures da Quinta Série</w:t>
      </w:r>
      <w:r>
        <w:rPr>
          <w:rFonts w:ascii="Verdana" w:eastAsia="MS Mincho" w:hAnsi="Verdana" w:cs="Tahoma"/>
          <w:sz w:val="20"/>
          <w:szCs w:val="20"/>
        </w:rPr>
        <w:t>”);</w:t>
      </w:r>
      <w:r>
        <w:rPr>
          <w:rFonts w:ascii="Verdana" w:eastAsia="MS Mincho" w:hAnsi="Verdana" w:cs="Tahoma"/>
          <w:b/>
          <w:sz w:val="20"/>
          <w:szCs w:val="20"/>
        </w:rPr>
        <w:t xml:space="preserve"> (6) </w:t>
      </w:r>
      <w:r>
        <w:rPr>
          <w:rFonts w:ascii="Verdana" w:eastAsia="MS Mincho" w:hAnsi="Verdana" w:cs="Tahoma"/>
          <w:sz w:val="20"/>
          <w:szCs w:val="20"/>
        </w:rPr>
        <w:t>5.000 (cinco mil) integrantes da sexta série (“</w:t>
      </w:r>
      <w:r>
        <w:rPr>
          <w:rFonts w:ascii="Verdana" w:eastAsia="MS Mincho" w:hAnsi="Verdana" w:cs="Tahoma"/>
          <w:b/>
          <w:sz w:val="20"/>
          <w:szCs w:val="20"/>
        </w:rPr>
        <w:t>Sexta Série</w:t>
      </w:r>
      <w:r>
        <w:rPr>
          <w:rFonts w:ascii="Verdana" w:eastAsia="MS Mincho" w:hAnsi="Verdana" w:cs="Tahoma"/>
          <w:sz w:val="20"/>
          <w:szCs w:val="20"/>
        </w:rPr>
        <w:t>” e “</w:t>
      </w:r>
      <w:r>
        <w:rPr>
          <w:rFonts w:ascii="Verdana" w:eastAsia="MS Mincho" w:hAnsi="Verdana" w:cs="Tahoma"/>
          <w:b/>
          <w:sz w:val="20"/>
          <w:szCs w:val="20"/>
        </w:rPr>
        <w:t>Debêntures da Sexta Série</w:t>
      </w:r>
      <w:r>
        <w:rPr>
          <w:rFonts w:ascii="Verdana" w:eastAsia="MS Mincho" w:hAnsi="Verdana" w:cs="Tahoma"/>
          <w:sz w:val="20"/>
          <w:szCs w:val="20"/>
        </w:rPr>
        <w:t xml:space="preserve">”); </w:t>
      </w:r>
      <w:r>
        <w:rPr>
          <w:rFonts w:ascii="Verdana" w:eastAsia="MS Mincho" w:hAnsi="Verdana" w:cs="Tahoma"/>
          <w:b/>
          <w:sz w:val="20"/>
          <w:szCs w:val="20"/>
        </w:rPr>
        <w:t>(7) </w:t>
      </w:r>
      <w:r>
        <w:rPr>
          <w:rFonts w:ascii="Verdana" w:eastAsia="MS Mincho" w:hAnsi="Verdana" w:cs="Tahoma"/>
          <w:sz w:val="20"/>
          <w:szCs w:val="20"/>
        </w:rPr>
        <w:t>5.000 (cinco mil) integrantes da sétima série (“</w:t>
      </w:r>
      <w:r>
        <w:rPr>
          <w:rFonts w:ascii="Verdana" w:eastAsia="MS Mincho" w:hAnsi="Verdana" w:cs="Tahoma"/>
          <w:b/>
          <w:sz w:val="20"/>
          <w:szCs w:val="20"/>
        </w:rPr>
        <w:t>Sétima Série</w:t>
      </w:r>
      <w:r>
        <w:rPr>
          <w:rFonts w:ascii="Verdana" w:eastAsia="MS Mincho" w:hAnsi="Verdana" w:cs="Tahoma"/>
          <w:sz w:val="20"/>
          <w:szCs w:val="20"/>
        </w:rPr>
        <w:t>” e “</w:t>
      </w:r>
      <w:r>
        <w:rPr>
          <w:rFonts w:ascii="Verdana" w:eastAsia="MS Mincho" w:hAnsi="Verdana" w:cs="Tahoma"/>
          <w:b/>
          <w:sz w:val="20"/>
          <w:szCs w:val="20"/>
        </w:rPr>
        <w:t>Debêntures da Sétima Série</w:t>
      </w:r>
      <w:r>
        <w:rPr>
          <w:rFonts w:ascii="Verdana" w:eastAsia="MS Mincho" w:hAnsi="Verdana" w:cs="Tahoma"/>
          <w:sz w:val="20"/>
          <w:szCs w:val="20"/>
        </w:rPr>
        <w:t xml:space="preserve">”); </w:t>
      </w:r>
      <w:r>
        <w:rPr>
          <w:rFonts w:ascii="Verdana" w:eastAsia="MS Mincho" w:hAnsi="Verdana" w:cs="Tahoma"/>
          <w:b/>
          <w:sz w:val="20"/>
          <w:szCs w:val="20"/>
        </w:rPr>
        <w:t>(8) </w:t>
      </w:r>
      <w:r>
        <w:rPr>
          <w:rFonts w:ascii="Verdana" w:eastAsia="MS Mincho" w:hAnsi="Verdana" w:cs="Tahoma"/>
          <w:sz w:val="20"/>
          <w:szCs w:val="20"/>
        </w:rPr>
        <w:t>5.000 (cinco mil) integrantes da oitava série (“</w:t>
      </w:r>
      <w:r>
        <w:rPr>
          <w:rFonts w:ascii="Verdana" w:eastAsia="MS Mincho" w:hAnsi="Verdana" w:cs="Tahoma"/>
          <w:b/>
          <w:sz w:val="20"/>
          <w:szCs w:val="20"/>
        </w:rPr>
        <w:t>Oitava Série</w:t>
      </w:r>
      <w:r>
        <w:rPr>
          <w:rFonts w:ascii="Verdana" w:eastAsia="MS Mincho" w:hAnsi="Verdana" w:cs="Tahoma"/>
          <w:sz w:val="20"/>
          <w:szCs w:val="20"/>
        </w:rPr>
        <w:t>” e “</w:t>
      </w:r>
      <w:r>
        <w:rPr>
          <w:rFonts w:ascii="Verdana" w:eastAsia="MS Mincho" w:hAnsi="Verdana" w:cs="Tahoma"/>
          <w:b/>
          <w:sz w:val="20"/>
          <w:szCs w:val="20"/>
        </w:rPr>
        <w:t>Debêntures da Oitava Série</w:t>
      </w:r>
      <w:r>
        <w:rPr>
          <w:rFonts w:ascii="Verdana" w:eastAsia="MS Mincho" w:hAnsi="Verdana" w:cs="Tahoma"/>
          <w:sz w:val="20"/>
          <w:szCs w:val="20"/>
        </w:rPr>
        <w:t xml:space="preserve">”); </w:t>
      </w:r>
      <w:r>
        <w:rPr>
          <w:rFonts w:ascii="Verdana" w:eastAsia="MS Mincho" w:hAnsi="Verdana" w:cs="Tahoma"/>
          <w:b/>
          <w:sz w:val="20"/>
          <w:szCs w:val="20"/>
        </w:rPr>
        <w:t>(9) </w:t>
      </w:r>
      <w:r>
        <w:rPr>
          <w:rFonts w:ascii="Verdana" w:eastAsia="MS Mincho" w:hAnsi="Verdana" w:cs="Tahoma"/>
          <w:sz w:val="20"/>
          <w:szCs w:val="20"/>
        </w:rPr>
        <w:t>5.000 (cinco mil) integrantes da nona série (“</w:t>
      </w:r>
      <w:r>
        <w:rPr>
          <w:rFonts w:ascii="Verdana" w:eastAsia="MS Mincho" w:hAnsi="Verdana" w:cs="Tahoma"/>
          <w:b/>
          <w:sz w:val="20"/>
          <w:szCs w:val="20"/>
        </w:rPr>
        <w:t>Oitava Série</w:t>
      </w:r>
      <w:r>
        <w:rPr>
          <w:rFonts w:ascii="Verdana" w:eastAsia="MS Mincho" w:hAnsi="Verdana" w:cs="Tahoma"/>
          <w:sz w:val="20"/>
          <w:szCs w:val="20"/>
        </w:rPr>
        <w:t>” e “</w:t>
      </w:r>
      <w:r>
        <w:rPr>
          <w:rFonts w:ascii="Verdana" w:eastAsia="MS Mincho" w:hAnsi="Verdana" w:cs="Tahoma"/>
          <w:b/>
          <w:sz w:val="20"/>
          <w:szCs w:val="20"/>
        </w:rPr>
        <w:t>Debêntures da Oitava Série</w:t>
      </w:r>
      <w:r>
        <w:rPr>
          <w:rFonts w:ascii="Verdana" w:eastAsia="MS Mincho" w:hAnsi="Verdana" w:cs="Tahoma"/>
          <w:sz w:val="20"/>
          <w:szCs w:val="20"/>
        </w:rPr>
        <w:t xml:space="preserve">”); </w:t>
      </w:r>
      <w:r>
        <w:rPr>
          <w:rFonts w:ascii="Verdana" w:eastAsia="MS Mincho" w:hAnsi="Verdana" w:cs="Tahoma"/>
          <w:b/>
          <w:sz w:val="20"/>
          <w:szCs w:val="20"/>
        </w:rPr>
        <w:t>(10) </w:t>
      </w:r>
      <w:r>
        <w:rPr>
          <w:rFonts w:ascii="Verdana" w:eastAsia="MS Mincho" w:hAnsi="Verdana" w:cs="Tahoma"/>
          <w:sz w:val="20"/>
          <w:szCs w:val="20"/>
        </w:rPr>
        <w:t>5.000 (cinco mil) integrantes da décima série (“</w:t>
      </w:r>
      <w:r>
        <w:rPr>
          <w:rFonts w:ascii="Verdana" w:eastAsia="MS Mincho" w:hAnsi="Verdana" w:cs="Tahoma"/>
          <w:b/>
          <w:sz w:val="20"/>
          <w:szCs w:val="20"/>
        </w:rPr>
        <w:t>Décima Série</w:t>
      </w:r>
      <w:r>
        <w:rPr>
          <w:rFonts w:ascii="Verdana" w:eastAsia="MS Mincho" w:hAnsi="Verdana" w:cs="Tahoma"/>
          <w:sz w:val="20"/>
          <w:szCs w:val="20"/>
        </w:rPr>
        <w:t>” e “</w:t>
      </w:r>
      <w:r>
        <w:rPr>
          <w:rFonts w:ascii="Verdana" w:eastAsia="MS Mincho" w:hAnsi="Verdana" w:cs="Tahoma"/>
          <w:b/>
          <w:sz w:val="20"/>
          <w:szCs w:val="20"/>
        </w:rPr>
        <w:t>Debêntures da Décima Série</w:t>
      </w:r>
      <w:r>
        <w:rPr>
          <w:rFonts w:ascii="Verdana" w:eastAsia="MS Mincho" w:hAnsi="Verdana" w:cs="Tahoma"/>
          <w:sz w:val="20"/>
          <w:szCs w:val="20"/>
        </w:rPr>
        <w:t xml:space="preserve">”); e </w:t>
      </w:r>
      <w:r>
        <w:rPr>
          <w:rFonts w:ascii="Verdana" w:eastAsia="MS Mincho" w:hAnsi="Verdana" w:cs="Tahoma"/>
          <w:b/>
          <w:sz w:val="20"/>
          <w:szCs w:val="20"/>
        </w:rPr>
        <w:t>(11) </w:t>
      </w:r>
      <w:r>
        <w:rPr>
          <w:rFonts w:ascii="Verdana" w:eastAsia="MS Mincho" w:hAnsi="Verdana" w:cs="Tahoma"/>
          <w:sz w:val="20"/>
          <w:szCs w:val="20"/>
        </w:rPr>
        <w:t>5.000 (cinco mil) integrantes da décima primeira série (“</w:t>
      </w:r>
      <w:r>
        <w:rPr>
          <w:rFonts w:ascii="Verdana" w:eastAsia="MS Mincho" w:hAnsi="Verdana" w:cs="Tahoma"/>
          <w:b/>
          <w:sz w:val="20"/>
          <w:szCs w:val="20"/>
        </w:rPr>
        <w:t>Décima Primeira Série</w:t>
      </w:r>
      <w:r>
        <w:rPr>
          <w:rFonts w:ascii="Verdana" w:eastAsia="MS Mincho" w:hAnsi="Verdana" w:cs="Tahoma"/>
          <w:sz w:val="20"/>
          <w:szCs w:val="20"/>
        </w:rPr>
        <w:t>” e “</w:t>
      </w:r>
      <w:r>
        <w:rPr>
          <w:rFonts w:ascii="Verdana" w:eastAsia="MS Mincho" w:hAnsi="Verdana" w:cs="Tahoma"/>
          <w:b/>
          <w:sz w:val="20"/>
          <w:szCs w:val="20"/>
        </w:rPr>
        <w:t>Debêntures da Décima Primeira Série</w:t>
      </w:r>
      <w:r>
        <w:rPr>
          <w:rFonts w:ascii="Verdana" w:eastAsia="MS Mincho" w:hAnsi="Verdana" w:cs="Tahoma"/>
          <w:sz w:val="20"/>
          <w:szCs w:val="20"/>
        </w:rPr>
        <w:t>” e, em conjunto com as demais séries “</w:t>
      </w:r>
      <w:r>
        <w:rPr>
          <w:rFonts w:ascii="Verdana" w:eastAsia="MS Mincho" w:hAnsi="Verdana" w:cs="Tahoma"/>
          <w:b/>
          <w:sz w:val="20"/>
          <w:szCs w:val="20"/>
        </w:rPr>
        <w:t>Séries</w:t>
      </w:r>
      <w:r>
        <w:rPr>
          <w:rFonts w:ascii="Verdana" w:eastAsia="MS Mincho" w:hAnsi="Verdana" w:cs="Tahoma"/>
          <w:sz w:val="20"/>
          <w:szCs w:val="20"/>
        </w:rPr>
        <w:t xml:space="preserve">”). </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5"/>
        </w:numPr>
        <w:spacing w:line="340" w:lineRule="exact"/>
        <w:jc w:val="both"/>
        <w:rPr>
          <w:rFonts w:ascii="Verdana" w:eastAsia="MS Mincho" w:hAnsi="Verdana" w:cs="Tahoma"/>
          <w:b/>
          <w:bCs/>
          <w:sz w:val="20"/>
          <w:szCs w:val="20"/>
        </w:rPr>
      </w:pPr>
      <w:r>
        <w:rPr>
          <w:rFonts w:ascii="Verdana" w:eastAsia="MS Mincho" w:hAnsi="Verdana" w:cs="Tahoma"/>
          <w:b/>
          <w:bCs/>
          <w:sz w:val="20"/>
          <w:szCs w:val="20"/>
        </w:rPr>
        <w:t>Séries</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5"/>
        </w:numPr>
        <w:spacing w:line="340" w:lineRule="exact"/>
        <w:jc w:val="both"/>
        <w:rPr>
          <w:rFonts w:ascii="Verdana" w:eastAsia="MS Mincho" w:hAnsi="Verdana" w:cs="Tahoma"/>
          <w:sz w:val="20"/>
          <w:szCs w:val="20"/>
        </w:rPr>
      </w:pPr>
      <w:bookmarkStart w:id="27" w:name="_DV_M47"/>
      <w:bookmarkStart w:id="28" w:name="_DV_M48"/>
      <w:bookmarkEnd w:id="27"/>
      <w:bookmarkEnd w:id="28"/>
      <w:r>
        <w:rPr>
          <w:rFonts w:ascii="Verdana" w:eastAsia="MS Mincho" w:hAnsi="Verdana" w:cs="Tahoma"/>
          <w:sz w:val="20"/>
          <w:szCs w:val="20"/>
        </w:rPr>
        <w:t>A Emissão será realizada em 11 (onze) séries.</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5"/>
        </w:numPr>
        <w:spacing w:line="340" w:lineRule="exact"/>
        <w:jc w:val="both"/>
        <w:rPr>
          <w:rFonts w:ascii="Verdana" w:eastAsia="MS Mincho" w:hAnsi="Verdana" w:cs="Tahoma"/>
          <w:b/>
          <w:bCs/>
          <w:sz w:val="20"/>
          <w:szCs w:val="20"/>
        </w:rPr>
      </w:pPr>
      <w:bookmarkStart w:id="29" w:name="_Ref422391421"/>
      <w:r>
        <w:rPr>
          <w:rFonts w:ascii="Verdana" w:eastAsia="MS Mincho" w:hAnsi="Verdana" w:cs="Tahoma"/>
          <w:b/>
          <w:bCs/>
          <w:sz w:val="20"/>
          <w:szCs w:val="20"/>
        </w:rPr>
        <w:t>Destinação dos Recursos</w:t>
      </w:r>
      <w:bookmarkEnd w:id="29"/>
      <w:r>
        <w:rPr>
          <w:rFonts w:ascii="Verdana" w:eastAsia="MS Mincho" w:hAnsi="Verdana" w:cs="Tahoma"/>
          <w:b/>
          <w:bCs/>
          <w:sz w:val="20"/>
          <w:szCs w:val="20"/>
        </w:rPr>
        <w:t xml:space="preserve"> </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5"/>
        </w:numPr>
        <w:spacing w:line="340" w:lineRule="exact"/>
        <w:jc w:val="both"/>
        <w:rPr>
          <w:rFonts w:ascii="Verdana" w:hAnsi="Verdana" w:cs="Tahoma"/>
          <w:sz w:val="20"/>
          <w:szCs w:val="20"/>
        </w:rPr>
      </w:pPr>
      <w:bookmarkStart w:id="30" w:name="_DV_M61"/>
      <w:bookmarkStart w:id="31" w:name="_DV_M70"/>
      <w:bookmarkStart w:id="32" w:name="_Ref422391407"/>
      <w:bookmarkStart w:id="33" w:name="_Ref454963225"/>
      <w:bookmarkEnd w:id="30"/>
      <w:bookmarkEnd w:id="31"/>
      <w:r>
        <w:rPr>
          <w:rFonts w:ascii="Verdana" w:hAnsi="Verdana" w:cs="Tahoma"/>
          <w:sz w:val="20"/>
          <w:szCs w:val="20"/>
        </w:rPr>
        <w:t>Os recursos obtidos pela Emissora por meio da Emissão serão destinados à aquisição de Cédulas de Crédito Bancário (“</w:t>
      </w:r>
      <w:r>
        <w:rPr>
          <w:rFonts w:ascii="Verdana" w:hAnsi="Verdana" w:cs="Tahoma"/>
          <w:b/>
          <w:sz w:val="20"/>
          <w:szCs w:val="20"/>
        </w:rPr>
        <w:t>CCBs</w:t>
      </w:r>
      <w:r>
        <w:rPr>
          <w:rFonts w:ascii="Verdana" w:hAnsi="Verdana" w:cs="Tahoma"/>
          <w:sz w:val="20"/>
          <w:szCs w:val="20"/>
        </w:rPr>
        <w:t>” ou, individualmente, “</w:t>
      </w:r>
      <w:r>
        <w:rPr>
          <w:rFonts w:ascii="Verdana" w:hAnsi="Verdana" w:cs="Tahoma"/>
          <w:b/>
          <w:sz w:val="20"/>
          <w:szCs w:val="20"/>
        </w:rPr>
        <w:t>CCB</w:t>
      </w:r>
      <w:r>
        <w:rPr>
          <w:rFonts w:ascii="Verdana" w:hAnsi="Verdana" w:cs="Tahoma"/>
          <w:sz w:val="20"/>
          <w:szCs w:val="20"/>
        </w:rPr>
        <w:t xml:space="preserve">”) a serem listadas no </w:t>
      </w:r>
      <w:r>
        <w:rPr>
          <w:rFonts w:ascii="Verdana" w:hAnsi="Verdana" w:cs="Tahoma"/>
          <w:b/>
          <w:sz w:val="20"/>
          <w:szCs w:val="20"/>
          <w:u w:val="single"/>
        </w:rPr>
        <w:t>Anexo I</w:t>
      </w:r>
      <w:r>
        <w:rPr>
          <w:rFonts w:ascii="Verdana" w:hAnsi="Verdana" w:cs="Tahoma"/>
          <w:sz w:val="20"/>
          <w:szCs w:val="20"/>
        </w:rPr>
        <w:t xml:space="preserve"> da presente Escritura, bem como de outras CCBs emitidas nos termos da Lei nº 10.931, de 2 de agosto de 2004, conforme alterada (“</w:t>
      </w:r>
      <w:r>
        <w:rPr>
          <w:rFonts w:ascii="Verdana" w:hAnsi="Verdana" w:cs="Tahoma"/>
          <w:b/>
          <w:sz w:val="20"/>
          <w:szCs w:val="20"/>
        </w:rPr>
        <w:t>Lei nº 10.931</w:t>
      </w:r>
      <w:r>
        <w:rPr>
          <w:rFonts w:ascii="Verdana" w:hAnsi="Verdana" w:cs="Tahoma"/>
          <w:sz w:val="20"/>
          <w:szCs w:val="20"/>
        </w:rPr>
        <w:t xml:space="preserve">”), cujos termos e condições serão substancialmente aqueles estabelecidos no modelo constante do </w:t>
      </w:r>
      <w:r>
        <w:rPr>
          <w:rFonts w:ascii="Verdana" w:hAnsi="Verdana" w:cs="Tahoma"/>
          <w:b/>
          <w:sz w:val="20"/>
          <w:szCs w:val="20"/>
          <w:u w:val="single"/>
        </w:rPr>
        <w:t>Anexo II</w:t>
      </w:r>
      <w:r>
        <w:rPr>
          <w:rFonts w:ascii="Verdana" w:hAnsi="Verdana" w:cs="Tahoma"/>
          <w:sz w:val="20"/>
          <w:szCs w:val="20"/>
        </w:rPr>
        <w:t xml:space="preserve"> a esta Escritura.</w:t>
      </w:r>
      <w:bookmarkEnd w:id="32"/>
      <w:bookmarkEnd w:id="33"/>
    </w:p>
    <w:p w:rsidR="008F28EA" w:rsidRDefault="008F28EA">
      <w:pPr>
        <w:spacing w:line="340" w:lineRule="exact"/>
        <w:jc w:val="both"/>
        <w:rPr>
          <w:rFonts w:ascii="Verdana" w:hAnsi="Verdana" w:cs="Tahoma"/>
          <w:sz w:val="20"/>
          <w:szCs w:val="20"/>
        </w:rPr>
      </w:pPr>
    </w:p>
    <w:p w:rsidR="008F28EA" w:rsidRDefault="0055382E">
      <w:pPr>
        <w:pStyle w:val="ListParagraph"/>
        <w:numPr>
          <w:ilvl w:val="3"/>
          <w:numId w:val="5"/>
        </w:numPr>
        <w:spacing w:line="340" w:lineRule="exact"/>
        <w:jc w:val="both"/>
        <w:rPr>
          <w:rFonts w:ascii="Verdana" w:hAnsi="Verdana" w:cs="Tahoma"/>
          <w:sz w:val="20"/>
          <w:szCs w:val="20"/>
        </w:rPr>
      </w:pPr>
      <w:r>
        <w:rPr>
          <w:rFonts w:ascii="Verdana" w:hAnsi="Verdana" w:cs="Tahoma"/>
          <w:sz w:val="20"/>
          <w:szCs w:val="20"/>
        </w:rPr>
        <w:t>Os recursos obtidos pela Emissora durante o Período de Colocação provenientes dos pagamentos pelos Tomadores (conforme abaixo definido) das CCBs adquiridas pela Emissora poderão ser destinados à aquisição de CCBs adicionais durante o Período de Colocação.</w:t>
      </w:r>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2"/>
          <w:numId w:val="5"/>
        </w:numPr>
        <w:spacing w:line="340" w:lineRule="exact"/>
        <w:jc w:val="both"/>
        <w:rPr>
          <w:rFonts w:ascii="Verdana" w:hAnsi="Verdana" w:cs="Tahoma"/>
          <w:sz w:val="20"/>
          <w:szCs w:val="20"/>
        </w:rPr>
      </w:pPr>
      <w:bookmarkStart w:id="34" w:name="_Ref454963206"/>
      <w:bookmarkStart w:id="35" w:name="_Ref517080471"/>
      <w:r>
        <w:rPr>
          <w:rFonts w:ascii="Verdana" w:hAnsi="Verdana" w:cs="Tahoma"/>
          <w:sz w:val="20"/>
          <w:szCs w:val="20"/>
        </w:rPr>
        <w:t xml:space="preserve">O </w:t>
      </w:r>
      <w:r>
        <w:rPr>
          <w:rFonts w:ascii="Verdana" w:hAnsi="Verdana" w:cs="Tahoma"/>
          <w:b/>
          <w:sz w:val="20"/>
          <w:szCs w:val="20"/>
          <w:u w:val="single"/>
        </w:rPr>
        <w:t>Anexo I</w:t>
      </w:r>
      <w:r>
        <w:rPr>
          <w:rFonts w:ascii="Verdana" w:hAnsi="Verdana" w:cs="Tahoma"/>
          <w:sz w:val="20"/>
          <w:szCs w:val="20"/>
        </w:rPr>
        <w:t xml:space="preserve"> deverá ser atualizado por meio de aditamentos à presente Escritura, conforme modelo constante do </w:t>
      </w:r>
      <w:r>
        <w:rPr>
          <w:rFonts w:ascii="Verdana" w:hAnsi="Verdana" w:cs="Tahoma"/>
          <w:b/>
          <w:sz w:val="20"/>
          <w:szCs w:val="20"/>
          <w:u w:val="single"/>
        </w:rPr>
        <w:t>Anexo III</w:t>
      </w:r>
      <w:r>
        <w:rPr>
          <w:rFonts w:ascii="Verdana" w:hAnsi="Verdana" w:cs="Tahoma"/>
          <w:sz w:val="20"/>
          <w:szCs w:val="20"/>
        </w:rPr>
        <w:t>, de forma a incluir as novas CCBs adquiridas pela Emissora com recursos da presente Emissão.</w:t>
      </w:r>
      <w:bookmarkEnd w:id="34"/>
      <w:r>
        <w:rPr>
          <w:rFonts w:ascii="Verdana" w:hAnsi="Verdana" w:cs="Tahoma"/>
          <w:sz w:val="20"/>
          <w:szCs w:val="20"/>
        </w:rPr>
        <w:t xml:space="preserve"> A atualização do </w:t>
      </w:r>
      <w:r>
        <w:rPr>
          <w:rFonts w:ascii="Verdana" w:hAnsi="Verdana" w:cs="Tahoma"/>
          <w:b/>
          <w:sz w:val="20"/>
          <w:szCs w:val="20"/>
          <w:u w:val="single"/>
        </w:rPr>
        <w:t>Anexo I</w:t>
      </w:r>
      <w:r>
        <w:rPr>
          <w:rFonts w:ascii="Verdana" w:hAnsi="Verdana" w:cs="Tahoma"/>
          <w:sz w:val="20"/>
          <w:szCs w:val="20"/>
        </w:rPr>
        <w:t xml:space="preserve"> deverá ser realizada mensalmente, durante o período de alocação dos recursos recebidos por meio da Emissão, conforme estabelecido na Cláusula </w:t>
      </w:r>
      <w:r>
        <w:rPr>
          <w:rFonts w:ascii="Verdana" w:hAnsi="Verdana" w:cs="Tahoma"/>
          <w:sz w:val="20"/>
          <w:szCs w:val="20"/>
        </w:rPr>
        <w:fldChar w:fldCharType="begin"/>
      </w:r>
      <w:r>
        <w:rPr>
          <w:rFonts w:ascii="Verdana" w:hAnsi="Verdana" w:cs="Tahoma"/>
          <w:sz w:val="20"/>
          <w:szCs w:val="20"/>
        </w:rPr>
        <w:instrText xml:space="preserve"> REF _Ref465344335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3.6.3 abaixo</w:t>
      </w:r>
      <w:r>
        <w:rPr>
          <w:rFonts w:ascii="Verdana" w:hAnsi="Verdana" w:cs="Tahoma"/>
          <w:sz w:val="20"/>
          <w:szCs w:val="20"/>
        </w:rPr>
        <w:fldChar w:fldCharType="end"/>
      </w:r>
      <w:r>
        <w:rPr>
          <w:rFonts w:ascii="Verdana" w:hAnsi="Verdana" w:cs="Tahoma"/>
          <w:sz w:val="20"/>
          <w:szCs w:val="20"/>
        </w:rPr>
        <w:t>, ou sempre que a Emissora julgar necessário.</w:t>
      </w:r>
      <w:bookmarkEnd w:id="35"/>
    </w:p>
    <w:p w:rsidR="008F28EA" w:rsidRDefault="008F28EA">
      <w:pPr>
        <w:spacing w:line="340" w:lineRule="exact"/>
        <w:jc w:val="both"/>
        <w:rPr>
          <w:rFonts w:ascii="Verdana" w:hAnsi="Verdana" w:cs="Tahoma"/>
          <w:sz w:val="20"/>
          <w:szCs w:val="20"/>
        </w:rPr>
      </w:pPr>
    </w:p>
    <w:p w:rsidR="008F28EA" w:rsidRDefault="0055382E">
      <w:pPr>
        <w:numPr>
          <w:ilvl w:val="3"/>
          <w:numId w:val="5"/>
        </w:numPr>
        <w:spacing w:line="340" w:lineRule="exact"/>
        <w:jc w:val="both"/>
        <w:rPr>
          <w:rFonts w:ascii="Verdana" w:hAnsi="Verdana" w:cs="Tahoma"/>
          <w:sz w:val="20"/>
          <w:szCs w:val="20"/>
        </w:rPr>
      </w:pPr>
      <w:r>
        <w:rPr>
          <w:rFonts w:ascii="Verdana" w:hAnsi="Verdana" w:cs="Tahoma"/>
          <w:sz w:val="20"/>
          <w:szCs w:val="20"/>
        </w:rPr>
        <w:lastRenderedPageBreak/>
        <w:t xml:space="preserve">Fica desde já estabelecido que, para todos os fins desta Escritura, as novas CCBs adquiridas pela Emissora nos termos das Cláusulas </w:t>
      </w:r>
      <w:r>
        <w:rPr>
          <w:rFonts w:ascii="Verdana" w:hAnsi="Verdana" w:cs="Tahoma"/>
          <w:sz w:val="20"/>
          <w:szCs w:val="20"/>
        </w:rPr>
        <w:fldChar w:fldCharType="begin"/>
      </w:r>
      <w:r>
        <w:rPr>
          <w:rFonts w:ascii="Verdana" w:hAnsi="Verdana" w:cs="Tahoma"/>
          <w:sz w:val="20"/>
          <w:szCs w:val="20"/>
        </w:rPr>
        <w:instrText xml:space="preserve"> REF _Ref454963225 \r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3.6.1</w:t>
      </w:r>
      <w:r>
        <w:rPr>
          <w:rFonts w:ascii="Verdana" w:hAnsi="Verdana" w:cs="Tahoma"/>
          <w:sz w:val="20"/>
          <w:szCs w:val="20"/>
        </w:rPr>
        <w:fldChar w:fldCharType="end"/>
      </w:r>
      <w:r>
        <w:rPr>
          <w:rFonts w:ascii="Verdana" w:hAnsi="Verdana" w:cs="Tahoma"/>
          <w:sz w:val="20"/>
          <w:szCs w:val="20"/>
        </w:rPr>
        <w:t xml:space="preserve"> e </w:t>
      </w:r>
      <w:r>
        <w:rPr>
          <w:rFonts w:ascii="Verdana" w:hAnsi="Verdana" w:cs="Tahoma"/>
          <w:sz w:val="20"/>
          <w:szCs w:val="20"/>
        </w:rPr>
        <w:fldChar w:fldCharType="begin"/>
      </w:r>
      <w:r>
        <w:rPr>
          <w:rFonts w:ascii="Verdana" w:hAnsi="Verdana" w:cs="Tahoma"/>
          <w:sz w:val="20"/>
          <w:szCs w:val="20"/>
        </w:rPr>
        <w:instrText xml:space="preserve"> REF _Ref454963206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3.6.2 acima</w:t>
      </w:r>
      <w:r>
        <w:rPr>
          <w:rFonts w:ascii="Verdana" w:hAnsi="Verdana" w:cs="Tahoma"/>
          <w:sz w:val="20"/>
          <w:szCs w:val="20"/>
        </w:rPr>
        <w:fldChar w:fldCharType="end"/>
      </w:r>
      <w:r>
        <w:rPr>
          <w:rFonts w:ascii="Verdana" w:hAnsi="Verdana" w:cs="Tahoma"/>
          <w:sz w:val="20"/>
          <w:szCs w:val="20"/>
        </w:rPr>
        <w:t xml:space="preserve"> deverão integrar a definição de CCBs constante desta Escritura.</w:t>
      </w:r>
    </w:p>
    <w:p w:rsidR="008F28EA" w:rsidRDefault="008F28EA">
      <w:pPr>
        <w:spacing w:line="340" w:lineRule="exact"/>
        <w:jc w:val="both"/>
        <w:rPr>
          <w:rFonts w:ascii="Verdana" w:hAnsi="Verdana" w:cs="Tahoma"/>
          <w:sz w:val="20"/>
          <w:szCs w:val="20"/>
        </w:rPr>
      </w:pPr>
    </w:p>
    <w:p w:rsidR="008F28EA" w:rsidRDefault="0055382E">
      <w:pPr>
        <w:numPr>
          <w:ilvl w:val="2"/>
          <w:numId w:val="5"/>
        </w:numPr>
        <w:spacing w:line="340" w:lineRule="exact"/>
        <w:jc w:val="both"/>
        <w:rPr>
          <w:rFonts w:ascii="Verdana" w:hAnsi="Verdana" w:cs="Tahoma"/>
          <w:sz w:val="20"/>
          <w:szCs w:val="20"/>
        </w:rPr>
      </w:pPr>
      <w:bookmarkStart w:id="36" w:name="_Ref465344335"/>
      <w:r>
        <w:rPr>
          <w:rFonts w:ascii="Verdana" w:hAnsi="Verdana" w:cs="Tahoma"/>
          <w:sz w:val="20"/>
          <w:szCs w:val="20"/>
        </w:rPr>
        <w:t>A Emissora deverá, no prazo máximo de 1 (um) ano, contado da Data de Emissão, alocar a totalidade dos recursos recebidos na forma indicada na Cláusula </w:t>
      </w:r>
      <w:r>
        <w:rPr>
          <w:rFonts w:ascii="Verdana" w:hAnsi="Verdana" w:cs="Tahoma"/>
          <w:sz w:val="20"/>
          <w:szCs w:val="20"/>
        </w:rPr>
        <w:fldChar w:fldCharType="begin"/>
      </w:r>
      <w:r>
        <w:rPr>
          <w:rFonts w:ascii="Verdana" w:hAnsi="Verdana" w:cs="Tahoma"/>
          <w:sz w:val="20"/>
          <w:szCs w:val="20"/>
        </w:rPr>
        <w:instrText xml:space="preserve"> REF _Ref422391407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3.6.1 acima</w:t>
      </w:r>
      <w:r>
        <w:rPr>
          <w:rFonts w:ascii="Verdana" w:hAnsi="Verdana" w:cs="Tahoma"/>
          <w:sz w:val="20"/>
          <w:szCs w:val="20"/>
        </w:rPr>
        <w:fldChar w:fldCharType="end"/>
      </w:r>
      <w:r>
        <w:rPr>
          <w:rFonts w:ascii="Verdana" w:hAnsi="Verdana" w:cs="Tahoma"/>
          <w:sz w:val="20"/>
          <w:szCs w:val="20"/>
        </w:rPr>
        <w:t>, observado que todos os recursos não alocados neste prazo deverão ser utilizados pela Emissora para amortização extraordinária das Debêntures, no dia 5 (cinco) do mês subsequente ao encerramento de tal prazo.</w:t>
      </w:r>
      <w:bookmarkEnd w:id="36"/>
    </w:p>
    <w:p w:rsidR="008F28EA" w:rsidRDefault="008F28EA">
      <w:pPr>
        <w:spacing w:line="340" w:lineRule="exact"/>
        <w:jc w:val="both"/>
        <w:rPr>
          <w:rFonts w:ascii="Verdana" w:hAnsi="Verdana" w:cs="Tahoma"/>
          <w:sz w:val="20"/>
          <w:szCs w:val="20"/>
        </w:rPr>
      </w:pPr>
    </w:p>
    <w:p w:rsidR="008F28EA" w:rsidRDefault="0055382E">
      <w:pPr>
        <w:numPr>
          <w:ilvl w:val="2"/>
          <w:numId w:val="5"/>
        </w:numPr>
        <w:spacing w:line="340" w:lineRule="exact"/>
        <w:jc w:val="both"/>
        <w:rPr>
          <w:rFonts w:ascii="Verdana" w:hAnsi="Verdana" w:cs="Tahoma"/>
          <w:sz w:val="20"/>
          <w:szCs w:val="20"/>
        </w:rPr>
      </w:pPr>
      <w:r>
        <w:rPr>
          <w:rFonts w:ascii="Verdana" w:hAnsi="Verdana" w:cs="Tahoma"/>
          <w:sz w:val="20"/>
          <w:szCs w:val="20"/>
        </w:rPr>
        <w:t xml:space="preserve">A Emissora deverá enviar ao Agente Fiduciário cópias digitais das CCBs, em até 20 (vinte) dias de cada aquisição de CCBs pela Emissora, de modo a evidenciar o percentual de Amortização Extraordinária Obrigatória, conforme previsto na Cláusula </w:t>
      </w:r>
      <w:r>
        <w:rPr>
          <w:rFonts w:ascii="Verdana" w:hAnsi="Verdana" w:cs="Tahoma"/>
          <w:sz w:val="20"/>
          <w:szCs w:val="20"/>
        </w:rPr>
        <w:fldChar w:fldCharType="begin"/>
      </w:r>
      <w:r>
        <w:rPr>
          <w:rFonts w:ascii="Verdana" w:hAnsi="Verdana" w:cs="Tahoma"/>
          <w:sz w:val="20"/>
          <w:szCs w:val="20"/>
        </w:rPr>
        <w:instrText xml:space="preserve"> REF _Ref519003078 \r \h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3.16</w:t>
      </w:r>
      <w:r>
        <w:rPr>
          <w:rFonts w:ascii="Verdana" w:hAnsi="Verdana" w:cs="Tahoma"/>
          <w:sz w:val="20"/>
          <w:szCs w:val="20"/>
        </w:rPr>
        <w:fldChar w:fldCharType="end"/>
      </w:r>
      <w:r>
        <w:rPr>
          <w:rFonts w:ascii="Verdana" w:hAnsi="Verdana" w:cs="Tahoma"/>
          <w:sz w:val="20"/>
          <w:szCs w:val="20"/>
        </w:rPr>
        <w:t xml:space="preserve"> abaixo.</w:t>
      </w:r>
    </w:p>
    <w:p w:rsidR="008F28EA" w:rsidRDefault="008F28EA">
      <w:pPr>
        <w:spacing w:line="340" w:lineRule="exact"/>
        <w:jc w:val="both"/>
        <w:rPr>
          <w:rFonts w:ascii="Verdana" w:hAnsi="Verdana" w:cs="Tahoma"/>
          <w:sz w:val="20"/>
          <w:szCs w:val="20"/>
        </w:rPr>
      </w:pPr>
    </w:p>
    <w:p w:rsidR="008F28EA" w:rsidRDefault="0055382E">
      <w:pPr>
        <w:keepNext/>
        <w:numPr>
          <w:ilvl w:val="1"/>
          <w:numId w:val="19"/>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Investimentos Permitidos</w:t>
      </w:r>
    </w:p>
    <w:p w:rsidR="008F28EA" w:rsidRDefault="008F28EA">
      <w:pPr>
        <w:keepNext/>
        <w:spacing w:line="340" w:lineRule="exact"/>
        <w:jc w:val="both"/>
        <w:rPr>
          <w:rFonts w:ascii="Verdana" w:eastAsia="MS Mincho" w:hAnsi="Verdana" w:cs="Tahoma"/>
          <w:b/>
          <w:bCs/>
          <w:sz w:val="20"/>
          <w:szCs w:val="20"/>
        </w:rPr>
      </w:pPr>
    </w:p>
    <w:p w:rsidR="008F28EA" w:rsidRDefault="0055382E">
      <w:pPr>
        <w:spacing w:line="340" w:lineRule="exact"/>
        <w:jc w:val="both"/>
        <w:rPr>
          <w:rFonts w:ascii="Verdana" w:hAnsi="Verdana" w:cs="Tahoma"/>
          <w:sz w:val="20"/>
          <w:szCs w:val="20"/>
        </w:rPr>
      </w:pPr>
      <w:bookmarkStart w:id="37" w:name="_Ref422391435"/>
      <w:r>
        <w:rPr>
          <w:rFonts w:ascii="Verdana" w:hAnsi="Verdana" w:cs="Tahoma"/>
          <w:sz w:val="20"/>
          <w:szCs w:val="20"/>
        </w:rPr>
        <w:t>3.7.1.</w:t>
      </w:r>
      <w:r>
        <w:rPr>
          <w:rFonts w:ascii="Verdana" w:hAnsi="Verdana" w:cs="Tahoma"/>
          <w:sz w:val="20"/>
          <w:szCs w:val="20"/>
        </w:rPr>
        <w:tab/>
        <w:t>Sem prejuízo do disposto na Cláusula </w:t>
      </w:r>
      <w:r>
        <w:rPr>
          <w:rFonts w:ascii="Verdana" w:hAnsi="Verdana" w:cs="Tahoma"/>
          <w:b/>
          <w:sz w:val="20"/>
          <w:szCs w:val="20"/>
        </w:rPr>
        <w:fldChar w:fldCharType="begin"/>
      </w:r>
      <w:r>
        <w:rPr>
          <w:rFonts w:ascii="Verdana" w:hAnsi="Verdana" w:cs="Tahoma"/>
          <w:sz w:val="20"/>
          <w:szCs w:val="20"/>
        </w:rPr>
        <w:instrText xml:space="preserve"> REF _Ref422391421 \n \p \h </w:instrText>
      </w:r>
      <w:r>
        <w:rPr>
          <w:rFonts w:ascii="Verdana" w:hAnsi="Verdana" w:cs="Tahoma"/>
          <w:b/>
          <w:sz w:val="20"/>
          <w:szCs w:val="20"/>
        </w:rPr>
        <w:instrText xml:space="preserve"> \* MERGEFORMAT </w:instrText>
      </w:r>
      <w:r>
        <w:rPr>
          <w:rFonts w:ascii="Verdana" w:hAnsi="Verdana" w:cs="Tahoma"/>
          <w:b/>
          <w:sz w:val="20"/>
          <w:szCs w:val="20"/>
        </w:rPr>
      </w:r>
      <w:r>
        <w:rPr>
          <w:rFonts w:ascii="Verdana" w:hAnsi="Verdana" w:cs="Tahoma"/>
          <w:b/>
          <w:sz w:val="20"/>
          <w:szCs w:val="20"/>
        </w:rPr>
        <w:fldChar w:fldCharType="separate"/>
      </w:r>
      <w:r>
        <w:rPr>
          <w:rFonts w:ascii="Verdana" w:hAnsi="Verdana" w:cs="Tahoma"/>
          <w:sz w:val="20"/>
          <w:szCs w:val="20"/>
        </w:rPr>
        <w:t>3.6 acima</w:t>
      </w:r>
      <w:r>
        <w:rPr>
          <w:rFonts w:ascii="Verdana" w:hAnsi="Verdana" w:cs="Tahoma"/>
          <w:b/>
          <w:sz w:val="20"/>
          <w:szCs w:val="20"/>
        </w:rPr>
        <w:fldChar w:fldCharType="end"/>
      </w:r>
      <w:r>
        <w:rPr>
          <w:rFonts w:ascii="Verdana" w:hAnsi="Verdana" w:cs="Tahoma"/>
          <w:sz w:val="20"/>
          <w:szCs w:val="20"/>
        </w:rPr>
        <w:t>, as Partes concordam que os recursos recebidos pela Emissora, na qualidade de credora das CCBs e enquanto não alocados para a aquisição de novas CCBs, deverão ser aplicados em títulos públicos federais e ativos de renda fixa, de baixo risco, com liquidez diária, de emissão de bancos de primeira linha ou integrantes da carteira de fundos de investimento administrados por instituições financeiras de primeira linha, seja diretamente ou por meio de suas afiliadas (“</w:t>
      </w:r>
      <w:r>
        <w:rPr>
          <w:rFonts w:ascii="Verdana" w:hAnsi="Verdana" w:cs="Tahoma"/>
          <w:b/>
          <w:sz w:val="20"/>
          <w:szCs w:val="20"/>
        </w:rPr>
        <w:t>Investimentos Permitidos</w:t>
      </w:r>
      <w:r>
        <w:rPr>
          <w:rFonts w:ascii="Verdana" w:hAnsi="Verdana" w:cs="Tahoma"/>
          <w:sz w:val="20"/>
          <w:szCs w:val="20"/>
        </w:rPr>
        <w:t>”).</w:t>
      </w:r>
      <w:bookmarkEnd w:id="37"/>
    </w:p>
    <w:p w:rsidR="008F28EA" w:rsidRDefault="008F28EA">
      <w:pPr>
        <w:spacing w:line="340" w:lineRule="exact"/>
        <w:jc w:val="both"/>
        <w:rPr>
          <w:rFonts w:ascii="Verdana" w:hAnsi="Verdana" w:cs="Tahoma"/>
          <w:sz w:val="20"/>
          <w:szCs w:val="20"/>
        </w:rPr>
      </w:pPr>
    </w:p>
    <w:p w:rsidR="008F28EA" w:rsidRDefault="0055382E">
      <w:pPr>
        <w:spacing w:line="340" w:lineRule="exact"/>
        <w:jc w:val="both"/>
        <w:rPr>
          <w:rStyle w:val="Strong"/>
          <w:rFonts w:ascii="Verdana" w:eastAsia="SimSun" w:hAnsi="Verdana" w:cs="Tahoma"/>
          <w:snapToGrid w:val="0"/>
          <w:sz w:val="20"/>
          <w:szCs w:val="20"/>
        </w:rPr>
      </w:pPr>
      <w:r>
        <w:rPr>
          <w:rFonts w:ascii="Verdana" w:hAnsi="Verdana" w:cs="Tahoma"/>
          <w:sz w:val="20"/>
          <w:szCs w:val="20"/>
        </w:rPr>
        <w:t>3.7.1.1.</w:t>
      </w:r>
      <w:r>
        <w:rPr>
          <w:rFonts w:ascii="Verdana" w:hAnsi="Verdana" w:cs="Tahoma"/>
          <w:sz w:val="20"/>
          <w:szCs w:val="20"/>
        </w:rPr>
        <w:tab/>
        <w:t>A Emissora deverá notificar o Agente Fiduciário anualmente, até o total pagamento das Debêntures, reportando os Investimentos Permitidos realizados no referido ano, de maneira a evidenciar o cumprimento pela Emissora do disposto na Cláusula 3.7.1 acima.</w:t>
      </w:r>
    </w:p>
    <w:p w:rsidR="008F28EA" w:rsidRDefault="008F28EA">
      <w:pPr>
        <w:spacing w:line="340" w:lineRule="exact"/>
        <w:jc w:val="both"/>
        <w:rPr>
          <w:rFonts w:ascii="Verdana" w:eastAsia="SimSun" w:hAnsi="Verdana" w:cs="Tahoma"/>
          <w:b/>
          <w:bCs/>
          <w:snapToGrid w:val="0"/>
          <w:sz w:val="20"/>
          <w:szCs w:val="20"/>
        </w:rPr>
      </w:pPr>
    </w:p>
    <w:p w:rsidR="008F28EA" w:rsidRDefault="0055382E">
      <w:pPr>
        <w:keepNext/>
        <w:numPr>
          <w:ilvl w:val="1"/>
          <w:numId w:val="19"/>
        </w:numPr>
        <w:spacing w:line="340" w:lineRule="exact"/>
        <w:ind w:left="0" w:firstLine="0"/>
        <w:jc w:val="both"/>
        <w:rPr>
          <w:rFonts w:ascii="Verdana" w:eastAsia="MS Mincho" w:hAnsi="Verdana" w:cs="Tahoma"/>
          <w:b/>
          <w:bCs/>
          <w:sz w:val="20"/>
          <w:szCs w:val="20"/>
        </w:rPr>
      </w:pPr>
      <w:bookmarkStart w:id="38" w:name="_Ref450676472"/>
      <w:r>
        <w:rPr>
          <w:rFonts w:ascii="Verdana" w:eastAsia="MS Mincho" w:hAnsi="Verdana" w:cs="Tahoma"/>
          <w:b/>
          <w:bCs/>
          <w:sz w:val="20"/>
          <w:szCs w:val="20"/>
        </w:rPr>
        <w:t>Direitos Creditórios Vinculados às Debêntures</w:t>
      </w:r>
      <w:bookmarkEnd w:id="38"/>
    </w:p>
    <w:p w:rsidR="008F28EA" w:rsidRDefault="008F28EA">
      <w:pPr>
        <w:keepNext/>
        <w:spacing w:line="340" w:lineRule="exact"/>
        <w:jc w:val="both"/>
        <w:rPr>
          <w:rFonts w:ascii="Verdana" w:eastAsia="MS Mincho" w:hAnsi="Verdana" w:cs="Tahoma"/>
          <w:b/>
          <w:bCs/>
          <w:sz w:val="20"/>
          <w:szCs w:val="20"/>
        </w:rPr>
      </w:pPr>
    </w:p>
    <w:p w:rsidR="008F28EA" w:rsidRDefault="0055382E">
      <w:pPr>
        <w:pStyle w:val="ListParagraph"/>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As CCBs serão vinculadas às Debêntures emitidas por meio desta Escritura, conforme aditada periodicamente, para fins de amortização das Debêntures e pagamento do Prêmio de Reembolso, nos termos da Resolução do Conselho Monetário Nacional nº 2.686, de 26 de janeiro de 2000, conforme alterada (“</w:t>
      </w:r>
      <w:r>
        <w:rPr>
          <w:rFonts w:ascii="Verdana" w:hAnsi="Verdana" w:cs="Tahoma"/>
          <w:b/>
          <w:sz w:val="20"/>
          <w:szCs w:val="20"/>
        </w:rPr>
        <w:t>Resolução CMN 2.686</w:t>
      </w:r>
      <w:r>
        <w:rPr>
          <w:rFonts w:ascii="Verdana" w:hAnsi="Verdana" w:cs="Tahoma"/>
          <w:sz w:val="20"/>
          <w:szCs w:val="20"/>
        </w:rPr>
        <w:t>”).</w:t>
      </w:r>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2"/>
          <w:numId w:val="20"/>
        </w:numPr>
        <w:spacing w:line="340" w:lineRule="exact"/>
        <w:ind w:left="0" w:firstLine="0"/>
        <w:jc w:val="both"/>
        <w:rPr>
          <w:rStyle w:val="Strong"/>
          <w:rFonts w:ascii="Verdana" w:hAnsi="Verdana" w:cs="Tahoma"/>
          <w:b w:val="0"/>
          <w:bCs w:val="0"/>
          <w:sz w:val="20"/>
          <w:szCs w:val="20"/>
        </w:rPr>
      </w:pPr>
      <w:r>
        <w:rPr>
          <w:rFonts w:ascii="Verdana" w:hAnsi="Verdana" w:cs="Tahoma"/>
          <w:sz w:val="20"/>
          <w:szCs w:val="20"/>
        </w:rPr>
        <w:t xml:space="preserve">Os Debenturistas declaram-se cientes de que as CCBs são emitidas por </w:t>
      </w:r>
      <w:r>
        <w:rPr>
          <w:rFonts w:ascii="Verdana" w:hAnsi="Verdana" w:cs="Tahoma"/>
          <w:kern w:val="28"/>
          <w:sz w:val="20"/>
          <w:szCs w:val="20"/>
        </w:rPr>
        <w:t>pessoas físicas ou jurídicas (“</w:t>
      </w:r>
      <w:r>
        <w:rPr>
          <w:rFonts w:ascii="Verdana" w:hAnsi="Verdana" w:cs="Tahoma"/>
          <w:b/>
          <w:kern w:val="28"/>
          <w:sz w:val="20"/>
          <w:szCs w:val="20"/>
        </w:rPr>
        <w:t>Tomador</w:t>
      </w:r>
      <w:r>
        <w:rPr>
          <w:rFonts w:ascii="Verdana" w:hAnsi="Verdana" w:cs="Tahoma"/>
          <w:kern w:val="28"/>
          <w:sz w:val="20"/>
          <w:szCs w:val="20"/>
        </w:rPr>
        <w:t xml:space="preserve">”) </w:t>
      </w:r>
      <w:r>
        <w:rPr>
          <w:rFonts w:ascii="Verdana" w:hAnsi="Verdana" w:cs="Tahoma"/>
          <w:sz w:val="20"/>
          <w:szCs w:val="20"/>
        </w:rPr>
        <w:t xml:space="preserve">por meio da plataforma eletrônica acessível </w:t>
      </w:r>
      <w:r>
        <w:rPr>
          <w:rFonts w:ascii="Verdana" w:hAnsi="Verdana" w:cs="Tahoma"/>
          <w:sz w:val="20"/>
          <w:szCs w:val="20"/>
        </w:rPr>
        <w:lastRenderedPageBreak/>
        <w:t>por sítio eletrônico</w:t>
      </w:r>
      <w:r>
        <w:rPr>
          <w:rFonts w:ascii="Verdana" w:hAnsi="Verdana"/>
          <w:sz w:val="20"/>
          <w:szCs w:val="20"/>
        </w:rPr>
        <w:t>,</w:t>
      </w:r>
      <w:r>
        <w:rPr>
          <w:rFonts w:ascii="Verdana" w:hAnsi="Verdana" w:cs="Tahoma"/>
          <w:sz w:val="20"/>
          <w:szCs w:val="20"/>
        </w:rPr>
        <w:t xml:space="preserve"> desenvolvida e mantida pela Biva Serviços Financeiros S.A. (“</w:t>
      </w:r>
      <w:r>
        <w:rPr>
          <w:rFonts w:ascii="Verdana" w:hAnsi="Verdana" w:cs="Tahoma"/>
          <w:b/>
          <w:sz w:val="20"/>
          <w:szCs w:val="20"/>
        </w:rPr>
        <w:t>Biva</w:t>
      </w:r>
      <w:r>
        <w:rPr>
          <w:rFonts w:ascii="Verdana" w:hAnsi="Verdana" w:cs="Tahoma"/>
          <w:sz w:val="20"/>
          <w:szCs w:val="20"/>
        </w:rPr>
        <w:t>”) e/ou por qualquer empresa de seu grupo econômico (“</w:t>
      </w:r>
      <w:r>
        <w:rPr>
          <w:rFonts w:ascii="Verdana" w:hAnsi="Verdana" w:cs="Tahoma"/>
          <w:b/>
          <w:sz w:val="20"/>
          <w:szCs w:val="20"/>
        </w:rPr>
        <w:t>Plataforma</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numPr>
          <w:ilvl w:val="3"/>
          <w:numId w:val="20"/>
        </w:numPr>
        <w:spacing w:line="340" w:lineRule="exact"/>
        <w:ind w:left="0" w:firstLine="0"/>
        <w:jc w:val="both"/>
        <w:rPr>
          <w:rStyle w:val="Hyperlink"/>
          <w:rFonts w:ascii="Verdana" w:hAnsi="Verdana" w:cs="Tahoma"/>
          <w:color w:val="auto"/>
          <w:sz w:val="20"/>
          <w:szCs w:val="20"/>
          <w:u w:val="none"/>
        </w:rPr>
      </w:pPr>
      <w:r>
        <w:rPr>
          <w:rFonts w:ascii="Verdana" w:hAnsi="Verdana" w:cs="Tahoma"/>
          <w:sz w:val="20"/>
          <w:szCs w:val="20"/>
        </w:rPr>
        <w:t>A Plataforma tem por objetivo disponibilizar um ambiente eletrônico por meio do qual um Tomador pode enviar suas propostas para captação de recursos, as quais serão submetidas à avaliação da Biva e/ou de qualquer empresa de seu grupo econômico, conforme o caso, nos termos de suas políticas internas</w:t>
      </w:r>
      <w:r>
        <w:rPr>
          <w:rStyle w:val="Hyperlink"/>
          <w:rFonts w:ascii="Verdana" w:hAnsi="Verdana" w:cs="Tahoma"/>
          <w:color w:val="auto"/>
          <w:sz w:val="20"/>
          <w:szCs w:val="20"/>
          <w:u w:val="none"/>
        </w:rPr>
        <w:t>.</w:t>
      </w:r>
    </w:p>
    <w:p w:rsidR="008F28EA" w:rsidRDefault="008F28EA">
      <w:pPr>
        <w:spacing w:line="340" w:lineRule="exact"/>
        <w:jc w:val="both"/>
        <w:rPr>
          <w:rFonts w:ascii="Verdana" w:hAnsi="Verdana" w:cs="Tahoma"/>
          <w:sz w:val="20"/>
          <w:szCs w:val="20"/>
        </w:rPr>
      </w:pPr>
    </w:p>
    <w:p w:rsidR="008F28EA" w:rsidRDefault="0055382E">
      <w:pPr>
        <w:numPr>
          <w:ilvl w:val="3"/>
          <w:numId w:val="20"/>
        </w:numPr>
        <w:tabs>
          <w:tab w:val="left" w:pos="1169"/>
        </w:tabs>
        <w:spacing w:line="340" w:lineRule="exact"/>
        <w:ind w:left="0" w:firstLine="0"/>
        <w:jc w:val="both"/>
        <w:rPr>
          <w:rFonts w:ascii="Verdana" w:hAnsi="Verdana" w:cs="Tahoma"/>
          <w:sz w:val="20"/>
          <w:szCs w:val="20"/>
        </w:rPr>
      </w:pPr>
      <w:r>
        <w:rPr>
          <w:rFonts w:ascii="Verdana" w:hAnsi="Verdana" w:cs="Tahoma"/>
          <w:sz w:val="20"/>
          <w:szCs w:val="20"/>
        </w:rPr>
        <w:t>Uma vez atendidos todos os termos de uso constantes da Plataforma e aceita a proposta do Tomador, são disponibilizadas a este Tomador a(s) CCB(s), vinculada(s) à proposta por ele apresentada, cada qual assinada e emitida em favor de instituição financeira identificada na(s) respectiva(s) CCB(s), nos termos da Lei nº 10.931 (“</w:t>
      </w:r>
      <w:r>
        <w:rPr>
          <w:rFonts w:ascii="Verdana" w:hAnsi="Verdana" w:cs="Tahoma"/>
          <w:b/>
          <w:sz w:val="20"/>
          <w:szCs w:val="20"/>
        </w:rPr>
        <w:t>Instituição Financeira</w:t>
      </w:r>
      <w:r>
        <w:rPr>
          <w:rFonts w:ascii="Verdana" w:hAnsi="Verdana" w:cs="Tahoma"/>
          <w:sz w:val="20"/>
          <w:szCs w:val="20"/>
        </w:rPr>
        <w:t>”).</w:t>
      </w:r>
    </w:p>
    <w:p w:rsidR="008F28EA" w:rsidRDefault="008F28EA">
      <w:pPr>
        <w:tabs>
          <w:tab w:val="left" w:pos="1169"/>
        </w:tabs>
        <w:spacing w:line="340" w:lineRule="exact"/>
        <w:jc w:val="both"/>
        <w:rPr>
          <w:rFonts w:ascii="Verdana" w:hAnsi="Verdana" w:cs="Tahoma"/>
          <w:sz w:val="20"/>
          <w:szCs w:val="20"/>
        </w:rPr>
      </w:pPr>
    </w:p>
    <w:p w:rsidR="008F28EA" w:rsidRDefault="0055382E">
      <w:pPr>
        <w:numPr>
          <w:ilvl w:val="3"/>
          <w:numId w:val="20"/>
        </w:numPr>
        <w:spacing w:line="340" w:lineRule="exact"/>
        <w:ind w:left="0" w:firstLine="0"/>
        <w:jc w:val="both"/>
        <w:rPr>
          <w:rFonts w:ascii="Verdana" w:hAnsi="Verdana" w:cs="Tahoma"/>
          <w:sz w:val="20"/>
          <w:szCs w:val="20"/>
        </w:rPr>
      </w:pPr>
      <w:bookmarkStart w:id="39" w:name="_DV_M49"/>
      <w:bookmarkStart w:id="40" w:name="_DV_M50"/>
      <w:bookmarkStart w:id="41" w:name="_DV_M57"/>
      <w:bookmarkStart w:id="42" w:name="_DV_M60"/>
      <w:bookmarkStart w:id="43" w:name="_Ref465195304"/>
      <w:bookmarkEnd w:id="39"/>
      <w:bookmarkEnd w:id="40"/>
      <w:bookmarkEnd w:id="41"/>
      <w:bookmarkEnd w:id="42"/>
      <w:r>
        <w:rPr>
          <w:rFonts w:ascii="Verdana" w:hAnsi="Verdana" w:cs="Tahoma"/>
          <w:sz w:val="20"/>
          <w:szCs w:val="20"/>
        </w:rPr>
        <w:t>A transferência da titularidade das CCBs da Instituição Financeira e/ou outra entidade para a Emissora é realizada por meio de endosso em preto, nos termos do artigo 29, parágrafo 1º da Lei nº 10.931.</w:t>
      </w:r>
      <w:bookmarkEnd w:id="43"/>
    </w:p>
    <w:p w:rsidR="008F28EA" w:rsidRDefault="008F28EA">
      <w:pPr>
        <w:spacing w:line="340" w:lineRule="exact"/>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Forma de Colocação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Style w:val="Strong"/>
          <w:rFonts w:ascii="Verdana" w:eastAsia="MS Mincho" w:hAnsi="Verdana" w:cs="Tahoma"/>
          <w:b w:val="0"/>
          <w:sz w:val="20"/>
          <w:szCs w:val="20"/>
        </w:rPr>
      </w:pPr>
      <w:r>
        <w:rPr>
          <w:rFonts w:ascii="Verdana" w:eastAsia="MS Mincho" w:hAnsi="Verdana" w:cs="Tahoma"/>
          <w:bCs/>
          <w:sz w:val="20"/>
          <w:szCs w:val="20"/>
        </w:rPr>
        <w:t>As Debêntures serão objeto de colocação privada, sem a intermediação de quaisquer instituições integrantes do sistema de distribuição de valores mobiliários e/ou qualquer esforço de venda perante investidores.</w:t>
      </w:r>
    </w:p>
    <w:p w:rsidR="008F28EA" w:rsidRDefault="008F28EA">
      <w:pPr>
        <w:spacing w:line="340" w:lineRule="exact"/>
        <w:jc w:val="both"/>
        <w:rPr>
          <w:rFonts w:ascii="Verdana" w:eastAsia="MS Mincho" w:hAnsi="Verdana" w:cs="Tahoma"/>
          <w:bCs/>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Forma e Circulação e Comprovação de Titularidade</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As Debêntures serão nominativas e escriturais, sem a emissão de cautelas ou certificados, e não serão conversíveis em ações da Emissora. </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As Debêntures não serão registradas para negociação em qualquer mercado regulamentado de valores mobiliários. As transferências de titularidade das Debêntures serão realizadas por meio de operações privadas, as quais serão registradas junto ao Escriturador (conforme definido abaixo).</w:t>
      </w:r>
    </w:p>
    <w:p w:rsidR="008F28EA" w:rsidRDefault="008F28EA">
      <w:pPr>
        <w:spacing w:line="340" w:lineRule="exact"/>
        <w:ind w:left="737"/>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A instituição prestadora de serviços de escrituração e liquidação das Debêntures é a </w:t>
      </w:r>
      <w:r>
        <w:rPr>
          <w:rFonts w:ascii="Verdana" w:hAnsi="Verdana"/>
          <w:b/>
          <w:bCs/>
          <w:sz w:val="20"/>
        </w:rPr>
        <w:t>OLIVEIRA TRUST DISTRIBUIDORA DE TÍTULOS E VALORES MOBILIÁRIOS S.A.</w:t>
      </w:r>
      <w:r>
        <w:rPr>
          <w:rFonts w:ascii="Verdana" w:eastAsia="MS Mincho" w:hAnsi="Verdana" w:cs="Tahoma"/>
          <w:sz w:val="20"/>
          <w:szCs w:val="20"/>
        </w:rPr>
        <w:t xml:space="preserve"> (“</w:t>
      </w:r>
      <w:r>
        <w:rPr>
          <w:rFonts w:ascii="Verdana" w:eastAsia="MS Mincho" w:hAnsi="Verdana" w:cs="Tahoma"/>
          <w:b/>
          <w:sz w:val="20"/>
          <w:szCs w:val="20"/>
        </w:rPr>
        <w:t>Escriturador</w:t>
      </w:r>
      <w:r>
        <w:rPr>
          <w:rFonts w:ascii="Verdana" w:eastAsia="MS Mincho" w:hAnsi="Verdana" w:cs="Tahoma"/>
          <w:sz w:val="20"/>
          <w:szCs w:val="20"/>
        </w:rPr>
        <w:t>") já qualificada no preâmbulo da presente Escritura de Emissão.</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lastRenderedPageBreak/>
        <w:t>Espécie</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Style w:val="Strong"/>
          <w:rFonts w:ascii="Verdana" w:eastAsia="MS Mincho" w:hAnsi="Verdana" w:cs="Tahoma"/>
          <w:b w:val="0"/>
          <w:bCs w:val="0"/>
          <w:sz w:val="20"/>
          <w:szCs w:val="20"/>
        </w:rPr>
      </w:pPr>
      <w:r>
        <w:rPr>
          <w:rFonts w:ascii="Verdana" w:eastAsia="MS Mincho" w:hAnsi="Verdana" w:cs="Tahoma"/>
          <w:sz w:val="20"/>
          <w:szCs w:val="20"/>
        </w:rPr>
        <w:t>As Debêntures de todas as Séries serão da espécie subordinada.</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Valor Nominal Unitário e Atualização do Valor Nominal Unitário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Style w:val="Strong"/>
          <w:rFonts w:ascii="Verdana" w:hAnsi="Verdana" w:cs="Tahoma"/>
          <w:b w:val="0"/>
          <w:bCs w:val="0"/>
          <w:sz w:val="20"/>
          <w:szCs w:val="20"/>
        </w:rPr>
      </w:pPr>
      <w:bookmarkStart w:id="44" w:name="_DV_M95"/>
      <w:bookmarkEnd w:id="44"/>
      <w:r>
        <w:rPr>
          <w:rFonts w:ascii="Verdana" w:hAnsi="Verdana" w:cs="Tahoma"/>
          <w:sz w:val="20"/>
          <w:szCs w:val="20"/>
        </w:rPr>
        <w:t xml:space="preserve">As Debêntures de todas as Séries terão valor nominal unitário de </w:t>
      </w:r>
      <w:r>
        <w:rPr>
          <w:rFonts w:ascii="Verdana" w:hAnsi="Verdana" w:cs="Tahoma"/>
          <w:bCs/>
          <w:sz w:val="20"/>
          <w:szCs w:val="20"/>
        </w:rPr>
        <w:t xml:space="preserve">R$ 1.000,00 (mil reais) </w:t>
      </w:r>
      <w:r>
        <w:rPr>
          <w:rFonts w:ascii="Verdana" w:hAnsi="Verdana" w:cs="Tahoma"/>
          <w:sz w:val="20"/>
          <w:szCs w:val="20"/>
        </w:rPr>
        <w:t>na Data de Emissão (“</w:t>
      </w:r>
      <w:r>
        <w:rPr>
          <w:rFonts w:ascii="Verdana" w:hAnsi="Verdana" w:cs="Tahoma"/>
          <w:b/>
          <w:sz w:val="20"/>
          <w:szCs w:val="20"/>
        </w:rPr>
        <w:t>Valor Nominal Unitário</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numPr>
          <w:ilvl w:val="2"/>
          <w:numId w:val="20"/>
        </w:numPr>
        <w:spacing w:line="340" w:lineRule="exact"/>
        <w:ind w:left="0" w:firstLine="0"/>
        <w:jc w:val="both"/>
        <w:rPr>
          <w:rStyle w:val="Strong"/>
          <w:rFonts w:ascii="Verdana" w:hAnsi="Verdana" w:cs="Tahoma"/>
          <w:b w:val="0"/>
          <w:bCs w:val="0"/>
          <w:sz w:val="20"/>
          <w:szCs w:val="20"/>
        </w:rPr>
      </w:pPr>
      <w:r>
        <w:rPr>
          <w:rFonts w:ascii="Verdana" w:hAnsi="Verdana" w:cs="Tahoma"/>
          <w:sz w:val="20"/>
          <w:szCs w:val="20"/>
          <w:lang w:eastAsia="en-US"/>
        </w:rPr>
        <w:t xml:space="preserve">O Valor Nominal Unitário das Debêntures será acrescido, a partir da Data de Emissão de cada Série e </w:t>
      </w:r>
      <w:r>
        <w:rPr>
          <w:rFonts w:ascii="Verdana" w:hAnsi="Verdana" w:cs="Tahoma"/>
          <w:sz w:val="20"/>
          <w:szCs w:val="20"/>
        </w:rPr>
        <w:t>até o final do Período de Colocação</w:t>
      </w:r>
      <w:r>
        <w:rPr>
          <w:rFonts w:ascii="Verdana" w:hAnsi="Verdana" w:cs="Tahoma"/>
          <w:sz w:val="20"/>
          <w:szCs w:val="20"/>
          <w:lang w:eastAsia="en-US"/>
        </w:rPr>
        <w:t xml:space="preserve">, por uma taxa equivalente a </w:t>
      </w:r>
      <w:r>
        <w:rPr>
          <w:rFonts w:ascii="Verdana" w:hAnsi="Verdana" w:cs="Tahoma"/>
          <w:sz w:val="20"/>
          <w:szCs w:val="20"/>
        </w:rPr>
        <w:t xml:space="preserve">100% (cem por cento) da variação acumulada das taxas médias diárias dos DI – Depósitos Interfinanceiros de um dia, over extra grupo, base 252 (duzentos e cinquenta e dois) Dias Úteis, calculadas e divulgadas pela </w:t>
      </w:r>
      <w:r>
        <w:rPr>
          <w:rFonts w:ascii="Verdana" w:eastAsia="MS Mincho" w:hAnsi="Verdana" w:cs="Tahoma"/>
          <w:sz w:val="20"/>
          <w:szCs w:val="20"/>
        </w:rPr>
        <w:t>B3 S.A. – Brasil, Bolsa, Balcão (“</w:t>
      </w:r>
      <w:r>
        <w:rPr>
          <w:rFonts w:ascii="Verdana" w:eastAsia="MS Mincho" w:hAnsi="Verdana" w:cs="Tahoma"/>
          <w:b/>
          <w:sz w:val="20"/>
          <w:szCs w:val="20"/>
        </w:rPr>
        <w:t>B3</w:t>
      </w:r>
      <w:r>
        <w:rPr>
          <w:rFonts w:ascii="Verdana" w:eastAsia="MS Mincho" w:hAnsi="Verdana" w:cs="Tahoma"/>
          <w:sz w:val="20"/>
          <w:szCs w:val="20"/>
        </w:rPr>
        <w:t>”)</w:t>
      </w:r>
      <w:r>
        <w:rPr>
          <w:rFonts w:ascii="Verdana" w:hAnsi="Verdana" w:cs="Tahoma"/>
          <w:sz w:val="20"/>
          <w:szCs w:val="20"/>
        </w:rPr>
        <w:t>, no informativo diário disponível em sua página na internet (</w:t>
      </w:r>
      <w:hyperlink r:id="rId8" w:history="1">
        <w:r>
          <w:rPr>
            <w:rStyle w:val="Hyperlink"/>
            <w:rFonts w:ascii="Verdana" w:hAnsi="Verdana" w:cs="Tahoma"/>
            <w:sz w:val="20"/>
            <w:szCs w:val="20"/>
          </w:rPr>
          <w:t>www.cetip.com.br</w:t>
        </w:r>
      </w:hyperlink>
      <w:r>
        <w:rPr>
          <w:rFonts w:ascii="Verdana" w:hAnsi="Verdana" w:cs="Tahoma"/>
          <w:sz w:val="20"/>
          <w:szCs w:val="20"/>
        </w:rPr>
        <w:t>) (“</w:t>
      </w:r>
      <w:r>
        <w:rPr>
          <w:rFonts w:ascii="Verdana" w:hAnsi="Verdana" w:cs="Tahoma"/>
          <w:b/>
          <w:sz w:val="20"/>
          <w:szCs w:val="20"/>
        </w:rPr>
        <w:t>Taxas DI</w:t>
      </w:r>
      <w:r>
        <w:rPr>
          <w:rFonts w:ascii="Verdana" w:hAnsi="Verdana" w:cs="Tahoma"/>
          <w:sz w:val="20"/>
          <w:szCs w:val="20"/>
        </w:rPr>
        <w:t>”)</w:t>
      </w:r>
      <w:r>
        <w:rPr>
          <w:rFonts w:ascii="Verdana" w:hAnsi="Verdana" w:cs="Tahoma"/>
          <w:iCs/>
          <w:sz w:val="20"/>
          <w:szCs w:val="20"/>
        </w:rPr>
        <w:t>, observado que ao final do Período de Colocação todas as Debêntures terão o mesmo saldo devedor unitário que representará o novo Valor Nominal Unitário de todas as Séries (“</w:t>
      </w:r>
      <w:r>
        <w:rPr>
          <w:rFonts w:ascii="Verdana" w:hAnsi="Verdana" w:cs="Tahoma"/>
          <w:b/>
          <w:iCs/>
          <w:sz w:val="20"/>
          <w:szCs w:val="20"/>
        </w:rPr>
        <w:t>Atualização do Valor Nominal Unitário</w:t>
      </w:r>
      <w:r>
        <w:rPr>
          <w:rFonts w:ascii="Verdana" w:hAnsi="Verdana" w:cs="Tahoma"/>
          <w:iCs/>
          <w:sz w:val="20"/>
          <w:szCs w:val="20"/>
        </w:rPr>
        <w:t>” e “</w:t>
      </w:r>
      <w:r>
        <w:rPr>
          <w:rFonts w:ascii="Verdana" w:hAnsi="Verdana" w:cs="Tahoma"/>
          <w:b/>
          <w:iCs/>
          <w:sz w:val="20"/>
          <w:szCs w:val="20"/>
        </w:rPr>
        <w:t>Valor Nominal Unitário Ajustado</w:t>
      </w:r>
      <w:r>
        <w:rPr>
          <w:rFonts w:ascii="Verdana" w:hAnsi="Verdana" w:cs="Tahoma"/>
          <w:iCs/>
          <w:sz w:val="20"/>
          <w:szCs w:val="20"/>
        </w:rPr>
        <w:t>”, respectivamente), sendo certo que após o término do Período de Colocação e definição do Valor Nominal Unitário Ajustado, não incidirão juros, ou taxas equivalentes, bem como não será mais calculado, para efeitos de atualização, o Valor Nominal Unitário Ajustado.</w:t>
      </w:r>
      <w:bookmarkStart w:id="45" w:name="_DV_M132"/>
      <w:bookmarkEnd w:id="45"/>
      <w:r>
        <w:rPr>
          <w:rFonts w:ascii="Verdana" w:hAnsi="Verdana" w:cs="Tahoma"/>
          <w:iCs/>
          <w:sz w:val="20"/>
          <w:szCs w:val="20"/>
        </w:rPr>
        <w:t xml:space="preserve"> Referida atualização será calculada conforme a fórmula abaixo:</w:t>
      </w:r>
    </w:p>
    <w:p w:rsidR="008F28EA" w:rsidRDefault="008F28EA">
      <w:pPr>
        <w:spacing w:line="340" w:lineRule="exact"/>
        <w:jc w:val="both"/>
        <w:rPr>
          <w:rFonts w:ascii="Verdana" w:hAnsi="Verdana" w:cs="Tahoma"/>
          <w:sz w:val="20"/>
          <w:szCs w:val="20"/>
        </w:rPr>
      </w:pPr>
    </w:p>
    <w:p w:rsidR="008F28EA" w:rsidRDefault="0055382E">
      <w:pPr>
        <w:spacing w:line="340" w:lineRule="exact"/>
        <w:jc w:val="center"/>
        <w:rPr>
          <w:rFonts w:ascii="Verdana" w:hAnsi="Verdana"/>
          <w:sz w:val="20"/>
          <w:szCs w:val="20"/>
        </w:rPr>
      </w:pPr>
      <w:r>
        <w:rPr>
          <w:rFonts w:ascii="Verdana" w:hAnsi="Verdana"/>
          <w:b/>
          <w:sz w:val="20"/>
          <w:szCs w:val="20"/>
        </w:rPr>
        <w:t>J = VNe x (FatorDI – 1)</w:t>
      </w:r>
    </w:p>
    <w:p w:rsidR="008F28EA" w:rsidRDefault="008F28EA">
      <w:pPr>
        <w:spacing w:line="340" w:lineRule="exact"/>
        <w:jc w:val="center"/>
        <w:rPr>
          <w:rFonts w:ascii="Verdana" w:hAnsi="Verdana"/>
          <w:sz w:val="20"/>
          <w:szCs w:val="20"/>
        </w:rPr>
      </w:pPr>
    </w:p>
    <w:p w:rsidR="008F28EA" w:rsidRDefault="0055382E">
      <w:pPr>
        <w:spacing w:line="340" w:lineRule="exact"/>
        <w:rPr>
          <w:rFonts w:ascii="Verdana" w:hAnsi="Verdana"/>
          <w:sz w:val="20"/>
          <w:szCs w:val="20"/>
        </w:rPr>
      </w:pPr>
      <w:r>
        <w:rPr>
          <w:rFonts w:ascii="Verdana" w:hAnsi="Verdana"/>
          <w:sz w:val="20"/>
          <w:szCs w:val="20"/>
        </w:rPr>
        <w:t>Onde:</w:t>
      </w:r>
    </w:p>
    <w:p w:rsidR="008F28EA" w:rsidRDefault="008F28EA">
      <w:pPr>
        <w:spacing w:line="340" w:lineRule="exact"/>
        <w:jc w:val="center"/>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J = valor unitário da atualização, calculado com 8 (oito) casas decimais sem arredondamento;</w:t>
      </w:r>
    </w:p>
    <w:p w:rsidR="008F28EA" w:rsidRDefault="008F28EA">
      <w:pPr>
        <w:pStyle w:val="MediumGrid1-Accent21"/>
        <w:tabs>
          <w:tab w:val="left" w:pos="0"/>
        </w:tabs>
        <w:spacing w:line="300" w:lineRule="auto"/>
        <w:ind w:left="709"/>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VNe =</w:t>
      </w:r>
      <w:r>
        <w:rPr>
          <w:rFonts w:ascii="Verdana" w:hAnsi="Verdana"/>
          <w:sz w:val="20"/>
          <w:szCs w:val="20"/>
        </w:rPr>
        <w:tab/>
        <w:t xml:space="preserve">Valor Nominal Unitário ou saldo do Valor Nominal Unitário no Período de Colocação, informado/calculado com 8 (oito) casas decimais, sem arredondamento; </w:t>
      </w:r>
    </w:p>
    <w:p w:rsidR="008F28EA" w:rsidRDefault="008F28EA">
      <w:pPr>
        <w:suppressAutoHyphens/>
        <w:spacing w:line="300" w:lineRule="auto"/>
        <w:jc w:val="both"/>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FatorDI = produtório das Taxas DI, da data de início de capitalização, inclusive, até a data de cálculo, exclusive, calculado com 8 (oito) casas decimais, com arredondamento, apurado da seguinte forma:</w:t>
      </w:r>
    </w:p>
    <w:p w:rsidR="008F28EA" w:rsidRDefault="008F28EA">
      <w:pPr>
        <w:suppressAutoHyphens/>
        <w:spacing w:line="300" w:lineRule="auto"/>
        <w:rPr>
          <w:rFonts w:ascii="Verdana" w:hAnsi="Verdana"/>
          <w:snapToGrid w:val="0"/>
          <w:sz w:val="20"/>
          <w:szCs w:val="20"/>
        </w:rPr>
      </w:pPr>
    </w:p>
    <w:p w:rsidR="008F28EA" w:rsidRDefault="0055382E">
      <w:pPr>
        <w:suppressAutoHyphens/>
        <w:spacing w:line="300" w:lineRule="auto"/>
        <w:jc w:val="center"/>
        <w:rPr>
          <w:rFonts w:ascii="Verdana" w:hAnsi="Verdana"/>
          <w:snapToGrid w:val="0"/>
          <w:sz w:val="20"/>
          <w:szCs w:val="20"/>
        </w:rPr>
      </w:pPr>
      <w:r>
        <w:rPr>
          <w:rFonts w:ascii="Verdana" w:hAnsi="Verdana"/>
          <w:noProof/>
          <w:snapToGrid w:val="0"/>
          <w:sz w:val="20"/>
          <w:szCs w:val="20"/>
          <w:lang w:val="en-US" w:eastAsia="en-US"/>
        </w:rPr>
        <w:drawing>
          <wp:inline distT="0" distB="0" distL="0" distR="0">
            <wp:extent cx="2381250" cy="597304"/>
            <wp:effectExtent l="0" t="0" r="0" b="0"/>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4709" cy="605697"/>
                    </a:xfrm>
                    <a:prstGeom prst="rect">
                      <a:avLst/>
                    </a:prstGeom>
                    <a:noFill/>
                    <a:ln>
                      <a:noFill/>
                    </a:ln>
                  </pic:spPr>
                </pic:pic>
              </a:graphicData>
            </a:graphic>
          </wp:inline>
        </w:drawing>
      </w:r>
    </w:p>
    <w:p w:rsidR="008F28EA" w:rsidRDefault="008F28EA">
      <w:pPr>
        <w:suppressAutoHyphens/>
        <w:spacing w:line="300" w:lineRule="auto"/>
        <w:jc w:val="both"/>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lastRenderedPageBreak/>
        <w:t>Onde:</w:t>
      </w:r>
    </w:p>
    <w:p w:rsidR="008F28EA" w:rsidRDefault="008F28EA">
      <w:pPr>
        <w:suppressAutoHyphens/>
        <w:spacing w:line="300" w:lineRule="auto"/>
        <w:jc w:val="both"/>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k = número de ordem das Taxas DI, variando de 1 até “n”;</w:t>
      </w:r>
    </w:p>
    <w:p w:rsidR="008F28EA" w:rsidRDefault="008F28EA">
      <w:pPr>
        <w:pStyle w:val="MediumGrid1-Accent21"/>
        <w:tabs>
          <w:tab w:val="left" w:pos="0"/>
        </w:tabs>
        <w:spacing w:line="300" w:lineRule="auto"/>
        <w:ind w:left="0"/>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n = número total de Taxas DI consideradas em cada período, sendo “n” um número inteiro;</w:t>
      </w:r>
    </w:p>
    <w:p w:rsidR="008F28EA" w:rsidRDefault="008F28EA">
      <w:pPr>
        <w:suppressAutoHyphens/>
        <w:spacing w:line="300" w:lineRule="auto"/>
        <w:jc w:val="both"/>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 xml:space="preserve">p = percentual aplicado sobre a Taxa DI, informado com 2 (duas) casas decimais, sendo de </w:t>
      </w:r>
      <w:r>
        <w:rPr>
          <w:rFonts w:ascii="Verdana" w:eastAsia="MS Mincho" w:hAnsi="Verdana"/>
          <w:sz w:val="20"/>
          <w:szCs w:val="20"/>
        </w:rPr>
        <w:t>100,00 (cem inteiros);</w:t>
      </w:r>
    </w:p>
    <w:p w:rsidR="008F28EA" w:rsidRDefault="008F28EA">
      <w:pPr>
        <w:pStyle w:val="MediumGrid1-Accent21"/>
        <w:tabs>
          <w:tab w:val="left" w:pos="0"/>
        </w:tabs>
        <w:spacing w:line="300" w:lineRule="auto"/>
        <w:ind w:left="0"/>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TDIk = Taxa DI, de ordem “k”, expressa ao dia, calculada com 8 (oito) casas decimais com arredondamento, apurada da seguinte forma:</w:t>
      </w:r>
    </w:p>
    <w:p w:rsidR="008F28EA" w:rsidRDefault="008F28EA">
      <w:pPr>
        <w:suppressAutoHyphens/>
        <w:spacing w:line="300" w:lineRule="auto"/>
        <w:rPr>
          <w:rFonts w:ascii="Verdana" w:hAnsi="Verdana"/>
          <w:sz w:val="20"/>
          <w:szCs w:val="20"/>
        </w:rPr>
      </w:pPr>
    </w:p>
    <w:p w:rsidR="008F28EA" w:rsidRDefault="0055382E">
      <w:pPr>
        <w:suppressAutoHyphens/>
        <w:spacing w:line="300" w:lineRule="auto"/>
        <w:jc w:val="center"/>
        <w:rPr>
          <w:rFonts w:ascii="Verdana" w:hAnsi="Verdana"/>
          <w:sz w:val="20"/>
          <w:szCs w:val="20"/>
        </w:rPr>
      </w:pPr>
      <w:r>
        <w:rPr>
          <w:rFonts w:ascii="Verdana" w:hAnsi="Verdana"/>
          <w:noProof/>
          <w:snapToGrid w:val="0"/>
          <w:sz w:val="20"/>
          <w:szCs w:val="20"/>
          <w:lang w:val="en-US" w:eastAsia="en-US"/>
        </w:rPr>
        <w:drawing>
          <wp:inline distT="0" distB="0" distL="0" distR="0">
            <wp:extent cx="1990725" cy="684071"/>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4566" cy="688827"/>
                    </a:xfrm>
                    <a:prstGeom prst="rect">
                      <a:avLst/>
                    </a:prstGeom>
                    <a:noFill/>
                    <a:ln>
                      <a:noFill/>
                    </a:ln>
                  </pic:spPr>
                </pic:pic>
              </a:graphicData>
            </a:graphic>
          </wp:inline>
        </w:drawing>
      </w:r>
    </w:p>
    <w:p w:rsidR="008F28EA" w:rsidRDefault="008F28EA">
      <w:pPr>
        <w:suppressAutoHyphens/>
        <w:spacing w:line="300" w:lineRule="auto"/>
        <w:jc w:val="center"/>
        <w:rPr>
          <w:rFonts w:ascii="Verdana" w:hAnsi="Verdana"/>
          <w:sz w:val="20"/>
          <w:szCs w:val="20"/>
        </w:rPr>
      </w:pPr>
    </w:p>
    <w:p w:rsidR="008F28EA" w:rsidRDefault="0055382E">
      <w:pPr>
        <w:pStyle w:val="MediumGrid1-Accent21"/>
        <w:tabs>
          <w:tab w:val="left" w:pos="0"/>
        </w:tabs>
        <w:spacing w:line="300" w:lineRule="auto"/>
        <w:ind w:left="0"/>
        <w:rPr>
          <w:rFonts w:ascii="Verdana" w:hAnsi="Verdana"/>
          <w:sz w:val="20"/>
          <w:szCs w:val="20"/>
        </w:rPr>
      </w:pPr>
      <w:r>
        <w:rPr>
          <w:rFonts w:ascii="Verdana" w:hAnsi="Verdana"/>
          <w:sz w:val="20"/>
          <w:szCs w:val="20"/>
        </w:rPr>
        <w:t>k = 1, 2, …, n;</w:t>
      </w:r>
    </w:p>
    <w:p w:rsidR="008F28EA" w:rsidRDefault="008F28EA">
      <w:pPr>
        <w:pStyle w:val="MediumGrid1-Accent21"/>
        <w:tabs>
          <w:tab w:val="left" w:pos="0"/>
        </w:tabs>
        <w:spacing w:line="300" w:lineRule="auto"/>
        <w:ind w:left="0"/>
        <w:rPr>
          <w:rFonts w:ascii="Verdana" w:hAnsi="Verdana"/>
          <w:sz w:val="20"/>
          <w:szCs w:val="20"/>
        </w:rPr>
      </w:pPr>
    </w:p>
    <w:p w:rsidR="008F28EA" w:rsidRDefault="0055382E">
      <w:pPr>
        <w:suppressAutoHyphens/>
        <w:spacing w:line="300" w:lineRule="auto"/>
        <w:jc w:val="both"/>
        <w:rPr>
          <w:rFonts w:ascii="Verdana" w:hAnsi="Verdana"/>
          <w:sz w:val="20"/>
          <w:szCs w:val="20"/>
        </w:rPr>
      </w:pPr>
      <w:r>
        <w:rPr>
          <w:rFonts w:ascii="Verdana" w:hAnsi="Verdana"/>
          <w:sz w:val="20"/>
          <w:szCs w:val="20"/>
        </w:rPr>
        <w:t>DIk =</w:t>
      </w:r>
      <w:r>
        <w:rPr>
          <w:rFonts w:ascii="Verdana" w:hAnsi="Verdana"/>
          <w:sz w:val="20"/>
          <w:szCs w:val="20"/>
        </w:rPr>
        <w:tab/>
        <w:t>Taxa DI, de ordem k, divulgada pela B3, utilizada com 2 (duas) casas decimais;</w:t>
      </w:r>
    </w:p>
    <w:p w:rsidR="008F28EA" w:rsidRDefault="008F28EA">
      <w:pPr>
        <w:suppressAutoHyphens/>
        <w:spacing w:line="300" w:lineRule="auto"/>
        <w:jc w:val="both"/>
        <w:rPr>
          <w:rFonts w:ascii="Verdana" w:hAnsi="Verdana"/>
          <w:snapToGrid w:val="0"/>
          <w:sz w:val="20"/>
          <w:szCs w:val="20"/>
        </w:rPr>
      </w:pPr>
    </w:p>
    <w:p w:rsidR="008F28EA" w:rsidRDefault="0055382E">
      <w:pPr>
        <w:suppressAutoHyphens/>
        <w:spacing w:line="300" w:lineRule="auto"/>
        <w:jc w:val="both"/>
        <w:rPr>
          <w:rFonts w:ascii="Verdana" w:hAnsi="Verdana"/>
          <w:snapToGrid w:val="0"/>
          <w:sz w:val="20"/>
          <w:szCs w:val="20"/>
        </w:rPr>
      </w:pPr>
      <w:r>
        <w:rPr>
          <w:rFonts w:ascii="Verdana" w:hAnsi="Verdana"/>
          <w:snapToGrid w:val="0"/>
          <w:sz w:val="20"/>
          <w:szCs w:val="20"/>
        </w:rPr>
        <w:t xml:space="preserve">O fator resultante da expressão </w:t>
      </w:r>
      <w:r>
        <w:rPr>
          <w:rFonts w:ascii="Verdana" w:hAnsi="Verdana"/>
          <w:noProof/>
          <w:snapToGrid w:val="0"/>
          <w:sz w:val="20"/>
          <w:szCs w:val="20"/>
          <w:lang w:val="en-US" w:eastAsia="en-US"/>
        </w:rPr>
        <w:drawing>
          <wp:inline distT="0" distB="0" distL="0" distR="0">
            <wp:extent cx="819509" cy="300683"/>
            <wp:effectExtent l="1905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0421" cy="301018"/>
                    </a:xfrm>
                    <a:prstGeom prst="rect">
                      <a:avLst/>
                    </a:prstGeom>
                    <a:noFill/>
                    <a:ln>
                      <a:noFill/>
                    </a:ln>
                  </pic:spPr>
                </pic:pic>
              </a:graphicData>
            </a:graphic>
          </wp:inline>
        </w:drawing>
      </w:r>
      <w:r>
        <w:rPr>
          <w:rFonts w:ascii="Verdana" w:hAnsi="Verdana"/>
          <w:snapToGrid w:val="0"/>
          <w:sz w:val="20"/>
          <w:szCs w:val="20"/>
        </w:rPr>
        <w:t xml:space="preserve"> é considerado com 16 (dezesseis) casas decimais, sem arredondamento.</w:t>
      </w:r>
      <w:r>
        <w:rPr>
          <w:rFonts w:ascii="Verdana" w:hAnsi="Verdana"/>
          <w:sz w:val="20"/>
          <w:szCs w:val="20"/>
        </w:rPr>
        <w:t xml:space="preserve"> </w:t>
      </w:r>
    </w:p>
    <w:p w:rsidR="008F28EA" w:rsidRDefault="008F28EA">
      <w:pPr>
        <w:suppressAutoHyphens/>
        <w:spacing w:line="300" w:lineRule="auto"/>
        <w:jc w:val="both"/>
        <w:rPr>
          <w:rFonts w:ascii="Verdana" w:hAnsi="Verdana"/>
          <w:sz w:val="20"/>
          <w:szCs w:val="20"/>
        </w:rPr>
      </w:pPr>
    </w:p>
    <w:p w:rsidR="008F28EA" w:rsidRDefault="0055382E">
      <w:pPr>
        <w:spacing w:before="240" w:line="340" w:lineRule="exact"/>
        <w:jc w:val="both"/>
        <w:rPr>
          <w:rFonts w:ascii="Verdana" w:hAnsi="Verdana" w:cs="Tahoma"/>
          <w:sz w:val="20"/>
          <w:szCs w:val="20"/>
        </w:rPr>
      </w:pPr>
      <w:r>
        <w:rPr>
          <w:rFonts w:ascii="Verdana" w:hAnsi="Verdana"/>
          <w:snapToGrid w:val="0"/>
          <w:sz w:val="20"/>
          <w:szCs w:val="20"/>
        </w:rPr>
        <w:t>Efetua-se o produtório dos fatores diários</w:t>
      </w:r>
      <w:r>
        <w:rPr>
          <w:rFonts w:ascii="Verdana" w:hAnsi="Verdana"/>
          <w:noProof/>
          <w:snapToGrid w:val="0"/>
          <w:sz w:val="20"/>
          <w:szCs w:val="20"/>
          <w:lang w:val="en-US" w:eastAsia="en-US"/>
        </w:rPr>
        <w:drawing>
          <wp:inline distT="0" distB="0" distL="0" distR="0">
            <wp:extent cx="822893" cy="301925"/>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3807" cy="302260"/>
                    </a:xfrm>
                    <a:prstGeom prst="rect">
                      <a:avLst/>
                    </a:prstGeom>
                    <a:noFill/>
                    <a:ln>
                      <a:noFill/>
                    </a:ln>
                  </pic:spPr>
                </pic:pic>
              </a:graphicData>
            </a:graphic>
          </wp:inline>
        </w:drawing>
      </w:r>
      <w:r>
        <w:rPr>
          <w:rFonts w:ascii="Verdana" w:hAnsi="Verdana"/>
          <w:snapToGrid w:val="0"/>
          <w:sz w:val="20"/>
          <w:szCs w:val="20"/>
        </w:rPr>
        <w:t>, sendo que a cada fator diário acumulado, trunca-se o resultado com 16 (dezesseis) casas decimais, aplicando-se o próximo fator diário, e assim por diante até o último considerado. Se, na data de vencimento de quaisquer obrigações pecuniárias da Emissora não houver divulgação da Taxa DI pela B3, será aplicada, em sua substituição, na apuração de TDI</w:t>
      </w:r>
      <w:r>
        <w:rPr>
          <w:rFonts w:ascii="Verdana" w:hAnsi="Verdana"/>
          <w:sz w:val="20"/>
          <w:szCs w:val="20"/>
          <w:vertAlign w:val="subscript"/>
        </w:rPr>
        <w:t>k</w:t>
      </w:r>
      <w:r>
        <w:rPr>
          <w:rFonts w:ascii="Verdana" w:hAnsi="Verdana"/>
          <w:snapToGrid w:val="0"/>
          <w:sz w:val="20"/>
          <w:szCs w:val="20"/>
        </w:rPr>
        <w:t xml:space="preserve"> a última Taxa DI</w:t>
      </w:r>
      <w:r>
        <w:rPr>
          <w:rFonts w:ascii="Verdana" w:hAnsi="Verdana"/>
          <w:snapToGrid w:val="0"/>
          <w:sz w:val="20"/>
          <w:szCs w:val="20"/>
          <w:vertAlign w:val="subscript"/>
        </w:rPr>
        <w:t>k</w:t>
      </w:r>
      <w:r>
        <w:rPr>
          <w:rFonts w:ascii="Verdana" w:hAnsi="Verdana"/>
          <w:snapToGrid w:val="0"/>
          <w:sz w:val="20"/>
          <w:szCs w:val="20"/>
        </w:rPr>
        <w:t xml:space="preserve"> divulgada, não sendo devidas quaisquer compensações entre a Emissora e os Debenturistas quando da divulgação posterior da Taxa DI que seria aplicável. Se a não divulgação da Taxa DI for superior ao prazo de 10 (dez) dias consecutivos, o Agente Fiduciário deverá convocar Assembleia Geral de Debenturistas (conforme abaixo definido) para que estes resolvam a respeito de uma taxa substituta.</w:t>
      </w:r>
    </w:p>
    <w:p w:rsidR="008F28EA" w:rsidRDefault="008F28EA">
      <w:pPr>
        <w:spacing w:line="340" w:lineRule="exact"/>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Data de Emissão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bookmarkStart w:id="46" w:name="_DV_M91"/>
      <w:bookmarkStart w:id="47" w:name="_DV_M92"/>
      <w:bookmarkStart w:id="48" w:name="_DV_M93"/>
      <w:bookmarkStart w:id="49" w:name="_DV_M94"/>
      <w:bookmarkEnd w:id="46"/>
      <w:bookmarkEnd w:id="47"/>
      <w:bookmarkEnd w:id="48"/>
      <w:bookmarkEnd w:id="49"/>
      <w:r>
        <w:rPr>
          <w:rFonts w:ascii="Verdana" w:eastAsia="MS Mincho" w:hAnsi="Verdana" w:cs="Tahoma"/>
          <w:sz w:val="20"/>
          <w:szCs w:val="20"/>
        </w:rPr>
        <w:t xml:space="preserve">Para todos os efeitos legais, a Data de Emissão das Debêntures será </w:t>
      </w:r>
      <w:r>
        <w:rPr>
          <w:rFonts w:ascii="Verdana" w:hAnsi="Verdana" w:cs="Tahoma"/>
          <w:sz w:val="20"/>
          <w:szCs w:val="20"/>
        </w:rPr>
        <w:t>31 de agosto de 2018</w:t>
      </w:r>
      <w:r>
        <w:rPr>
          <w:rFonts w:ascii="Verdana" w:eastAsia="MS Mincho" w:hAnsi="Verdana" w:cs="Tahoma"/>
          <w:sz w:val="20"/>
          <w:szCs w:val="20"/>
        </w:rPr>
        <w:t> (“</w:t>
      </w:r>
      <w:r>
        <w:rPr>
          <w:rFonts w:ascii="Verdana" w:eastAsia="MS Mincho" w:hAnsi="Verdana" w:cs="Tahoma"/>
          <w:b/>
          <w:sz w:val="20"/>
          <w:szCs w:val="20"/>
        </w:rPr>
        <w:t>Data de Emissão</w:t>
      </w:r>
      <w:r>
        <w:rPr>
          <w:rFonts w:ascii="Verdana" w:eastAsia="MS Mincho" w:hAnsi="Verdana" w:cs="Tahoma"/>
          <w:sz w:val="20"/>
          <w:szCs w:val="20"/>
        </w:rPr>
        <w:t>”).</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lastRenderedPageBreak/>
        <w:t>Prazo, Preço e Forma de Subscrição e Integralização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 xml:space="preserve">As Debêntures serão subscritas pelo seu Valor Nominal Unitário Ajustado, </w:t>
      </w:r>
      <w:r>
        <w:rPr>
          <w:rFonts w:ascii="Verdana" w:eastAsia="MS Mincho" w:hAnsi="Verdana" w:cs="Tahoma"/>
          <w:sz w:val="20"/>
          <w:szCs w:val="20"/>
        </w:rPr>
        <w:t>mediante assinatura pelo Debenturista do respectivo boletim de subscrição das Debêntures (“</w:t>
      </w:r>
      <w:r>
        <w:rPr>
          <w:rFonts w:ascii="Verdana" w:eastAsia="MS Mincho" w:hAnsi="Verdana" w:cs="Tahoma"/>
          <w:b/>
          <w:sz w:val="20"/>
          <w:szCs w:val="20"/>
        </w:rPr>
        <w:t>Boletim de Subscrição</w:t>
      </w:r>
      <w:r>
        <w:rPr>
          <w:rFonts w:ascii="Verdana" w:eastAsia="MS Mincho" w:hAnsi="Verdana" w:cs="Tahoma"/>
          <w:sz w:val="20"/>
          <w:szCs w:val="20"/>
        </w:rPr>
        <w:t>”)</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numPr>
          <w:ilvl w:val="3"/>
          <w:numId w:val="20"/>
        </w:numPr>
        <w:spacing w:line="340" w:lineRule="exact"/>
        <w:ind w:left="0" w:firstLine="0"/>
        <w:jc w:val="both"/>
        <w:rPr>
          <w:rFonts w:ascii="Verdana" w:hAnsi="Verdana" w:cs="Tahoma"/>
          <w:sz w:val="20"/>
          <w:szCs w:val="20"/>
        </w:rPr>
      </w:pPr>
      <w:bookmarkStart w:id="50" w:name="_Ref422391547"/>
      <w:bookmarkStart w:id="51" w:name="_Ref477878438"/>
      <w:bookmarkStart w:id="52" w:name="_Ref421606727"/>
      <w:r>
        <w:rPr>
          <w:rFonts w:ascii="Verdana" w:eastAsia="Arial Unicode MS" w:hAnsi="Verdana" w:cs="Tahoma"/>
          <w:sz w:val="20"/>
          <w:szCs w:val="20"/>
        </w:rPr>
        <w:t xml:space="preserve">As Debêntures serão integralizadas em moeda corrente nacional </w:t>
      </w:r>
      <w:r>
        <w:rPr>
          <w:rFonts w:ascii="Verdana" w:hAnsi="Verdana" w:cs="Tahoma"/>
          <w:bCs/>
          <w:sz w:val="20"/>
          <w:szCs w:val="20"/>
        </w:rPr>
        <w:t xml:space="preserve">pelo seu Valor Nominal Unitário Ajustado, calculado </w:t>
      </w:r>
      <w:r>
        <w:rPr>
          <w:rFonts w:ascii="Verdana" w:hAnsi="Verdana" w:cs="Tahoma"/>
          <w:bCs/>
          <w:i/>
          <w:sz w:val="20"/>
          <w:szCs w:val="20"/>
        </w:rPr>
        <w:t>pro rata temporis</w:t>
      </w:r>
      <w:r>
        <w:rPr>
          <w:rFonts w:ascii="Verdana" w:hAnsi="Verdana" w:cs="Tahoma"/>
          <w:bCs/>
          <w:sz w:val="20"/>
          <w:szCs w:val="20"/>
        </w:rPr>
        <w:t xml:space="preserve"> desde a Data de Emissão até a respectiva data de integralização (“</w:t>
      </w:r>
      <w:r>
        <w:rPr>
          <w:rFonts w:ascii="Verdana" w:hAnsi="Verdana" w:cs="Tahoma"/>
          <w:b/>
          <w:bCs/>
          <w:sz w:val="20"/>
          <w:szCs w:val="20"/>
        </w:rPr>
        <w:t>Preço de Subscrição</w:t>
      </w:r>
      <w:r>
        <w:rPr>
          <w:rFonts w:ascii="Verdana" w:hAnsi="Verdana" w:cs="Tahoma"/>
          <w:bCs/>
          <w:sz w:val="20"/>
          <w:szCs w:val="20"/>
        </w:rPr>
        <w:t>”), nos montantes e em uma ou mais datas indicadas no respectivo Boletim de Subscrição (cada uma, uma “</w:t>
      </w:r>
      <w:r>
        <w:rPr>
          <w:rFonts w:ascii="Verdana" w:hAnsi="Verdana" w:cs="Tahoma"/>
          <w:b/>
          <w:bCs/>
          <w:sz w:val="20"/>
          <w:szCs w:val="20"/>
        </w:rPr>
        <w:t>Data de Integralização</w:t>
      </w:r>
      <w:r>
        <w:rPr>
          <w:rFonts w:ascii="Verdana" w:hAnsi="Verdana" w:cs="Tahoma"/>
          <w:bCs/>
          <w:sz w:val="20"/>
          <w:szCs w:val="20"/>
        </w:rPr>
        <w:t>”)</w:t>
      </w:r>
      <w:bookmarkStart w:id="53" w:name="_Ref450673894"/>
      <w:bookmarkEnd w:id="50"/>
      <w:r>
        <w:rPr>
          <w:rFonts w:ascii="Verdana" w:hAnsi="Verdana" w:cs="Tahoma"/>
          <w:sz w:val="20"/>
          <w:szCs w:val="20"/>
        </w:rPr>
        <w:t>.</w:t>
      </w:r>
      <w:bookmarkEnd w:id="51"/>
      <w:bookmarkEnd w:id="53"/>
    </w:p>
    <w:p w:rsidR="008F28EA" w:rsidRDefault="008F28EA">
      <w:pPr>
        <w:spacing w:line="340" w:lineRule="exact"/>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eastAsia="Arial Unicode MS" w:hAnsi="Verdana" w:cs="Tahoma"/>
          <w:sz w:val="20"/>
          <w:szCs w:val="20"/>
        </w:rPr>
      </w:pPr>
      <w:r>
        <w:rPr>
          <w:rFonts w:ascii="Verdana" w:eastAsia="Arial Unicode MS" w:hAnsi="Verdana" w:cs="Tahoma"/>
          <w:sz w:val="20"/>
          <w:szCs w:val="20"/>
        </w:rPr>
        <w:t>Os valores de integralização das Debêntures, realizada nos termos da Cláusula </w:t>
      </w:r>
      <w:r>
        <w:rPr>
          <w:rFonts w:ascii="Verdana" w:eastAsia="Arial Unicode MS" w:hAnsi="Verdana" w:cs="Tahoma"/>
          <w:sz w:val="20"/>
          <w:szCs w:val="20"/>
        </w:rPr>
        <w:fldChar w:fldCharType="begin"/>
      </w:r>
      <w:r>
        <w:rPr>
          <w:rFonts w:ascii="Verdana" w:eastAsia="Arial Unicode MS" w:hAnsi="Verdana" w:cs="Tahoma"/>
          <w:sz w:val="20"/>
          <w:szCs w:val="20"/>
        </w:rPr>
        <w:instrText xml:space="preserve"> REF _Ref477878438 \r \p \h  \* MERGEFORMAT </w:instrText>
      </w:r>
      <w:r>
        <w:rPr>
          <w:rFonts w:ascii="Verdana" w:eastAsia="Arial Unicode MS" w:hAnsi="Verdana" w:cs="Tahoma"/>
          <w:sz w:val="20"/>
          <w:szCs w:val="20"/>
        </w:rPr>
      </w:r>
      <w:r>
        <w:rPr>
          <w:rFonts w:ascii="Verdana" w:eastAsia="Arial Unicode MS" w:hAnsi="Verdana" w:cs="Tahoma"/>
          <w:sz w:val="20"/>
          <w:szCs w:val="20"/>
        </w:rPr>
        <w:fldChar w:fldCharType="separate"/>
      </w:r>
      <w:r>
        <w:rPr>
          <w:rFonts w:ascii="Verdana" w:eastAsia="Arial Unicode MS" w:hAnsi="Verdana" w:cs="Tahoma"/>
          <w:sz w:val="20"/>
          <w:szCs w:val="20"/>
        </w:rPr>
        <w:t>3.14.1.1 acima</w:t>
      </w:r>
      <w:r>
        <w:rPr>
          <w:rFonts w:ascii="Verdana" w:eastAsia="Arial Unicode MS" w:hAnsi="Verdana" w:cs="Tahoma"/>
          <w:sz w:val="20"/>
          <w:szCs w:val="20"/>
        </w:rPr>
        <w:fldChar w:fldCharType="end"/>
      </w:r>
      <w:r>
        <w:rPr>
          <w:rFonts w:ascii="Verdana" w:eastAsia="Arial Unicode MS" w:hAnsi="Verdana" w:cs="Tahoma"/>
          <w:sz w:val="20"/>
          <w:szCs w:val="20"/>
        </w:rPr>
        <w:t>, serão depositados na conta de titularidade da Emissora, indicada no respectivo Boletim de Subscrição.</w:t>
      </w:r>
    </w:p>
    <w:p w:rsidR="008F28EA" w:rsidRDefault="008F28EA">
      <w:pPr>
        <w:spacing w:line="340" w:lineRule="exact"/>
        <w:ind w:left="737"/>
        <w:jc w:val="both"/>
        <w:rPr>
          <w:rFonts w:ascii="Verdana" w:eastAsia="Arial Unicode MS" w:hAnsi="Verdana" w:cs="Tahoma"/>
          <w:sz w:val="20"/>
          <w:szCs w:val="20"/>
        </w:rPr>
      </w:pPr>
    </w:p>
    <w:bookmarkEnd w:id="52"/>
    <w:p w:rsidR="008F28EA" w:rsidRDefault="0055382E">
      <w:pPr>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A partir da data em que as Debêntures forem subscritas, os Debenturistas estarão obrigados a integralizar</w:t>
      </w:r>
      <w:r>
        <w:rPr>
          <w:rFonts w:ascii="Verdana" w:eastAsia="Arial Unicode MS" w:hAnsi="Verdana" w:cs="Tahoma"/>
          <w:sz w:val="20"/>
          <w:szCs w:val="20"/>
        </w:rPr>
        <w:t xml:space="preserve"> </w:t>
      </w:r>
      <w:r>
        <w:rPr>
          <w:rFonts w:ascii="Verdana" w:hAnsi="Verdana" w:cs="Tahoma"/>
          <w:sz w:val="20"/>
          <w:szCs w:val="20"/>
        </w:rPr>
        <w:t>as Debêntures subscritas pelo Preço de Subscrição, nas respectivas Datas de Integralização.</w:t>
      </w:r>
    </w:p>
    <w:p w:rsidR="008F28EA" w:rsidRDefault="008F28EA">
      <w:pPr>
        <w:spacing w:line="340" w:lineRule="exact"/>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hAnsi="Verdana" w:cs="Tahoma"/>
          <w:sz w:val="20"/>
          <w:szCs w:val="20"/>
        </w:rPr>
      </w:pPr>
      <w:bookmarkStart w:id="54" w:name="_Ref421605036"/>
      <w:r>
        <w:rPr>
          <w:rFonts w:ascii="Verdana" w:hAnsi="Verdana" w:cs="Tahoma"/>
          <w:sz w:val="20"/>
          <w:szCs w:val="20"/>
        </w:rPr>
        <w:t>A</w:t>
      </w:r>
      <w:r>
        <w:rPr>
          <w:rFonts w:ascii="Verdana" w:eastAsia="Arial Unicode MS" w:hAnsi="Verdana" w:cs="Tahoma"/>
          <w:sz w:val="20"/>
          <w:szCs w:val="20"/>
        </w:rPr>
        <w:t>s Debêntures não subscritas no Período de Colocação deverão ser imediatamente canceladas pela Emissora.</w:t>
      </w:r>
      <w:bookmarkEnd w:id="54"/>
    </w:p>
    <w:p w:rsidR="008F28EA" w:rsidRDefault="008F28EA">
      <w:pPr>
        <w:spacing w:line="340" w:lineRule="exact"/>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A subscrição e integralização das Debêntures estarão condicionadas e somente serão efetivadas após o registro da presente Escritura na JUCESP.</w:t>
      </w:r>
    </w:p>
    <w:p w:rsidR="008F28EA" w:rsidRDefault="008F28EA">
      <w:pPr>
        <w:spacing w:line="340" w:lineRule="exact"/>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Prazo de Vigência e Data de Vencimento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3"/>
          <w:numId w:val="20"/>
        </w:numPr>
        <w:spacing w:line="340" w:lineRule="exact"/>
        <w:ind w:left="0" w:firstLine="0"/>
        <w:jc w:val="both"/>
        <w:rPr>
          <w:rFonts w:ascii="Verdana" w:hAnsi="Verdana" w:cs="Tahoma"/>
          <w:sz w:val="20"/>
          <w:szCs w:val="20"/>
        </w:rPr>
      </w:pPr>
      <w:bookmarkStart w:id="55" w:name="_DV_M146"/>
      <w:bookmarkEnd w:id="55"/>
      <w:r>
        <w:rPr>
          <w:rFonts w:ascii="Verdana" w:eastAsia="Arial Unicode MS" w:hAnsi="Verdana" w:cs="Tahoma"/>
          <w:sz w:val="20"/>
          <w:szCs w:val="20"/>
        </w:rPr>
        <w:t>As Debêntures terão prazo de vigência conforme tabela abaixo (“</w:t>
      </w:r>
      <w:r>
        <w:rPr>
          <w:rFonts w:ascii="Verdana" w:eastAsia="Arial Unicode MS" w:hAnsi="Verdana"/>
          <w:b/>
          <w:sz w:val="20"/>
          <w:szCs w:val="20"/>
        </w:rPr>
        <w:t>Data de Vencimento</w:t>
      </w:r>
      <w:r>
        <w:rPr>
          <w:rFonts w:ascii="Verdana" w:eastAsia="Arial Unicode MS" w:hAnsi="Verdana" w:cs="Tahoma"/>
          <w:sz w:val="20"/>
          <w:szCs w:val="20"/>
        </w:rPr>
        <w:t>”):</w:t>
      </w:r>
    </w:p>
    <w:p w:rsidR="008F28EA" w:rsidRDefault="008F28EA">
      <w:pPr>
        <w:spacing w:line="340" w:lineRule="exact"/>
        <w:ind w:left="737"/>
        <w:jc w:val="both"/>
        <w:rPr>
          <w:rFonts w:ascii="Verdana" w:eastAsia="Arial Unicode MS" w:hAnsi="Verdana" w:cs="Tahoma"/>
          <w:sz w:val="20"/>
          <w:szCs w:val="20"/>
        </w:rPr>
      </w:pPr>
    </w:p>
    <w:p w:rsidR="008F28EA" w:rsidRDefault="008F28EA">
      <w:pPr>
        <w:spacing w:line="340" w:lineRule="exact"/>
        <w:ind w:left="737"/>
        <w:jc w:val="both"/>
        <w:rPr>
          <w:rFonts w:ascii="Verdana" w:eastAsia="Arial Unicode MS" w:hAnsi="Verdana" w:cs="Tahoma"/>
          <w:sz w:val="20"/>
          <w:szCs w:val="20"/>
        </w:rPr>
      </w:pPr>
    </w:p>
    <w:tbl>
      <w:tblPr>
        <w:tblStyle w:val="TableGrid"/>
        <w:tblW w:w="0" w:type="auto"/>
        <w:tblInd w:w="737" w:type="dxa"/>
        <w:tblLook w:val="04A0" w:firstRow="1" w:lastRow="0" w:firstColumn="1" w:lastColumn="0" w:noHBand="0" w:noVBand="1"/>
      </w:tblPr>
      <w:tblGrid>
        <w:gridCol w:w="4036"/>
        <w:gridCol w:w="3721"/>
      </w:tblGrid>
      <w:tr w:rsidR="008F28EA">
        <w:tc>
          <w:tcPr>
            <w:tcW w:w="4220" w:type="dxa"/>
          </w:tcPr>
          <w:p w:rsidR="008F28EA" w:rsidRDefault="0055382E">
            <w:pPr>
              <w:spacing w:line="340" w:lineRule="exact"/>
              <w:jc w:val="center"/>
              <w:rPr>
                <w:rFonts w:ascii="Verdana" w:eastAsia="Arial Unicode MS" w:hAnsi="Verdana" w:cs="Tahoma"/>
                <w:b/>
                <w:sz w:val="20"/>
                <w:szCs w:val="20"/>
              </w:rPr>
            </w:pPr>
            <w:r>
              <w:rPr>
                <w:rFonts w:ascii="Verdana" w:eastAsia="Arial Unicode MS" w:hAnsi="Verdana" w:cs="Tahoma"/>
                <w:b/>
                <w:sz w:val="20"/>
                <w:szCs w:val="20"/>
              </w:rPr>
              <w:t>Série</w:t>
            </w:r>
          </w:p>
        </w:tc>
        <w:tc>
          <w:tcPr>
            <w:tcW w:w="3871" w:type="dxa"/>
          </w:tcPr>
          <w:p w:rsidR="008F28EA" w:rsidRDefault="0055382E">
            <w:pPr>
              <w:spacing w:line="340" w:lineRule="exact"/>
              <w:jc w:val="center"/>
              <w:rPr>
                <w:rFonts w:ascii="Verdana" w:eastAsia="Arial Unicode MS" w:hAnsi="Verdana" w:cs="Tahoma"/>
                <w:b/>
                <w:sz w:val="20"/>
                <w:szCs w:val="20"/>
              </w:rPr>
            </w:pPr>
            <w:r>
              <w:rPr>
                <w:rFonts w:ascii="Verdana" w:eastAsia="Arial Unicode MS" w:hAnsi="Verdana" w:cs="Tahoma"/>
                <w:b/>
                <w:sz w:val="20"/>
                <w:szCs w:val="20"/>
              </w:rPr>
              <w:t>Data de Vencimento</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Primeira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31 de janeiro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Segunda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28 de fevereiro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Terceira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31 de março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Quarta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30 de abril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Quinta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31 de maio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Sexta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30 de junho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Sétima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31 de julho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lastRenderedPageBreak/>
              <w:t>Debêntures da Oitava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31 de agosto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Nona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30 de setembro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Décima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31 de outubro de 2022</w:t>
            </w:r>
          </w:p>
        </w:tc>
      </w:tr>
      <w:tr w:rsidR="008F28EA">
        <w:tc>
          <w:tcPr>
            <w:tcW w:w="4220"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Debêntures da Décima Primeira Série</w:t>
            </w:r>
          </w:p>
        </w:tc>
        <w:tc>
          <w:tcPr>
            <w:tcW w:w="3871" w:type="dxa"/>
          </w:tcPr>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30 de novembro de 2022</w:t>
            </w:r>
          </w:p>
        </w:tc>
      </w:tr>
    </w:tbl>
    <w:p w:rsidR="008F28EA" w:rsidRDefault="008F28EA">
      <w:pPr>
        <w:spacing w:line="340" w:lineRule="exact"/>
        <w:ind w:left="737"/>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bookmarkStart w:id="56" w:name="_Ref519003078"/>
      <w:r>
        <w:rPr>
          <w:rFonts w:ascii="Verdana" w:eastAsia="MS Mincho" w:hAnsi="Verdana" w:cs="Tahoma"/>
          <w:b/>
          <w:bCs/>
          <w:sz w:val="20"/>
          <w:szCs w:val="20"/>
        </w:rPr>
        <w:t>Amortização Extraordinária Obrigatória</w:t>
      </w:r>
      <w:bookmarkEnd w:id="56"/>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Style w:val="Strong"/>
          <w:rFonts w:ascii="Verdana" w:hAnsi="Verdana" w:cs="Tahoma"/>
          <w:b w:val="0"/>
          <w:bCs w:val="0"/>
          <w:sz w:val="20"/>
          <w:szCs w:val="20"/>
          <w:lang w:eastAsia="en-US"/>
        </w:rPr>
      </w:pPr>
      <w:r>
        <w:rPr>
          <w:rFonts w:ascii="Verdana" w:hAnsi="Verdana" w:cs="Tahoma"/>
          <w:sz w:val="20"/>
          <w:szCs w:val="20"/>
        </w:rPr>
        <w:t xml:space="preserve">Após o Período de Colocação, o Valor Nominal Unitário Ajustado das Debêntures de todas as Séries deverá ser igualmente amortizado extraordinariamente pela Emissora </w:t>
      </w:r>
      <w:r>
        <w:rPr>
          <w:rFonts w:ascii="Verdana" w:hAnsi="Verdana" w:cs="Tahoma"/>
          <w:bCs/>
          <w:sz w:val="20"/>
          <w:szCs w:val="20"/>
          <w:lang w:eastAsia="en-US"/>
        </w:rPr>
        <w:t>em percentual equivalente ao montante total pago pelos Tomadores das CCBs no mês imediatamente anterior subtraído das despesas de mesmo período (“</w:t>
      </w:r>
      <w:r>
        <w:rPr>
          <w:rFonts w:ascii="Verdana" w:hAnsi="Verdana" w:cs="Tahoma"/>
          <w:b/>
          <w:bCs/>
          <w:sz w:val="20"/>
          <w:szCs w:val="20"/>
          <w:lang w:eastAsia="en-US"/>
        </w:rPr>
        <w:t>Amortização Extraordinária Obrigatória</w:t>
      </w:r>
      <w:r>
        <w:rPr>
          <w:rFonts w:ascii="Verdana" w:hAnsi="Verdana" w:cs="Tahoma"/>
          <w:bCs/>
          <w:sz w:val="20"/>
          <w:szCs w:val="20"/>
          <w:lang w:eastAsia="en-US"/>
        </w:rPr>
        <w:t>”). A Amortização Extraordinária Obrigatória será realizada mensalmente, no dia 5 (cinco) de cada mês (“</w:t>
      </w:r>
      <w:r>
        <w:rPr>
          <w:rFonts w:ascii="Verdana" w:hAnsi="Verdana" w:cs="Tahoma"/>
          <w:b/>
          <w:bCs/>
          <w:sz w:val="20"/>
          <w:szCs w:val="20"/>
          <w:lang w:eastAsia="en-US"/>
        </w:rPr>
        <w:t>Datas de Amortização Extraordinária</w:t>
      </w:r>
      <w:r>
        <w:rPr>
          <w:rFonts w:ascii="Verdana" w:hAnsi="Verdana" w:cs="Tahoma"/>
          <w:bCs/>
          <w:sz w:val="20"/>
          <w:szCs w:val="20"/>
          <w:lang w:eastAsia="en-US"/>
        </w:rPr>
        <w:t xml:space="preserve">”), de acordo com as seguintes fórmulas. </w:t>
      </w:r>
    </w:p>
    <w:p w:rsidR="008F28EA" w:rsidRDefault="008F28EA">
      <w:pPr>
        <w:spacing w:line="340" w:lineRule="exact"/>
        <w:jc w:val="both"/>
        <w:rPr>
          <w:rFonts w:ascii="Verdana" w:hAnsi="Verdana" w:cs="Tahoma"/>
          <w:sz w:val="20"/>
          <w:szCs w:val="20"/>
          <w:lang w:eastAsia="en-US"/>
        </w:rPr>
      </w:pPr>
    </w:p>
    <w:p w:rsidR="008F28EA" w:rsidRDefault="0055382E">
      <w:pPr>
        <w:spacing w:before="360" w:after="360" w:line="340" w:lineRule="exact"/>
        <w:jc w:val="both"/>
        <w:rPr>
          <w:rStyle w:val="Strong"/>
          <w:rFonts w:ascii="Verdana" w:hAnsi="Verdana" w:cs="Tahoma"/>
          <w:b w:val="0"/>
          <w:bCs w:val="0"/>
          <w:sz w:val="20"/>
          <w:szCs w:val="20"/>
          <w:lang w:eastAsia="en-US"/>
        </w:rPr>
      </w:pPr>
      <m:oMath>
        <m:r>
          <w:rPr>
            <w:rStyle w:val="Strong"/>
            <w:rFonts w:ascii="Cambria Math" w:hAnsi="Cambria Math" w:cs="Tahoma"/>
            <w:sz w:val="20"/>
            <w:szCs w:val="20"/>
            <w:lang w:eastAsia="en-US"/>
          </w:rPr>
          <m:t>Amortização do Valor Nominal Unitári</m:t>
        </m:r>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o</m:t>
            </m:r>
          </m:e>
          <m:sub>
            <m:r>
              <w:rPr>
                <w:rStyle w:val="Strong"/>
                <w:rFonts w:ascii="Cambria Math" w:hAnsi="Cambria Math" w:cs="Tahoma"/>
                <w:sz w:val="20"/>
                <w:szCs w:val="20"/>
                <w:lang w:eastAsia="en-US"/>
              </w:rPr>
              <m:t>m</m:t>
            </m:r>
          </m:sub>
        </m:sSub>
        <m:r>
          <w:rPr>
            <w:rStyle w:val="Strong"/>
            <w:rFonts w:ascii="Cambria Math" w:hAnsi="Cambria Math" w:cs="Tahoma"/>
            <w:sz w:val="20"/>
            <w:szCs w:val="20"/>
            <w:lang w:eastAsia="en-US"/>
          </w:rPr>
          <m:t>=</m:t>
        </m:r>
        <m:f>
          <m:fPr>
            <m:ctrlPr>
              <w:rPr>
                <w:rStyle w:val="Strong"/>
                <w:rFonts w:ascii="Cambria Math" w:hAnsi="Cambria Math" w:cs="Tahoma"/>
                <w:b w:val="0"/>
                <w:bCs w:val="0"/>
                <w:i/>
                <w:sz w:val="20"/>
                <w:szCs w:val="20"/>
                <w:lang w:eastAsia="en-US"/>
              </w:rPr>
            </m:ctrlPr>
          </m:fPr>
          <m:num>
            <m:nary>
              <m:naryPr>
                <m:chr m:val="∑"/>
                <m:limLoc m:val="undOvr"/>
                <m:ctrlPr>
                  <w:rPr>
                    <w:rStyle w:val="Strong"/>
                    <w:rFonts w:ascii="Cambria Math" w:hAnsi="Cambria Math" w:cs="Tahoma"/>
                    <w:b w:val="0"/>
                    <w:bCs w:val="0"/>
                    <w:i/>
                    <w:sz w:val="20"/>
                    <w:szCs w:val="20"/>
                    <w:lang w:eastAsia="en-US"/>
                  </w:rPr>
                </m:ctrlPr>
              </m:naryPr>
              <m:sub>
                <m:r>
                  <w:rPr>
                    <w:rStyle w:val="Strong"/>
                    <w:rFonts w:ascii="Cambria Math" w:hAnsi="Cambria Math" w:cs="Tahoma"/>
                    <w:sz w:val="20"/>
                    <w:szCs w:val="20"/>
                    <w:lang w:eastAsia="en-US"/>
                  </w:rPr>
                  <m:t>i=1</m:t>
                </m:r>
              </m:sub>
              <m:sup>
                <m:r>
                  <w:rPr>
                    <w:rStyle w:val="Strong"/>
                    <w:rFonts w:ascii="Cambria Math" w:hAnsi="Cambria Math" w:cs="Tahoma"/>
                    <w:sz w:val="20"/>
                    <w:szCs w:val="20"/>
                    <w:lang w:eastAsia="en-US"/>
                  </w:rPr>
                  <m:t>c</m:t>
                </m:r>
              </m:sup>
              <m:e>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Amortizações das CCBs</m:t>
                    </m:r>
                  </m:e>
                  <m:sub>
                    <m:r>
                      <w:rPr>
                        <w:rStyle w:val="Strong"/>
                        <w:rFonts w:ascii="Cambria Math" w:hAnsi="Cambria Math" w:cs="Tahoma"/>
                        <w:sz w:val="20"/>
                        <w:szCs w:val="20"/>
                        <w:lang w:eastAsia="en-US"/>
                      </w:rPr>
                      <m:t>m-1</m:t>
                    </m:r>
                  </m:sub>
                </m:sSub>
                <m:r>
                  <w:rPr>
                    <w:rStyle w:val="Strong"/>
                    <w:rFonts w:ascii="Cambria Math" w:hAnsi="Cambria Math" w:cs="Tahoma"/>
                    <w:sz w:val="20"/>
                    <w:szCs w:val="20"/>
                    <w:lang w:eastAsia="en-US"/>
                  </w:rPr>
                  <m:t>×F</m:t>
                </m:r>
              </m:e>
            </m:nary>
            <m:r>
              <w:rPr>
                <w:rStyle w:val="Strong"/>
                <w:rFonts w:ascii="Cambria Math" w:hAnsi="Cambria Math" w:cs="Tahoma"/>
                <w:sz w:val="20"/>
                <w:szCs w:val="20"/>
                <w:lang w:eastAsia="en-US"/>
              </w:rPr>
              <m:t>-</m:t>
            </m:r>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Despesas</m:t>
                </m:r>
              </m:e>
              <m:sub>
                <m:r>
                  <w:rPr>
                    <w:rStyle w:val="Strong"/>
                    <w:rFonts w:ascii="Cambria Math" w:hAnsi="Cambria Math" w:cs="Tahoma"/>
                    <w:sz w:val="20"/>
                    <w:szCs w:val="20"/>
                    <w:lang w:eastAsia="en-US"/>
                  </w:rPr>
                  <m:t>m-1</m:t>
                </m:r>
              </m:sub>
            </m:sSub>
          </m:num>
          <m:den>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nº de debêntures em circulação</m:t>
                </m:r>
              </m:e>
              <m:sub>
                <m:r>
                  <w:rPr>
                    <w:rStyle w:val="Strong"/>
                    <w:rFonts w:ascii="Cambria Math" w:hAnsi="Cambria Math" w:cs="Tahoma"/>
                    <w:sz w:val="20"/>
                    <w:szCs w:val="20"/>
                    <w:lang w:eastAsia="en-US"/>
                  </w:rPr>
                  <m:t>m-1</m:t>
                </m:r>
              </m:sub>
            </m:sSub>
          </m:den>
        </m:f>
        <m:r>
          <w:rPr>
            <w:rStyle w:val="Strong"/>
            <w:rFonts w:ascii="Cambria Math" w:hAnsi="Cambria Math" w:cs="Tahoma"/>
            <w:sz w:val="20"/>
            <w:szCs w:val="20"/>
            <w:lang w:eastAsia="en-US"/>
          </w:rPr>
          <m:t>,</m:t>
        </m:r>
      </m:oMath>
      <w:r w:rsidR="00F00DA7">
        <w:rPr>
          <w:rStyle w:val="Strong"/>
          <w:rFonts w:ascii="Verdana" w:hAnsi="Verdana" w:cs="Tahoma"/>
          <w:b w:val="0"/>
          <w:bCs w:val="0"/>
          <w:sz w:val="20"/>
          <w:szCs w:val="20"/>
          <w:lang w:eastAsia="en-US"/>
        </w:rPr>
        <w:t xml:space="preserve"> </w:t>
      </w:r>
    </w:p>
    <w:p w:rsidR="008F28EA" w:rsidRDefault="0055382E">
      <w:pPr>
        <w:spacing w:line="340" w:lineRule="exact"/>
        <w:jc w:val="both"/>
        <w:rPr>
          <w:rStyle w:val="Strong"/>
          <w:rFonts w:ascii="Verdana" w:hAnsi="Verdana" w:cs="Tahoma"/>
          <w:b w:val="0"/>
          <w:bCs w:val="0"/>
          <w:sz w:val="20"/>
          <w:szCs w:val="20"/>
          <w:lang w:eastAsia="en-US"/>
        </w:rPr>
      </w:pPr>
      <w:r>
        <w:rPr>
          <w:rStyle w:val="Strong"/>
          <w:rFonts w:ascii="Verdana" w:hAnsi="Verdana" w:cs="Tahoma"/>
          <w:b w:val="0"/>
          <w:bCs w:val="0"/>
          <w:sz w:val="20"/>
          <w:szCs w:val="20"/>
          <w:lang w:eastAsia="en-US"/>
        </w:rPr>
        <w:t>em que:</w:t>
      </w:r>
    </w:p>
    <w:p w:rsidR="008F28EA" w:rsidRDefault="008F28EA">
      <w:pPr>
        <w:spacing w:line="340" w:lineRule="exact"/>
        <w:jc w:val="both"/>
        <w:rPr>
          <w:rStyle w:val="Strong"/>
          <w:rFonts w:ascii="Verdana" w:hAnsi="Verdana" w:cs="Tahoma"/>
          <w:b w:val="0"/>
          <w:bCs w:val="0"/>
          <w:sz w:val="20"/>
          <w:szCs w:val="20"/>
          <w:lang w:eastAsia="en-US"/>
        </w:rPr>
      </w:pPr>
    </w:p>
    <w:p w:rsidR="008F28EA" w:rsidRDefault="0055382E">
      <w:pPr>
        <w:spacing w:line="340" w:lineRule="exact"/>
        <w:jc w:val="both"/>
        <w:rPr>
          <w:rStyle w:val="Strong"/>
          <w:rFonts w:ascii="Verdana" w:hAnsi="Verdana" w:cs="Tahoma"/>
          <w:b w:val="0"/>
          <w:bCs w:val="0"/>
          <w:sz w:val="20"/>
          <w:szCs w:val="20"/>
          <w:lang w:eastAsia="en-US"/>
        </w:rPr>
      </w:pPr>
      <m:oMath>
        <m:r>
          <w:rPr>
            <w:rStyle w:val="Strong"/>
            <w:rFonts w:ascii="Cambria Math" w:hAnsi="Cambria Math" w:cs="Tahoma"/>
            <w:sz w:val="20"/>
            <w:szCs w:val="20"/>
            <w:lang w:eastAsia="en-US"/>
          </w:rPr>
          <m:t>Amortização do Valor Nominal Unitári</m:t>
        </m:r>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o</m:t>
            </m:r>
          </m:e>
          <m:sub>
            <m:r>
              <w:rPr>
                <w:rStyle w:val="Strong"/>
                <w:rFonts w:ascii="Cambria Math" w:hAnsi="Cambria Math" w:cs="Tahoma"/>
                <w:sz w:val="20"/>
                <w:szCs w:val="20"/>
                <w:lang w:eastAsia="en-US"/>
              </w:rPr>
              <m:t>m</m:t>
            </m:r>
          </m:sub>
        </m:sSub>
      </m:oMath>
      <w:r>
        <w:rPr>
          <w:rStyle w:val="Strong"/>
          <w:rFonts w:ascii="Verdana" w:hAnsi="Verdana" w:cs="Tahoma"/>
          <w:b w:val="0"/>
          <w:bCs w:val="0"/>
          <w:sz w:val="20"/>
          <w:szCs w:val="20"/>
          <w:lang w:eastAsia="en-US"/>
        </w:rPr>
        <w:t xml:space="preserve"> = equivalente ao montante objeto da Amortização Extraordinária Obrigatória no mês </w:t>
      </w:r>
      <w:r>
        <w:rPr>
          <w:rStyle w:val="Strong"/>
          <w:rFonts w:ascii="Verdana" w:hAnsi="Verdana" w:cs="Tahoma"/>
          <w:b w:val="0"/>
          <w:bCs w:val="0"/>
          <w:i/>
          <w:sz w:val="20"/>
          <w:szCs w:val="20"/>
          <w:lang w:eastAsia="en-US"/>
        </w:rPr>
        <w:t>m</w:t>
      </w:r>
      <w:r>
        <w:rPr>
          <w:rStyle w:val="Strong"/>
          <w:rFonts w:ascii="Verdana" w:hAnsi="Verdana" w:cs="Tahoma"/>
          <w:b w:val="0"/>
          <w:bCs w:val="0"/>
          <w:sz w:val="20"/>
          <w:szCs w:val="20"/>
          <w:lang w:eastAsia="en-US"/>
        </w:rPr>
        <w:t>;</w:t>
      </w:r>
    </w:p>
    <w:p w:rsidR="008F28EA" w:rsidRDefault="00C0628A">
      <w:pPr>
        <w:spacing w:before="240" w:after="240" w:line="340" w:lineRule="exact"/>
        <w:jc w:val="both"/>
        <w:rPr>
          <w:rStyle w:val="Strong"/>
          <w:rFonts w:ascii="Verdana" w:hAnsi="Verdana" w:cs="Tahoma"/>
          <w:b w:val="0"/>
          <w:bCs w:val="0"/>
          <w:sz w:val="20"/>
          <w:szCs w:val="20"/>
          <w:lang w:eastAsia="en-US"/>
        </w:rPr>
      </w:pPr>
      <m:oMath>
        <m:nary>
          <m:naryPr>
            <m:chr m:val="∑"/>
            <m:limLoc m:val="undOvr"/>
            <m:ctrlPr>
              <w:rPr>
                <w:rStyle w:val="Strong"/>
                <w:rFonts w:ascii="Cambria Math" w:hAnsi="Cambria Math" w:cs="Tahoma"/>
                <w:b w:val="0"/>
                <w:bCs w:val="0"/>
                <w:i/>
                <w:sz w:val="20"/>
                <w:szCs w:val="20"/>
                <w:lang w:eastAsia="en-US"/>
              </w:rPr>
            </m:ctrlPr>
          </m:naryPr>
          <m:sub>
            <m:r>
              <w:rPr>
                <w:rStyle w:val="Strong"/>
                <w:rFonts w:ascii="Cambria Math" w:hAnsi="Cambria Math" w:cs="Tahoma"/>
                <w:sz w:val="20"/>
                <w:szCs w:val="20"/>
                <w:lang w:eastAsia="en-US"/>
              </w:rPr>
              <m:t>c=1</m:t>
            </m:r>
          </m:sub>
          <m:sup>
            <m:r>
              <w:rPr>
                <w:rStyle w:val="Strong"/>
                <w:rFonts w:ascii="Cambria Math" w:hAnsi="Cambria Math" w:cs="Tahoma"/>
                <w:sz w:val="20"/>
                <w:szCs w:val="20"/>
                <w:lang w:eastAsia="en-US"/>
              </w:rPr>
              <m:t>j</m:t>
            </m:r>
          </m:sup>
          <m:e>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Amoritzações das CCBs</m:t>
                </m:r>
              </m:e>
              <m:sub>
                <m:r>
                  <w:rPr>
                    <w:rStyle w:val="Strong"/>
                    <w:rFonts w:ascii="Cambria Math" w:hAnsi="Cambria Math" w:cs="Tahoma"/>
                    <w:sz w:val="20"/>
                    <w:szCs w:val="20"/>
                    <w:lang w:eastAsia="en-US"/>
                  </w:rPr>
                  <m:t>m-1</m:t>
                </m:r>
              </m:sub>
            </m:sSub>
          </m:e>
        </m:nary>
      </m:oMath>
      <w:r w:rsidR="0055382E">
        <w:rPr>
          <w:rStyle w:val="Strong"/>
          <w:rFonts w:ascii="Verdana" w:hAnsi="Verdana" w:cs="Tahoma"/>
          <w:b w:val="0"/>
          <w:bCs w:val="0"/>
          <w:sz w:val="20"/>
          <w:szCs w:val="20"/>
          <w:lang w:eastAsia="en-US"/>
        </w:rPr>
        <w:t xml:space="preserve"> = montante recebido pela Emissora dos devedores das CCBs no mês </w:t>
      </w:r>
      <w:r w:rsidR="0055382E">
        <w:rPr>
          <w:rStyle w:val="Strong"/>
          <w:rFonts w:ascii="Verdana" w:hAnsi="Verdana" w:cs="Tahoma"/>
          <w:b w:val="0"/>
          <w:bCs w:val="0"/>
          <w:i/>
          <w:sz w:val="20"/>
          <w:szCs w:val="20"/>
          <w:lang w:eastAsia="en-US"/>
        </w:rPr>
        <w:t>m-1</w:t>
      </w:r>
      <w:r w:rsidR="0055382E">
        <w:rPr>
          <w:rStyle w:val="Strong"/>
          <w:rFonts w:ascii="Verdana" w:hAnsi="Verdana" w:cs="Tahoma"/>
          <w:b w:val="0"/>
          <w:bCs w:val="0"/>
          <w:sz w:val="20"/>
          <w:szCs w:val="20"/>
          <w:lang w:eastAsia="en-US"/>
        </w:rPr>
        <w:t>;</w:t>
      </w:r>
    </w:p>
    <w:p w:rsidR="00F00DA7" w:rsidRPr="00F00DA7" w:rsidRDefault="00F00DA7">
      <w:pPr>
        <w:spacing w:before="240" w:after="240" w:line="340" w:lineRule="exact"/>
        <w:jc w:val="both"/>
        <w:rPr>
          <w:rStyle w:val="Strong"/>
          <w:rFonts w:ascii="Verdana" w:hAnsi="Verdana" w:cs="Tahoma"/>
          <w:b w:val="0"/>
          <w:bCs w:val="0"/>
          <w:sz w:val="20"/>
          <w:szCs w:val="20"/>
          <w:lang w:eastAsia="en-US"/>
        </w:rPr>
      </w:pPr>
      <w:r w:rsidRPr="00F00DA7">
        <w:rPr>
          <w:rStyle w:val="Strong"/>
          <w:rFonts w:ascii="Verdana" w:hAnsi="Verdana" w:cs="Tahoma"/>
          <w:b w:val="0"/>
          <w:bCs w:val="0"/>
          <w:i/>
          <w:sz w:val="20"/>
          <w:szCs w:val="20"/>
          <w:lang w:eastAsia="en-US"/>
        </w:rPr>
        <w:t>F</w:t>
      </w:r>
      <w:r>
        <w:rPr>
          <w:rStyle w:val="Strong"/>
          <w:rFonts w:ascii="Verdana" w:hAnsi="Verdana" w:cs="Tahoma"/>
          <w:b w:val="0"/>
          <w:bCs w:val="0"/>
          <w:sz w:val="20"/>
          <w:szCs w:val="20"/>
          <w:lang w:eastAsia="en-US"/>
        </w:rPr>
        <w:t>= Fator de remuração da Biva Securitizadora de Créditos Financeiros S.A., sendo representado por 0,99</w:t>
      </w:r>
      <w:ins w:id="57" w:author="Theodoro Prado" w:date="2018-09-24T14:10:00Z">
        <w:r w:rsidR="00056551">
          <w:rPr>
            <w:rStyle w:val="Strong"/>
            <w:rFonts w:ascii="Verdana" w:hAnsi="Verdana" w:cs="Tahoma"/>
            <w:b w:val="0"/>
            <w:bCs w:val="0"/>
            <w:sz w:val="20"/>
            <w:szCs w:val="20"/>
            <w:lang w:eastAsia="en-US"/>
          </w:rPr>
          <w:t>9</w:t>
        </w:r>
      </w:ins>
      <w:del w:id="58" w:author="Theodoro Prado" w:date="2018-09-24T14:10:00Z">
        <w:r w:rsidDel="00056551">
          <w:rPr>
            <w:rStyle w:val="Strong"/>
            <w:rFonts w:ascii="Verdana" w:hAnsi="Verdana" w:cs="Tahoma"/>
            <w:b w:val="0"/>
            <w:bCs w:val="0"/>
            <w:sz w:val="20"/>
            <w:szCs w:val="20"/>
            <w:lang w:eastAsia="en-US"/>
          </w:rPr>
          <w:delText>7</w:delText>
        </w:r>
      </w:del>
      <w:r>
        <w:rPr>
          <w:rStyle w:val="Strong"/>
          <w:rFonts w:ascii="Verdana" w:hAnsi="Verdana" w:cs="Tahoma"/>
          <w:b w:val="0"/>
          <w:bCs w:val="0"/>
          <w:sz w:val="20"/>
          <w:szCs w:val="20"/>
          <w:lang w:eastAsia="en-US"/>
        </w:rPr>
        <w:t>;</w:t>
      </w:r>
    </w:p>
    <w:p w:rsidR="008F28EA" w:rsidRDefault="00C0628A">
      <w:pPr>
        <w:spacing w:before="240" w:after="240" w:line="340" w:lineRule="exact"/>
        <w:rPr>
          <w:rStyle w:val="Strong"/>
          <w:rFonts w:ascii="Verdana" w:hAnsi="Verdana" w:cs="Tahoma"/>
          <w:b w:val="0"/>
          <w:bCs w:val="0"/>
          <w:sz w:val="20"/>
          <w:szCs w:val="20"/>
          <w:lang w:eastAsia="en-US"/>
        </w:rPr>
      </w:pPr>
      <m:oMath>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nº de debêntures em circulação</m:t>
            </m:r>
          </m:e>
          <m:sub>
            <m:r>
              <w:rPr>
                <w:rStyle w:val="Strong"/>
                <w:rFonts w:ascii="Cambria Math" w:hAnsi="Cambria Math" w:cs="Tahoma"/>
                <w:sz w:val="20"/>
                <w:szCs w:val="20"/>
                <w:lang w:eastAsia="en-US"/>
              </w:rPr>
              <m:t>m-1</m:t>
            </m:r>
          </m:sub>
        </m:sSub>
      </m:oMath>
      <w:r w:rsidR="0055382E">
        <w:rPr>
          <w:rStyle w:val="Strong"/>
          <w:rFonts w:ascii="Verdana" w:hAnsi="Verdana" w:cs="Tahoma"/>
          <w:b w:val="0"/>
          <w:bCs w:val="0"/>
          <w:sz w:val="20"/>
          <w:szCs w:val="20"/>
          <w:lang w:eastAsia="en-US"/>
        </w:rPr>
        <w:t xml:space="preserve"> = número total de debêntures em circulação em </w:t>
      </w:r>
      <w:r w:rsidR="0055382E">
        <w:rPr>
          <w:rStyle w:val="Strong"/>
          <w:rFonts w:ascii="Verdana" w:hAnsi="Verdana" w:cs="Tahoma"/>
          <w:b w:val="0"/>
          <w:bCs w:val="0"/>
          <w:i/>
          <w:sz w:val="20"/>
          <w:szCs w:val="20"/>
          <w:lang w:eastAsia="en-US"/>
        </w:rPr>
        <w:t>m-1</w:t>
      </w:r>
      <w:r w:rsidR="0055382E">
        <w:rPr>
          <w:rStyle w:val="Strong"/>
          <w:rFonts w:ascii="Verdana" w:hAnsi="Verdana" w:cs="Tahoma"/>
          <w:b w:val="0"/>
          <w:bCs w:val="0"/>
          <w:sz w:val="20"/>
          <w:szCs w:val="20"/>
          <w:lang w:eastAsia="en-US"/>
        </w:rPr>
        <w:t>;</w:t>
      </w:r>
    </w:p>
    <w:p w:rsidR="008F28EA" w:rsidRDefault="0055382E">
      <w:pPr>
        <w:spacing w:before="240" w:after="240" w:line="340" w:lineRule="exact"/>
        <w:rPr>
          <w:rStyle w:val="Strong"/>
          <w:rFonts w:ascii="Verdana" w:hAnsi="Verdana" w:cs="Tahoma"/>
          <w:b w:val="0"/>
          <w:bCs w:val="0"/>
          <w:i/>
          <w:sz w:val="20"/>
          <w:szCs w:val="20"/>
          <w:lang w:eastAsia="en-US"/>
        </w:rPr>
      </w:pPr>
      <w:r>
        <w:rPr>
          <w:rStyle w:val="Strong"/>
          <w:rFonts w:ascii="Verdana" w:hAnsi="Verdana" w:cs="Tahoma"/>
          <w:b w:val="0"/>
          <w:bCs w:val="0"/>
          <w:i/>
          <w:sz w:val="20"/>
          <w:szCs w:val="20"/>
          <w:lang w:eastAsia="en-US"/>
        </w:rPr>
        <w:t>c</w:t>
      </w:r>
      <w:r>
        <w:rPr>
          <w:rStyle w:val="Strong"/>
          <w:rFonts w:ascii="Verdana" w:hAnsi="Verdana" w:cs="Tahoma"/>
          <w:b w:val="0"/>
          <w:bCs w:val="0"/>
          <w:sz w:val="20"/>
          <w:szCs w:val="20"/>
          <w:lang w:eastAsia="en-US"/>
        </w:rPr>
        <w:t xml:space="preserve"> = CCBs que tiveram valores amortizados no mês </w:t>
      </w:r>
      <w:r>
        <w:rPr>
          <w:rStyle w:val="Strong"/>
          <w:rFonts w:ascii="Verdana" w:hAnsi="Verdana" w:cs="Tahoma"/>
          <w:b w:val="0"/>
          <w:bCs w:val="0"/>
          <w:i/>
          <w:sz w:val="20"/>
          <w:szCs w:val="20"/>
          <w:lang w:eastAsia="en-US"/>
        </w:rPr>
        <w:t>m-1;</w:t>
      </w:r>
    </w:p>
    <w:p w:rsidR="008F28EA" w:rsidRDefault="00C0628A">
      <w:pPr>
        <w:spacing w:line="340" w:lineRule="exact"/>
        <w:jc w:val="both"/>
        <w:rPr>
          <w:rStyle w:val="Strong"/>
          <w:rFonts w:ascii="Verdana" w:eastAsia="SimSun" w:hAnsi="Verdana" w:cs="Tahoma"/>
          <w:b w:val="0"/>
          <w:snapToGrid w:val="0"/>
          <w:sz w:val="20"/>
          <w:szCs w:val="20"/>
        </w:rPr>
      </w:pPr>
      <m:oMath>
        <m:sSub>
          <m:sSubPr>
            <m:ctrlPr>
              <w:rPr>
                <w:rStyle w:val="Strong"/>
                <w:rFonts w:ascii="Cambria Math" w:eastAsia="SimSun" w:hAnsi="Cambria Math" w:cs="Tahoma"/>
                <w:b w:val="0"/>
                <w:bCs w:val="0"/>
                <w:i/>
                <w:snapToGrid w:val="0"/>
                <w:sz w:val="20"/>
                <w:szCs w:val="20"/>
              </w:rPr>
            </m:ctrlPr>
          </m:sSubPr>
          <m:e>
            <m:r>
              <w:rPr>
                <w:rStyle w:val="Strong"/>
                <w:rFonts w:ascii="Cambria Math" w:eastAsia="SimSun" w:hAnsi="Cambria Math" w:cs="Tahoma"/>
                <w:snapToGrid w:val="0"/>
                <w:sz w:val="20"/>
                <w:szCs w:val="20"/>
              </w:rPr>
              <m:t>Despesas</m:t>
            </m:r>
          </m:e>
          <m:sub>
            <m:r>
              <w:rPr>
                <w:rStyle w:val="Strong"/>
                <w:rFonts w:ascii="Cambria Math" w:eastAsia="SimSun" w:hAnsi="Cambria Math" w:cs="Tahoma"/>
                <w:snapToGrid w:val="0"/>
                <w:sz w:val="20"/>
                <w:szCs w:val="20"/>
              </w:rPr>
              <m:t>m</m:t>
            </m:r>
          </m:sub>
        </m:sSub>
      </m:oMath>
      <w:r w:rsidR="0055382E">
        <w:rPr>
          <w:rStyle w:val="Strong"/>
          <w:rFonts w:ascii="Verdana" w:eastAsia="SimSun" w:hAnsi="Verdana" w:cs="Tahoma"/>
          <w:b w:val="0"/>
          <w:i/>
          <w:snapToGrid w:val="0"/>
          <w:sz w:val="20"/>
          <w:szCs w:val="20"/>
        </w:rPr>
        <w:t xml:space="preserve"> </w:t>
      </w:r>
      <w:r w:rsidR="0055382E">
        <w:rPr>
          <w:rStyle w:val="Strong"/>
          <w:rFonts w:ascii="Verdana" w:eastAsia="SimSun" w:hAnsi="Verdana" w:cs="Tahoma"/>
          <w:b w:val="0"/>
          <w:snapToGrid w:val="0"/>
          <w:sz w:val="20"/>
          <w:szCs w:val="20"/>
        </w:rPr>
        <w:t xml:space="preserve">= </w:t>
      </w:r>
      <m:oMath>
        <m:sSub>
          <m:sSubPr>
            <m:ctrlPr>
              <w:rPr>
                <w:rStyle w:val="Strong"/>
                <w:rFonts w:ascii="Cambria Math" w:eastAsia="SimSun" w:hAnsi="Cambria Math" w:cs="Tahoma"/>
                <w:b w:val="0"/>
                <w:bCs w:val="0"/>
                <w:i/>
                <w:snapToGrid w:val="0"/>
                <w:sz w:val="20"/>
                <w:szCs w:val="20"/>
              </w:rPr>
            </m:ctrlPr>
          </m:sSubPr>
          <m:e>
            <m:r>
              <w:rPr>
                <w:rStyle w:val="Strong"/>
                <w:rFonts w:ascii="Cambria Math" w:eastAsia="SimSun" w:hAnsi="Cambria Math" w:cs="Tahoma"/>
                <w:snapToGrid w:val="0"/>
                <w:sz w:val="20"/>
                <w:szCs w:val="20"/>
              </w:rPr>
              <m:t>Despesas</m:t>
            </m:r>
          </m:e>
          <m:sub>
            <m:r>
              <w:rPr>
                <w:rStyle w:val="Strong"/>
                <w:rFonts w:ascii="Cambria Math" w:eastAsia="SimSun" w:hAnsi="Cambria Math" w:cs="Tahoma"/>
                <w:snapToGrid w:val="0"/>
                <w:sz w:val="20"/>
                <w:szCs w:val="20"/>
              </w:rPr>
              <m:t>m-1</m:t>
            </m:r>
          </m:sub>
        </m:sSub>
      </m:oMath>
      <w:r w:rsidR="0055382E">
        <w:rPr>
          <w:rStyle w:val="Strong"/>
          <w:rFonts w:ascii="Verdana" w:eastAsia="SimSun" w:hAnsi="Verdana" w:cs="Tahoma"/>
          <w:b w:val="0"/>
          <w:bCs w:val="0"/>
          <w:snapToGrid w:val="0"/>
          <w:sz w:val="20"/>
          <w:szCs w:val="20"/>
        </w:rPr>
        <w:t xml:space="preserve"> somada ao pagamento dos seguintes itens referentes ao mês </w:t>
      </w:r>
      <w:r w:rsidR="0055382E">
        <w:rPr>
          <w:rStyle w:val="Strong"/>
          <w:rFonts w:ascii="Verdana" w:eastAsia="SimSun" w:hAnsi="Verdana" w:cs="Tahoma"/>
          <w:b w:val="0"/>
          <w:bCs w:val="0"/>
          <w:i/>
          <w:snapToGrid w:val="0"/>
          <w:sz w:val="20"/>
          <w:szCs w:val="20"/>
        </w:rPr>
        <w:t>m</w:t>
      </w:r>
      <w:r w:rsidR="0055382E">
        <w:rPr>
          <w:rStyle w:val="Strong"/>
          <w:rFonts w:ascii="Verdana" w:eastAsia="SimSun" w:hAnsi="Verdana" w:cs="Tahoma"/>
          <w:b w:val="0"/>
          <w:bCs w:val="0"/>
          <w:snapToGrid w:val="0"/>
          <w:sz w:val="20"/>
          <w:szCs w:val="20"/>
        </w:rPr>
        <w:t xml:space="preserve">: </w:t>
      </w:r>
      <w:del w:id="59" w:author="Theodoro Prado" w:date="2018-09-24T14:11:00Z">
        <w:r w:rsidR="0055382E" w:rsidDel="00056551">
          <w:rPr>
            <w:rStyle w:val="Strong"/>
            <w:rFonts w:ascii="Verdana" w:eastAsia="SimSun" w:hAnsi="Verdana" w:cs="Tahoma"/>
            <w:snapToGrid w:val="0"/>
            <w:sz w:val="20"/>
            <w:szCs w:val="20"/>
          </w:rPr>
          <w:delText>(i)</w:delText>
        </w:r>
        <w:r w:rsidR="0055382E" w:rsidDel="00056551">
          <w:rPr>
            <w:rStyle w:val="Strong"/>
            <w:rFonts w:ascii="Verdana" w:eastAsia="SimSun" w:hAnsi="Verdana" w:cs="Tahoma"/>
            <w:b w:val="0"/>
            <w:snapToGrid w:val="0"/>
            <w:sz w:val="20"/>
            <w:szCs w:val="20"/>
          </w:rPr>
          <w:delText xml:space="preserve"> valores devidos à Biva Serviços Financeiros, a título de pagamento pelos serviços por ela prestados; </w:delText>
        </w:r>
      </w:del>
      <w:r w:rsidR="0055382E">
        <w:rPr>
          <w:rStyle w:val="Strong"/>
          <w:rFonts w:ascii="Verdana" w:eastAsia="SimSun" w:hAnsi="Verdana" w:cs="Tahoma"/>
          <w:snapToGrid w:val="0"/>
          <w:sz w:val="20"/>
          <w:szCs w:val="20"/>
        </w:rPr>
        <w:t>(</w:t>
      </w:r>
      <w:del w:id="60" w:author="Theodoro Prado" w:date="2018-09-24T14:11:00Z">
        <w:r w:rsidR="0055382E" w:rsidDel="00056551">
          <w:rPr>
            <w:rStyle w:val="Strong"/>
            <w:rFonts w:ascii="Verdana" w:eastAsia="SimSun" w:hAnsi="Verdana" w:cs="Tahoma"/>
            <w:snapToGrid w:val="0"/>
            <w:sz w:val="20"/>
            <w:szCs w:val="20"/>
          </w:rPr>
          <w:delText>i</w:delText>
        </w:r>
      </w:del>
      <w:r w:rsidR="0055382E">
        <w:rPr>
          <w:rStyle w:val="Strong"/>
          <w:rFonts w:ascii="Verdana" w:eastAsia="SimSun" w:hAnsi="Verdana" w:cs="Tahoma"/>
          <w:snapToGrid w:val="0"/>
          <w:sz w:val="20"/>
          <w:szCs w:val="20"/>
        </w:rPr>
        <w:t>i)</w:t>
      </w:r>
      <w:r w:rsidR="0055382E">
        <w:rPr>
          <w:rStyle w:val="Strong"/>
          <w:rFonts w:ascii="Verdana" w:eastAsia="SimSun" w:hAnsi="Verdana" w:cs="Tahoma"/>
          <w:b w:val="0"/>
          <w:snapToGrid w:val="0"/>
          <w:sz w:val="20"/>
          <w:szCs w:val="20"/>
        </w:rPr>
        <w:t xml:space="preserve"> </w:t>
      </w:r>
      <w:del w:id="61" w:author="Theodoro Prado" w:date="2018-09-24T14:11:00Z">
        <w:r w:rsidR="0055382E" w:rsidDel="00056551">
          <w:rPr>
            <w:rStyle w:val="Strong"/>
            <w:rFonts w:ascii="Verdana" w:eastAsia="SimSun" w:hAnsi="Verdana" w:cs="Tahoma"/>
            <w:b w:val="0"/>
            <w:snapToGrid w:val="0"/>
            <w:sz w:val="20"/>
            <w:szCs w:val="20"/>
          </w:rPr>
          <w:delText xml:space="preserve">dos </w:delText>
        </w:r>
      </w:del>
      <w:r w:rsidR="0055382E">
        <w:rPr>
          <w:rStyle w:val="Strong"/>
          <w:rFonts w:ascii="Verdana" w:eastAsia="SimSun" w:hAnsi="Verdana" w:cs="Tahoma"/>
          <w:b w:val="0"/>
          <w:snapToGrid w:val="0"/>
          <w:sz w:val="20"/>
          <w:szCs w:val="20"/>
        </w:rPr>
        <w:t xml:space="preserve">valores devidos em razão da contratação dos prestadores de serviços de Emissão, incluindo as despesas com o Agente Fiduciário, Escriturador e instituições financeiras endossantes das CCBs; </w:t>
      </w:r>
      <w:r w:rsidR="0055382E">
        <w:rPr>
          <w:rStyle w:val="Strong"/>
          <w:rFonts w:ascii="Verdana" w:eastAsia="SimSun" w:hAnsi="Verdana" w:cs="Tahoma"/>
          <w:snapToGrid w:val="0"/>
          <w:sz w:val="20"/>
          <w:szCs w:val="20"/>
        </w:rPr>
        <w:t>(</w:t>
      </w:r>
      <w:del w:id="62" w:author="Theodoro Prado" w:date="2018-09-24T14:11:00Z">
        <w:r w:rsidR="0055382E" w:rsidDel="00056551">
          <w:rPr>
            <w:rStyle w:val="Strong"/>
            <w:rFonts w:ascii="Verdana" w:eastAsia="SimSun" w:hAnsi="Verdana" w:cs="Tahoma"/>
            <w:snapToGrid w:val="0"/>
            <w:sz w:val="20"/>
            <w:szCs w:val="20"/>
          </w:rPr>
          <w:delText>i</w:delText>
        </w:r>
      </w:del>
      <w:r w:rsidR="0055382E">
        <w:rPr>
          <w:rStyle w:val="Strong"/>
          <w:rFonts w:ascii="Verdana" w:eastAsia="SimSun" w:hAnsi="Verdana" w:cs="Tahoma"/>
          <w:snapToGrid w:val="0"/>
          <w:sz w:val="20"/>
          <w:szCs w:val="20"/>
        </w:rPr>
        <w:t>ii)</w:t>
      </w:r>
      <w:r w:rsidR="0055382E">
        <w:rPr>
          <w:rStyle w:val="Strong"/>
          <w:rFonts w:ascii="Verdana" w:eastAsia="SimSun" w:hAnsi="Verdana" w:cs="Tahoma"/>
          <w:b w:val="0"/>
          <w:snapToGrid w:val="0"/>
          <w:sz w:val="20"/>
          <w:szCs w:val="20"/>
        </w:rPr>
        <w:t xml:space="preserve"> de eventuais tributos incidentes sobre os valores recebidos pela Emissora a título de juros das CCB.</w:t>
      </w:r>
    </w:p>
    <w:p w:rsidR="008F28EA" w:rsidRDefault="00C0628A">
      <w:pPr>
        <w:spacing w:before="360" w:after="360" w:line="280" w:lineRule="exact"/>
        <w:rPr>
          <w:rStyle w:val="Strong"/>
          <w:rFonts w:ascii="Verdana" w:hAnsi="Verdana" w:cs="Tahoma"/>
          <w:b w:val="0"/>
          <w:bCs w:val="0"/>
          <w:sz w:val="20"/>
          <w:szCs w:val="20"/>
          <w:lang w:eastAsia="en-US"/>
        </w:rPr>
      </w:pPr>
      <m:oMath>
        <m:sSub>
          <m:sSubPr>
            <m:ctrlPr>
              <w:rPr>
                <w:rStyle w:val="Strong"/>
                <w:rFonts w:ascii="Cambria Math" w:hAnsi="Cambria Math" w:cs="Tahoma"/>
                <w:b w:val="0"/>
                <w:bCs w:val="0"/>
                <w:i/>
                <w:szCs w:val="20"/>
                <w:lang w:eastAsia="en-US"/>
              </w:rPr>
            </m:ctrlPr>
          </m:sSubPr>
          <m:e>
            <m:r>
              <w:rPr>
                <w:rStyle w:val="Strong"/>
                <w:rFonts w:ascii="Cambria Math" w:hAnsi="Cambria Math" w:cs="Tahoma"/>
                <w:szCs w:val="20"/>
                <w:lang w:eastAsia="en-US"/>
              </w:rPr>
              <m:t>porcentagem a ser amortizada</m:t>
            </m:r>
          </m:e>
          <m:sub>
            <m:r>
              <w:rPr>
                <w:rStyle w:val="Strong"/>
                <w:rFonts w:ascii="Cambria Math" w:hAnsi="Cambria Math" w:cs="Tahoma"/>
                <w:szCs w:val="20"/>
                <w:lang w:eastAsia="en-US"/>
              </w:rPr>
              <m:t>m</m:t>
            </m:r>
          </m:sub>
        </m:sSub>
        <m:r>
          <w:rPr>
            <w:rStyle w:val="Strong"/>
            <w:rFonts w:ascii="Cambria Math" w:hAnsi="Cambria Math" w:cs="Tahoma"/>
            <w:szCs w:val="20"/>
            <w:lang w:eastAsia="en-US"/>
          </w:rPr>
          <m:t xml:space="preserve">= </m:t>
        </m:r>
        <m:f>
          <m:fPr>
            <m:ctrlPr>
              <w:rPr>
                <w:rStyle w:val="Strong"/>
                <w:rFonts w:ascii="Cambria Math" w:hAnsi="Cambria Math" w:cs="Tahoma"/>
                <w:b w:val="0"/>
                <w:bCs w:val="0"/>
                <w:i/>
                <w:szCs w:val="20"/>
                <w:lang w:eastAsia="en-US"/>
              </w:rPr>
            </m:ctrlPr>
          </m:fPr>
          <m:num>
            <m:nary>
              <m:naryPr>
                <m:chr m:val="∑"/>
                <m:limLoc m:val="undOvr"/>
                <m:ctrlPr>
                  <w:rPr>
                    <w:rStyle w:val="Strong"/>
                    <w:rFonts w:ascii="Cambria Math" w:hAnsi="Cambria Math" w:cs="Tahoma"/>
                    <w:b w:val="0"/>
                    <w:bCs w:val="0"/>
                    <w:i/>
                    <w:szCs w:val="20"/>
                    <w:lang w:eastAsia="en-US"/>
                  </w:rPr>
                </m:ctrlPr>
              </m:naryPr>
              <m:sub>
                <m:r>
                  <w:rPr>
                    <w:rStyle w:val="Strong"/>
                    <w:rFonts w:ascii="Cambria Math" w:hAnsi="Cambria Math" w:cs="Tahoma"/>
                    <w:szCs w:val="20"/>
                    <w:lang w:eastAsia="en-US"/>
                  </w:rPr>
                  <m:t>i=1</m:t>
                </m:r>
              </m:sub>
              <m:sup>
                <m:r>
                  <w:rPr>
                    <w:rStyle w:val="Strong"/>
                    <w:rFonts w:ascii="Cambria Math" w:hAnsi="Cambria Math" w:cs="Tahoma"/>
                    <w:szCs w:val="20"/>
                    <w:lang w:eastAsia="en-US"/>
                  </w:rPr>
                  <m:t>m</m:t>
                </m:r>
              </m:sup>
              <m:e>
                <m:sSub>
                  <m:sSubPr>
                    <m:ctrlPr>
                      <w:rPr>
                        <w:rStyle w:val="Strong"/>
                        <w:rFonts w:ascii="Cambria Math" w:hAnsi="Cambria Math" w:cs="Tahoma"/>
                        <w:b w:val="0"/>
                        <w:bCs w:val="0"/>
                        <w:i/>
                        <w:szCs w:val="20"/>
                        <w:lang w:eastAsia="en-US"/>
                      </w:rPr>
                    </m:ctrlPr>
                  </m:sSubPr>
                  <m:e>
                    <m:r>
                      <w:rPr>
                        <w:rStyle w:val="Strong"/>
                        <w:rFonts w:ascii="Cambria Math" w:hAnsi="Cambria Math" w:cs="Tahoma"/>
                        <w:szCs w:val="20"/>
                        <w:lang w:eastAsia="en-US"/>
                      </w:rPr>
                      <m:t>Amortização do Valor Nominal Unitário</m:t>
                    </m:r>
                  </m:e>
                  <m:sub>
                    <m:r>
                      <w:rPr>
                        <w:rStyle w:val="Strong"/>
                        <w:rFonts w:ascii="Cambria Math" w:hAnsi="Cambria Math" w:cs="Tahoma"/>
                        <w:szCs w:val="20"/>
                        <w:lang w:eastAsia="en-US"/>
                      </w:rPr>
                      <m:t>m</m:t>
                    </m:r>
                  </m:sub>
                </m:sSub>
              </m:e>
            </m:nary>
          </m:num>
          <m:den>
            <m:r>
              <w:rPr>
                <w:rStyle w:val="Strong"/>
                <w:rFonts w:ascii="Cambria Math" w:hAnsi="Cambria Math" w:cs="Tahoma"/>
                <w:szCs w:val="20"/>
                <w:lang w:eastAsia="en-US"/>
              </w:rPr>
              <m:t>Valor Nominal Unitário</m:t>
            </m:r>
          </m:den>
        </m:f>
      </m:oMath>
      <w:r w:rsidR="0055382E">
        <w:rPr>
          <w:rStyle w:val="Strong"/>
          <w:rFonts w:ascii="Verdana" w:hAnsi="Verdana" w:cs="Tahoma"/>
          <w:b w:val="0"/>
          <w:bCs w:val="0"/>
          <w:sz w:val="20"/>
          <w:szCs w:val="20"/>
          <w:lang w:eastAsia="en-US"/>
        </w:rPr>
        <w:t>,</w:t>
      </w:r>
    </w:p>
    <w:p w:rsidR="008F28EA" w:rsidRDefault="0055382E">
      <w:pPr>
        <w:spacing w:before="360" w:after="360" w:line="280" w:lineRule="exact"/>
        <w:rPr>
          <w:rStyle w:val="Strong"/>
          <w:rFonts w:ascii="Verdana" w:hAnsi="Verdana" w:cs="Tahoma"/>
          <w:b w:val="0"/>
          <w:bCs w:val="0"/>
          <w:sz w:val="20"/>
          <w:szCs w:val="20"/>
          <w:u w:val="single"/>
          <w:lang w:eastAsia="en-US"/>
        </w:rPr>
      </w:pPr>
      <w:r>
        <w:rPr>
          <w:rStyle w:val="Strong"/>
          <w:rFonts w:ascii="Verdana" w:hAnsi="Verdana" w:cs="Tahoma"/>
          <w:b w:val="0"/>
          <w:bCs w:val="0"/>
          <w:sz w:val="20"/>
          <w:szCs w:val="20"/>
          <w:u w:val="single"/>
          <w:lang w:eastAsia="en-US"/>
        </w:rPr>
        <w:lastRenderedPageBreak/>
        <w:t>Sujeito a:</w:t>
      </w:r>
    </w:p>
    <w:p w:rsidR="008F28EA" w:rsidRDefault="00C0628A">
      <w:pPr>
        <w:pStyle w:val="ListParagraph"/>
        <w:numPr>
          <w:ilvl w:val="0"/>
          <w:numId w:val="37"/>
        </w:numPr>
        <w:spacing w:before="480" w:after="480" w:line="280" w:lineRule="exact"/>
        <w:ind w:left="1077"/>
        <w:rPr>
          <w:rStyle w:val="Strong"/>
          <w:rFonts w:ascii="Verdana" w:hAnsi="Verdana" w:cs="Tahoma"/>
          <w:b w:val="0"/>
          <w:bCs w:val="0"/>
          <w:sz w:val="20"/>
          <w:szCs w:val="20"/>
          <w:u w:val="single"/>
          <w:lang w:eastAsia="en-US"/>
        </w:rPr>
      </w:pPr>
      <m:oMath>
        <m:f>
          <m:fPr>
            <m:ctrlPr>
              <w:rPr>
                <w:rStyle w:val="Strong"/>
                <w:rFonts w:ascii="Cambria Math" w:eastAsia="Times New Roman" w:hAnsi="Cambria Math" w:cs="Tahoma"/>
                <w:b w:val="0"/>
                <w:bCs w:val="0"/>
                <w:i/>
                <w:sz w:val="22"/>
                <w:szCs w:val="20"/>
                <w:lang w:eastAsia="en-US"/>
              </w:rPr>
            </m:ctrlPr>
          </m:fPr>
          <m:num>
            <m:nary>
              <m:naryPr>
                <m:chr m:val="∑"/>
                <m:limLoc m:val="undOvr"/>
                <m:ctrlPr>
                  <w:rPr>
                    <w:rStyle w:val="Strong"/>
                    <w:rFonts w:ascii="Cambria Math" w:eastAsia="Times New Roman" w:hAnsi="Cambria Math" w:cs="Tahoma"/>
                    <w:b w:val="0"/>
                    <w:bCs w:val="0"/>
                    <w:i/>
                    <w:sz w:val="22"/>
                    <w:szCs w:val="20"/>
                    <w:lang w:eastAsia="en-US"/>
                  </w:rPr>
                </m:ctrlPr>
              </m:naryPr>
              <m:sub>
                <m:r>
                  <w:rPr>
                    <w:rStyle w:val="Strong"/>
                    <w:rFonts w:ascii="Cambria Math" w:hAnsi="Cambria Math" w:cs="Tahoma"/>
                    <w:sz w:val="22"/>
                    <w:szCs w:val="20"/>
                    <w:lang w:eastAsia="en-US"/>
                  </w:rPr>
                  <m:t>i=1</m:t>
                </m:r>
              </m:sub>
              <m:sup>
                <m:r>
                  <w:rPr>
                    <w:rStyle w:val="Strong"/>
                    <w:rFonts w:ascii="Cambria Math" w:hAnsi="Cambria Math" w:cs="Tahoma"/>
                    <w:sz w:val="22"/>
                    <w:szCs w:val="20"/>
                    <w:lang w:eastAsia="en-US"/>
                  </w:rPr>
                  <m:t>m</m:t>
                </m:r>
              </m:sup>
              <m:e>
                <m:sSub>
                  <m:sSubPr>
                    <m:ctrlPr>
                      <w:rPr>
                        <w:rStyle w:val="Strong"/>
                        <w:rFonts w:ascii="Cambria Math" w:eastAsia="Times New Roman" w:hAnsi="Cambria Math" w:cs="Tahoma"/>
                        <w:b w:val="0"/>
                        <w:bCs w:val="0"/>
                        <w:i/>
                        <w:sz w:val="22"/>
                        <w:szCs w:val="20"/>
                        <w:lang w:eastAsia="en-US"/>
                      </w:rPr>
                    </m:ctrlPr>
                  </m:sSubPr>
                  <m:e>
                    <m:r>
                      <w:rPr>
                        <w:rStyle w:val="Strong"/>
                        <w:rFonts w:ascii="Cambria Math" w:hAnsi="Cambria Math" w:cs="Tahoma"/>
                        <w:sz w:val="22"/>
                        <w:szCs w:val="20"/>
                        <w:lang w:eastAsia="en-US"/>
                      </w:rPr>
                      <m:t>Amortização do Valor Nominal Unitário</m:t>
                    </m:r>
                  </m:e>
                  <m:sub>
                    <m:r>
                      <w:rPr>
                        <w:rStyle w:val="Strong"/>
                        <w:rFonts w:ascii="Cambria Math" w:hAnsi="Cambria Math" w:cs="Tahoma"/>
                        <w:sz w:val="22"/>
                        <w:szCs w:val="20"/>
                        <w:lang w:eastAsia="en-US"/>
                      </w:rPr>
                      <m:t>m</m:t>
                    </m:r>
                  </m:sub>
                </m:sSub>
              </m:e>
            </m:nary>
          </m:num>
          <m:den>
            <m:r>
              <w:rPr>
                <w:rStyle w:val="Strong"/>
                <w:rFonts w:ascii="Cambria Math" w:hAnsi="Cambria Math" w:cs="Tahoma"/>
                <w:sz w:val="22"/>
                <w:szCs w:val="20"/>
                <w:lang w:eastAsia="en-US"/>
              </w:rPr>
              <m:t>Valor Nominal Unitário</m:t>
            </m:r>
          </m:den>
        </m:f>
        <m:r>
          <w:rPr>
            <w:rStyle w:val="Strong"/>
            <w:rFonts w:ascii="Cambria Math" w:eastAsia="Times New Roman" w:hAnsi="Cambria Math" w:cs="Tahoma"/>
            <w:sz w:val="22"/>
            <w:szCs w:val="20"/>
            <w:lang w:eastAsia="en-US"/>
          </w:rPr>
          <m:t>&lt;</m:t>
        </m:r>
      </m:oMath>
      <w:r w:rsidR="0055382E">
        <w:rPr>
          <w:rStyle w:val="Strong"/>
          <w:rFonts w:ascii="Verdana" w:hAnsi="Verdana" w:cs="Tahoma"/>
          <w:b w:val="0"/>
          <w:bCs w:val="0"/>
          <w:sz w:val="20"/>
          <w:szCs w:val="20"/>
          <w:lang w:eastAsia="en-US"/>
        </w:rPr>
        <w:t xml:space="preserve"> 97% (noventa e sete por cento) e,</w:t>
      </w:r>
    </w:p>
    <w:p w:rsidR="008F28EA" w:rsidRDefault="0055382E">
      <w:pPr>
        <w:pStyle w:val="ListParagraph"/>
        <w:numPr>
          <w:ilvl w:val="0"/>
          <w:numId w:val="37"/>
        </w:numPr>
        <w:spacing w:before="360" w:after="360" w:line="280" w:lineRule="exact"/>
        <w:rPr>
          <w:rStyle w:val="Strong"/>
          <w:rFonts w:ascii="Verdana" w:hAnsi="Verdana" w:cs="Tahoma"/>
          <w:b w:val="0"/>
          <w:bCs w:val="0"/>
          <w:sz w:val="20"/>
          <w:szCs w:val="20"/>
          <w:u w:val="single"/>
          <w:lang w:eastAsia="en-US"/>
        </w:rPr>
      </w:pPr>
      <m:oMath>
        <m:r>
          <w:rPr>
            <w:rStyle w:val="Strong"/>
            <w:rFonts w:ascii="Cambria Math" w:eastAsia="Times New Roman" w:hAnsi="Cambria Math" w:cs="Tahoma"/>
            <w:sz w:val="20"/>
            <w:szCs w:val="20"/>
            <w:lang w:eastAsia="en-US"/>
          </w:rPr>
          <m:t>1&lt;m&lt;Data de Vencimento das Debêntures o</m:t>
        </m:r>
        <m:r>
          <w:rPr>
            <w:rFonts w:ascii="Cambria Math" w:hAnsi="Cambria Math" w:cs="Tahoma"/>
            <w:sz w:val="20"/>
            <w:szCs w:val="20"/>
          </w:rPr>
          <m:t>u</m:t>
        </m:r>
        <m:r>
          <m:rPr>
            <m:sty m:val="p"/>
          </m:rPr>
          <w:rPr>
            <w:rFonts w:ascii="Cambria Math" w:hAnsi="Cambria Math" w:cs="Tahoma"/>
            <w:sz w:val="20"/>
            <w:szCs w:val="20"/>
          </w:rPr>
          <m:t xml:space="preserve"> </m:t>
        </m:r>
        <m:r>
          <w:rPr>
            <w:rStyle w:val="Strong"/>
            <w:rFonts w:ascii="Cambria Math" w:eastAsia="Times New Roman" w:hAnsi="Cambria Math" w:cs="Tahoma"/>
            <w:sz w:val="20"/>
            <w:szCs w:val="20"/>
            <w:lang w:eastAsia="en-US"/>
          </w:rPr>
          <m:t>evento de Resgate Antecipado Total</m:t>
        </m:r>
      </m:oMath>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r>
        <w:rPr>
          <w:rFonts w:ascii="Verdana" w:eastAsia="MS Mincho" w:hAnsi="Verdana" w:cs="Tahoma"/>
          <w:b/>
          <w:bCs/>
          <w:sz w:val="20"/>
          <w:szCs w:val="20"/>
        </w:rPr>
        <w:t>Prêmio de Reembolso</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Fonts w:ascii="Verdana" w:eastAsia="SimSun" w:hAnsi="Verdana" w:cs="Tahoma"/>
          <w:b/>
          <w:bCs/>
          <w:snapToGrid w:val="0"/>
          <w:sz w:val="20"/>
          <w:szCs w:val="20"/>
        </w:rPr>
      </w:pPr>
      <w:r>
        <w:rPr>
          <w:rFonts w:ascii="Verdana" w:hAnsi="Verdana" w:cs="Tahoma"/>
          <w:sz w:val="20"/>
          <w:szCs w:val="20"/>
        </w:rPr>
        <w:t xml:space="preserve">Após a Amortização Extraordinária Obrigatória de </w:t>
      </w:r>
      <w:r>
        <w:rPr>
          <w:rFonts w:ascii="Verdana" w:eastAsia="Arial Unicode MS" w:hAnsi="Verdana" w:cs="Tahoma"/>
          <w:sz w:val="20"/>
          <w:szCs w:val="20"/>
        </w:rPr>
        <w:t>97</w:t>
      </w:r>
      <w:r>
        <w:rPr>
          <w:rFonts w:ascii="Verdana" w:hAnsi="Verdana" w:cs="Tahoma"/>
          <w:bCs/>
          <w:sz w:val="20"/>
          <w:szCs w:val="20"/>
        </w:rPr>
        <w:t xml:space="preserve">% (noventa e sete por cento) do saldo do Valor Nominal Unitário Ajustado das Debêntures, </w:t>
      </w:r>
      <w:r>
        <w:rPr>
          <w:rFonts w:ascii="Verdana" w:hAnsi="Verdana" w:cs="Tahoma"/>
          <w:sz w:val="20"/>
          <w:szCs w:val="20"/>
        </w:rPr>
        <w:t>as Debêntures assegurarão aos Debenturistas de todas as Séries um prêmio de reembolso correspondente ao montante líquido recebido pela Emissora a título de pagamento das CCBs vinculadas à Emissão e existentes na carteira da Emissora na data do respectivo pagamento (“</w:t>
      </w:r>
      <w:r>
        <w:rPr>
          <w:rFonts w:ascii="Verdana" w:hAnsi="Verdana" w:cs="Tahoma"/>
          <w:b/>
          <w:sz w:val="20"/>
          <w:szCs w:val="20"/>
        </w:rPr>
        <w:t>Prêmio de Reembolso</w:t>
      </w:r>
      <w:r>
        <w:rPr>
          <w:rFonts w:ascii="Verdana" w:hAnsi="Verdana" w:cs="Tahoma"/>
          <w:sz w:val="20"/>
          <w:szCs w:val="20"/>
        </w:rPr>
        <w:t xml:space="preserve">”). </w:t>
      </w:r>
    </w:p>
    <w:p w:rsidR="008F28EA" w:rsidRDefault="008F28EA">
      <w:pPr>
        <w:spacing w:line="340" w:lineRule="exact"/>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hAnsi="Verdana" w:cs="Tahoma"/>
          <w:sz w:val="20"/>
          <w:szCs w:val="20"/>
        </w:rPr>
      </w:pPr>
      <w:bookmarkStart w:id="63" w:name="_Ref517079242"/>
      <w:r>
        <w:rPr>
          <w:rFonts w:ascii="Verdana" w:hAnsi="Verdana" w:cs="Tahoma"/>
          <w:sz w:val="20"/>
          <w:szCs w:val="20"/>
        </w:rPr>
        <w:t>O cálculo do Prêmio de Reembolso será realizado em conformidade com as seguintes fórmulas:</w:t>
      </w:r>
      <w:bookmarkEnd w:id="63"/>
      <w:r>
        <w:rPr>
          <w:rFonts w:ascii="Verdana" w:hAnsi="Verdana" w:cs="Tahoma"/>
          <w:sz w:val="20"/>
          <w:szCs w:val="20"/>
        </w:rPr>
        <w:t xml:space="preserve"> </w:t>
      </w:r>
    </w:p>
    <w:p w:rsidR="008F28EA" w:rsidRDefault="008F28EA">
      <w:pPr>
        <w:spacing w:line="340" w:lineRule="exact"/>
        <w:jc w:val="both"/>
        <w:rPr>
          <w:rStyle w:val="Strong"/>
          <w:rFonts w:ascii="Verdana" w:eastAsia="SimSun" w:hAnsi="Verdana" w:cs="Tahoma"/>
          <w:snapToGrid w:val="0"/>
          <w:sz w:val="20"/>
          <w:szCs w:val="20"/>
          <w:highlight w:val="yellow"/>
        </w:rPr>
      </w:pPr>
    </w:p>
    <w:p w:rsidR="008F28EA" w:rsidRDefault="0055382E">
      <w:pPr>
        <w:spacing w:before="240" w:after="240" w:line="340" w:lineRule="exact"/>
        <w:jc w:val="both"/>
        <w:rPr>
          <w:rStyle w:val="Strong"/>
          <w:rFonts w:ascii="Verdana" w:eastAsia="SimSun" w:hAnsi="Verdana" w:cs="Tahoma"/>
          <w:b w:val="0"/>
          <w:bCs w:val="0"/>
          <w:sz w:val="22"/>
          <w:szCs w:val="20"/>
          <w:lang w:eastAsia="en-US"/>
        </w:rPr>
      </w:pPr>
      <m:oMathPara>
        <m:oMath>
          <m:r>
            <w:rPr>
              <w:rStyle w:val="Strong"/>
              <w:rFonts w:ascii="Cambria Math" w:hAnsi="Cambria Math" w:cs="Tahoma"/>
              <w:sz w:val="22"/>
              <w:szCs w:val="20"/>
              <w:lang w:eastAsia="en-US"/>
            </w:rPr>
            <m:t>Prêmio de Reembols</m:t>
          </m:r>
          <m:sSub>
            <m:sSubPr>
              <m:ctrlPr>
                <w:rPr>
                  <w:rStyle w:val="Strong"/>
                  <w:rFonts w:ascii="Cambria Math" w:hAnsi="Cambria Math" w:cs="Tahoma"/>
                  <w:b w:val="0"/>
                  <w:bCs w:val="0"/>
                  <w:i/>
                  <w:sz w:val="22"/>
                  <w:szCs w:val="20"/>
                  <w:lang w:eastAsia="en-US"/>
                </w:rPr>
              </m:ctrlPr>
            </m:sSubPr>
            <m:e>
              <m:r>
                <w:rPr>
                  <w:rStyle w:val="Strong"/>
                  <w:rFonts w:ascii="Cambria Math" w:hAnsi="Cambria Math" w:cs="Tahoma"/>
                  <w:sz w:val="22"/>
                  <w:szCs w:val="20"/>
                  <w:lang w:eastAsia="en-US"/>
                </w:rPr>
                <m:t>o</m:t>
              </m:r>
            </m:e>
            <m:sub>
              <m:r>
                <w:rPr>
                  <w:rStyle w:val="Strong"/>
                  <w:rFonts w:ascii="Cambria Math" w:hAnsi="Cambria Math" w:cs="Tahoma"/>
                  <w:sz w:val="22"/>
                  <w:szCs w:val="20"/>
                  <w:lang w:eastAsia="en-US"/>
                </w:rPr>
                <m:t>m</m:t>
              </m:r>
            </m:sub>
          </m:sSub>
          <m:r>
            <w:rPr>
              <w:rStyle w:val="Strong"/>
              <w:rFonts w:ascii="Cambria Math" w:hAnsi="Cambria Math" w:cs="Tahoma"/>
              <w:sz w:val="22"/>
              <w:szCs w:val="20"/>
              <w:lang w:eastAsia="en-US"/>
            </w:rPr>
            <m:t>=</m:t>
          </m:r>
          <m:f>
            <m:fPr>
              <m:ctrlPr>
                <w:rPr>
                  <w:rStyle w:val="Strong"/>
                  <w:rFonts w:ascii="Cambria Math" w:hAnsi="Cambria Math" w:cs="Tahoma"/>
                  <w:b w:val="0"/>
                  <w:bCs w:val="0"/>
                  <w:i/>
                  <w:sz w:val="22"/>
                  <w:szCs w:val="20"/>
                  <w:lang w:eastAsia="en-US"/>
                </w:rPr>
              </m:ctrlPr>
            </m:fPr>
            <m:num>
              <m:nary>
                <m:naryPr>
                  <m:chr m:val="∑"/>
                  <m:limLoc m:val="undOvr"/>
                  <m:ctrlPr>
                    <w:rPr>
                      <w:rStyle w:val="Strong"/>
                      <w:rFonts w:ascii="Cambria Math" w:hAnsi="Cambria Math" w:cs="Tahoma"/>
                      <w:b w:val="0"/>
                      <w:bCs w:val="0"/>
                      <w:i/>
                      <w:sz w:val="22"/>
                      <w:szCs w:val="20"/>
                      <w:lang w:eastAsia="en-US"/>
                    </w:rPr>
                  </m:ctrlPr>
                </m:naryPr>
                <m:sub>
                  <m:r>
                    <w:rPr>
                      <w:rStyle w:val="Strong"/>
                      <w:rFonts w:ascii="Cambria Math" w:hAnsi="Cambria Math" w:cs="Tahoma"/>
                      <w:sz w:val="22"/>
                      <w:szCs w:val="20"/>
                      <w:lang w:eastAsia="en-US"/>
                    </w:rPr>
                    <m:t>i=1</m:t>
                  </m:r>
                </m:sub>
                <m:sup>
                  <m:r>
                    <w:rPr>
                      <w:rStyle w:val="Strong"/>
                      <w:rFonts w:ascii="Cambria Math" w:hAnsi="Cambria Math" w:cs="Tahoma"/>
                      <w:sz w:val="22"/>
                      <w:szCs w:val="20"/>
                      <w:lang w:eastAsia="en-US"/>
                    </w:rPr>
                    <m:t>c</m:t>
                  </m:r>
                </m:sup>
                <m:e>
                  <m:sSub>
                    <m:sSubPr>
                      <m:ctrlPr>
                        <w:rPr>
                          <w:rStyle w:val="Strong"/>
                          <w:rFonts w:ascii="Cambria Math" w:hAnsi="Cambria Math" w:cs="Tahoma"/>
                          <w:b w:val="0"/>
                          <w:bCs w:val="0"/>
                          <w:i/>
                          <w:sz w:val="22"/>
                          <w:szCs w:val="20"/>
                          <w:lang w:eastAsia="en-US"/>
                        </w:rPr>
                      </m:ctrlPr>
                    </m:sSubPr>
                    <m:e>
                      <m:r>
                        <w:rPr>
                          <w:rStyle w:val="Strong"/>
                          <w:rFonts w:ascii="Cambria Math" w:hAnsi="Cambria Math" w:cs="Tahoma"/>
                          <w:sz w:val="22"/>
                          <w:szCs w:val="20"/>
                          <w:lang w:eastAsia="en-US"/>
                        </w:rPr>
                        <m:t>Amoritzações das CCBs</m:t>
                      </m:r>
                    </m:e>
                    <m:sub>
                      <m:r>
                        <w:rPr>
                          <w:rStyle w:val="Strong"/>
                          <w:rFonts w:ascii="Cambria Math" w:hAnsi="Cambria Math" w:cs="Tahoma"/>
                          <w:sz w:val="22"/>
                          <w:szCs w:val="20"/>
                          <w:lang w:eastAsia="en-US"/>
                        </w:rPr>
                        <m:t>m-1</m:t>
                      </m:r>
                    </m:sub>
                  </m:sSub>
                </m:e>
              </m:nary>
              <m:r>
                <w:rPr>
                  <w:rStyle w:val="Strong"/>
                  <w:rFonts w:ascii="Cambria Math" w:hAnsi="Cambria Math" w:cs="Tahoma"/>
                  <w:sz w:val="22"/>
                  <w:szCs w:val="20"/>
                  <w:lang w:eastAsia="en-US"/>
                </w:rPr>
                <m:t>×F-Despesas</m:t>
              </m:r>
            </m:num>
            <m:den>
              <m:sSub>
                <m:sSubPr>
                  <m:ctrlPr>
                    <w:rPr>
                      <w:rStyle w:val="Strong"/>
                      <w:rFonts w:ascii="Cambria Math" w:hAnsi="Cambria Math" w:cs="Tahoma"/>
                      <w:b w:val="0"/>
                      <w:bCs w:val="0"/>
                      <w:i/>
                      <w:sz w:val="22"/>
                      <w:szCs w:val="20"/>
                      <w:lang w:eastAsia="en-US"/>
                    </w:rPr>
                  </m:ctrlPr>
                </m:sSubPr>
                <m:e>
                  <m:r>
                    <w:rPr>
                      <w:rStyle w:val="Strong"/>
                      <w:rFonts w:ascii="Cambria Math" w:hAnsi="Cambria Math" w:cs="Tahoma"/>
                      <w:sz w:val="22"/>
                      <w:szCs w:val="20"/>
                      <w:lang w:eastAsia="en-US"/>
                    </w:rPr>
                    <m:t>nº de debêntures em circulação</m:t>
                  </m:r>
                </m:e>
                <m:sub>
                  <m:r>
                    <w:rPr>
                      <w:rStyle w:val="Strong"/>
                      <w:rFonts w:ascii="Cambria Math" w:hAnsi="Cambria Math" w:cs="Tahoma"/>
                      <w:sz w:val="22"/>
                      <w:szCs w:val="20"/>
                      <w:lang w:eastAsia="en-US"/>
                    </w:rPr>
                    <m:t>m-1</m:t>
                  </m:r>
                </m:sub>
              </m:sSub>
            </m:den>
          </m:f>
          <m:r>
            <w:rPr>
              <w:rStyle w:val="Strong"/>
              <w:rFonts w:ascii="Cambria Math" w:hAnsi="Cambria Math" w:cs="Tahoma"/>
              <w:sz w:val="22"/>
              <w:szCs w:val="20"/>
              <w:lang w:eastAsia="en-US"/>
            </w:rPr>
            <m:t>,</m:t>
          </m:r>
        </m:oMath>
      </m:oMathPara>
    </w:p>
    <w:p w:rsidR="008F28EA" w:rsidRDefault="0055382E">
      <w:pPr>
        <w:spacing w:before="240" w:after="240" w:line="340" w:lineRule="exact"/>
        <w:jc w:val="both"/>
        <w:rPr>
          <w:rStyle w:val="Strong"/>
          <w:rFonts w:ascii="Verdana" w:eastAsia="SimSun" w:hAnsi="Verdana" w:cs="Tahoma"/>
          <w:b w:val="0"/>
          <w:bCs w:val="0"/>
          <w:sz w:val="20"/>
          <w:szCs w:val="20"/>
          <w:lang w:eastAsia="en-US"/>
        </w:rPr>
      </w:pPr>
      <w:r>
        <w:rPr>
          <w:rStyle w:val="Strong"/>
          <w:rFonts w:ascii="Verdana" w:eastAsia="SimSun" w:hAnsi="Verdana" w:cs="Tahoma"/>
          <w:b w:val="0"/>
          <w:bCs w:val="0"/>
          <w:sz w:val="20"/>
          <w:szCs w:val="20"/>
          <w:lang w:eastAsia="en-US"/>
        </w:rPr>
        <w:t>Sujeito a:</w:t>
      </w:r>
    </w:p>
    <w:p w:rsidR="008F28EA" w:rsidRDefault="00C0628A" w:rsidP="000B76CF">
      <w:pPr>
        <w:pStyle w:val="ListParagraph"/>
        <w:numPr>
          <w:ilvl w:val="0"/>
          <w:numId w:val="38"/>
        </w:numPr>
        <w:spacing w:before="480" w:after="480" w:line="280" w:lineRule="exact"/>
        <w:ind w:left="1077"/>
        <w:outlineLvl w:val="5"/>
        <w:rPr>
          <w:rStyle w:val="Strong"/>
          <w:rFonts w:ascii="Verdana" w:hAnsi="Verdana" w:cs="Tahoma"/>
          <w:b w:val="0"/>
          <w:bCs w:val="0"/>
          <w:sz w:val="20"/>
          <w:szCs w:val="20"/>
          <w:u w:val="single"/>
          <w:lang w:eastAsia="en-US"/>
        </w:rPr>
      </w:pPr>
      <m:oMath>
        <m:f>
          <m:fPr>
            <m:ctrlPr>
              <w:rPr>
                <w:rStyle w:val="Strong"/>
                <w:rFonts w:ascii="Cambria Math" w:eastAsia="Times New Roman" w:hAnsi="Cambria Math" w:cs="Tahoma"/>
                <w:b w:val="0"/>
                <w:bCs w:val="0"/>
                <w:i/>
                <w:sz w:val="22"/>
                <w:szCs w:val="20"/>
                <w:lang w:eastAsia="en-US"/>
              </w:rPr>
            </m:ctrlPr>
          </m:fPr>
          <m:num>
            <m:nary>
              <m:naryPr>
                <m:chr m:val="∑"/>
                <m:limLoc m:val="undOvr"/>
                <m:ctrlPr>
                  <w:rPr>
                    <w:rStyle w:val="Strong"/>
                    <w:rFonts w:ascii="Cambria Math" w:eastAsia="Times New Roman" w:hAnsi="Cambria Math" w:cs="Tahoma"/>
                    <w:b w:val="0"/>
                    <w:bCs w:val="0"/>
                    <w:i/>
                    <w:sz w:val="22"/>
                    <w:szCs w:val="20"/>
                    <w:lang w:eastAsia="en-US"/>
                  </w:rPr>
                </m:ctrlPr>
              </m:naryPr>
              <m:sub>
                <m:r>
                  <w:rPr>
                    <w:rStyle w:val="Strong"/>
                    <w:rFonts w:ascii="Cambria Math" w:hAnsi="Cambria Math" w:cs="Tahoma"/>
                    <w:sz w:val="22"/>
                    <w:szCs w:val="20"/>
                    <w:lang w:eastAsia="en-US"/>
                  </w:rPr>
                  <m:t>i=1</m:t>
                </m:r>
              </m:sub>
              <m:sup>
                <m:r>
                  <w:rPr>
                    <w:rStyle w:val="Strong"/>
                    <w:rFonts w:ascii="Cambria Math" w:hAnsi="Cambria Math" w:cs="Tahoma"/>
                    <w:sz w:val="22"/>
                    <w:szCs w:val="20"/>
                    <w:lang w:eastAsia="en-US"/>
                  </w:rPr>
                  <m:t>m</m:t>
                </m:r>
              </m:sup>
              <m:e>
                <m:sSub>
                  <m:sSubPr>
                    <m:ctrlPr>
                      <w:rPr>
                        <w:rStyle w:val="Strong"/>
                        <w:rFonts w:ascii="Cambria Math" w:eastAsia="Times New Roman" w:hAnsi="Cambria Math" w:cs="Tahoma"/>
                        <w:b w:val="0"/>
                        <w:bCs w:val="0"/>
                        <w:i/>
                        <w:sz w:val="22"/>
                        <w:szCs w:val="20"/>
                        <w:lang w:eastAsia="en-US"/>
                      </w:rPr>
                    </m:ctrlPr>
                  </m:sSubPr>
                  <m:e>
                    <m:r>
                      <w:rPr>
                        <w:rStyle w:val="Strong"/>
                        <w:rFonts w:ascii="Cambria Math" w:hAnsi="Cambria Math" w:cs="Tahoma"/>
                        <w:sz w:val="22"/>
                        <w:szCs w:val="20"/>
                        <w:lang w:eastAsia="en-US"/>
                      </w:rPr>
                      <m:t>Amortização do Valor Nominal Unitário</m:t>
                    </m:r>
                  </m:e>
                  <m:sub>
                    <m:r>
                      <w:rPr>
                        <w:rStyle w:val="Strong"/>
                        <w:rFonts w:ascii="Cambria Math" w:hAnsi="Cambria Math" w:cs="Tahoma"/>
                        <w:sz w:val="22"/>
                        <w:szCs w:val="20"/>
                        <w:lang w:eastAsia="en-US"/>
                      </w:rPr>
                      <m:t>m</m:t>
                    </m:r>
                  </m:sub>
                </m:sSub>
              </m:e>
            </m:nary>
          </m:num>
          <m:den>
            <m:r>
              <w:rPr>
                <w:rStyle w:val="Strong"/>
                <w:rFonts w:ascii="Cambria Math" w:hAnsi="Cambria Math" w:cs="Tahoma"/>
                <w:sz w:val="22"/>
                <w:szCs w:val="20"/>
                <w:lang w:eastAsia="en-US"/>
              </w:rPr>
              <m:t>Valor Nominal Unitário</m:t>
            </m:r>
          </m:den>
        </m:f>
        <m:r>
          <w:rPr>
            <w:rStyle w:val="Strong"/>
            <w:rFonts w:ascii="Cambria Math" w:hAnsi="Cambria Math" w:cs="Tahoma"/>
            <w:sz w:val="18"/>
            <w:szCs w:val="20"/>
            <w:lang w:eastAsia="en-US"/>
          </w:rPr>
          <m:t>≥</m:t>
        </m:r>
      </m:oMath>
      <w:r w:rsidR="0055382E">
        <w:rPr>
          <w:rStyle w:val="Strong"/>
          <w:rFonts w:ascii="Verdana" w:hAnsi="Verdana" w:cs="Tahoma"/>
          <w:b w:val="0"/>
          <w:bCs w:val="0"/>
          <w:sz w:val="20"/>
          <w:szCs w:val="20"/>
          <w:lang w:eastAsia="en-US"/>
        </w:rPr>
        <w:t xml:space="preserve"> 97% (noventa e sete por cento) e,</w:t>
      </w:r>
    </w:p>
    <w:p w:rsidR="008F28EA" w:rsidRDefault="0055382E">
      <w:pPr>
        <w:pStyle w:val="ListParagraph"/>
        <w:numPr>
          <w:ilvl w:val="0"/>
          <w:numId w:val="38"/>
        </w:numPr>
        <w:spacing w:before="360" w:after="360" w:line="280" w:lineRule="exact"/>
        <w:rPr>
          <w:rStyle w:val="Strong"/>
          <w:rFonts w:ascii="Verdana" w:hAnsi="Verdana" w:cs="Tahoma"/>
          <w:b w:val="0"/>
          <w:bCs w:val="0"/>
          <w:sz w:val="20"/>
          <w:szCs w:val="20"/>
          <w:u w:val="single"/>
          <w:lang w:eastAsia="en-US"/>
        </w:rPr>
      </w:pPr>
      <m:oMath>
        <m:r>
          <w:rPr>
            <w:rStyle w:val="Strong"/>
            <w:rFonts w:ascii="Cambria Math" w:eastAsia="Times New Roman" w:hAnsi="Cambria Math" w:cs="Tahoma"/>
            <w:sz w:val="20"/>
            <w:szCs w:val="20"/>
            <w:lang w:eastAsia="en-US"/>
          </w:rPr>
          <m:t>1&lt;m&lt;Data de Vencimento das Debêntures o</m:t>
        </m:r>
        <m:r>
          <w:rPr>
            <w:rFonts w:ascii="Cambria Math" w:hAnsi="Cambria Math" w:cs="Tahoma"/>
            <w:sz w:val="20"/>
            <w:szCs w:val="20"/>
          </w:rPr>
          <m:t>u</m:t>
        </m:r>
        <m:r>
          <m:rPr>
            <m:sty m:val="p"/>
          </m:rPr>
          <w:rPr>
            <w:rFonts w:ascii="Cambria Math" w:hAnsi="Cambria Math" w:cs="Tahoma"/>
            <w:sz w:val="20"/>
            <w:szCs w:val="20"/>
          </w:rPr>
          <m:t xml:space="preserve"> </m:t>
        </m:r>
        <m:r>
          <w:rPr>
            <w:rStyle w:val="Strong"/>
            <w:rFonts w:ascii="Cambria Math" w:eastAsia="Times New Roman" w:hAnsi="Cambria Math" w:cs="Tahoma"/>
            <w:sz w:val="20"/>
            <w:szCs w:val="20"/>
            <w:lang w:eastAsia="en-US"/>
          </w:rPr>
          <m:t>evento de Resgate Antecipado Total</m:t>
        </m:r>
      </m:oMath>
    </w:p>
    <w:p w:rsidR="008F28EA" w:rsidRDefault="0055382E">
      <w:pPr>
        <w:spacing w:line="340" w:lineRule="exact"/>
        <w:jc w:val="both"/>
        <w:rPr>
          <w:rStyle w:val="Strong"/>
          <w:rFonts w:ascii="Verdana" w:eastAsia="SimSun" w:hAnsi="Verdana" w:cs="Tahoma"/>
          <w:b w:val="0"/>
          <w:snapToGrid w:val="0"/>
          <w:sz w:val="20"/>
          <w:szCs w:val="20"/>
        </w:rPr>
      </w:pPr>
      <w:r>
        <w:rPr>
          <w:rStyle w:val="Strong"/>
          <w:rFonts w:ascii="Verdana" w:eastAsia="SimSun" w:hAnsi="Verdana" w:cs="Tahoma"/>
          <w:b w:val="0"/>
          <w:snapToGrid w:val="0"/>
          <w:sz w:val="20"/>
          <w:szCs w:val="20"/>
        </w:rPr>
        <w:t>onde:</w:t>
      </w:r>
    </w:p>
    <w:p w:rsidR="008F28EA" w:rsidRDefault="00C0628A">
      <w:pPr>
        <w:spacing w:before="240" w:after="240" w:line="340" w:lineRule="exact"/>
        <w:jc w:val="both"/>
        <w:rPr>
          <w:rStyle w:val="Strong"/>
          <w:rFonts w:ascii="Verdana" w:hAnsi="Verdana" w:cs="Tahoma"/>
          <w:b w:val="0"/>
          <w:bCs w:val="0"/>
          <w:sz w:val="20"/>
          <w:szCs w:val="20"/>
          <w:lang w:eastAsia="en-US"/>
        </w:rPr>
      </w:pPr>
      <m:oMath>
        <m:nary>
          <m:naryPr>
            <m:chr m:val="∑"/>
            <m:limLoc m:val="undOvr"/>
            <m:ctrlPr>
              <w:rPr>
                <w:rStyle w:val="Strong"/>
                <w:rFonts w:ascii="Cambria Math" w:hAnsi="Cambria Math" w:cs="Tahoma"/>
                <w:b w:val="0"/>
                <w:bCs w:val="0"/>
                <w:i/>
                <w:sz w:val="20"/>
                <w:szCs w:val="20"/>
                <w:lang w:eastAsia="en-US"/>
              </w:rPr>
            </m:ctrlPr>
          </m:naryPr>
          <m:sub>
            <m:r>
              <w:rPr>
                <w:rStyle w:val="Strong"/>
                <w:rFonts w:ascii="Cambria Math" w:hAnsi="Cambria Math" w:cs="Tahoma"/>
                <w:sz w:val="20"/>
                <w:szCs w:val="20"/>
                <w:lang w:eastAsia="en-US"/>
              </w:rPr>
              <m:t>c=1</m:t>
            </m:r>
          </m:sub>
          <m:sup>
            <m:r>
              <w:rPr>
                <w:rStyle w:val="Strong"/>
                <w:rFonts w:ascii="Cambria Math" w:hAnsi="Cambria Math" w:cs="Tahoma"/>
                <w:sz w:val="20"/>
                <w:szCs w:val="20"/>
                <w:lang w:eastAsia="en-US"/>
              </w:rPr>
              <m:t>j</m:t>
            </m:r>
          </m:sup>
          <m:e>
            <m:sSub>
              <m:sSubPr>
                <m:ctrlPr>
                  <w:rPr>
                    <w:rStyle w:val="Strong"/>
                    <w:rFonts w:ascii="Cambria Math" w:hAnsi="Cambria Math" w:cs="Tahoma"/>
                    <w:b w:val="0"/>
                    <w:bCs w:val="0"/>
                    <w:i/>
                    <w:sz w:val="20"/>
                    <w:szCs w:val="20"/>
                    <w:lang w:eastAsia="en-US"/>
                  </w:rPr>
                </m:ctrlPr>
              </m:sSubPr>
              <m:e>
                <m:r>
                  <w:rPr>
                    <w:rStyle w:val="Strong"/>
                    <w:rFonts w:ascii="Cambria Math" w:hAnsi="Cambria Math" w:cs="Tahoma"/>
                    <w:sz w:val="20"/>
                    <w:szCs w:val="20"/>
                    <w:lang w:eastAsia="en-US"/>
                  </w:rPr>
                  <m:t>Amoritzações das CCBs</m:t>
                </m:r>
              </m:e>
              <m:sub>
                <m:r>
                  <w:rPr>
                    <w:rStyle w:val="Strong"/>
                    <w:rFonts w:ascii="Cambria Math" w:hAnsi="Cambria Math" w:cs="Tahoma"/>
                    <w:sz w:val="20"/>
                    <w:szCs w:val="20"/>
                    <w:lang w:eastAsia="en-US"/>
                  </w:rPr>
                  <m:t>m-1</m:t>
                </m:r>
              </m:sub>
            </m:sSub>
          </m:e>
        </m:nary>
      </m:oMath>
      <w:r w:rsidR="0055382E">
        <w:rPr>
          <w:rStyle w:val="Strong"/>
          <w:rFonts w:ascii="Verdana" w:hAnsi="Verdana" w:cs="Tahoma"/>
          <w:b w:val="0"/>
          <w:bCs w:val="0"/>
          <w:sz w:val="20"/>
          <w:szCs w:val="20"/>
          <w:lang w:eastAsia="en-US"/>
        </w:rPr>
        <w:t xml:space="preserve"> = montante recebido pela Emissora dos devedores das CCBs no mês </w:t>
      </w:r>
      <w:r w:rsidR="0055382E">
        <w:rPr>
          <w:rStyle w:val="Strong"/>
          <w:rFonts w:ascii="Verdana" w:hAnsi="Verdana" w:cs="Tahoma"/>
          <w:b w:val="0"/>
          <w:bCs w:val="0"/>
          <w:i/>
          <w:sz w:val="20"/>
          <w:szCs w:val="20"/>
          <w:lang w:eastAsia="en-US"/>
        </w:rPr>
        <w:t>m-1</w:t>
      </w:r>
      <w:r w:rsidR="0055382E">
        <w:rPr>
          <w:rStyle w:val="Strong"/>
          <w:rFonts w:ascii="Verdana" w:hAnsi="Verdana" w:cs="Tahoma"/>
          <w:b w:val="0"/>
          <w:bCs w:val="0"/>
          <w:sz w:val="20"/>
          <w:szCs w:val="20"/>
          <w:lang w:eastAsia="en-US"/>
        </w:rPr>
        <w:t>;</w:t>
      </w:r>
    </w:p>
    <w:p w:rsidR="00F00DA7" w:rsidRPr="00F00DA7" w:rsidRDefault="00F00DA7" w:rsidP="00F00DA7">
      <w:pPr>
        <w:spacing w:before="240" w:after="240" w:line="340" w:lineRule="exact"/>
        <w:jc w:val="both"/>
        <w:rPr>
          <w:rStyle w:val="Strong"/>
          <w:rFonts w:ascii="Verdana" w:hAnsi="Verdana" w:cs="Tahoma"/>
          <w:b w:val="0"/>
          <w:bCs w:val="0"/>
          <w:sz w:val="20"/>
          <w:szCs w:val="20"/>
          <w:lang w:eastAsia="en-US"/>
        </w:rPr>
      </w:pPr>
      <w:r w:rsidRPr="00F00DA7">
        <w:rPr>
          <w:rStyle w:val="Strong"/>
          <w:rFonts w:ascii="Verdana" w:hAnsi="Verdana" w:cs="Tahoma"/>
          <w:b w:val="0"/>
          <w:bCs w:val="0"/>
          <w:i/>
          <w:sz w:val="20"/>
          <w:szCs w:val="20"/>
          <w:lang w:eastAsia="en-US"/>
        </w:rPr>
        <w:t>F</w:t>
      </w:r>
      <w:r>
        <w:rPr>
          <w:rStyle w:val="Strong"/>
          <w:rFonts w:ascii="Verdana" w:hAnsi="Verdana" w:cs="Tahoma"/>
          <w:b w:val="0"/>
          <w:bCs w:val="0"/>
          <w:sz w:val="20"/>
          <w:szCs w:val="20"/>
          <w:lang w:eastAsia="en-US"/>
        </w:rPr>
        <w:t>= Fator de remuração da Biva Securitizadora de Créditos Financeiros S.A., sendo representado por 0,99</w:t>
      </w:r>
      <w:ins w:id="64" w:author="Theodoro Prado" w:date="2018-09-24T16:39:00Z">
        <w:r w:rsidR="00C0628A">
          <w:rPr>
            <w:rStyle w:val="Strong"/>
            <w:rFonts w:ascii="Verdana" w:hAnsi="Verdana" w:cs="Tahoma"/>
            <w:b w:val="0"/>
            <w:bCs w:val="0"/>
            <w:sz w:val="20"/>
            <w:szCs w:val="20"/>
            <w:lang w:eastAsia="en-US"/>
          </w:rPr>
          <w:t>9</w:t>
        </w:r>
      </w:ins>
      <w:del w:id="65" w:author="Theodoro Prado" w:date="2018-09-24T16:39:00Z">
        <w:r w:rsidDel="00C0628A">
          <w:rPr>
            <w:rStyle w:val="Strong"/>
            <w:rFonts w:ascii="Verdana" w:hAnsi="Verdana" w:cs="Tahoma"/>
            <w:b w:val="0"/>
            <w:bCs w:val="0"/>
            <w:sz w:val="20"/>
            <w:szCs w:val="20"/>
            <w:lang w:eastAsia="en-US"/>
          </w:rPr>
          <w:delText>7</w:delText>
        </w:r>
      </w:del>
      <w:r>
        <w:rPr>
          <w:rStyle w:val="Strong"/>
          <w:rFonts w:ascii="Verdana" w:hAnsi="Verdana" w:cs="Tahoma"/>
          <w:b w:val="0"/>
          <w:bCs w:val="0"/>
          <w:sz w:val="20"/>
          <w:szCs w:val="20"/>
          <w:lang w:eastAsia="en-US"/>
        </w:rPr>
        <w:t>;</w:t>
      </w:r>
    </w:p>
    <w:p w:rsidR="00063048" w:rsidRDefault="0055382E" w:rsidP="00063048">
      <w:pPr>
        <w:spacing w:line="340" w:lineRule="exact"/>
        <w:jc w:val="both"/>
        <w:rPr>
          <w:ins w:id="66" w:author="Theodoro Prado" w:date="2018-09-24T16:41:00Z"/>
          <w:rStyle w:val="Strong"/>
          <w:rFonts w:ascii="Verdana" w:eastAsia="SimSun" w:hAnsi="Verdana" w:cs="Tahoma"/>
          <w:b w:val="0"/>
          <w:snapToGrid w:val="0"/>
          <w:sz w:val="20"/>
          <w:szCs w:val="20"/>
        </w:rPr>
      </w:pPr>
      <w:r>
        <w:rPr>
          <w:rStyle w:val="Strong"/>
          <w:rFonts w:ascii="Verdana" w:eastAsia="SimSun" w:hAnsi="Verdana" w:cs="Tahoma"/>
          <w:b w:val="0"/>
          <w:i/>
          <w:snapToGrid w:val="0"/>
          <w:sz w:val="20"/>
          <w:szCs w:val="20"/>
        </w:rPr>
        <w:t xml:space="preserve">Despesas </w:t>
      </w:r>
      <w:r>
        <w:rPr>
          <w:rStyle w:val="Strong"/>
          <w:rFonts w:ascii="Verdana" w:eastAsia="SimSun" w:hAnsi="Verdana" w:cs="Tahoma"/>
          <w:b w:val="0"/>
          <w:snapToGrid w:val="0"/>
          <w:sz w:val="20"/>
          <w:szCs w:val="20"/>
        </w:rPr>
        <w:t xml:space="preserve">= </w:t>
      </w:r>
      <w:del w:id="67" w:author="Theodoro Prado" w:date="2018-09-24T16:40:00Z">
        <w:r w:rsidDel="00063048">
          <w:rPr>
            <w:rStyle w:val="Strong"/>
            <w:rFonts w:ascii="Verdana" w:eastAsia="SimSun" w:hAnsi="Verdana" w:cs="Tahoma"/>
            <w:b w:val="0"/>
            <w:snapToGrid w:val="0"/>
            <w:sz w:val="20"/>
            <w:szCs w:val="20"/>
          </w:rPr>
          <w:delText>c</w:delText>
        </w:r>
      </w:del>
      <m:oMath>
        <m:sSub>
          <m:sSubPr>
            <m:ctrlPr>
              <w:ins w:id="68" w:author="Theodoro Prado" w:date="2018-09-24T16:40:00Z">
                <w:rPr>
                  <w:rStyle w:val="Strong"/>
                  <w:rFonts w:ascii="Cambria Math" w:eastAsia="SimSun" w:hAnsi="Cambria Math" w:cs="Tahoma"/>
                  <w:b w:val="0"/>
                  <w:bCs w:val="0"/>
                  <w:i/>
                  <w:snapToGrid w:val="0"/>
                  <w:sz w:val="20"/>
                  <w:szCs w:val="20"/>
                </w:rPr>
              </w:ins>
            </m:ctrlPr>
          </m:sSubPr>
          <m:e>
            <m:r>
              <w:ins w:id="69" w:author="Theodoro Prado" w:date="2018-09-24T16:40:00Z">
                <w:rPr>
                  <w:rStyle w:val="Strong"/>
                  <w:rFonts w:ascii="Cambria Math" w:eastAsia="SimSun" w:hAnsi="Cambria Math" w:cs="Tahoma"/>
                  <w:snapToGrid w:val="0"/>
                  <w:sz w:val="20"/>
                  <w:szCs w:val="20"/>
                </w:rPr>
                <m:t>Despesas</m:t>
              </w:ins>
            </m:r>
          </m:e>
          <m:sub>
            <m:r>
              <w:ins w:id="70" w:author="Theodoro Prado" w:date="2018-09-24T16:40:00Z">
                <w:rPr>
                  <w:rStyle w:val="Strong"/>
                  <w:rFonts w:ascii="Cambria Math" w:eastAsia="SimSun" w:hAnsi="Cambria Math" w:cs="Tahoma"/>
                  <w:snapToGrid w:val="0"/>
                  <w:sz w:val="20"/>
                  <w:szCs w:val="20"/>
                </w:rPr>
                <m:t>m-1</m:t>
              </w:ins>
            </m:r>
          </m:sub>
        </m:sSub>
      </m:oMath>
      <w:ins w:id="71" w:author="Theodoro Prado" w:date="2018-09-24T16:40:00Z">
        <w:r w:rsidR="00063048">
          <w:rPr>
            <w:rStyle w:val="Strong"/>
            <w:rFonts w:ascii="Verdana" w:eastAsia="SimSun" w:hAnsi="Verdana" w:cs="Tahoma"/>
            <w:b w:val="0"/>
            <w:bCs w:val="0"/>
            <w:snapToGrid w:val="0"/>
            <w:sz w:val="20"/>
            <w:szCs w:val="20"/>
          </w:rPr>
          <w:t xml:space="preserve"> </w:t>
        </w:r>
        <w:r w:rsidR="00063048">
          <w:rPr>
            <w:rStyle w:val="Strong"/>
            <w:rFonts w:ascii="Verdana" w:eastAsia="SimSun" w:hAnsi="Verdana" w:cs="Tahoma"/>
            <w:b w:val="0"/>
            <w:bCs w:val="0"/>
            <w:snapToGrid w:val="0"/>
            <w:sz w:val="20"/>
            <w:szCs w:val="20"/>
          </w:rPr>
          <w:t xml:space="preserve">somada ao pagamento dos seguintes itens referentes ao mês </w:t>
        </w:r>
        <w:r w:rsidR="00063048">
          <w:rPr>
            <w:rStyle w:val="Strong"/>
            <w:rFonts w:ascii="Verdana" w:eastAsia="SimSun" w:hAnsi="Verdana" w:cs="Tahoma"/>
            <w:b w:val="0"/>
            <w:bCs w:val="0"/>
            <w:i/>
            <w:snapToGrid w:val="0"/>
            <w:sz w:val="20"/>
            <w:szCs w:val="20"/>
          </w:rPr>
          <w:t>m</w:t>
        </w:r>
        <w:r w:rsidR="00063048">
          <w:rPr>
            <w:rStyle w:val="Strong"/>
            <w:rFonts w:ascii="Verdana" w:eastAsia="SimSun" w:hAnsi="Verdana" w:cs="Tahoma"/>
            <w:b w:val="0"/>
            <w:bCs w:val="0"/>
            <w:snapToGrid w:val="0"/>
            <w:sz w:val="20"/>
            <w:szCs w:val="20"/>
          </w:rPr>
          <w:t>:</w:t>
        </w:r>
        <w:r w:rsidR="00063048">
          <w:rPr>
            <w:rStyle w:val="Strong"/>
            <w:rFonts w:ascii="Verdana" w:eastAsia="SimSun" w:hAnsi="Verdana" w:cs="Tahoma"/>
            <w:b w:val="0"/>
            <w:bCs w:val="0"/>
            <w:snapToGrid w:val="0"/>
            <w:sz w:val="20"/>
            <w:szCs w:val="20"/>
          </w:rPr>
          <w:t xml:space="preserve"> </w:t>
        </w:r>
      </w:ins>
      <w:del w:id="72" w:author="Theodoro Prado" w:date="2018-09-24T16:40:00Z">
        <w:r w:rsidDel="00063048">
          <w:rPr>
            <w:rStyle w:val="Strong"/>
            <w:rFonts w:ascii="Verdana" w:eastAsia="SimSun" w:hAnsi="Verdana" w:cs="Tahoma"/>
            <w:b w:val="0"/>
            <w:snapToGrid w:val="0"/>
            <w:sz w:val="20"/>
            <w:szCs w:val="20"/>
          </w:rPr>
          <w:delText xml:space="preserve">orresponde ao pagamento </w:delText>
        </w:r>
      </w:del>
      <w:ins w:id="73" w:author="Theodoro Prado" w:date="2018-09-24T16:41:00Z">
        <w:r w:rsidR="00063048">
          <w:rPr>
            <w:rStyle w:val="Strong"/>
            <w:rFonts w:ascii="Verdana" w:eastAsia="SimSun" w:hAnsi="Verdana" w:cs="Tahoma"/>
            <w:snapToGrid w:val="0"/>
            <w:sz w:val="20"/>
            <w:szCs w:val="20"/>
          </w:rPr>
          <w:t>(i)</w:t>
        </w:r>
        <w:r w:rsidR="00063048">
          <w:rPr>
            <w:rStyle w:val="Strong"/>
            <w:rFonts w:ascii="Verdana" w:eastAsia="SimSun" w:hAnsi="Verdana" w:cs="Tahoma"/>
            <w:b w:val="0"/>
            <w:snapToGrid w:val="0"/>
            <w:sz w:val="20"/>
            <w:szCs w:val="20"/>
          </w:rPr>
          <w:t xml:space="preserve"> valores devidos em razão da contratação dos prestadores de serviços de Emissão, incluindo as despesas com o Agente Fiduciário, Escriturador e instituições financeiras endossantes das CCBs; </w:t>
        </w:r>
        <w:r w:rsidR="00063048">
          <w:rPr>
            <w:rStyle w:val="Strong"/>
            <w:rFonts w:ascii="Verdana" w:eastAsia="SimSun" w:hAnsi="Verdana" w:cs="Tahoma"/>
            <w:snapToGrid w:val="0"/>
            <w:sz w:val="20"/>
            <w:szCs w:val="20"/>
          </w:rPr>
          <w:t>(ii)</w:t>
        </w:r>
        <w:r w:rsidR="00063048">
          <w:rPr>
            <w:rStyle w:val="Strong"/>
            <w:rFonts w:ascii="Verdana" w:eastAsia="SimSun" w:hAnsi="Verdana" w:cs="Tahoma"/>
            <w:b w:val="0"/>
            <w:snapToGrid w:val="0"/>
            <w:sz w:val="20"/>
            <w:szCs w:val="20"/>
          </w:rPr>
          <w:t xml:space="preserve"> de eventuais tributos incidentes sobre os valores recebidos pela Emissora a título de juros das CCB.</w:t>
        </w:r>
      </w:ins>
    </w:p>
    <w:p w:rsidR="008F28EA" w:rsidDel="00063048" w:rsidRDefault="0055382E">
      <w:pPr>
        <w:spacing w:line="340" w:lineRule="exact"/>
        <w:jc w:val="both"/>
        <w:rPr>
          <w:del w:id="74" w:author="Theodoro Prado" w:date="2018-09-24T16:41:00Z"/>
          <w:rStyle w:val="Strong"/>
          <w:rFonts w:ascii="Verdana" w:eastAsia="SimSun" w:hAnsi="Verdana" w:cs="Tahoma"/>
          <w:b w:val="0"/>
          <w:snapToGrid w:val="0"/>
          <w:sz w:val="20"/>
          <w:szCs w:val="20"/>
        </w:rPr>
      </w:pPr>
      <w:del w:id="75" w:author="Theodoro Prado" w:date="2018-09-24T16:41:00Z">
        <w:r w:rsidDel="00063048">
          <w:rPr>
            <w:rStyle w:val="Strong"/>
            <w:rFonts w:ascii="Verdana" w:eastAsia="SimSun" w:hAnsi="Verdana" w:cs="Tahoma"/>
            <w:snapToGrid w:val="0"/>
            <w:sz w:val="20"/>
            <w:szCs w:val="20"/>
          </w:rPr>
          <w:lastRenderedPageBreak/>
          <w:delText>(i)</w:delText>
        </w:r>
        <w:r w:rsidDel="00063048">
          <w:rPr>
            <w:rStyle w:val="Strong"/>
            <w:rFonts w:ascii="Verdana" w:eastAsia="SimSun" w:hAnsi="Verdana" w:cs="Tahoma"/>
            <w:b w:val="0"/>
            <w:snapToGrid w:val="0"/>
            <w:sz w:val="20"/>
            <w:szCs w:val="20"/>
          </w:rPr>
          <w:delText xml:space="preserve"> dos valores devidos à Biva Serviços Financeiros, a título de pagamento pelos serviços por ela prestados; </w:delText>
        </w:r>
        <w:r w:rsidDel="00063048">
          <w:rPr>
            <w:rStyle w:val="Strong"/>
            <w:rFonts w:ascii="Verdana" w:eastAsia="SimSun" w:hAnsi="Verdana" w:cs="Tahoma"/>
            <w:snapToGrid w:val="0"/>
            <w:sz w:val="20"/>
            <w:szCs w:val="20"/>
          </w:rPr>
          <w:delText>(ii)</w:delText>
        </w:r>
        <w:r w:rsidDel="00063048">
          <w:rPr>
            <w:rStyle w:val="Strong"/>
            <w:rFonts w:ascii="Verdana" w:eastAsia="SimSun" w:hAnsi="Verdana" w:cs="Tahoma"/>
            <w:b w:val="0"/>
            <w:snapToGrid w:val="0"/>
            <w:sz w:val="20"/>
            <w:szCs w:val="20"/>
          </w:rPr>
          <w:delText xml:space="preserve"> dos valores devidos em razão da contratação dos prestadores de serviços de Emissão, incluindo as despesas com o Agente Fiduciário, Escriturador e instituições financeiras endossantes do crédito; </w:delText>
        </w:r>
        <w:r w:rsidDel="00063048">
          <w:rPr>
            <w:rStyle w:val="Strong"/>
            <w:rFonts w:ascii="Verdana" w:eastAsia="SimSun" w:hAnsi="Verdana" w:cs="Tahoma"/>
            <w:snapToGrid w:val="0"/>
            <w:sz w:val="20"/>
            <w:szCs w:val="20"/>
          </w:rPr>
          <w:delText>(iii)</w:delText>
        </w:r>
        <w:r w:rsidDel="00063048">
          <w:rPr>
            <w:rStyle w:val="Strong"/>
            <w:rFonts w:ascii="Verdana" w:eastAsia="SimSun" w:hAnsi="Verdana" w:cs="Tahoma"/>
            <w:b w:val="0"/>
            <w:snapToGrid w:val="0"/>
            <w:sz w:val="20"/>
            <w:szCs w:val="20"/>
          </w:rPr>
          <w:delText xml:space="preserve"> de eventuais tributos incidentes sobre os valores recebidos pela Emissora a título de juros das CCB;</w:delText>
        </w:r>
      </w:del>
    </w:p>
    <w:p w:rsidR="008F28EA" w:rsidRDefault="008F28EA">
      <w:pPr>
        <w:spacing w:line="340" w:lineRule="exact"/>
        <w:jc w:val="both"/>
        <w:rPr>
          <w:rStyle w:val="Strong"/>
          <w:rFonts w:ascii="Verdana" w:hAnsi="Verdana" w:cs="Tahoma"/>
          <w:b w:val="0"/>
          <w:bCs w:val="0"/>
          <w:sz w:val="20"/>
          <w:szCs w:val="20"/>
        </w:rPr>
      </w:pPr>
    </w:p>
    <w:p w:rsidR="008F28EA" w:rsidRDefault="0055382E">
      <w:pPr>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 xml:space="preserve">Observado o disposto na Cláusula </w:t>
      </w:r>
      <w:r>
        <w:rPr>
          <w:rFonts w:ascii="Verdana" w:hAnsi="Verdana" w:cs="Tahoma"/>
          <w:sz w:val="20"/>
          <w:szCs w:val="20"/>
        </w:rPr>
        <w:fldChar w:fldCharType="begin"/>
      </w:r>
      <w:r>
        <w:rPr>
          <w:rFonts w:ascii="Verdana" w:hAnsi="Verdana" w:cs="Tahoma"/>
          <w:sz w:val="20"/>
          <w:szCs w:val="20"/>
        </w:rPr>
        <w:instrText xml:space="preserve"> REF _Ref454826082 \n \p \h  \* MERGEFORMAT </w:instrText>
      </w:r>
      <w:r>
        <w:rPr>
          <w:rFonts w:ascii="Verdana" w:hAnsi="Verdana" w:cs="Tahoma"/>
          <w:sz w:val="20"/>
          <w:szCs w:val="20"/>
        </w:rPr>
      </w:r>
      <w:r>
        <w:rPr>
          <w:rFonts w:ascii="Verdana" w:hAnsi="Verdana" w:cs="Tahoma"/>
          <w:sz w:val="20"/>
          <w:szCs w:val="20"/>
        </w:rPr>
        <w:fldChar w:fldCharType="separate"/>
      </w:r>
      <w:r w:rsidRPr="0055382E">
        <w:rPr>
          <w:rFonts w:ascii="Verdana" w:hAnsi="Verdana" w:cs="Tahoma"/>
          <w:b/>
          <w:bCs/>
          <w:sz w:val="20"/>
          <w:szCs w:val="20"/>
        </w:rPr>
        <w:t>Err</w:t>
      </w:r>
      <w:r w:rsidRPr="0055382E">
        <w:rPr>
          <w:rFonts w:ascii="Verdana" w:hAnsi="Verdana" w:cs="Tahoma"/>
          <w:b/>
          <w:bCs/>
          <w:sz w:val="20"/>
          <w:szCs w:val="20"/>
        </w:rPr>
        <w:t>o</w:t>
      </w:r>
      <w:r w:rsidRPr="0055382E">
        <w:rPr>
          <w:rFonts w:ascii="Verdana" w:hAnsi="Verdana" w:cs="Tahoma"/>
          <w:b/>
          <w:bCs/>
          <w:sz w:val="20"/>
          <w:szCs w:val="20"/>
        </w:rPr>
        <w:t>r! Reference source not found.</w:t>
      </w:r>
      <w:r>
        <w:rPr>
          <w:rFonts w:ascii="Verdana" w:hAnsi="Verdana" w:cs="Tahoma"/>
          <w:sz w:val="20"/>
          <w:szCs w:val="20"/>
        </w:rPr>
        <w:fldChar w:fldCharType="end"/>
      </w:r>
      <w:r>
        <w:rPr>
          <w:rFonts w:ascii="Verdana" w:hAnsi="Verdana" w:cs="Tahoma"/>
          <w:sz w:val="20"/>
          <w:szCs w:val="20"/>
        </w:rPr>
        <w:t>, o Prêmio de Reembolso será pago pela Emissora na Data de Vencimento e/ou na Data do Resgate, o que ocorrer primeiro (“</w:t>
      </w:r>
      <w:r>
        <w:rPr>
          <w:rFonts w:ascii="Verdana" w:hAnsi="Verdana" w:cs="Tahoma"/>
          <w:b/>
          <w:sz w:val="20"/>
          <w:szCs w:val="20"/>
        </w:rPr>
        <w:t>Data de Pagamento de Prêmio de Reembolso</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O pagamento do Prêmio de Reembolso condiciona-se ao pagamento dos direitos creditórios decorrentes das CCBs endossadas à Emissora, nos termos desta Escritura e em observância ao disposto no artigo 5º da Resolução CMN 2.686.</w:t>
      </w:r>
    </w:p>
    <w:p w:rsidR="008F28EA" w:rsidRDefault="008F28EA">
      <w:pPr>
        <w:spacing w:line="340" w:lineRule="exact"/>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bCs/>
          <w:sz w:val="20"/>
          <w:szCs w:val="20"/>
        </w:rPr>
      </w:pPr>
      <w:bookmarkStart w:id="76" w:name="_DV_M139"/>
      <w:bookmarkStart w:id="77" w:name="_DV_M141"/>
      <w:bookmarkEnd w:id="76"/>
      <w:bookmarkEnd w:id="77"/>
      <w:r>
        <w:rPr>
          <w:rFonts w:ascii="Verdana" w:eastAsia="MS Mincho" w:hAnsi="Verdana" w:cs="Tahoma"/>
          <w:b/>
          <w:bCs/>
          <w:sz w:val="20"/>
          <w:szCs w:val="20"/>
        </w:rPr>
        <w:t>Repactuação Programada</w:t>
      </w:r>
    </w:p>
    <w:p w:rsidR="008F28EA" w:rsidRDefault="008F28EA">
      <w:pPr>
        <w:keepNext/>
        <w:spacing w:line="340" w:lineRule="exact"/>
        <w:jc w:val="both"/>
        <w:rPr>
          <w:rFonts w:ascii="Verdana" w:eastAsia="MS Mincho" w:hAnsi="Verdana" w:cs="Tahoma"/>
          <w:b/>
          <w:bCs/>
          <w:sz w:val="20"/>
          <w:szCs w:val="20"/>
        </w:rPr>
      </w:pPr>
    </w:p>
    <w:p w:rsidR="008F28EA" w:rsidRDefault="0055382E">
      <w:pPr>
        <w:numPr>
          <w:ilvl w:val="2"/>
          <w:numId w:val="20"/>
        </w:numPr>
        <w:spacing w:line="340" w:lineRule="exact"/>
        <w:ind w:left="0" w:firstLine="0"/>
        <w:jc w:val="both"/>
        <w:rPr>
          <w:rStyle w:val="Strong"/>
          <w:rFonts w:ascii="Verdana" w:eastAsia="MS Mincho" w:hAnsi="Verdana" w:cs="Tahoma"/>
          <w:bCs w:val="0"/>
          <w:sz w:val="20"/>
          <w:szCs w:val="20"/>
        </w:rPr>
      </w:pPr>
      <w:r>
        <w:rPr>
          <w:rFonts w:ascii="Verdana" w:eastAsia="MS Mincho" w:hAnsi="Verdana" w:cs="Tahoma"/>
          <w:sz w:val="20"/>
          <w:szCs w:val="20"/>
        </w:rPr>
        <w:t xml:space="preserve">As Debêntures não serão objeto de repactuação programada. </w:t>
      </w:r>
    </w:p>
    <w:p w:rsidR="008F28EA" w:rsidRDefault="008F28EA">
      <w:pPr>
        <w:spacing w:line="340" w:lineRule="exact"/>
        <w:jc w:val="both"/>
        <w:rPr>
          <w:rFonts w:ascii="Verdana" w:eastAsia="MS Mincho" w:hAnsi="Verdana" w:cs="Tahoma"/>
          <w:b/>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rPr>
      </w:pPr>
      <w:r>
        <w:rPr>
          <w:rFonts w:ascii="Verdana" w:eastAsia="MS Mincho" w:hAnsi="Verdana" w:cs="Tahoma"/>
          <w:b/>
          <w:sz w:val="20"/>
          <w:szCs w:val="20"/>
        </w:rPr>
        <w:t>Oferta de Resgate Antecipado Total</w:t>
      </w:r>
    </w:p>
    <w:p w:rsidR="008F28EA" w:rsidRDefault="008F28EA">
      <w:pPr>
        <w:keepNext/>
        <w:spacing w:line="340" w:lineRule="exact"/>
        <w:jc w:val="both"/>
        <w:rPr>
          <w:rFonts w:ascii="Verdana" w:eastAsia="MS Mincho" w:hAnsi="Verdana" w:cs="Tahoma"/>
          <w:b/>
          <w:sz w:val="20"/>
          <w:szCs w:val="20"/>
        </w:rPr>
      </w:pPr>
    </w:p>
    <w:p w:rsidR="008F28EA" w:rsidRDefault="0055382E">
      <w:pPr>
        <w:numPr>
          <w:ilvl w:val="2"/>
          <w:numId w:val="20"/>
        </w:numPr>
        <w:spacing w:line="340" w:lineRule="exact"/>
        <w:ind w:left="0" w:firstLine="0"/>
        <w:jc w:val="both"/>
        <w:rPr>
          <w:rStyle w:val="Strong"/>
          <w:rFonts w:ascii="Verdana" w:eastAsia="MS Mincho" w:hAnsi="Verdana" w:cs="Tahoma"/>
          <w:b w:val="0"/>
          <w:bCs w:val="0"/>
          <w:sz w:val="20"/>
          <w:szCs w:val="20"/>
        </w:rPr>
      </w:pPr>
      <w:r>
        <w:rPr>
          <w:rFonts w:ascii="Verdana" w:eastAsia="MS Mincho" w:hAnsi="Verdana" w:cs="Tahoma"/>
          <w:sz w:val="20"/>
          <w:szCs w:val="20"/>
        </w:rPr>
        <w:t>A Emissora poderá, a seu exclusive critério e observados os termos e condições a seguir, a qualquer tempo a partir do 120º (centésimo vigésimo) dia, contado da Data de Emissão, realizar oferta de resgate antecipado total das Debêntures de todas as Séries, sendo vedada a oferta de resgate antecipado parcial, endereçada a todos os Debenturistas, e assegurada a todos os Debenturistas, sem distinção, igualdade para aceitar ou não as condições de resgate das Debêntures por eles detidas (“</w:t>
      </w:r>
      <w:r>
        <w:rPr>
          <w:rFonts w:ascii="Verdana" w:eastAsia="MS Mincho" w:hAnsi="Verdana" w:cs="Tahoma"/>
          <w:b/>
          <w:sz w:val="20"/>
          <w:szCs w:val="20"/>
        </w:rPr>
        <w:t>Oferta de Resgate Antecipado Total</w:t>
      </w:r>
      <w:r>
        <w:rPr>
          <w:rFonts w:ascii="Verdana" w:eastAsia="MS Mincho" w:hAnsi="Verdana" w:cs="Tahoma"/>
          <w:sz w:val="20"/>
          <w:szCs w:val="20"/>
        </w:rPr>
        <w:t>”). A Oferta de Resgate Antecipado Total será operacionalizada da seguinte forma:</w:t>
      </w:r>
      <w:r>
        <w:rPr>
          <w:rStyle w:val="Strong"/>
          <w:rFonts w:ascii="Verdana" w:eastAsia="SimSun" w:hAnsi="Verdana" w:cs="Tahoma"/>
          <w:snapToGrid w:val="0"/>
          <w:sz w:val="20"/>
          <w:szCs w:val="20"/>
        </w:rPr>
        <w:t xml:space="preserve"> </w:t>
      </w:r>
    </w:p>
    <w:p w:rsidR="008F28EA" w:rsidRDefault="008F28EA">
      <w:pPr>
        <w:spacing w:line="340" w:lineRule="exact"/>
        <w:jc w:val="both"/>
        <w:rPr>
          <w:rFonts w:ascii="Verdana" w:eastAsia="MS Mincho" w:hAnsi="Verdana" w:cs="Tahoma"/>
          <w:sz w:val="20"/>
          <w:szCs w:val="20"/>
        </w:rPr>
      </w:pPr>
    </w:p>
    <w:p w:rsidR="008F28EA" w:rsidRDefault="0055382E">
      <w:pPr>
        <w:pStyle w:val="ListParagraph"/>
        <w:numPr>
          <w:ilvl w:val="0"/>
          <w:numId w:val="28"/>
        </w:numPr>
        <w:spacing w:line="340" w:lineRule="exact"/>
        <w:ind w:left="0" w:firstLine="0"/>
        <w:jc w:val="both"/>
        <w:rPr>
          <w:rFonts w:ascii="Verdana" w:hAnsi="Verdana" w:cs="Tahoma"/>
          <w:sz w:val="20"/>
          <w:szCs w:val="20"/>
        </w:rPr>
      </w:pPr>
      <w:r>
        <w:rPr>
          <w:rFonts w:ascii="Verdana" w:hAnsi="Verdana" w:cs="Tahoma"/>
          <w:sz w:val="20"/>
          <w:szCs w:val="20"/>
        </w:rPr>
        <w:t xml:space="preserve">a Emissora realizará a Oferta de Resgate Antecipado Total por meio de </w:t>
      </w:r>
      <w:r>
        <w:rPr>
          <w:rFonts w:ascii="Verdana" w:hAnsi="Verdana" w:cs="Tahoma"/>
          <w:bCs/>
          <w:sz w:val="20"/>
          <w:szCs w:val="20"/>
        </w:rPr>
        <w:t>notificação, devidamente assinada pelos representantes legais da Emissora, aos Debenturistas, com cópia para o Agente Fiduciário, informando-lhes acerca da realização da Oferta de Resgate Antecipado</w:t>
      </w:r>
      <w:r>
        <w:rPr>
          <w:rFonts w:ascii="Verdana" w:hAnsi="Verdana" w:cs="Tahoma"/>
          <w:sz w:val="20"/>
          <w:szCs w:val="20"/>
        </w:rPr>
        <w:t xml:space="preserve"> (“</w:t>
      </w:r>
      <w:r>
        <w:rPr>
          <w:rFonts w:ascii="Verdana" w:hAnsi="Verdana" w:cs="Tahoma"/>
          <w:b/>
          <w:sz w:val="20"/>
          <w:szCs w:val="20"/>
        </w:rPr>
        <w:t>Notificação de Oferta de Resgate Antecipado Total</w:t>
      </w:r>
      <w:r>
        <w:rPr>
          <w:rFonts w:ascii="Verdana" w:hAnsi="Verdana" w:cs="Tahoma"/>
          <w:sz w:val="20"/>
          <w:szCs w:val="20"/>
        </w:rPr>
        <w:t>”), com antecedência mínima de 30 (trinta) Dias Úteis, contados da data da efetiva realização do resgate. A Notificação de Oferta de Resgate Antecipado Total deverá descrever os termos e condições da Oferta de Resgate Antecipado Total, incluindo: (a) o valor do prêmio de resgate, caso exista; (b) a data efetiva para o resgate das Debêntures (“</w:t>
      </w:r>
      <w:r>
        <w:rPr>
          <w:rFonts w:ascii="Verdana" w:hAnsi="Verdana" w:cs="Tahoma"/>
          <w:b/>
          <w:sz w:val="20"/>
          <w:szCs w:val="20"/>
        </w:rPr>
        <w:t>Data do Resgate</w:t>
      </w:r>
      <w:r>
        <w:rPr>
          <w:rFonts w:ascii="Verdana" w:hAnsi="Verdana" w:cs="Tahoma"/>
          <w:sz w:val="20"/>
          <w:szCs w:val="20"/>
        </w:rPr>
        <w:t>”); (c) a forma e o prazo de manifestação dos Debenturistas; (d) menção do valor a ser pago aos Debenturistas a título de Oferta de Resgate Antecipado Total; e (e) demais informações necessárias.</w:t>
      </w:r>
      <w:r>
        <w:rPr>
          <w:rFonts w:ascii="Verdana" w:hAnsi="Verdana" w:cs="Tahoma"/>
          <w:bCs/>
          <w:sz w:val="20"/>
          <w:szCs w:val="20"/>
        </w:rPr>
        <w:t xml:space="preserve"> A Emissora deverá informar a Oferta de Resgate Antecipado</w:t>
      </w:r>
      <w:r>
        <w:rPr>
          <w:rFonts w:ascii="Verdana" w:hAnsi="Verdana" w:cs="Tahoma"/>
          <w:sz w:val="20"/>
          <w:szCs w:val="20"/>
        </w:rPr>
        <w:t xml:space="preserve"> </w:t>
      </w:r>
      <w:r>
        <w:rPr>
          <w:rFonts w:ascii="Verdana" w:hAnsi="Verdana" w:cs="Tahoma"/>
          <w:bCs/>
          <w:sz w:val="20"/>
          <w:szCs w:val="20"/>
        </w:rPr>
        <w:t xml:space="preserve">com antecedência mínima de 30 (trinta) </w:t>
      </w:r>
      <w:r>
        <w:rPr>
          <w:rFonts w:ascii="Verdana" w:hAnsi="Verdana" w:cs="Tahoma"/>
          <w:sz w:val="20"/>
          <w:szCs w:val="20"/>
        </w:rPr>
        <w:t xml:space="preserve">Dias Úteis, </w:t>
      </w:r>
      <w:r>
        <w:rPr>
          <w:rFonts w:ascii="Verdana" w:hAnsi="Verdana" w:cs="Tahoma"/>
          <w:bCs/>
          <w:sz w:val="20"/>
          <w:szCs w:val="20"/>
        </w:rPr>
        <w:t>contados da data programada para a efetiva realização do resgate</w:t>
      </w:r>
      <w:r>
        <w:rPr>
          <w:rFonts w:ascii="Verdana" w:hAnsi="Verdana" w:cs="Tahoma"/>
          <w:sz w:val="20"/>
          <w:szCs w:val="20"/>
        </w:rPr>
        <w:t>;</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0"/>
          <w:numId w:val="28"/>
        </w:numPr>
        <w:spacing w:line="340" w:lineRule="exact"/>
        <w:ind w:left="0" w:firstLine="0"/>
        <w:jc w:val="both"/>
        <w:rPr>
          <w:rFonts w:ascii="Verdana" w:hAnsi="Verdana" w:cs="Tahoma"/>
          <w:sz w:val="20"/>
          <w:szCs w:val="20"/>
        </w:rPr>
      </w:pPr>
      <w:r>
        <w:rPr>
          <w:rFonts w:ascii="Verdana" w:hAnsi="Verdana" w:cs="Tahoma"/>
          <w:sz w:val="20"/>
          <w:szCs w:val="20"/>
        </w:rPr>
        <w:lastRenderedPageBreak/>
        <w:t>após a Notificação de Oferta de Resgate Antecipado Total, os Debenturistas terão que manifestar sua intenção de aderir à Oferta de Resgate Antecipado Total no prazo disposto na Notificação de Oferta de Resgate Antecipado Total, junto à Emissora, com cópia para o Agente Fiduciário. Ao final desse prazo, caso a totalidade, e não menos do que a totalidade, dos Debenturistas opte pela adesão à referida oferta, a Emissora deverá comunicar aos Debenturistas e ao Agente Fiduciário a aceitação da Oferta de Resgate Antecipado Total e proceder à liquidação da Oferta de Resgate Antecipado Total na Data do Resgate, conforme indicada na Notificação de Oferta de Resgate Antecipado Total, observado que todas as Debêntures serão resgatadas em uma única data; e</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0"/>
          <w:numId w:val="28"/>
        </w:numPr>
        <w:spacing w:line="340" w:lineRule="exact"/>
        <w:ind w:left="0" w:firstLine="0"/>
        <w:jc w:val="both"/>
        <w:rPr>
          <w:rFonts w:ascii="Verdana" w:hAnsi="Verdana" w:cs="Tahoma"/>
          <w:sz w:val="20"/>
          <w:szCs w:val="20"/>
        </w:rPr>
      </w:pPr>
      <w:r>
        <w:rPr>
          <w:rFonts w:ascii="Verdana" w:hAnsi="Verdana" w:cs="Tahoma"/>
          <w:sz w:val="20"/>
          <w:szCs w:val="20"/>
        </w:rPr>
        <w:t>para fins de esclarecimento, caso apenas parte dos Debenturistas opte pela adesão à Oferta de Resgate Antecipado Total, a oferta será automaticamente cancelada, hipótese em que não será devido qualquer pagamento pela Emissora aos Debenturistas que se manifestaram de forma favorável.</w:t>
      </w:r>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bCs/>
          <w:sz w:val="20"/>
          <w:szCs w:val="20"/>
        </w:rPr>
        <w:t xml:space="preserve">O valor da Oferta de Resgate Antecipado Total devido pela Emissora será equivalente ao Valor Nominal Unitário Ajustado das Debêntures, acrescido </w:t>
      </w:r>
      <w:bookmarkStart w:id="78" w:name="OLE_LINK8"/>
      <w:bookmarkStart w:id="79" w:name="OLE_LINK9"/>
      <w:r>
        <w:rPr>
          <w:rFonts w:ascii="Verdana" w:eastAsia="MS Mincho" w:hAnsi="Verdana" w:cs="Tahoma"/>
          <w:bCs/>
          <w:sz w:val="20"/>
          <w:szCs w:val="20"/>
        </w:rPr>
        <w:t>de eventual prêmio de resgate a ser oferecido aos Debenturistas, a exclusivo critério da Emissora</w:t>
      </w:r>
      <w:bookmarkEnd w:id="78"/>
      <w:bookmarkEnd w:id="79"/>
      <w:r>
        <w:rPr>
          <w:rFonts w:ascii="Verdana" w:eastAsia="MS Mincho" w:hAnsi="Verdana" w:cs="Tahoma"/>
          <w:bCs/>
          <w:sz w:val="20"/>
          <w:szCs w:val="20"/>
        </w:rPr>
        <w:t>.</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A Data do Resgate deverá ser obrigatoriamente um Dia Útil.</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O pagamento do valor a ser resgatado deverá ser realizado pela Emissora na Data do Resgate mediante depósito nas contas indicadas pelos Debenturistas, a ser realizado pela Emissora. As Debêntures objeto da Oferta de Resgate Antecipado Total deverão ser canceladas pela Emissora.</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A Emissora deverá enviar ao Agente Fiduciário, no prazo de 1 (um) dia, contado da Data do Resgate, todos os comprovantes dos pagamentos efetuados a título de resgate antecipado.</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b/>
          <w:sz w:val="20"/>
          <w:szCs w:val="20"/>
        </w:rPr>
      </w:pPr>
      <w:bookmarkStart w:id="80" w:name="_Ref422391479"/>
      <w:r>
        <w:rPr>
          <w:rFonts w:ascii="Verdana" w:eastAsia="MS Mincho" w:hAnsi="Verdana"/>
          <w:b/>
          <w:sz w:val="20"/>
          <w:szCs w:val="20"/>
        </w:rPr>
        <w:t>Dação das CCBs em Pagamento</w:t>
      </w:r>
      <w:bookmarkEnd w:id="80"/>
    </w:p>
    <w:p w:rsidR="008F28EA" w:rsidRDefault="008F28EA">
      <w:pPr>
        <w:keepNext/>
        <w:spacing w:line="340" w:lineRule="exact"/>
        <w:jc w:val="both"/>
        <w:rPr>
          <w:rFonts w:ascii="Verdana" w:eastAsia="MS Mincho" w:hAnsi="Verdana"/>
          <w:b/>
          <w:sz w:val="20"/>
          <w:szCs w:val="20"/>
        </w:rPr>
      </w:pPr>
    </w:p>
    <w:p w:rsidR="008F28EA" w:rsidRDefault="0055382E">
      <w:pPr>
        <w:numPr>
          <w:ilvl w:val="2"/>
          <w:numId w:val="20"/>
        </w:numPr>
        <w:spacing w:line="340" w:lineRule="exact"/>
        <w:ind w:left="0" w:firstLine="0"/>
        <w:jc w:val="both"/>
        <w:rPr>
          <w:rFonts w:ascii="Verdana" w:hAnsi="Verdana" w:cs="Tahoma"/>
          <w:bCs/>
          <w:sz w:val="20"/>
          <w:szCs w:val="20"/>
          <w:lang w:eastAsia="en-US"/>
        </w:rPr>
      </w:pPr>
      <w:r>
        <w:rPr>
          <w:rFonts w:ascii="Verdana" w:hAnsi="Verdana" w:cs="Tahoma"/>
          <w:bCs/>
          <w:sz w:val="20"/>
          <w:szCs w:val="20"/>
          <w:lang w:eastAsia="en-US"/>
        </w:rPr>
        <w:t xml:space="preserve">Observada a exceção feita na Cláusula </w:t>
      </w:r>
      <w:r>
        <w:rPr>
          <w:rFonts w:ascii="Verdana" w:hAnsi="Verdana" w:cs="Tahoma"/>
          <w:bCs/>
          <w:sz w:val="20"/>
          <w:szCs w:val="20"/>
          <w:lang w:eastAsia="en-US"/>
        </w:rPr>
        <w:fldChar w:fldCharType="begin"/>
      </w:r>
      <w:r>
        <w:rPr>
          <w:rFonts w:ascii="Verdana" w:hAnsi="Verdana" w:cs="Tahoma"/>
          <w:bCs/>
          <w:sz w:val="20"/>
          <w:szCs w:val="20"/>
          <w:lang w:eastAsia="en-US"/>
        </w:rPr>
        <w:instrText xml:space="preserve"> REF _Ref436981712 \n \p \h  \* MERGEFORMAT </w:instrText>
      </w:r>
      <w:r>
        <w:rPr>
          <w:rFonts w:ascii="Verdana" w:hAnsi="Verdana" w:cs="Tahoma"/>
          <w:bCs/>
          <w:sz w:val="20"/>
          <w:szCs w:val="20"/>
          <w:lang w:eastAsia="en-US"/>
        </w:rPr>
      </w:r>
      <w:r>
        <w:rPr>
          <w:rFonts w:ascii="Verdana" w:hAnsi="Verdana" w:cs="Tahoma"/>
          <w:bCs/>
          <w:sz w:val="20"/>
          <w:szCs w:val="20"/>
          <w:lang w:eastAsia="en-US"/>
        </w:rPr>
        <w:fldChar w:fldCharType="separate"/>
      </w:r>
      <w:r>
        <w:rPr>
          <w:rFonts w:ascii="Verdana" w:hAnsi="Verdana" w:cs="Tahoma"/>
          <w:bCs/>
          <w:sz w:val="20"/>
          <w:szCs w:val="20"/>
          <w:lang w:eastAsia="en-US"/>
        </w:rPr>
        <w:t>3.25.6.1 abaixo</w:t>
      </w:r>
      <w:r>
        <w:rPr>
          <w:rFonts w:ascii="Verdana" w:hAnsi="Verdana" w:cs="Tahoma"/>
          <w:bCs/>
          <w:sz w:val="20"/>
          <w:szCs w:val="20"/>
          <w:lang w:eastAsia="en-US"/>
        </w:rPr>
        <w:fldChar w:fldCharType="end"/>
      </w:r>
      <w:r>
        <w:rPr>
          <w:rFonts w:ascii="Verdana" w:hAnsi="Verdana" w:cs="Tahoma"/>
          <w:bCs/>
          <w:sz w:val="20"/>
          <w:szCs w:val="20"/>
          <w:lang w:eastAsia="en-US"/>
        </w:rPr>
        <w:t>, na respectiva Data de Vencimento ou na data de declaração de vencimento antecipado, nos termos da Cláusula </w:t>
      </w:r>
      <w:r>
        <w:rPr>
          <w:rFonts w:ascii="Verdana" w:hAnsi="Verdana" w:cs="Tahoma"/>
          <w:bCs/>
          <w:sz w:val="20"/>
          <w:szCs w:val="20"/>
          <w:lang w:eastAsia="en-US"/>
        </w:rPr>
        <w:fldChar w:fldCharType="begin"/>
      </w:r>
      <w:r>
        <w:rPr>
          <w:rFonts w:ascii="Verdana" w:hAnsi="Verdana" w:cs="Tahoma"/>
          <w:bCs/>
          <w:sz w:val="20"/>
          <w:szCs w:val="20"/>
          <w:lang w:eastAsia="en-US"/>
        </w:rPr>
        <w:instrText xml:space="preserve"> REF _Ref422391862 \n \p \h  \* MERGEFORMAT </w:instrText>
      </w:r>
      <w:r>
        <w:rPr>
          <w:rFonts w:ascii="Verdana" w:hAnsi="Verdana" w:cs="Tahoma"/>
          <w:bCs/>
          <w:sz w:val="20"/>
          <w:szCs w:val="20"/>
          <w:lang w:eastAsia="en-US"/>
        </w:rPr>
      </w:r>
      <w:r>
        <w:rPr>
          <w:rFonts w:ascii="Verdana" w:hAnsi="Verdana" w:cs="Tahoma"/>
          <w:bCs/>
          <w:sz w:val="20"/>
          <w:szCs w:val="20"/>
          <w:lang w:eastAsia="en-US"/>
        </w:rPr>
        <w:fldChar w:fldCharType="separate"/>
      </w:r>
      <w:r>
        <w:rPr>
          <w:rFonts w:ascii="Verdana" w:hAnsi="Verdana" w:cs="Tahoma"/>
          <w:bCs/>
          <w:sz w:val="20"/>
          <w:szCs w:val="20"/>
          <w:lang w:eastAsia="en-US"/>
        </w:rPr>
        <w:t>3.25 abaixo</w:t>
      </w:r>
      <w:r>
        <w:rPr>
          <w:rFonts w:ascii="Verdana" w:hAnsi="Verdana" w:cs="Tahoma"/>
          <w:bCs/>
          <w:sz w:val="20"/>
          <w:szCs w:val="20"/>
          <w:lang w:eastAsia="en-US"/>
        </w:rPr>
        <w:fldChar w:fldCharType="end"/>
      </w:r>
      <w:r>
        <w:rPr>
          <w:rFonts w:ascii="Verdana" w:hAnsi="Verdana" w:cs="Tahoma"/>
          <w:bCs/>
          <w:sz w:val="20"/>
          <w:szCs w:val="20"/>
          <w:lang w:eastAsia="en-US"/>
        </w:rPr>
        <w:t xml:space="preserve">, a Emissora poderá efetuar o pagamento das Debêntures da respectiva Série, total ou parcialmente, mediante dação em pagamento das CCBs que não forem integralmente quitadas até a data do respectivo vencimento, pelo saldo do valor das dívidas representadas pelas CCBs, nos termos da Resolução CMN 2.686. Caso o pagamento a ser realizado mediante dação em pagamento das CCBs </w:t>
      </w:r>
      <w:r>
        <w:rPr>
          <w:rFonts w:ascii="Verdana" w:hAnsi="Verdana" w:cs="Tahoma"/>
          <w:bCs/>
          <w:sz w:val="20"/>
          <w:szCs w:val="20"/>
          <w:lang w:eastAsia="en-US"/>
        </w:rPr>
        <w:lastRenderedPageBreak/>
        <w:t>seja parcial, este deverá ser efetuado proporcionalmente à quantidade de Debêntures detida por cada um dos Debenturistas dentro da respectiva Série, conforme o caso.</w:t>
      </w:r>
    </w:p>
    <w:p w:rsidR="008F28EA" w:rsidRDefault="008F28EA">
      <w:pPr>
        <w:spacing w:line="340" w:lineRule="exact"/>
        <w:jc w:val="both"/>
        <w:rPr>
          <w:rFonts w:ascii="Verdana" w:hAnsi="Verdana" w:cs="Tahoma"/>
          <w:bCs/>
          <w:sz w:val="20"/>
          <w:szCs w:val="20"/>
          <w:lang w:eastAsia="en-US"/>
        </w:rPr>
      </w:pPr>
    </w:p>
    <w:p w:rsidR="008F28EA" w:rsidRDefault="0055382E">
      <w:pPr>
        <w:pStyle w:val="ListParagraph"/>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 xml:space="preserve">No caso de pagamento das Debêntures de determinada Série na respectiva Data de Vencimento mediante dação em pagamento das CCBs, a Emissora deverá enviar comunicação escrita (por </w:t>
      </w:r>
      <w:r>
        <w:rPr>
          <w:rFonts w:ascii="Verdana" w:hAnsi="Verdana" w:cs="Tahoma"/>
          <w:i/>
          <w:sz w:val="20"/>
          <w:szCs w:val="20"/>
        </w:rPr>
        <w:t>e-mail</w:t>
      </w:r>
      <w:r>
        <w:rPr>
          <w:rFonts w:ascii="Verdana" w:hAnsi="Verdana" w:cs="Tahoma"/>
          <w:sz w:val="20"/>
          <w:szCs w:val="20"/>
        </w:rPr>
        <w:t xml:space="preserve">) ao Agente Fiduciário, na qualidade de representante dos Debenturistas, com, no mínimo, 30 (trinta) dias de antecedência da Data de Vencimento, informando-o acerca da intenção de efetuar o pagamento das Debêntures da respectiva Série na Data de Vencimento correspondente mediante dação em pagamento das CCBs e indicando, no mínimo, </w:t>
      </w:r>
      <w:r>
        <w:rPr>
          <w:rFonts w:ascii="Verdana" w:hAnsi="Verdana" w:cs="Tahoma"/>
          <w:b/>
          <w:sz w:val="20"/>
          <w:szCs w:val="20"/>
        </w:rPr>
        <w:t>(i)</w:t>
      </w:r>
      <w:r>
        <w:rPr>
          <w:rFonts w:ascii="Verdana" w:hAnsi="Verdana" w:cs="Tahoma"/>
          <w:sz w:val="20"/>
          <w:szCs w:val="20"/>
        </w:rPr>
        <w:t xml:space="preserve"> a quantidade de Debêntures a serem pagas mediante dação em pagamento das CCBs e </w:t>
      </w:r>
      <w:r>
        <w:rPr>
          <w:rFonts w:ascii="Verdana" w:hAnsi="Verdana" w:cs="Tahoma"/>
          <w:b/>
          <w:sz w:val="20"/>
          <w:szCs w:val="20"/>
        </w:rPr>
        <w:t>(ii)</w:t>
      </w:r>
      <w:r>
        <w:rPr>
          <w:rFonts w:ascii="Verdana" w:hAnsi="Verdana" w:cs="Tahoma"/>
          <w:sz w:val="20"/>
          <w:szCs w:val="20"/>
        </w:rPr>
        <w:t> as CCBs que serão entregues aos Debenturistas de tal Série em dação em pagamento (“</w:t>
      </w:r>
      <w:r>
        <w:rPr>
          <w:rFonts w:ascii="Verdana" w:hAnsi="Verdana" w:cs="Tahoma"/>
          <w:b/>
          <w:sz w:val="20"/>
          <w:szCs w:val="20"/>
        </w:rPr>
        <w:t>Comunicação de Dação em Pagamento</w:t>
      </w:r>
      <w:r>
        <w:rPr>
          <w:rFonts w:ascii="Verdana" w:hAnsi="Verdana" w:cs="Tahoma"/>
          <w:sz w:val="20"/>
          <w:szCs w:val="20"/>
        </w:rPr>
        <w:t>”).</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3"/>
          <w:numId w:val="20"/>
        </w:numPr>
        <w:spacing w:line="340" w:lineRule="exact"/>
        <w:ind w:left="0" w:firstLine="0"/>
        <w:jc w:val="both"/>
        <w:rPr>
          <w:rFonts w:ascii="Verdana" w:hAnsi="Verdana" w:cs="Tahoma"/>
          <w:sz w:val="20"/>
          <w:szCs w:val="20"/>
        </w:rPr>
      </w:pPr>
      <w:r>
        <w:rPr>
          <w:rFonts w:ascii="Verdana" w:hAnsi="Verdana" w:cs="Tahoma"/>
          <w:sz w:val="20"/>
          <w:szCs w:val="20"/>
        </w:rPr>
        <w:t>Em caso de declaração de vencimento antecipado das Debêntures, a Emissora deverá informar aos Debenturistas sua intenção de realizar o pagamento das Debêntures mediante dação em pagamento na própria Assembleia Geral de Debenturistas (conforme abaixo definido) que deliberar acerca do vencimento antecipado e enviar ao Agente Fiduciário, na qualidade de representante dos Debenturistas, a Comunicação de Dação em Pagamento no prazo de 10 (dez) dias, contados da data da referida Assembleia Geral de Debenturistas.</w:t>
      </w:r>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hAnsi="Verdana" w:cs="Tahoma"/>
          <w:sz w:val="20"/>
          <w:szCs w:val="20"/>
        </w:rPr>
      </w:pPr>
      <w:bookmarkStart w:id="81" w:name="_Ref517079675"/>
      <w:r>
        <w:rPr>
          <w:rFonts w:ascii="Verdana" w:hAnsi="Verdana" w:cs="Tahoma"/>
          <w:sz w:val="20"/>
          <w:szCs w:val="20"/>
        </w:rPr>
        <w:t xml:space="preserve">Os Debenturistas de todas as Séries, reunidos em Assembleia Geral </w:t>
      </w:r>
      <w:r>
        <w:rPr>
          <w:rFonts w:ascii="Verdana" w:eastAsia="MS Mincho" w:hAnsi="Verdana" w:cs="Tahoma"/>
          <w:sz w:val="20"/>
          <w:szCs w:val="20"/>
        </w:rPr>
        <w:t>de Debenturistas</w:t>
      </w:r>
      <w:r>
        <w:rPr>
          <w:rFonts w:ascii="Verdana" w:hAnsi="Verdana" w:cs="Tahoma"/>
          <w:sz w:val="20"/>
          <w:szCs w:val="20"/>
        </w:rPr>
        <w:t xml:space="preserve"> a ser convocada pela Emissora na mesma data do envio da Comunicação de Dação em Pagamento, deverão deliberar acerca da constituição de um condomínio civil, nos termos dos artigos 1.314 e seguintes da Lei nº 10.406, de 10 de janeiro de 2002, conforme alterada (“</w:t>
      </w:r>
      <w:r>
        <w:rPr>
          <w:rFonts w:ascii="Verdana" w:hAnsi="Verdana" w:cs="Tahoma"/>
          <w:b/>
          <w:sz w:val="20"/>
          <w:szCs w:val="20"/>
        </w:rPr>
        <w:t>Código Civil Brasileiro</w:t>
      </w:r>
      <w:r>
        <w:rPr>
          <w:rFonts w:ascii="Verdana" w:hAnsi="Verdana" w:cs="Tahoma"/>
          <w:sz w:val="20"/>
          <w:szCs w:val="20"/>
        </w:rPr>
        <w:t>”), para recebimento da totalidade das CCBs pelos Debenturistas de uma determinada Série, conforme o caso (“</w:t>
      </w:r>
      <w:r>
        <w:rPr>
          <w:rFonts w:ascii="Verdana" w:hAnsi="Verdana" w:cs="Tahoma"/>
          <w:b/>
          <w:sz w:val="20"/>
          <w:szCs w:val="20"/>
        </w:rPr>
        <w:t>Condomínio</w:t>
      </w:r>
      <w:r>
        <w:rPr>
          <w:rFonts w:ascii="Verdana" w:hAnsi="Verdana" w:cs="Tahoma"/>
          <w:sz w:val="20"/>
          <w:szCs w:val="20"/>
        </w:rPr>
        <w:t>”), do qual os Debenturistas da respectiva Série, conforme aplicável, participarão na proporção das respectivas Debêntures por eles detidas dentro da respectiva Série, resguardado, em relação aos Debenturistas que assim desejarem, o direito de receber diretamente as CCBs a que fizerem jus, desde que haja um acordo entre os Debenturistas acerca da forma de divisão das CCBs entre estes e o Condomínio.</w:t>
      </w:r>
      <w:bookmarkEnd w:id="81"/>
    </w:p>
    <w:p w:rsidR="008F28EA" w:rsidRDefault="008F28EA">
      <w:pPr>
        <w:spacing w:line="340" w:lineRule="exact"/>
        <w:jc w:val="both"/>
        <w:rPr>
          <w:rFonts w:ascii="Verdana" w:hAnsi="Verdana" w:cs="Tahoma"/>
          <w:sz w:val="20"/>
          <w:szCs w:val="20"/>
        </w:rPr>
      </w:pPr>
    </w:p>
    <w:p w:rsidR="008F28EA" w:rsidRDefault="0055382E">
      <w:pPr>
        <w:pStyle w:val="ListParagraph"/>
        <w:numPr>
          <w:ilvl w:val="3"/>
          <w:numId w:val="20"/>
        </w:numPr>
        <w:spacing w:line="340" w:lineRule="exact"/>
        <w:ind w:left="0" w:firstLine="0"/>
        <w:jc w:val="both"/>
        <w:rPr>
          <w:rFonts w:ascii="Verdana" w:hAnsi="Verdana" w:cs="Tahoma"/>
          <w:sz w:val="20"/>
          <w:szCs w:val="20"/>
        </w:rPr>
      </w:pPr>
      <w:r>
        <w:rPr>
          <w:rFonts w:ascii="Verdana" w:hAnsi="Verdana" w:cs="Tahoma"/>
          <w:sz w:val="20"/>
          <w:szCs w:val="20"/>
        </w:rPr>
        <w:t>Na própria Assembleia Geral de Debenturistas convocada para deliberar acerca da constituição do Condomínio, os Debenturistas que optarem pela participação no Condomínio deverão eleger um representante para conduzir o processo de recebimento das CCBs, em nome do Condomínio, com poderes para praticar todos os atos e assinar todos os documentos que se façam necessários para efetivar o recebimento das CCBs.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A dação em pagamento das CCBs deverá ser formalizada por meio do endosso em preto das CCBs pela Emissora ao Condomínio e/ou aos Debenturistas que vierem a receber as CCBs individualmente.</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 xml:space="preserve">Mediante dação em pagamento aos Debenturistas da totalidade das CCBs indicadas ou a serem indicadas no </w:t>
      </w:r>
      <w:r>
        <w:rPr>
          <w:rFonts w:ascii="Verdana" w:hAnsi="Verdana" w:cs="Tahoma"/>
          <w:b/>
          <w:sz w:val="20"/>
          <w:szCs w:val="20"/>
          <w:u w:val="single"/>
        </w:rPr>
        <w:t>Anexo I</w:t>
      </w:r>
      <w:r>
        <w:rPr>
          <w:rFonts w:ascii="Verdana" w:hAnsi="Verdana" w:cs="Tahoma"/>
          <w:sz w:val="20"/>
          <w:szCs w:val="20"/>
        </w:rPr>
        <w:t>, que não forem integralmente quitadas até a data do respectivo vencimento, considerar-se-á extinta a obrigação da Emissora de efetuar o pagamento do saldo do Valor Nominal Unitário Ajustado das Debêntures. Caso o valor das CCBs dadas em pagamento exceda o saldo do Valor Nominal Unitário Ajustado das Debêntures da respectiva Série, conforme aplicável, a diferença será paga a título de Prêmio de Reembolso. Caso as Debêntures já tenham sido integralmente amortizadas na data de tal pagamento, este valor será pago a título de Prêmio de Reembolso.</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t xml:space="preserve">Não obstante o disposto nas Cláusulas anteriores, a Emissora se compromete, em regime de melhores esforços, a buscar ofertas de terceiros interessados na aquisição da totalidade das CCBs indicadas no </w:t>
      </w:r>
      <w:r>
        <w:rPr>
          <w:rFonts w:ascii="Verdana" w:hAnsi="Verdana" w:cs="Tahoma"/>
          <w:b/>
          <w:sz w:val="20"/>
          <w:szCs w:val="20"/>
          <w:u w:val="single"/>
        </w:rPr>
        <w:t>Anexo I</w:t>
      </w:r>
      <w:r>
        <w:rPr>
          <w:rFonts w:ascii="Verdana" w:hAnsi="Verdana" w:cs="Tahoma"/>
          <w:sz w:val="20"/>
          <w:szCs w:val="20"/>
        </w:rPr>
        <w:t>, que não forem integralmente quitadas até a data do respectivo vencimento, tão logo informe aos Debenturistas sua intenção de realizar a dação em pagamento das Debêntures. A Emissora deverá enviar ao Agente Fiduciário, para que sejam disponibilizadas aos Debenturistas de todas as Séries, quaisquer ofertas recebidas anteriormente à Assembleia Geral de Debenturistas, para que, naquela ocasião, os Debenturistas possam deliberar sobre a conveniência de aceitarem qualquer dessas ofertas.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3"/>
          <w:numId w:val="20"/>
        </w:numPr>
        <w:spacing w:line="340" w:lineRule="exact"/>
        <w:ind w:left="0" w:firstLine="0"/>
        <w:jc w:val="both"/>
        <w:rPr>
          <w:rFonts w:ascii="Verdana" w:hAnsi="Verdana" w:cs="Tahoma"/>
          <w:sz w:val="20"/>
          <w:szCs w:val="20"/>
        </w:rPr>
      </w:pPr>
      <w:bookmarkStart w:id="82" w:name="_Ref480317782"/>
      <w:r>
        <w:rPr>
          <w:rFonts w:ascii="Verdana" w:hAnsi="Verdana" w:cs="Tahoma"/>
          <w:sz w:val="20"/>
          <w:szCs w:val="20"/>
        </w:rPr>
        <w:t>Caso os Debenturistas de todas as Séries, reunidos em Assembleia Geral de Debenturistas, deliberem favoravelmente à aceitação de uma oferta de aquisição das CCBs, a totalidade dos Debenturistas deverá aderir ao Condomínio, de forma a permitir que a Emissora realize a dação em pagamento das CCBs ao Condomínio, para subsequente alienação das CCBs pelo Condomínio ao terceiro interessado, nos termos definidos pelos Debenturistas na Assembleia Geral de Debenturistas.</w:t>
      </w:r>
      <w:bookmarkEnd w:id="82"/>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3"/>
          <w:numId w:val="20"/>
        </w:numPr>
        <w:spacing w:line="340" w:lineRule="exact"/>
        <w:ind w:left="0" w:firstLine="0"/>
        <w:jc w:val="both"/>
        <w:rPr>
          <w:rFonts w:ascii="Verdana" w:hAnsi="Verdana" w:cs="Tahoma"/>
          <w:sz w:val="20"/>
          <w:szCs w:val="20"/>
        </w:rPr>
      </w:pPr>
      <w:r>
        <w:rPr>
          <w:rFonts w:ascii="Verdana" w:hAnsi="Verdana" w:cs="Tahoma"/>
          <w:sz w:val="20"/>
          <w:szCs w:val="20"/>
        </w:rPr>
        <w:t>Caso a Emissora não receba qualquer oferta de terceiros interessados na aquisição das CCBs anteriormente à realização da Assembleia Geral de Debenturistas ou, ainda, as ofertas recebidas não sejam consideradas adequadas pelos Debenturistas, o representante eleito do Condomínio deverá, tão logo seja concluída a dação em pagamento, continuar a buscar potenciais interessados na aquisição das CCBs detidas pelo Condomínio.</w:t>
      </w:r>
    </w:p>
    <w:p w:rsidR="008F28EA" w:rsidRDefault="008F28EA">
      <w:pPr>
        <w:pStyle w:val="ListParagraph"/>
        <w:spacing w:line="340" w:lineRule="exact"/>
        <w:ind w:left="0"/>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rPr>
      </w:pPr>
      <w:r>
        <w:rPr>
          <w:rFonts w:ascii="Verdana" w:eastAsia="MS Mincho" w:hAnsi="Verdana" w:cs="Tahoma"/>
          <w:b/>
          <w:sz w:val="20"/>
          <w:szCs w:val="20"/>
        </w:rPr>
        <w:lastRenderedPageBreak/>
        <w:t>Local e Forma de Pagamento</w:t>
      </w:r>
    </w:p>
    <w:p w:rsidR="008F28EA" w:rsidRDefault="008F28EA">
      <w:pPr>
        <w:keepNext/>
        <w:spacing w:line="340" w:lineRule="exact"/>
        <w:jc w:val="both"/>
        <w:rPr>
          <w:rFonts w:ascii="Verdana" w:eastAsia="MS Mincho" w:hAnsi="Verdana" w:cs="Tahoma"/>
          <w:b/>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bookmarkStart w:id="83" w:name="_DV_M211"/>
      <w:bookmarkEnd w:id="83"/>
      <w:r>
        <w:rPr>
          <w:rFonts w:ascii="Verdana" w:eastAsia="MS Mincho" w:hAnsi="Verdana" w:cs="Tahoma"/>
          <w:sz w:val="20"/>
          <w:szCs w:val="20"/>
        </w:rPr>
        <w:t>Os pagamentos a que fizerem jus as Debêntures serão efetuados diretamente pela Emissora ao Debenturista, por meio de crédito em conta, transferência eletrônica ou ordem de pagamento, devendo a Emissora enviar ao Agente Fiduciário comprovante desse pagamento sempre que solicitado pelo Agente Fiduciário à Emissora.</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lang w:val="en-US"/>
        </w:rPr>
      </w:pPr>
      <w:bookmarkStart w:id="84" w:name="_DV_M212"/>
      <w:bookmarkEnd w:id="84"/>
      <w:proofErr w:type="spellStart"/>
      <w:r>
        <w:rPr>
          <w:rFonts w:ascii="Verdana" w:eastAsia="MS Mincho" w:hAnsi="Verdana" w:cs="Tahoma"/>
          <w:b/>
          <w:sz w:val="20"/>
          <w:szCs w:val="20"/>
          <w:lang w:val="en-US"/>
        </w:rPr>
        <w:t>Prorrogação</w:t>
      </w:r>
      <w:proofErr w:type="spellEnd"/>
      <w:r>
        <w:rPr>
          <w:rFonts w:ascii="Verdana" w:eastAsia="MS Mincho" w:hAnsi="Verdana" w:cs="Tahoma"/>
          <w:b/>
          <w:sz w:val="20"/>
          <w:szCs w:val="20"/>
          <w:lang w:val="en-US"/>
        </w:rPr>
        <w:t xml:space="preserve"> dos </w:t>
      </w:r>
      <w:proofErr w:type="spellStart"/>
      <w:r>
        <w:rPr>
          <w:rFonts w:ascii="Verdana" w:eastAsia="MS Mincho" w:hAnsi="Verdana" w:cs="Tahoma"/>
          <w:b/>
          <w:sz w:val="20"/>
          <w:szCs w:val="20"/>
          <w:lang w:val="en-US"/>
        </w:rPr>
        <w:t>Prazos</w:t>
      </w:r>
      <w:proofErr w:type="spellEnd"/>
    </w:p>
    <w:p w:rsidR="008F28EA" w:rsidRDefault="008F28EA">
      <w:pPr>
        <w:keepNext/>
        <w:spacing w:line="340" w:lineRule="exact"/>
        <w:jc w:val="both"/>
        <w:rPr>
          <w:rFonts w:ascii="Verdana" w:eastAsia="MS Mincho" w:hAnsi="Verdana" w:cs="Tahoma"/>
          <w:b/>
          <w:sz w:val="20"/>
          <w:szCs w:val="20"/>
          <w:lang w:val="en-US"/>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Considerar-se-ão prorrogados os prazos referentes ao pagamento de qualquer obrigação pecuniária prevista nesta Escritura, até o Dia Útil imediatamente subsequente, se o respectivo vencimento coincidir com dia em que não haja expediente comercial ou bancário na Cidade de São Paulo, Estado de São Paulo, sem nenhum acréscimo aos valores a serem pagos. Portanto, para os demais fins desta Escritura, “</w:t>
      </w:r>
      <w:r>
        <w:rPr>
          <w:rFonts w:ascii="Verdana" w:eastAsia="MS Mincho" w:hAnsi="Verdana" w:cs="Tahoma"/>
          <w:b/>
          <w:sz w:val="20"/>
          <w:szCs w:val="20"/>
        </w:rPr>
        <w:t>Dia Útil</w:t>
      </w:r>
      <w:r>
        <w:rPr>
          <w:rFonts w:ascii="Verdana" w:eastAsia="MS Mincho" w:hAnsi="Verdana" w:cs="Tahoma"/>
          <w:sz w:val="20"/>
          <w:szCs w:val="20"/>
        </w:rPr>
        <w:t>” significa qualquer dia em que haja expediente comercial ou bancário na Cidade de São Paulo, Estado de São Paulo.</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rPr>
      </w:pPr>
      <w:r>
        <w:rPr>
          <w:rFonts w:ascii="Verdana" w:eastAsia="MS Mincho" w:hAnsi="Verdana" w:cs="Tahoma"/>
          <w:b/>
          <w:sz w:val="20"/>
          <w:szCs w:val="20"/>
        </w:rPr>
        <w:t>Encargos Moratórios</w:t>
      </w:r>
    </w:p>
    <w:p w:rsidR="008F28EA" w:rsidRDefault="008F28EA">
      <w:pPr>
        <w:keepNext/>
        <w:spacing w:line="340" w:lineRule="exact"/>
        <w:jc w:val="both"/>
        <w:rPr>
          <w:rFonts w:ascii="Verdana" w:eastAsia="MS Mincho" w:hAnsi="Verdana" w:cs="Tahoma"/>
          <w:b/>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Ocorrendo impontualidade no pagamento de qualquer quantia devida ao Debenturista, os débitos em atraso ficarão sujeitos a </w:t>
      </w:r>
      <w:r>
        <w:rPr>
          <w:rFonts w:ascii="Verdana" w:eastAsia="MS Mincho" w:hAnsi="Verdana" w:cs="Tahoma"/>
          <w:b/>
          <w:sz w:val="20"/>
          <w:szCs w:val="20"/>
        </w:rPr>
        <w:t>(i)</w:t>
      </w:r>
      <w:r>
        <w:rPr>
          <w:rFonts w:ascii="Verdana" w:eastAsia="MS Mincho" w:hAnsi="Verdana" w:cs="Tahoma"/>
          <w:sz w:val="20"/>
          <w:szCs w:val="20"/>
        </w:rPr>
        <w:t xml:space="preserve"> juros de mora calculados desde a data do vencimento até a data do efetivo pagamento, pela taxa de 1% (um por cento) ao mês sobre o montante devido, independentemente de aviso, notificação ou interpelação judicial ou extrajudicial, e </w:t>
      </w:r>
      <w:r>
        <w:rPr>
          <w:rFonts w:ascii="Verdana" w:eastAsia="MS Mincho" w:hAnsi="Verdana" w:cs="Tahoma"/>
          <w:b/>
          <w:sz w:val="20"/>
          <w:szCs w:val="20"/>
        </w:rPr>
        <w:t>(ii)</w:t>
      </w:r>
      <w:r>
        <w:rPr>
          <w:rFonts w:ascii="Verdana" w:eastAsia="MS Mincho" w:hAnsi="Verdana" w:cs="Tahoma"/>
          <w:sz w:val="20"/>
          <w:szCs w:val="20"/>
        </w:rPr>
        <w:t xml:space="preserve"> multa moratória convencional, irredutível e de natureza compensatória, de 2% (dois por cento) sobre o valor devido e não pago.</w:t>
      </w:r>
    </w:p>
    <w:p w:rsidR="008F28EA" w:rsidRDefault="008F28EA">
      <w:pPr>
        <w:pStyle w:val="ListParagraph"/>
        <w:spacing w:line="340" w:lineRule="exact"/>
        <w:ind w:left="0"/>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rPr>
      </w:pPr>
      <w:r>
        <w:rPr>
          <w:rFonts w:ascii="Verdana" w:eastAsia="MS Mincho" w:hAnsi="Verdana" w:cs="Tahoma"/>
          <w:b/>
          <w:sz w:val="20"/>
          <w:szCs w:val="20"/>
        </w:rPr>
        <w:t>Garantias</w:t>
      </w:r>
    </w:p>
    <w:p w:rsidR="008F28EA" w:rsidRDefault="008F28EA">
      <w:pPr>
        <w:keepNext/>
        <w:spacing w:line="340" w:lineRule="exact"/>
        <w:jc w:val="both"/>
        <w:rPr>
          <w:rFonts w:ascii="Verdana" w:eastAsia="MS Mincho" w:hAnsi="Verdana" w:cs="Tahoma"/>
          <w:b/>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Não serão constituídas garantias em favor dos Debenturistas no âmbito da Emissão.</w:t>
      </w:r>
    </w:p>
    <w:p w:rsidR="008F28EA" w:rsidRDefault="008F28EA">
      <w:pPr>
        <w:spacing w:line="340" w:lineRule="exact"/>
        <w:jc w:val="both"/>
        <w:rPr>
          <w:rFonts w:ascii="Verdana" w:eastAsia="MS Mincho"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lang w:val="en-US"/>
        </w:rPr>
      </w:pPr>
      <w:bookmarkStart w:id="85" w:name="_DV_M147"/>
      <w:bookmarkStart w:id="86" w:name="_Ref422391862"/>
      <w:bookmarkEnd w:id="85"/>
      <w:proofErr w:type="spellStart"/>
      <w:r>
        <w:rPr>
          <w:rFonts w:ascii="Verdana" w:eastAsia="MS Mincho" w:hAnsi="Verdana" w:cs="Tahoma"/>
          <w:b/>
          <w:sz w:val="20"/>
          <w:szCs w:val="20"/>
          <w:lang w:val="en-US"/>
        </w:rPr>
        <w:t>Vencimento</w:t>
      </w:r>
      <w:proofErr w:type="spellEnd"/>
      <w:r>
        <w:rPr>
          <w:rFonts w:ascii="Verdana" w:eastAsia="MS Mincho" w:hAnsi="Verdana" w:cs="Tahoma"/>
          <w:b/>
          <w:sz w:val="20"/>
          <w:szCs w:val="20"/>
          <w:lang w:val="en-US"/>
        </w:rPr>
        <w:t xml:space="preserve"> </w:t>
      </w:r>
      <w:proofErr w:type="spellStart"/>
      <w:r>
        <w:rPr>
          <w:rFonts w:ascii="Verdana" w:eastAsia="MS Mincho" w:hAnsi="Verdana" w:cs="Tahoma"/>
          <w:b/>
          <w:sz w:val="20"/>
          <w:szCs w:val="20"/>
          <w:lang w:val="en-US"/>
        </w:rPr>
        <w:t>Antecipado</w:t>
      </w:r>
      <w:bookmarkStart w:id="87" w:name="_DV_M168"/>
      <w:bookmarkEnd w:id="86"/>
      <w:bookmarkEnd w:id="87"/>
      <w:proofErr w:type="spellEnd"/>
    </w:p>
    <w:p w:rsidR="008F28EA" w:rsidRDefault="008F28EA">
      <w:pPr>
        <w:keepNext/>
        <w:spacing w:line="340" w:lineRule="exact"/>
        <w:jc w:val="both"/>
        <w:rPr>
          <w:rFonts w:ascii="Verdana" w:eastAsia="MS Mincho" w:hAnsi="Verdana" w:cs="Tahoma"/>
          <w:b/>
          <w:sz w:val="20"/>
          <w:szCs w:val="20"/>
          <w:lang w:val="en-US"/>
        </w:rPr>
      </w:pPr>
    </w:p>
    <w:p w:rsidR="008F28EA" w:rsidRDefault="0055382E">
      <w:pPr>
        <w:numPr>
          <w:ilvl w:val="2"/>
          <w:numId w:val="20"/>
        </w:numPr>
        <w:spacing w:line="340" w:lineRule="exact"/>
        <w:ind w:left="0" w:firstLine="0"/>
        <w:jc w:val="both"/>
        <w:rPr>
          <w:rFonts w:ascii="Verdana" w:hAnsi="Verdana" w:cs="Tahoma"/>
          <w:i/>
          <w:sz w:val="20"/>
          <w:szCs w:val="20"/>
        </w:rPr>
      </w:pPr>
      <w:bookmarkStart w:id="88" w:name="_Ref422391983"/>
      <w:r>
        <w:rPr>
          <w:rFonts w:ascii="Verdana" w:hAnsi="Verdana" w:cs="Tahoma"/>
          <w:sz w:val="20"/>
          <w:szCs w:val="20"/>
        </w:rPr>
        <w:t xml:space="preserve">Observado o disposto </w:t>
      </w:r>
      <w:r>
        <w:rPr>
          <w:rFonts w:ascii="Verdana" w:eastAsia="Calibri" w:hAnsi="Verdana" w:cs="Tahoma"/>
          <w:sz w:val="20"/>
          <w:szCs w:val="20"/>
          <w:lang w:eastAsia="en-US"/>
        </w:rPr>
        <w:t>nesta Cláusula </w:t>
      </w:r>
      <w:r>
        <w:rPr>
          <w:rFonts w:ascii="Verdana" w:eastAsia="Calibri" w:hAnsi="Verdana" w:cs="Tahoma"/>
          <w:sz w:val="20"/>
          <w:szCs w:val="20"/>
          <w:lang w:eastAsia="en-US"/>
        </w:rPr>
        <w:fldChar w:fldCharType="begin"/>
      </w:r>
      <w:r>
        <w:rPr>
          <w:rFonts w:ascii="Verdana" w:eastAsia="Calibri" w:hAnsi="Verdana" w:cs="Tahoma"/>
          <w:sz w:val="20"/>
          <w:szCs w:val="20"/>
          <w:lang w:eastAsia="en-US"/>
        </w:rPr>
        <w:instrText xml:space="preserve"> REF _Ref422391862 \n \h  \* MERGEFORMAT </w:instrText>
      </w:r>
      <w:r>
        <w:rPr>
          <w:rFonts w:ascii="Verdana" w:eastAsia="Calibri" w:hAnsi="Verdana" w:cs="Tahoma"/>
          <w:sz w:val="20"/>
          <w:szCs w:val="20"/>
          <w:lang w:eastAsia="en-US"/>
        </w:rPr>
      </w:r>
      <w:r>
        <w:rPr>
          <w:rFonts w:ascii="Verdana" w:eastAsia="Calibri" w:hAnsi="Verdana" w:cs="Tahoma"/>
          <w:sz w:val="20"/>
          <w:szCs w:val="20"/>
          <w:lang w:eastAsia="en-US"/>
        </w:rPr>
        <w:fldChar w:fldCharType="separate"/>
      </w:r>
      <w:r>
        <w:rPr>
          <w:rFonts w:ascii="Verdana" w:eastAsia="Calibri" w:hAnsi="Verdana" w:cs="Tahoma"/>
          <w:sz w:val="20"/>
          <w:szCs w:val="20"/>
          <w:lang w:eastAsia="en-US"/>
        </w:rPr>
        <w:t>3.25</w:t>
      </w:r>
      <w:r>
        <w:rPr>
          <w:rFonts w:ascii="Verdana" w:eastAsia="Calibri" w:hAnsi="Verdana" w:cs="Tahoma"/>
          <w:sz w:val="20"/>
          <w:szCs w:val="20"/>
          <w:lang w:eastAsia="en-US"/>
        </w:rPr>
        <w:fldChar w:fldCharType="end"/>
      </w:r>
      <w:r>
        <w:rPr>
          <w:rFonts w:ascii="Verdana" w:eastAsia="Calibri" w:hAnsi="Verdana" w:cs="Tahoma"/>
          <w:sz w:val="20"/>
          <w:szCs w:val="20"/>
          <w:lang w:eastAsia="en-US"/>
        </w:rPr>
        <w:t xml:space="preserve">, o Agente Fiduciário deverá declarar antecipadamente vencidas todas as obrigações da </w:t>
      </w:r>
      <w:r>
        <w:rPr>
          <w:rFonts w:ascii="Verdana" w:eastAsia="MS Mincho" w:hAnsi="Verdana" w:cs="Tahoma"/>
          <w:sz w:val="20"/>
          <w:szCs w:val="20"/>
          <w:lang w:eastAsia="en-US"/>
        </w:rPr>
        <w:t>Emissora</w:t>
      </w:r>
      <w:r>
        <w:rPr>
          <w:rFonts w:ascii="Verdana" w:eastAsia="Calibri" w:hAnsi="Verdana" w:cs="Tahoma"/>
          <w:sz w:val="20"/>
          <w:szCs w:val="20"/>
          <w:lang w:eastAsia="en-US"/>
        </w:rPr>
        <w:t xml:space="preserve"> decorrentes das</w:t>
      </w:r>
      <w:r>
        <w:rPr>
          <w:rFonts w:ascii="Verdana" w:hAnsi="Verdana" w:cs="Tahoma"/>
          <w:sz w:val="20"/>
          <w:szCs w:val="20"/>
        </w:rPr>
        <w:t xml:space="preserve"> Debêntures e exigir, a exclusivo critério dos Debenturistas, o pagamento pela </w:t>
      </w:r>
      <w:r>
        <w:rPr>
          <w:rFonts w:ascii="Verdana" w:eastAsia="MS Mincho" w:hAnsi="Verdana" w:cs="Tahoma"/>
          <w:sz w:val="20"/>
          <w:szCs w:val="20"/>
        </w:rPr>
        <w:t>Emissora</w:t>
      </w:r>
      <w:r>
        <w:rPr>
          <w:rFonts w:ascii="Verdana" w:hAnsi="Verdana" w:cs="Tahoma"/>
          <w:sz w:val="20"/>
          <w:szCs w:val="20"/>
        </w:rPr>
        <w:t xml:space="preserve"> do saldo do Valor Nominal Unitário Ajustado acrescido do Prêmio de Reembolso, na ocorrência dos seguintes eventos (“</w:t>
      </w:r>
      <w:r>
        <w:rPr>
          <w:rFonts w:ascii="Verdana" w:hAnsi="Verdana" w:cs="Tahoma"/>
          <w:b/>
          <w:sz w:val="20"/>
          <w:szCs w:val="20"/>
        </w:rPr>
        <w:t xml:space="preserve">Eventos </w:t>
      </w:r>
      <w:r>
        <w:rPr>
          <w:rStyle w:val="DeltaViewInsertion"/>
          <w:rFonts w:ascii="Verdana" w:eastAsia="Arial Unicode MS" w:hAnsi="Verdana" w:cs="Tahoma"/>
          <w:b/>
          <w:color w:val="auto"/>
          <w:sz w:val="20"/>
          <w:szCs w:val="20"/>
          <w:u w:val="none"/>
        </w:rPr>
        <w:t>de Vencimento Antecipado</w:t>
      </w:r>
      <w:r>
        <w:rPr>
          <w:rFonts w:ascii="Verdana" w:hAnsi="Verdana" w:cs="Tahoma"/>
          <w:sz w:val="20"/>
          <w:szCs w:val="20"/>
        </w:rPr>
        <w:t>”):</w:t>
      </w:r>
      <w:bookmarkEnd w:id="88"/>
    </w:p>
    <w:p w:rsidR="008F28EA" w:rsidRDefault="008F28EA">
      <w:pPr>
        <w:spacing w:line="340" w:lineRule="exact"/>
        <w:jc w:val="both"/>
        <w:rPr>
          <w:rFonts w:ascii="Verdana" w:hAnsi="Verdana" w:cs="Tahoma"/>
          <w:i/>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descumprimento, pela Emissora, de qualquer obrigação pecuniária prevista nesta Escritura, que não seja sanado no prazo de 5 (cinco) Dias Úteis, contados da data de sua ocorrência;</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 xml:space="preserve">descumprimento, pela </w:t>
      </w:r>
      <w:r>
        <w:rPr>
          <w:rFonts w:ascii="Verdana" w:eastAsia="MS Mincho" w:hAnsi="Verdana" w:cs="Tahoma"/>
          <w:sz w:val="20"/>
          <w:szCs w:val="20"/>
        </w:rPr>
        <w:t>Emissora,</w:t>
      </w:r>
      <w:r>
        <w:rPr>
          <w:rFonts w:ascii="Verdana" w:hAnsi="Verdana" w:cs="Tahoma"/>
          <w:sz w:val="20"/>
          <w:szCs w:val="20"/>
        </w:rPr>
        <w:t xml:space="preserve"> de qualquer obrigação não pecuniária prevista nesta Escritura, que não seja sanado no prazo de 20 (vinte) Dias Úteis, contados da data de sua ocorrência;</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numPr>
          <w:ilvl w:val="0"/>
          <w:numId w:val="2"/>
        </w:numPr>
        <w:autoSpaceDE/>
        <w:autoSpaceDN/>
        <w:adjustRightInd/>
        <w:spacing w:line="340" w:lineRule="exact"/>
        <w:ind w:left="0" w:firstLine="0"/>
        <w:jc w:val="both"/>
        <w:rPr>
          <w:rFonts w:ascii="Verdana" w:hAnsi="Verdana" w:cs="Tahoma"/>
          <w:sz w:val="20"/>
          <w:szCs w:val="20"/>
        </w:rPr>
      </w:pPr>
      <w:bookmarkStart w:id="89" w:name="_Ref422392031"/>
      <w:r>
        <w:rPr>
          <w:rFonts w:ascii="Verdana" w:hAnsi="Verdana" w:cs="Tahoma"/>
          <w:b/>
          <w:sz w:val="20"/>
          <w:szCs w:val="20"/>
        </w:rPr>
        <w:t>(a)</w:t>
      </w:r>
      <w:r>
        <w:rPr>
          <w:rFonts w:ascii="Verdana" w:hAnsi="Verdana" w:cs="Tahoma"/>
          <w:sz w:val="20"/>
          <w:szCs w:val="20"/>
        </w:rPr>
        <w:t xml:space="preserve"> proposta pela Emissora, a qualquer credor ou classe de credores de plano de recuperação judicial ou extrajudicial, independentemente de ter sido requerida ou obtida homologação judicial do referido plano; </w:t>
      </w:r>
      <w:r>
        <w:rPr>
          <w:rFonts w:ascii="Verdana" w:hAnsi="Verdana" w:cs="Tahoma"/>
          <w:b/>
          <w:sz w:val="20"/>
          <w:szCs w:val="20"/>
        </w:rPr>
        <w:t>(b)</w:t>
      </w:r>
      <w:r>
        <w:rPr>
          <w:rFonts w:ascii="Verdana" w:hAnsi="Verdana" w:cs="Tahoma"/>
          <w:sz w:val="20"/>
          <w:szCs w:val="20"/>
        </w:rPr>
        <w:t xml:space="preserve"> requerimento pela Emissora de recuperação judicial, independentemente de deferimento do processamento da recuperação ou de sua concessão pelo juiz competente ou, ainda, pedido de autofalência pela Emissora;</w:t>
      </w:r>
      <w:bookmarkEnd w:id="89"/>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2"/>
        </w:numPr>
        <w:autoSpaceDE/>
        <w:autoSpaceDN/>
        <w:adjustRightInd/>
        <w:spacing w:line="340" w:lineRule="exact"/>
        <w:ind w:left="0" w:firstLine="0"/>
        <w:jc w:val="both"/>
        <w:rPr>
          <w:rFonts w:ascii="Verdana" w:hAnsi="Verdana" w:cs="Tahoma"/>
          <w:sz w:val="20"/>
          <w:szCs w:val="20"/>
        </w:rPr>
      </w:pPr>
      <w:bookmarkStart w:id="90" w:name="_Ref422392033"/>
      <w:r>
        <w:rPr>
          <w:rFonts w:ascii="Verdana" w:hAnsi="Verdana" w:cs="Tahoma"/>
          <w:b/>
          <w:sz w:val="20"/>
          <w:szCs w:val="20"/>
        </w:rPr>
        <w:t>(a)</w:t>
      </w:r>
      <w:r>
        <w:rPr>
          <w:rFonts w:ascii="Verdana" w:hAnsi="Verdana" w:cs="Tahoma"/>
          <w:sz w:val="20"/>
          <w:szCs w:val="20"/>
        </w:rPr>
        <w:t xml:space="preserve"> decretação de falência da Emissora; </w:t>
      </w:r>
      <w:r>
        <w:rPr>
          <w:rFonts w:ascii="Verdana" w:hAnsi="Verdana" w:cs="Tahoma"/>
          <w:b/>
          <w:sz w:val="20"/>
          <w:szCs w:val="20"/>
        </w:rPr>
        <w:t>(b)</w:t>
      </w:r>
      <w:r>
        <w:rPr>
          <w:rFonts w:ascii="Verdana" w:hAnsi="Verdana" w:cs="Tahoma"/>
          <w:sz w:val="20"/>
          <w:szCs w:val="20"/>
        </w:rPr>
        <w:t xml:space="preserve"> pedido de autofalência formulado pela Emissora; </w:t>
      </w:r>
      <w:r>
        <w:rPr>
          <w:rFonts w:ascii="Verdana" w:hAnsi="Verdana" w:cs="Tahoma"/>
          <w:b/>
          <w:sz w:val="20"/>
          <w:szCs w:val="20"/>
        </w:rPr>
        <w:t>(c)</w:t>
      </w:r>
      <w:r>
        <w:rPr>
          <w:rFonts w:ascii="Verdana" w:hAnsi="Verdana" w:cs="Tahoma"/>
          <w:sz w:val="20"/>
          <w:szCs w:val="20"/>
        </w:rPr>
        <w:t xml:space="preserve"> pedido de falência formulado por terceiros em face da Emissora e não devidamente elidido no prazo legal;</w:t>
      </w:r>
      <w:bookmarkEnd w:id="90"/>
    </w:p>
    <w:p w:rsidR="008F28EA" w:rsidRDefault="008F28EA">
      <w:pPr>
        <w:autoSpaceDE/>
        <w:autoSpaceDN/>
        <w:adjustRightInd/>
        <w:spacing w:line="340" w:lineRule="exact"/>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1" w:name="_Ref422392046"/>
      <w:r>
        <w:rPr>
          <w:rFonts w:ascii="Verdana" w:hAnsi="Verdana" w:cs="Tahoma"/>
          <w:sz w:val="20"/>
          <w:szCs w:val="20"/>
        </w:rPr>
        <w:t>cessação pela Emissora de suas atividades empresariais e/ou adoção de medidas societárias voltadas à sua liquidação, dissolução ou extinção;</w:t>
      </w:r>
      <w:bookmarkEnd w:id="91"/>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2" w:name="_Ref422392034"/>
      <w:r>
        <w:rPr>
          <w:rFonts w:ascii="Verdana" w:hAnsi="Verdana" w:cs="Tahoma"/>
          <w:sz w:val="20"/>
          <w:szCs w:val="20"/>
        </w:rPr>
        <w:t>transformação do tipo societário da Emissora, de modo que deixe de ser uma sociedade por ações, nos termos do artigo 220 da Lei das Sociedades por Ações;</w:t>
      </w:r>
      <w:bookmarkEnd w:id="92"/>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 xml:space="preserve">fusão, cisão e incorporação (inclusive de ações) da </w:t>
      </w:r>
      <w:r>
        <w:rPr>
          <w:rFonts w:ascii="Verdana" w:eastAsia="MS Mincho" w:hAnsi="Verdana" w:cs="Tahoma"/>
          <w:sz w:val="20"/>
          <w:szCs w:val="20"/>
        </w:rPr>
        <w:t>Emissora</w:t>
      </w:r>
      <w:r>
        <w:rPr>
          <w:rFonts w:ascii="Verdana" w:hAnsi="Verdana" w:cs="Tahoma"/>
          <w:sz w:val="20"/>
          <w:szCs w:val="20"/>
        </w:rPr>
        <w:t xml:space="preserve">, exceto </w:t>
      </w:r>
      <w:r>
        <w:rPr>
          <w:rFonts w:ascii="Verdana" w:hAnsi="Verdana" w:cs="Tahoma"/>
          <w:b/>
          <w:sz w:val="20"/>
          <w:szCs w:val="20"/>
        </w:rPr>
        <w:t>(a)</w:t>
      </w:r>
      <w:r>
        <w:rPr>
          <w:rFonts w:ascii="Verdana" w:hAnsi="Verdana" w:cs="Tahoma"/>
          <w:sz w:val="20"/>
          <w:szCs w:val="20"/>
        </w:rPr>
        <w:t xml:space="preserve"> se prévia e expressamente aprovada pelos Debenturistas; ou </w:t>
      </w:r>
      <w:r>
        <w:rPr>
          <w:rFonts w:ascii="Verdana" w:hAnsi="Verdana" w:cs="Tahoma"/>
          <w:b/>
          <w:sz w:val="20"/>
          <w:szCs w:val="20"/>
        </w:rPr>
        <w:t>(b)</w:t>
      </w:r>
      <w:r>
        <w:rPr>
          <w:rFonts w:ascii="Verdana" w:hAnsi="Verdana" w:cs="Tahoma"/>
          <w:sz w:val="20"/>
          <w:szCs w:val="20"/>
        </w:rPr>
        <w:t> se for assegurado aos Debenturistas o direito de resgate das Debêntures que assim desejar, nos termos do artigo 231 da Lei das Sociedades por Ações;</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distribuição de dividendos pela Emissora em montante superior ao estabelecido no estatuto social da Emissora na data de celebração desta Escritura, caso a Emissora esteja em descumprimento de qualquer obrigação prevista nesta Escritura;</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 xml:space="preserve">redução do capital social da </w:t>
      </w:r>
      <w:r>
        <w:rPr>
          <w:rFonts w:ascii="Verdana" w:eastAsia="MS Mincho" w:hAnsi="Verdana" w:cs="Tahoma"/>
          <w:sz w:val="20"/>
          <w:szCs w:val="20"/>
        </w:rPr>
        <w:t>Emissora</w:t>
      </w:r>
      <w:r>
        <w:rPr>
          <w:rFonts w:ascii="Verdana" w:hAnsi="Verdana" w:cs="Tahoma"/>
          <w:sz w:val="20"/>
          <w:szCs w:val="20"/>
        </w:rPr>
        <w:t xml:space="preserve"> sem observância do disposto no artigo 174 da Lei das Sociedades por Ações;</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 xml:space="preserve">mudança do objeto social da </w:t>
      </w:r>
      <w:r>
        <w:rPr>
          <w:rFonts w:ascii="Verdana" w:eastAsia="MS Mincho" w:hAnsi="Verdana" w:cs="Tahoma"/>
          <w:sz w:val="20"/>
          <w:szCs w:val="20"/>
        </w:rPr>
        <w:t>Emissora</w:t>
      </w:r>
      <w:r>
        <w:rPr>
          <w:rFonts w:ascii="Verdana" w:hAnsi="Verdana" w:cs="Tahoma"/>
          <w:sz w:val="20"/>
          <w:szCs w:val="20"/>
        </w:rPr>
        <w:t>, sem prévia e expressa aprovação dos Debenturistas;</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3" w:name="_Ref422391954"/>
      <w:r>
        <w:rPr>
          <w:rFonts w:ascii="Verdana" w:hAnsi="Verdana" w:cs="Tahoma"/>
          <w:sz w:val="20"/>
          <w:szCs w:val="20"/>
        </w:rPr>
        <w:t xml:space="preserve">vencimento antecipado de qualquer obrigação financeira da </w:t>
      </w:r>
      <w:r>
        <w:rPr>
          <w:rFonts w:ascii="Verdana" w:eastAsia="MS Mincho" w:hAnsi="Verdana" w:cs="Tahoma"/>
          <w:sz w:val="20"/>
          <w:szCs w:val="20"/>
        </w:rPr>
        <w:t xml:space="preserve">Emissora, </w:t>
      </w:r>
      <w:r>
        <w:rPr>
          <w:rFonts w:ascii="Verdana" w:hAnsi="Verdana" w:cs="Tahoma"/>
          <w:sz w:val="20"/>
          <w:szCs w:val="20"/>
        </w:rPr>
        <w:t>em valor individual ou agregado superior a R$ 100.000,00 (cem mil reais), cuja respectiva dívida não seja quitada pela Emissora no prazo de 20 (vinte) dias Úteis, contados da data da declaração do vencimento antecipado;</w:t>
      </w:r>
      <w:bookmarkEnd w:id="93"/>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4" w:name="_Ref422391956"/>
      <w:r>
        <w:rPr>
          <w:rFonts w:ascii="Verdana" w:hAnsi="Verdana" w:cs="Tahoma"/>
          <w:sz w:val="20"/>
          <w:szCs w:val="20"/>
        </w:rPr>
        <w:t xml:space="preserve">protesto de títulos contra a </w:t>
      </w:r>
      <w:r>
        <w:rPr>
          <w:rFonts w:ascii="Verdana" w:eastAsia="MS Mincho" w:hAnsi="Verdana" w:cs="Tahoma"/>
          <w:sz w:val="20"/>
          <w:szCs w:val="20"/>
        </w:rPr>
        <w:t>Emissora</w:t>
      </w:r>
      <w:r>
        <w:rPr>
          <w:rFonts w:ascii="Verdana" w:hAnsi="Verdana" w:cs="Tahoma"/>
          <w:sz w:val="20"/>
          <w:szCs w:val="20"/>
        </w:rPr>
        <w:t xml:space="preserve">, em valor individual ou agregado superior a R$ 100.000,00 (cem mil reais) exceto se, no prazo de até 30 (trinta) dias, contados da data do protesto, tiver sido comprovado pela Emissora ao Agente Fiduciário que </w:t>
      </w:r>
      <w:r>
        <w:rPr>
          <w:rFonts w:ascii="Verdana" w:hAnsi="Verdana" w:cs="Tahoma"/>
          <w:b/>
          <w:sz w:val="20"/>
          <w:szCs w:val="20"/>
        </w:rPr>
        <w:t>(a)</w:t>
      </w:r>
      <w:r>
        <w:rPr>
          <w:rFonts w:ascii="Verdana" w:hAnsi="Verdana" w:cs="Tahoma"/>
          <w:sz w:val="20"/>
          <w:szCs w:val="20"/>
        </w:rPr>
        <w:t xml:space="preserve"> o protesto foi legalmente sustado; </w:t>
      </w:r>
      <w:r>
        <w:rPr>
          <w:rFonts w:ascii="Verdana" w:hAnsi="Verdana" w:cs="Tahoma"/>
          <w:b/>
          <w:sz w:val="20"/>
          <w:szCs w:val="20"/>
        </w:rPr>
        <w:t>(b)</w:t>
      </w:r>
      <w:r>
        <w:rPr>
          <w:rFonts w:ascii="Verdana" w:hAnsi="Verdana" w:cs="Tahoma"/>
          <w:sz w:val="20"/>
          <w:szCs w:val="20"/>
        </w:rPr>
        <w:t xml:space="preserve"> o protesto foi cancelado; ou </w:t>
      </w:r>
      <w:r>
        <w:rPr>
          <w:rFonts w:ascii="Verdana" w:hAnsi="Verdana" w:cs="Tahoma"/>
          <w:b/>
          <w:sz w:val="20"/>
          <w:szCs w:val="20"/>
        </w:rPr>
        <w:t>(c)</w:t>
      </w:r>
      <w:r>
        <w:rPr>
          <w:rFonts w:ascii="Verdana" w:hAnsi="Verdana" w:cs="Tahoma"/>
          <w:sz w:val="20"/>
          <w:szCs w:val="20"/>
        </w:rPr>
        <w:t xml:space="preserve"> o valor do(s) título(s) protestado(s) foi(foram) depositado(s) em juízo ou prestada caução;</w:t>
      </w:r>
      <w:bookmarkEnd w:id="94"/>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5" w:name="_Ref422428597"/>
      <w:r>
        <w:rPr>
          <w:rFonts w:ascii="Verdana" w:hAnsi="Verdana" w:cs="Tahoma"/>
          <w:sz w:val="20"/>
          <w:szCs w:val="20"/>
        </w:rPr>
        <w:t>não cumprimento pela Emissora de qualquer decisão ou sentença judicial transitada em julgado contra a Emissora, que, individualmente ou de forma agregada, ultrapasse o valor de R$ 100.000,00 (cem mil reais), ou seu valor equivalente em outras moedas, no prazo estipulado para o pagamento ou dentro de 20 (vinte) Dias Úteis, contados da data de tal descumprimento, o que for maior;</w:t>
      </w:r>
      <w:bookmarkEnd w:id="95"/>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6" w:name="_Ref422819738"/>
      <w:r>
        <w:rPr>
          <w:rFonts w:ascii="Verdana" w:hAnsi="Verdana" w:cs="Tahoma"/>
          <w:sz w:val="20"/>
          <w:szCs w:val="20"/>
        </w:rPr>
        <w:t>cessão, endosso ou transferência de qualquer dos créditos vinculados a esta Emissão, ou atribuição de qualquer direito sobre quaisquer desses créditos, a qualquer terceiro, exceto se prévia e expressamente aprovado pelos Debenturistas;</w:t>
      </w:r>
      <w:bookmarkEnd w:id="96"/>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7" w:name="_Ref422392229"/>
      <w:r>
        <w:rPr>
          <w:rFonts w:ascii="Verdana" w:hAnsi="Verdana" w:cs="Tahoma"/>
          <w:sz w:val="20"/>
          <w:szCs w:val="20"/>
        </w:rPr>
        <w:t xml:space="preserve">transferência, pela </w:t>
      </w:r>
      <w:r>
        <w:rPr>
          <w:rFonts w:ascii="Verdana" w:eastAsia="MS Mincho" w:hAnsi="Verdana" w:cs="Tahoma"/>
          <w:sz w:val="20"/>
          <w:szCs w:val="20"/>
        </w:rPr>
        <w:t>Emissora</w:t>
      </w:r>
      <w:r>
        <w:rPr>
          <w:rFonts w:ascii="Verdana" w:hAnsi="Verdana" w:cs="Tahoma"/>
          <w:sz w:val="20"/>
          <w:szCs w:val="20"/>
        </w:rPr>
        <w:t>, de qualquer obrigação relacionada às Debêntures, exceto se prévia e expressamente aprovado pelos Debenturistas;</w:t>
      </w:r>
      <w:bookmarkEnd w:id="97"/>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r>
        <w:rPr>
          <w:rFonts w:ascii="Verdana" w:hAnsi="Verdana" w:cs="Tahoma"/>
          <w:sz w:val="20"/>
          <w:szCs w:val="20"/>
        </w:rPr>
        <w:t xml:space="preserve">constatação de que as declarações realizadas nesta Escritura, pela </w:t>
      </w:r>
      <w:r>
        <w:rPr>
          <w:rFonts w:ascii="Verdana" w:eastAsia="MS Mincho" w:hAnsi="Verdana" w:cs="Tahoma"/>
          <w:sz w:val="20"/>
          <w:szCs w:val="20"/>
        </w:rPr>
        <w:t>Emissora</w:t>
      </w:r>
      <w:r>
        <w:rPr>
          <w:rFonts w:ascii="Verdana" w:hAnsi="Verdana" w:cs="Tahoma"/>
          <w:sz w:val="20"/>
          <w:szCs w:val="20"/>
        </w:rPr>
        <w:t>, conforme o caso, eram falsas ou enganosas, ou ainda, de forma relevante, incorretas ou incompletas na data em que foram declaradas;</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spacing w:after="0" w:line="340" w:lineRule="exact"/>
        <w:ind w:left="0" w:firstLine="0"/>
        <w:jc w:val="both"/>
        <w:rPr>
          <w:rFonts w:ascii="Verdana" w:hAnsi="Verdana" w:cs="Tahoma"/>
          <w:sz w:val="20"/>
          <w:szCs w:val="20"/>
        </w:rPr>
      </w:pPr>
      <w:bookmarkStart w:id="98" w:name="_Ref422392038"/>
      <w:r>
        <w:rPr>
          <w:rFonts w:ascii="Verdana" w:hAnsi="Verdana" w:cs="Tahoma"/>
          <w:sz w:val="20"/>
          <w:szCs w:val="20"/>
        </w:rPr>
        <w:t>sentença transitada em julgado, prolatada por qualquer juiz ou tribunal, declarando a ilegalidade, nulidade ou inexequibilidade de qualquer documento referente à Emissão e às Debêntures, inviabilizando a sua emissão ou seu pagamento</w:t>
      </w:r>
      <w:bookmarkEnd w:id="98"/>
      <w:r>
        <w:rPr>
          <w:rFonts w:ascii="Verdana" w:hAnsi="Verdana" w:cs="Tahoma"/>
          <w:sz w:val="20"/>
          <w:szCs w:val="20"/>
        </w:rPr>
        <w:t>; e</w:t>
      </w:r>
    </w:p>
    <w:p w:rsidR="008F28EA" w:rsidRDefault="008F28EA">
      <w:pPr>
        <w:pStyle w:val="ListaColorida-nfase12"/>
        <w:spacing w:after="0" w:line="340" w:lineRule="exact"/>
        <w:ind w:left="0"/>
        <w:jc w:val="both"/>
        <w:rPr>
          <w:rFonts w:ascii="Verdana" w:hAnsi="Verdana" w:cs="Tahoma"/>
          <w:sz w:val="20"/>
          <w:szCs w:val="20"/>
        </w:rPr>
      </w:pPr>
    </w:p>
    <w:p w:rsidR="008F28EA" w:rsidRDefault="0055382E">
      <w:pPr>
        <w:pStyle w:val="ListaColorida-nfase12"/>
        <w:numPr>
          <w:ilvl w:val="0"/>
          <w:numId w:val="2"/>
        </w:numPr>
        <w:tabs>
          <w:tab w:val="left" w:pos="602"/>
        </w:tabs>
        <w:spacing w:after="0" w:line="340" w:lineRule="exact"/>
        <w:ind w:left="0" w:firstLine="0"/>
        <w:jc w:val="both"/>
        <w:rPr>
          <w:rFonts w:ascii="Verdana" w:hAnsi="Verdana" w:cs="Tahoma"/>
          <w:sz w:val="20"/>
          <w:szCs w:val="20"/>
        </w:rPr>
      </w:pPr>
      <w:r>
        <w:rPr>
          <w:rFonts w:ascii="Verdana" w:hAnsi="Verdana" w:cs="Tahoma"/>
          <w:sz w:val="20"/>
          <w:szCs w:val="20"/>
        </w:rPr>
        <w:t xml:space="preserve">uso dos recursos obtidos com a Emissão em desacordo com a Cláusula </w:t>
      </w:r>
      <w:r>
        <w:rPr>
          <w:rFonts w:ascii="Verdana" w:hAnsi="Verdana" w:cs="Tahoma"/>
          <w:sz w:val="20"/>
          <w:szCs w:val="20"/>
        </w:rPr>
        <w:fldChar w:fldCharType="begin"/>
      </w:r>
      <w:r>
        <w:rPr>
          <w:rFonts w:ascii="Verdana" w:hAnsi="Verdana" w:cs="Tahoma"/>
          <w:sz w:val="20"/>
          <w:szCs w:val="20"/>
        </w:rPr>
        <w:instrText xml:space="preserve"> REF _Ref422391421 \r \h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3.6</w:t>
      </w:r>
      <w:r>
        <w:rPr>
          <w:rFonts w:ascii="Verdana" w:hAnsi="Verdana" w:cs="Tahoma"/>
          <w:sz w:val="20"/>
          <w:szCs w:val="20"/>
        </w:rPr>
        <w:fldChar w:fldCharType="end"/>
      </w:r>
      <w:r>
        <w:rPr>
          <w:rFonts w:ascii="Verdana" w:hAnsi="Verdana" w:cs="Tahoma"/>
          <w:sz w:val="20"/>
          <w:szCs w:val="20"/>
        </w:rPr>
        <w:t xml:space="preserve"> acima.</w:t>
      </w:r>
    </w:p>
    <w:p w:rsidR="008F28EA" w:rsidRDefault="008F28EA">
      <w:pPr>
        <w:pStyle w:val="ListaColorida-nfase12"/>
        <w:tabs>
          <w:tab w:val="left" w:pos="602"/>
        </w:tabs>
        <w:spacing w:after="0" w:line="340" w:lineRule="exact"/>
        <w:ind w:left="0"/>
        <w:jc w:val="both"/>
        <w:rPr>
          <w:rFonts w:ascii="Verdana"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bookmarkStart w:id="99" w:name="_DV_M280"/>
      <w:bookmarkStart w:id="100" w:name="_DV_M287"/>
      <w:bookmarkEnd w:id="99"/>
      <w:bookmarkEnd w:id="100"/>
      <w:r>
        <w:rPr>
          <w:rFonts w:ascii="Verdana" w:eastAsia="MS Mincho" w:hAnsi="Verdana" w:cs="Tahoma"/>
          <w:sz w:val="20"/>
          <w:szCs w:val="20"/>
        </w:rPr>
        <w:t>Os valores a que se referem os incisos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_Ref422391954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(xi)</w:t>
      </w:r>
      <w:r>
        <w:rPr>
          <w:rFonts w:ascii="Verdana" w:eastAsia="MS Mincho" w:hAnsi="Verdana" w:cs="Tahoma"/>
          <w:sz w:val="20"/>
          <w:szCs w:val="20"/>
        </w:rPr>
        <w:fldChar w:fldCharType="end"/>
      </w:r>
      <w:r>
        <w:rPr>
          <w:rFonts w:ascii="Verdana" w:eastAsia="MS Mincho" w:hAnsi="Verdana" w:cs="Tahoma"/>
          <w:sz w:val="20"/>
          <w:szCs w:val="20"/>
        </w:rPr>
        <w:t xml:space="preserve">,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_Ref422391956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(xii)</w:t>
      </w:r>
      <w:r>
        <w:rPr>
          <w:rFonts w:ascii="Verdana" w:eastAsia="MS Mincho" w:hAnsi="Verdana" w:cs="Tahoma"/>
          <w:sz w:val="20"/>
          <w:szCs w:val="20"/>
        </w:rPr>
        <w:fldChar w:fldCharType="end"/>
      </w:r>
      <w:r>
        <w:rPr>
          <w:rFonts w:ascii="Verdana" w:eastAsia="MS Mincho" w:hAnsi="Verdana" w:cs="Tahoma"/>
          <w:sz w:val="20"/>
          <w:szCs w:val="20"/>
        </w:rPr>
        <w:t xml:space="preserve"> e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_Ref422428597 \r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(xiii)</w:t>
      </w:r>
      <w:r>
        <w:rPr>
          <w:rFonts w:ascii="Verdana" w:eastAsia="MS Mincho" w:hAnsi="Verdana" w:cs="Tahoma"/>
          <w:sz w:val="20"/>
          <w:szCs w:val="20"/>
        </w:rPr>
        <w:fldChar w:fldCharType="end"/>
      </w:r>
      <w:r>
        <w:rPr>
          <w:rFonts w:ascii="Verdana" w:eastAsia="MS Mincho" w:hAnsi="Verdana" w:cs="Tahoma"/>
          <w:sz w:val="20"/>
          <w:szCs w:val="20"/>
        </w:rPr>
        <w:t xml:space="preserve"> da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_Ref422391983 \n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3.25.1 acima</w:t>
      </w:r>
      <w:r>
        <w:rPr>
          <w:rFonts w:ascii="Verdana" w:eastAsia="MS Mincho" w:hAnsi="Verdana" w:cs="Tahoma"/>
          <w:sz w:val="20"/>
          <w:szCs w:val="20"/>
        </w:rPr>
        <w:fldChar w:fldCharType="end"/>
      </w:r>
      <w:r>
        <w:rPr>
          <w:rFonts w:ascii="Verdana" w:eastAsia="MS Mincho" w:hAnsi="Verdana" w:cs="Tahoma"/>
          <w:sz w:val="20"/>
          <w:szCs w:val="20"/>
        </w:rPr>
        <w:t xml:space="preserve"> serão atualizados anualmente, a partir da Data de Emissão, pela variação do Índice Nacional de Preços ao Consumidor Amplo (IPCA), conforme </w:t>
      </w:r>
      <w:r>
        <w:rPr>
          <w:rFonts w:ascii="Verdana" w:eastAsia="MS Mincho" w:hAnsi="Verdana" w:cs="Tahoma"/>
          <w:sz w:val="20"/>
          <w:szCs w:val="20"/>
        </w:rPr>
        <w:lastRenderedPageBreak/>
        <w:t>divulgado pelo Instituto Brasileiro de Geografia e Estatística (IBGE), ou outro índice que venha a substituí-lo.</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bookmarkStart w:id="101" w:name="_Ref436843003"/>
      <w:r>
        <w:rPr>
          <w:rFonts w:ascii="Verdana" w:eastAsia="MS Mincho" w:hAnsi="Verdana" w:cs="Tahoma"/>
          <w:sz w:val="20"/>
          <w:szCs w:val="20"/>
        </w:rPr>
        <w:t>A ocorrência de quaisquer dos Eventos de Vencimento Antecipado indicados nos incisos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_Ref422392031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(iii)</w:t>
      </w:r>
      <w:r>
        <w:rPr>
          <w:rFonts w:ascii="Verdana" w:eastAsia="MS Mincho" w:hAnsi="Verdana" w:cs="Tahoma"/>
          <w:sz w:val="20"/>
          <w:szCs w:val="20"/>
        </w:rPr>
        <w:fldChar w:fldCharType="end"/>
      </w:r>
      <w:r>
        <w:rPr>
          <w:rFonts w:ascii="Verdana" w:eastAsia="MS Mincho" w:hAnsi="Verdana" w:cs="Tahoma"/>
          <w:sz w:val="20"/>
          <w:szCs w:val="20"/>
        </w:rPr>
        <w:t xml:space="preserve">,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_Ref422392033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(iv)</w:t>
      </w:r>
      <w:r>
        <w:rPr>
          <w:rFonts w:ascii="Verdana" w:eastAsia="MS Mincho" w:hAnsi="Verdana" w:cs="Tahoma"/>
          <w:sz w:val="20"/>
          <w:szCs w:val="20"/>
        </w:rPr>
        <w:fldChar w:fldCharType="end"/>
      </w:r>
      <w:r>
        <w:rPr>
          <w:rFonts w:ascii="Verdana" w:eastAsia="MS Mincho" w:hAnsi="Verdana" w:cs="Tahoma"/>
          <w:sz w:val="20"/>
          <w:szCs w:val="20"/>
        </w:rPr>
        <w:t xml:space="preserve">,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_Ref422392046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(v)</w:t>
      </w:r>
      <w:r>
        <w:rPr>
          <w:rFonts w:ascii="Verdana" w:eastAsia="MS Mincho" w:hAnsi="Verdana" w:cs="Tahoma"/>
          <w:sz w:val="20"/>
          <w:szCs w:val="20"/>
        </w:rPr>
        <w:fldChar w:fldCharType="end"/>
      </w:r>
      <w:r>
        <w:rPr>
          <w:rFonts w:ascii="Verdana" w:eastAsia="MS Mincho" w:hAnsi="Verdana" w:cs="Tahoma"/>
          <w:sz w:val="20"/>
          <w:szCs w:val="20"/>
        </w:rPr>
        <w:t xml:space="preserve">,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_Ref422392034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(vi)</w:t>
      </w:r>
      <w:r>
        <w:rPr>
          <w:rFonts w:ascii="Verdana" w:eastAsia="MS Mincho" w:hAnsi="Verdana" w:cs="Tahoma"/>
          <w:sz w:val="20"/>
          <w:szCs w:val="20"/>
        </w:rPr>
        <w:fldChar w:fldCharType="end"/>
      </w:r>
      <w:r>
        <w:rPr>
          <w:rFonts w:ascii="Verdana" w:eastAsia="MS Mincho" w:hAnsi="Verdana" w:cs="Tahoma"/>
          <w:sz w:val="20"/>
          <w:szCs w:val="20"/>
        </w:rPr>
        <w:t xml:space="preserve"> e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_Ref422392038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(xvii)</w:t>
      </w:r>
      <w:r>
        <w:rPr>
          <w:rFonts w:ascii="Verdana" w:eastAsia="MS Mincho" w:hAnsi="Verdana" w:cs="Tahoma"/>
          <w:sz w:val="20"/>
          <w:szCs w:val="20"/>
        </w:rPr>
        <w:fldChar w:fldCharType="end"/>
      </w:r>
      <w:r>
        <w:rPr>
          <w:rFonts w:ascii="Verdana" w:eastAsia="MS Mincho" w:hAnsi="Verdana" w:cs="Tahoma"/>
          <w:sz w:val="20"/>
          <w:szCs w:val="20"/>
        </w:rPr>
        <w:t xml:space="preserve"> da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_Ref422391983 \n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3.25.1 acima</w:t>
      </w:r>
      <w:r>
        <w:rPr>
          <w:rFonts w:ascii="Verdana" w:eastAsia="MS Mincho" w:hAnsi="Verdana" w:cs="Tahoma"/>
          <w:sz w:val="20"/>
          <w:szCs w:val="20"/>
        </w:rPr>
        <w:fldChar w:fldCharType="end"/>
      </w:r>
      <w:r>
        <w:rPr>
          <w:rFonts w:ascii="Verdana" w:eastAsia="MS Mincho" w:hAnsi="Verdana" w:cs="Tahoma"/>
          <w:sz w:val="20"/>
          <w:szCs w:val="20"/>
        </w:rPr>
        <w:t xml:space="preserve"> acarretará o vencimento antecipado automático das obrigações decorrentes das Debêntures, independentemente de qualquer consulta aos Debenturistas ou notificação, judicial ou extrajudicial, devendo o Agente Fiduciário, no entanto, enviar imediatamente à Emissora comunicação escrita informando-a acerca do vencimento antecipado automático nos termos desta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_Ref436843003 \n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3.25.3</w:t>
      </w:r>
      <w:r>
        <w:rPr>
          <w:rFonts w:ascii="Verdana" w:eastAsia="MS Mincho" w:hAnsi="Verdana" w:cs="Tahoma"/>
          <w:sz w:val="20"/>
          <w:szCs w:val="20"/>
        </w:rPr>
        <w:fldChar w:fldCharType="end"/>
      </w:r>
      <w:r>
        <w:rPr>
          <w:rFonts w:ascii="Verdana" w:eastAsia="MS Mincho" w:hAnsi="Verdana" w:cs="Tahoma"/>
          <w:sz w:val="20"/>
          <w:szCs w:val="20"/>
        </w:rPr>
        <w:t>, sendo exigíveis, de imediato, os valores determinados na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_Ref422391911 \n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3.25.6 abaixo</w:t>
      </w:r>
      <w:r>
        <w:rPr>
          <w:rFonts w:ascii="Verdana" w:eastAsia="MS Mincho" w:hAnsi="Verdana" w:cs="Tahoma"/>
          <w:sz w:val="20"/>
          <w:szCs w:val="20"/>
        </w:rPr>
        <w:fldChar w:fldCharType="end"/>
      </w:r>
      <w:r>
        <w:rPr>
          <w:rFonts w:ascii="Verdana" w:eastAsia="MS Mincho" w:hAnsi="Verdana" w:cs="Tahoma"/>
          <w:sz w:val="20"/>
          <w:szCs w:val="20"/>
        </w:rPr>
        <w:t>.</w:t>
      </w:r>
      <w:bookmarkEnd w:id="101"/>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bookmarkStart w:id="102" w:name="_Ref422392200"/>
      <w:r>
        <w:rPr>
          <w:rFonts w:ascii="Verdana" w:eastAsia="MS Mincho" w:hAnsi="Verdana" w:cs="Tahoma"/>
          <w:sz w:val="20"/>
          <w:szCs w:val="20"/>
        </w:rPr>
        <w:t>Na ocorrência de quaisquer dos demais Eventos de Vencimento Antecipado previstos na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_Ref422391983 \n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3.25.1 acima</w:t>
      </w:r>
      <w:r>
        <w:rPr>
          <w:rFonts w:ascii="Verdana" w:eastAsia="MS Mincho" w:hAnsi="Verdana" w:cs="Tahoma"/>
          <w:sz w:val="20"/>
          <w:szCs w:val="20"/>
        </w:rPr>
        <w:fldChar w:fldCharType="end"/>
      </w:r>
      <w:r>
        <w:rPr>
          <w:rFonts w:ascii="Verdana" w:eastAsia="MS Mincho" w:hAnsi="Verdana" w:cs="Tahoma"/>
          <w:sz w:val="20"/>
          <w:szCs w:val="20"/>
        </w:rPr>
        <w:t>, o Agente Fiduciário deverá convocar uma Assembleia Geral de Debenturistas, em até 2 (dois) Dias Úteis, contados da data em que tomar ciência do referido evento, para deliberar sobre a eventual não declaração do vencimento antecipado das Debêntures.</w:t>
      </w:r>
      <w:bookmarkEnd w:id="102"/>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Style w:val="DeltaViewInsertion"/>
          <w:rFonts w:ascii="Verdana" w:hAnsi="Verdana" w:cs="Tahoma"/>
          <w:color w:val="auto"/>
          <w:sz w:val="20"/>
          <w:szCs w:val="20"/>
          <w:u w:val="none"/>
        </w:rPr>
      </w:pPr>
      <w:bookmarkStart w:id="103" w:name="_DV_M189"/>
      <w:bookmarkStart w:id="104" w:name="_DV_M200"/>
      <w:bookmarkEnd w:id="103"/>
      <w:bookmarkEnd w:id="104"/>
      <w:r>
        <w:rPr>
          <w:rStyle w:val="DeltaViewInsertion"/>
          <w:rFonts w:ascii="Verdana" w:hAnsi="Verdana" w:cs="Tahoma"/>
          <w:color w:val="auto"/>
          <w:sz w:val="20"/>
          <w:szCs w:val="20"/>
          <w:u w:val="none"/>
        </w:rPr>
        <w:t xml:space="preserve">Na hipótese </w:t>
      </w:r>
      <w:r>
        <w:rPr>
          <w:rStyle w:val="DeltaViewInsertion"/>
          <w:rFonts w:ascii="Verdana" w:hAnsi="Verdana" w:cs="Tahoma"/>
          <w:b/>
          <w:color w:val="auto"/>
          <w:sz w:val="20"/>
          <w:szCs w:val="20"/>
          <w:u w:val="none"/>
        </w:rPr>
        <w:t>(i)</w:t>
      </w:r>
      <w:r>
        <w:rPr>
          <w:rStyle w:val="DeltaViewInsertion"/>
          <w:rFonts w:ascii="Verdana" w:hAnsi="Verdana" w:cs="Tahoma"/>
          <w:color w:val="auto"/>
          <w:sz w:val="20"/>
          <w:szCs w:val="20"/>
          <w:u w:val="none"/>
        </w:rPr>
        <w:t xml:space="preserve"> de não instalação em segunda convocação da Assembleia Geral de Debenturistas mencionada na </w:t>
      </w:r>
      <w:r>
        <w:rPr>
          <w:rFonts w:ascii="Verdana" w:eastAsia="MS Mincho" w:hAnsi="Verdana" w:cs="Tahoma"/>
          <w:sz w:val="20"/>
          <w:szCs w:val="20"/>
        </w:rPr>
        <w:t>Cláusula </w:t>
      </w:r>
      <w:r>
        <w:rPr>
          <w:rStyle w:val="DeltaViewInsertion"/>
          <w:rFonts w:ascii="Verdana" w:hAnsi="Verdana" w:cs="Tahoma"/>
          <w:color w:val="auto"/>
          <w:sz w:val="20"/>
          <w:szCs w:val="20"/>
          <w:u w:val="none"/>
        </w:rPr>
        <w:fldChar w:fldCharType="begin"/>
      </w:r>
      <w:r>
        <w:rPr>
          <w:rStyle w:val="DeltaViewInsertion"/>
          <w:rFonts w:ascii="Verdana" w:hAnsi="Verdana" w:cs="Tahoma"/>
          <w:color w:val="auto"/>
          <w:sz w:val="20"/>
          <w:szCs w:val="20"/>
          <w:u w:val="none"/>
        </w:rPr>
        <w:instrText xml:space="preserve"> REF _Ref422392200 \n \p \h  \* MERGEFORMAT </w:instrText>
      </w:r>
      <w:r>
        <w:rPr>
          <w:rStyle w:val="DeltaViewInsertion"/>
          <w:rFonts w:ascii="Verdana" w:hAnsi="Verdana" w:cs="Tahoma"/>
          <w:color w:val="auto"/>
          <w:sz w:val="20"/>
          <w:szCs w:val="20"/>
          <w:u w:val="none"/>
        </w:rPr>
      </w:r>
      <w:r>
        <w:rPr>
          <w:rStyle w:val="DeltaViewInsertion"/>
          <w:rFonts w:ascii="Verdana" w:hAnsi="Verdana" w:cs="Tahoma"/>
          <w:color w:val="auto"/>
          <w:sz w:val="20"/>
          <w:szCs w:val="20"/>
          <w:u w:val="none"/>
        </w:rPr>
        <w:fldChar w:fldCharType="separate"/>
      </w:r>
      <w:r>
        <w:rPr>
          <w:rStyle w:val="DeltaViewInsertion"/>
          <w:rFonts w:ascii="Verdana" w:hAnsi="Verdana" w:cs="Tahoma"/>
          <w:color w:val="auto"/>
          <w:sz w:val="20"/>
          <w:szCs w:val="20"/>
          <w:u w:val="none"/>
        </w:rPr>
        <w:t>3.25.4 acima</w:t>
      </w:r>
      <w:r>
        <w:rPr>
          <w:rStyle w:val="DeltaViewInsertion"/>
          <w:rFonts w:ascii="Verdana" w:hAnsi="Verdana" w:cs="Tahoma"/>
          <w:color w:val="auto"/>
          <w:sz w:val="20"/>
          <w:szCs w:val="20"/>
          <w:u w:val="none"/>
        </w:rPr>
        <w:fldChar w:fldCharType="end"/>
      </w:r>
      <w:r>
        <w:rPr>
          <w:rStyle w:val="DeltaViewInsertion"/>
          <w:rFonts w:ascii="Verdana" w:hAnsi="Verdana" w:cs="Tahoma"/>
          <w:color w:val="auto"/>
          <w:sz w:val="20"/>
          <w:szCs w:val="20"/>
          <w:u w:val="none"/>
        </w:rPr>
        <w:t xml:space="preserve">, ou </w:t>
      </w:r>
      <w:r>
        <w:rPr>
          <w:rStyle w:val="DeltaViewInsertion"/>
          <w:rFonts w:ascii="Verdana" w:hAnsi="Verdana" w:cs="Tahoma"/>
          <w:b/>
          <w:color w:val="auto"/>
          <w:sz w:val="20"/>
          <w:szCs w:val="20"/>
          <w:u w:val="none"/>
        </w:rPr>
        <w:t>(ii)</w:t>
      </w:r>
      <w:r>
        <w:rPr>
          <w:rStyle w:val="DeltaViewInsertion"/>
          <w:rFonts w:ascii="Verdana" w:hAnsi="Verdana" w:cs="Tahoma"/>
          <w:color w:val="auto"/>
          <w:sz w:val="20"/>
          <w:szCs w:val="20"/>
          <w:u w:val="none"/>
        </w:rPr>
        <w:t> de não ser alcançado o quórum mínimo para deliberação acerca da não declaração de vencimento antecipado, o Agente Fiduciário deverá declarar o vencimento antecipado das Debêntures mediante imediato envio de notificação à Emissora neste sentido.</w:t>
      </w:r>
    </w:p>
    <w:p w:rsidR="008F28EA" w:rsidRDefault="008F28EA">
      <w:pPr>
        <w:spacing w:line="340" w:lineRule="exact"/>
        <w:jc w:val="both"/>
        <w:rPr>
          <w:rStyle w:val="DeltaViewInsertion"/>
          <w:rFonts w:ascii="Verdana" w:hAnsi="Verdana" w:cs="Tahoma"/>
          <w:color w:val="auto"/>
          <w:sz w:val="20"/>
          <w:szCs w:val="20"/>
          <w:u w:val="none"/>
        </w:rPr>
      </w:pPr>
    </w:p>
    <w:p w:rsidR="008F28EA" w:rsidRDefault="0055382E">
      <w:pPr>
        <w:numPr>
          <w:ilvl w:val="2"/>
          <w:numId w:val="20"/>
        </w:numPr>
        <w:spacing w:line="340" w:lineRule="exact"/>
        <w:ind w:left="0" w:firstLine="0"/>
        <w:jc w:val="both"/>
        <w:rPr>
          <w:rFonts w:ascii="Verdana" w:eastAsia="MS Mincho" w:hAnsi="Verdana" w:cs="Tahoma"/>
          <w:sz w:val="20"/>
          <w:szCs w:val="20"/>
        </w:rPr>
      </w:pPr>
      <w:bookmarkStart w:id="105" w:name="_Ref422391911"/>
      <w:r>
        <w:rPr>
          <w:rFonts w:ascii="Verdana" w:eastAsia="MS Mincho" w:hAnsi="Verdana" w:cs="Tahoma"/>
          <w:sz w:val="20"/>
          <w:szCs w:val="20"/>
        </w:rPr>
        <w:t xml:space="preserve">Em caso de declaração de vencimento antecipado das Debêntures, a Emissora obriga-se a efetuar o pagamento do saldo do Valor Nominal Unitário Ajustado das Debêntures em circulação, acrescido do </w:t>
      </w:r>
      <w:r>
        <w:rPr>
          <w:rFonts w:ascii="Verdana" w:hAnsi="Verdana" w:cs="Tahoma"/>
          <w:sz w:val="20"/>
          <w:szCs w:val="20"/>
        </w:rPr>
        <w:t>Prêmio de Reembolso</w:t>
      </w:r>
      <w:r>
        <w:rPr>
          <w:rFonts w:ascii="Verdana" w:eastAsia="MS Mincho" w:hAnsi="Verdana" w:cs="Tahoma"/>
          <w:sz w:val="20"/>
          <w:szCs w:val="20"/>
        </w:rPr>
        <w:t xml:space="preserve">, </w:t>
      </w:r>
      <w:r>
        <w:rPr>
          <w:rFonts w:ascii="Verdana" w:hAnsi="Verdana" w:cs="Tahoma"/>
          <w:sz w:val="20"/>
          <w:szCs w:val="20"/>
        </w:rPr>
        <w:t>calculado desde a última data do último pagamento de Amortização Extraordinária Obrigatória, até a data do seu efetivo pagamento</w:t>
      </w:r>
      <w:r>
        <w:rPr>
          <w:rFonts w:ascii="Verdana" w:eastAsia="MS Mincho" w:hAnsi="Verdana" w:cs="Tahoma"/>
          <w:sz w:val="20"/>
          <w:szCs w:val="20"/>
        </w:rPr>
        <w:t>, bem como quaisquer outros valores eventualmente devidos pela Emissora nos termos desta Escritura, inclusive encargos moratórios, em até 5 (cinco) Dias Úteis contados da data em que for declarado o vencimento antecipado.</w:t>
      </w:r>
      <w:bookmarkEnd w:id="105"/>
    </w:p>
    <w:p w:rsidR="008F28EA" w:rsidRDefault="008F28EA">
      <w:pPr>
        <w:spacing w:line="340" w:lineRule="exact"/>
        <w:jc w:val="both"/>
        <w:rPr>
          <w:rFonts w:ascii="Verdana" w:eastAsia="MS Mincho" w:hAnsi="Verdana" w:cs="Tahoma"/>
          <w:sz w:val="20"/>
          <w:szCs w:val="20"/>
        </w:rPr>
      </w:pPr>
    </w:p>
    <w:p w:rsidR="008F28EA" w:rsidRDefault="0055382E">
      <w:pPr>
        <w:numPr>
          <w:ilvl w:val="3"/>
          <w:numId w:val="20"/>
        </w:numPr>
        <w:spacing w:line="340" w:lineRule="exact"/>
        <w:ind w:left="0" w:firstLine="0"/>
        <w:jc w:val="both"/>
        <w:rPr>
          <w:rFonts w:ascii="Verdana" w:eastAsia="MS Mincho" w:hAnsi="Verdana" w:cs="Tahoma"/>
          <w:sz w:val="20"/>
          <w:szCs w:val="20"/>
        </w:rPr>
      </w:pPr>
      <w:bookmarkStart w:id="106" w:name="_Ref436981712"/>
      <w:r>
        <w:rPr>
          <w:rFonts w:ascii="Verdana" w:eastAsia="MS Mincho" w:hAnsi="Verdana" w:cs="Tahoma"/>
          <w:sz w:val="20"/>
          <w:szCs w:val="20"/>
        </w:rPr>
        <w:t>Exceto em caso de declaração de vencimento antecipado das Debêntures nos termos dos incisos </w:t>
      </w:r>
      <w:r>
        <w:rPr>
          <w:rFonts w:ascii="Verdana" w:eastAsia="MS Mincho" w:hAnsi="Verdana" w:cs="Tahoma"/>
          <w:sz w:val="20"/>
          <w:szCs w:val="20"/>
          <w:highlight w:val="green"/>
        </w:rPr>
        <w:fldChar w:fldCharType="begin"/>
      </w:r>
      <w:r>
        <w:rPr>
          <w:rFonts w:ascii="Verdana" w:eastAsia="MS Mincho" w:hAnsi="Verdana" w:cs="Tahoma"/>
          <w:sz w:val="20"/>
          <w:szCs w:val="20"/>
        </w:rPr>
        <w:instrText xml:space="preserve"> REF _Ref422819738 \n \h  \* MERGEFORMAT </w:instrText>
      </w:r>
      <w:r>
        <w:rPr>
          <w:rFonts w:ascii="Verdana" w:eastAsia="MS Mincho" w:hAnsi="Verdana" w:cs="Tahoma"/>
          <w:sz w:val="20"/>
          <w:szCs w:val="20"/>
          <w:highlight w:val="green"/>
        </w:rPr>
      </w:r>
      <w:r>
        <w:rPr>
          <w:rFonts w:ascii="Verdana" w:eastAsia="MS Mincho" w:hAnsi="Verdana" w:cs="Tahoma"/>
          <w:sz w:val="20"/>
          <w:szCs w:val="20"/>
          <w:highlight w:val="green"/>
        </w:rPr>
        <w:fldChar w:fldCharType="separate"/>
      </w:r>
      <w:r>
        <w:rPr>
          <w:rFonts w:ascii="Verdana" w:eastAsia="MS Mincho" w:hAnsi="Verdana" w:cs="Tahoma"/>
          <w:sz w:val="20"/>
          <w:szCs w:val="20"/>
        </w:rPr>
        <w:t>(xiv)</w:t>
      </w:r>
      <w:r>
        <w:rPr>
          <w:rFonts w:ascii="Verdana" w:eastAsia="MS Mincho" w:hAnsi="Verdana" w:cs="Tahoma"/>
          <w:sz w:val="20"/>
          <w:szCs w:val="20"/>
          <w:highlight w:val="green"/>
        </w:rPr>
        <w:fldChar w:fldCharType="end"/>
      </w:r>
      <w:r>
        <w:rPr>
          <w:rFonts w:ascii="Verdana" w:eastAsia="MS Mincho" w:hAnsi="Verdana" w:cs="Tahoma"/>
          <w:sz w:val="20"/>
          <w:szCs w:val="20"/>
        </w:rPr>
        <w:t xml:space="preserve"> e </w:t>
      </w:r>
      <w:r>
        <w:rPr>
          <w:rFonts w:ascii="Verdana" w:eastAsia="MS Mincho" w:hAnsi="Verdana" w:cs="Tahoma"/>
          <w:sz w:val="20"/>
          <w:szCs w:val="20"/>
          <w:highlight w:val="green"/>
        </w:rPr>
        <w:fldChar w:fldCharType="begin"/>
      </w:r>
      <w:r>
        <w:rPr>
          <w:rFonts w:ascii="Verdana" w:eastAsia="MS Mincho" w:hAnsi="Verdana" w:cs="Tahoma"/>
          <w:sz w:val="20"/>
          <w:szCs w:val="20"/>
        </w:rPr>
        <w:instrText xml:space="preserve"> REF _Ref422392038 \n \h  \* MERGEFORMAT </w:instrText>
      </w:r>
      <w:r>
        <w:rPr>
          <w:rFonts w:ascii="Verdana" w:eastAsia="MS Mincho" w:hAnsi="Verdana" w:cs="Tahoma"/>
          <w:sz w:val="20"/>
          <w:szCs w:val="20"/>
          <w:highlight w:val="green"/>
        </w:rPr>
      </w:r>
      <w:r>
        <w:rPr>
          <w:rFonts w:ascii="Verdana" w:eastAsia="MS Mincho" w:hAnsi="Verdana" w:cs="Tahoma"/>
          <w:sz w:val="20"/>
          <w:szCs w:val="20"/>
          <w:highlight w:val="green"/>
        </w:rPr>
        <w:fldChar w:fldCharType="separate"/>
      </w:r>
      <w:r>
        <w:rPr>
          <w:rFonts w:ascii="Verdana" w:eastAsia="MS Mincho" w:hAnsi="Verdana" w:cs="Tahoma"/>
          <w:sz w:val="20"/>
          <w:szCs w:val="20"/>
        </w:rPr>
        <w:t>(xvii)</w:t>
      </w:r>
      <w:r>
        <w:rPr>
          <w:rFonts w:ascii="Verdana" w:eastAsia="MS Mincho" w:hAnsi="Verdana" w:cs="Tahoma"/>
          <w:sz w:val="20"/>
          <w:szCs w:val="20"/>
          <w:highlight w:val="green"/>
        </w:rPr>
        <w:fldChar w:fldCharType="end"/>
      </w:r>
      <w:r>
        <w:rPr>
          <w:rFonts w:ascii="Verdana" w:eastAsia="MS Mincho" w:hAnsi="Verdana" w:cs="Tahoma"/>
          <w:sz w:val="20"/>
          <w:szCs w:val="20"/>
        </w:rPr>
        <w:t xml:space="preserve"> da Cláusula </w:t>
      </w:r>
      <w:r>
        <w:rPr>
          <w:rFonts w:ascii="Verdana" w:eastAsia="MS Mincho" w:hAnsi="Verdana" w:cs="Tahoma"/>
          <w:sz w:val="20"/>
          <w:szCs w:val="20"/>
          <w:highlight w:val="green"/>
        </w:rPr>
        <w:fldChar w:fldCharType="begin"/>
      </w:r>
      <w:r>
        <w:rPr>
          <w:rFonts w:ascii="Verdana" w:eastAsia="MS Mincho" w:hAnsi="Verdana" w:cs="Tahoma"/>
          <w:sz w:val="20"/>
          <w:szCs w:val="20"/>
        </w:rPr>
        <w:instrText xml:space="preserve"> REF _Ref422391983 \n \p \h  \* MERGEFORMAT </w:instrText>
      </w:r>
      <w:r>
        <w:rPr>
          <w:rFonts w:ascii="Verdana" w:eastAsia="MS Mincho" w:hAnsi="Verdana" w:cs="Tahoma"/>
          <w:sz w:val="20"/>
          <w:szCs w:val="20"/>
          <w:highlight w:val="green"/>
        </w:rPr>
      </w:r>
      <w:r>
        <w:rPr>
          <w:rFonts w:ascii="Verdana" w:eastAsia="MS Mincho" w:hAnsi="Verdana" w:cs="Tahoma"/>
          <w:sz w:val="20"/>
          <w:szCs w:val="20"/>
          <w:highlight w:val="green"/>
        </w:rPr>
        <w:fldChar w:fldCharType="separate"/>
      </w:r>
      <w:r>
        <w:rPr>
          <w:rFonts w:ascii="Verdana" w:eastAsia="MS Mincho" w:hAnsi="Verdana" w:cs="Tahoma"/>
          <w:sz w:val="20"/>
          <w:szCs w:val="20"/>
        </w:rPr>
        <w:t>3.25.1 acima</w:t>
      </w:r>
      <w:r>
        <w:rPr>
          <w:rFonts w:ascii="Verdana" w:eastAsia="MS Mincho" w:hAnsi="Verdana" w:cs="Tahoma"/>
          <w:sz w:val="20"/>
          <w:szCs w:val="20"/>
          <w:highlight w:val="green"/>
        </w:rPr>
        <w:fldChar w:fldCharType="end"/>
      </w:r>
      <w:r>
        <w:rPr>
          <w:rFonts w:ascii="Verdana" w:eastAsia="MS Mincho" w:hAnsi="Verdana" w:cs="Tahoma"/>
          <w:sz w:val="20"/>
          <w:szCs w:val="20"/>
        </w:rPr>
        <w:t>, para todos os demais casos de vencimento antecipado das Debêntures aplica-se a faculdade indicada na Cláusula </w:t>
      </w:r>
      <w:r>
        <w:rPr>
          <w:rFonts w:ascii="Verdana" w:eastAsia="MS Mincho" w:hAnsi="Verdana" w:cs="Tahoma"/>
          <w:sz w:val="20"/>
          <w:szCs w:val="20"/>
          <w:highlight w:val="green"/>
        </w:rPr>
        <w:fldChar w:fldCharType="begin"/>
      </w:r>
      <w:r>
        <w:rPr>
          <w:rFonts w:ascii="Verdana" w:eastAsia="MS Mincho" w:hAnsi="Verdana" w:cs="Tahoma"/>
          <w:sz w:val="20"/>
          <w:szCs w:val="20"/>
        </w:rPr>
        <w:instrText xml:space="preserve"> REF _Ref422391479 \n \p \h  \* MERGEFORMAT </w:instrText>
      </w:r>
      <w:r>
        <w:rPr>
          <w:rFonts w:ascii="Verdana" w:eastAsia="MS Mincho" w:hAnsi="Verdana" w:cs="Tahoma"/>
          <w:sz w:val="20"/>
          <w:szCs w:val="20"/>
          <w:highlight w:val="green"/>
        </w:rPr>
      </w:r>
      <w:r>
        <w:rPr>
          <w:rFonts w:ascii="Verdana" w:eastAsia="MS Mincho" w:hAnsi="Verdana" w:cs="Tahoma"/>
          <w:sz w:val="20"/>
          <w:szCs w:val="20"/>
          <w:highlight w:val="green"/>
        </w:rPr>
        <w:fldChar w:fldCharType="separate"/>
      </w:r>
      <w:r>
        <w:rPr>
          <w:rFonts w:ascii="Verdana" w:eastAsia="MS Mincho" w:hAnsi="Verdana" w:cs="Tahoma"/>
          <w:sz w:val="20"/>
          <w:szCs w:val="20"/>
        </w:rPr>
        <w:t>3.20 acima</w:t>
      </w:r>
      <w:r>
        <w:rPr>
          <w:rFonts w:ascii="Verdana" w:eastAsia="MS Mincho" w:hAnsi="Verdana" w:cs="Tahoma"/>
          <w:sz w:val="20"/>
          <w:szCs w:val="20"/>
          <w:highlight w:val="green"/>
        </w:rPr>
        <w:fldChar w:fldCharType="end"/>
      </w:r>
      <w:r>
        <w:rPr>
          <w:rFonts w:ascii="Verdana" w:eastAsia="MS Mincho" w:hAnsi="Verdana" w:cs="Tahoma"/>
          <w:sz w:val="20"/>
          <w:szCs w:val="20"/>
        </w:rPr>
        <w:t>, relativa ao resgate das Debêntures mediante dação em pagamento das CCBs.</w:t>
      </w:r>
      <w:bookmarkEnd w:id="106"/>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hAnsi="Verdana" w:cs="Tahoma"/>
          <w:sz w:val="20"/>
          <w:szCs w:val="20"/>
        </w:rPr>
      </w:pPr>
      <w:r>
        <w:rPr>
          <w:rFonts w:ascii="Verdana" w:hAnsi="Verdana" w:cs="Tahoma"/>
          <w:sz w:val="20"/>
          <w:szCs w:val="20"/>
        </w:rPr>
        <w:lastRenderedPageBreak/>
        <w:t xml:space="preserve">A Emissora obriga-se a comunicar o Agente Fiduciário acerca da ocorrência de um Evento de Vencimento Antecipado no prazo de até 2 (dois) Dias Úteis, </w:t>
      </w:r>
      <w:r>
        <w:rPr>
          <w:rFonts w:ascii="Verdana" w:eastAsia="MS Mincho" w:hAnsi="Verdana" w:cs="Tahoma"/>
          <w:sz w:val="20"/>
          <w:szCs w:val="20"/>
        </w:rPr>
        <w:t>contados da data em que tomar ciência do referido evento</w:t>
      </w:r>
      <w:r>
        <w:rPr>
          <w:rFonts w:ascii="Verdana" w:hAnsi="Verdana" w:cs="Tahoma"/>
          <w:sz w:val="20"/>
          <w:szCs w:val="20"/>
        </w:rPr>
        <w:t>.</w:t>
      </w:r>
    </w:p>
    <w:p w:rsidR="008F28EA" w:rsidRDefault="008F28EA">
      <w:pPr>
        <w:spacing w:line="340" w:lineRule="exact"/>
        <w:jc w:val="both"/>
        <w:rPr>
          <w:rFonts w:ascii="Verdana" w:hAnsi="Verdana" w:cs="Tahoma"/>
          <w:sz w:val="20"/>
          <w:szCs w:val="20"/>
        </w:rPr>
      </w:pPr>
    </w:p>
    <w:p w:rsidR="008F28EA" w:rsidRDefault="0055382E">
      <w:pPr>
        <w:keepNext/>
        <w:numPr>
          <w:ilvl w:val="1"/>
          <w:numId w:val="20"/>
        </w:numPr>
        <w:spacing w:line="340" w:lineRule="exact"/>
        <w:ind w:left="0" w:firstLine="0"/>
        <w:jc w:val="both"/>
        <w:rPr>
          <w:rFonts w:ascii="Verdana" w:eastAsia="MS Mincho" w:hAnsi="Verdana" w:cs="Tahoma"/>
          <w:b/>
          <w:sz w:val="20"/>
          <w:szCs w:val="20"/>
          <w:lang w:val="en-US"/>
        </w:rPr>
      </w:pPr>
      <w:proofErr w:type="spellStart"/>
      <w:r>
        <w:rPr>
          <w:rFonts w:ascii="Verdana" w:eastAsia="MS Mincho" w:hAnsi="Verdana" w:cs="Tahoma"/>
          <w:b/>
          <w:sz w:val="20"/>
          <w:szCs w:val="20"/>
          <w:lang w:val="en-US"/>
        </w:rPr>
        <w:t>Publicidade</w:t>
      </w:r>
      <w:proofErr w:type="spellEnd"/>
      <w:r>
        <w:rPr>
          <w:rFonts w:ascii="Verdana" w:eastAsia="MS Mincho" w:hAnsi="Verdana" w:cs="Tahoma"/>
          <w:b/>
          <w:sz w:val="20"/>
          <w:szCs w:val="20"/>
          <w:lang w:val="en-US"/>
        </w:rPr>
        <w:t xml:space="preserve"> e </w:t>
      </w:r>
      <w:proofErr w:type="spellStart"/>
      <w:r>
        <w:rPr>
          <w:rFonts w:ascii="Verdana" w:eastAsia="MS Mincho" w:hAnsi="Verdana" w:cs="Tahoma"/>
          <w:b/>
          <w:sz w:val="20"/>
          <w:szCs w:val="20"/>
          <w:lang w:val="en-US"/>
        </w:rPr>
        <w:t>Comunicações</w:t>
      </w:r>
      <w:proofErr w:type="spellEnd"/>
    </w:p>
    <w:p w:rsidR="008F28EA" w:rsidRDefault="008F28EA">
      <w:pPr>
        <w:keepNext/>
        <w:spacing w:line="340" w:lineRule="exact"/>
        <w:jc w:val="both"/>
        <w:rPr>
          <w:rFonts w:ascii="Verdana" w:eastAsia="MS Mincho" w:hAnsi="Verdana" w:cs="Tahoma"/>
          <w:b/>
          <w:sz w:val="20"/>
          <w:szCs w:val="20"/>
          <w:lang w:val="en-US"/>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Todos os atos e decisões relevantes decorrentes da Emissão que, de qualquer forma, vierem a envolver, direta ou indiretamente, os interesses dos Debenturistas deverão </w:t>
      </w:r>
      <w:r>
        <w:rPr>
          <w:rFonts w:ascii="Verdana" w:eastAsia="MS Mincho" w:hAnsi="Verdana" w:cs="Tahoma"/>
          <w:b/>
          <w:sz w:val="20"/>
          <w:szCs w:val="20"/>
        </w:rPr>
        <w:t>(i)</w:t>
      </w:r>
      <w:r>
        <w:rPr>
          <w:rFonts w:ascii="Verdana" w:eastAsia="MS Mincho" w:hAnsi="Verdana" w:cs="Tahoma"/>
          <w:sz w:val="20"/>
          <w:szCs w:val="20"/>
        </w:rPr>
        <w:t xml:space="preserve"> ser publicados nos órgãos de imprensa nos quais a Emissora costuma efetuar suas publicações, se assim for requerido pela regulamentação e legislação aplicável, ou </w:t>
      </w:r>
      <w:r>
        <w:rPr>
          <w:rFonts w:ascii="Verdana" w:eastAsia="MS Mincho" w:hAnsi="Verdana" w:cs="Tahoma"/>
          <w:b/>
          <w:sz w:val="20"/>
          <w:szCs w:val="20"/>
        </w:rPr>
        <w:t>(ii)</w:t>
      </w:r>
      <w:r>
        <w:rPr>
          <w:rFonts w:ascii="Verdana" w:eastAsia="MS Mincho" w:hAnsi="Verdana" w:cs="Tahoma"/>
          <w:sz w:val="20"/>
          <w:szCs w:val="20"/>
        </w:rPr>
        <w:t xml:space="preserve"> comunicados aos Debenturistas, por meio de </w:t>
      </w:r>
      <w:r>
        <w:rPr>
          <w:rFonts w:ascii="Verdana" w:hAnsi="Verdana" w:cs="Tahoma"/>
          <w:bCs/>
          <w:sz w:val="20"/>
          <w:szCs w:val="20"/>
          <w:lang w:eastAsia="en-US"/>
        </w:rPr>
        <w:t xml:space="preserve">comunicação escrita (inclusive </w:t>
      </w:r>
      <w:r>
        <w:rPr>
          <w:rFonts w:ascii="Verdana" w:hAnsi="Verdana" w:cs="Tahoma"/>
          <w:bCs/>
          <w:i/>
          <w:sz w:val="20"/>
          <w:szCs w:val="20"/>
          <w:lang w:eastAsia="en-US"/>
        </w:rPr>
        <w:t>e-mail</w:t>
      </w:r>
      <w:r>
        <w:rPr>
          <w:rFonts w:ascii="Verdana" w:hAnsi="Verdana" w:cs="Tahoma"/>
          <w:bCs/>
          <w:sz w:val="20"/>
          <w:szCs w:val="20"/>
          <w:lang w:eastAsia="en-US"/>
        </w:rPr>
        <w:t>)</w:t>
      </w:r>
      <w:r>
        <w:rPr>
          <w:rFonts w:ascii="Verdana" w:eastAsia="MS Mincho" w:hAnsi="Verdana" w:cs="Tahoma"/>
          <w:sz w:val="20"/>
          <w:szCs w:val="20"/>
        </w:rPr>
        <w:t xml:space="preserve">, com cópia para o Agente Fiduciário, bem como disponibilizado na página da Emissora na internet. </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Caso a Emissora altere seu jornal de publicação após a Data de Emissão, deverá enviar notificação ao Agente Fiduciário informando o novo veículo e publicar, nos jornais anteriormente utilizados, aviso aos Debenturistas informando o novo veículo. </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As comunicações a serem enviadas por qualquer das Partes nos termos desta Escritura deverão ser realizadas por escrito e encaminhadas para os seguintes endereços ou, no caso de comunicação aos Debenturistas, no endereço constante do respectivo Boletim de Subscrição:</w:t>
      </w:r>
    </w:p>
    <w:p w:rsidR="008F28EA" w:rsidRDefault="008F28EA">
      <w:pPr>
        <w:spacing w:line="340" w:lineRule="exact"/>
        <w:jc w:val="both"/>
        <w:rPr>
          <w:rFonts w:ascii="Verdana" w:eastAsia="MS Mincho" w:hAnsi="Verdana" w:cs="Tahoma"/>
          <w:sz w:val="20"/>
          <w:szCs w:val="20"/>
        </w:rPr>
      </w:pPr>
    </w:p>
    <w:p w:rsidR="008F28EA" w:rsidRDefault="0055382E">
      <w:pPr>
        <w:keepNext/>
        <w:keepLines/>
        <w:spacing w:line="340" w:lineRule="exact"/>
        <w:jc w:val="both"/>
        <w:rPr>
          <w:rFonts w:ascii="Verdana" w:hAnsi="Verdana" w:cs="Tahoma"/>
          <w:i/>
          <w:sz w:val="20"/>
          <w:szCs w:val="20"/>
        </w:rPr>
      </w:pPr>
      <w:r>
        <w:rPr>
          <w:rFonts w:ascii="Verdana" w:hAnsi="Verdana" w:cs="Tahoma"/>
          <w:i/>
          <w:sz w:val="20"/>
          <w:szCs w:val="20"/>
        </w:rPr>
        <w:t>Para a Emissora:</w:t>
      </w:r>
    </w:p>
    <w:p w:rsidR="008F28EA" w:rsidRDefault="0055382E">
      <w:pPr>
        <w:keepLines/>
        <w:spacing w:line="340" w:lineRule="exact"/>
        <w:jc w:val="both"/>
        <w:rPr>
          <w:rFonts w:ascii="Verdana" w:hAnsi="Verdana" w:cs="Tahoma"/>
          <w:sz w:val="20"/>
          <w:szCs w:val="20"/>
        </w:rPr>
      </w:pPr>
      <w:r>
        <w:rPr>
          <w:rFonts w:ascii="Verdana" w:hAnsi="Verdana" w:cs="Tahoma"/>
          <w:b/>
          <w:bCs/>
          <w:sz w:val="20"/>
          <w:szCs w:val="20"/>
        </w:rPr>
        <w:t>BIVA SECURITIZADORA DE CRÉDITOS FINANCEIROS S.A.</w:t>
      </w:r>
    </w:p>
    <w:p w:rsidR="008F28EA" w:rsidRDefault="0055382E">
      <w:pPr>
        <w:keepLines/>
        <w:spacing w:line="340" w:lineRule="exact"/>
        <w:jc w:val="both"/>
        <w:rPr>
          <w:rFonts w:ascii="Verdana" w:hAnsi="Verdana" w:cs="Tahoma"/>
          <w:sz w:val="20"/>
          <w:szCs w:val="20"/>
        </w:rPr>
      </w:pPr>
      <w:r>
        <w:rPr>
          <w:rFonts w:ascii="Verdana" w:hAnsi="Verdana" w:cs="Tahoma"/>
          <w:sz w:val="20"/>
          <w:szCs w:val="20"/>
        </w:rPr>
        <w:t>Endereço: Rua Pitu, nº 72, Sala 85, Brooklin, CEP 04567-060, São Paulo – SP</w:t>
      </w:r>
    </w:p>
    <w:p w:rsidR="008F28EA" w:rsidRDefault="0055382E">
      <w:pPr>
        <w:keepLines/>
        <w:spacing w:line="340" w:lineRule="exact"/>
        <w:jc w:val="both"/>
        <w:rPr>
          <w:rFonts w:ascii="Verdana" w:hAnsi="Verdana" w:cs="Tahoma"/>
          <w:b/>
          <w:sz w:val="20"/>
          <w:szCs w:val="20"/>
        </w:rPr>
      </w:pPr>
      <w:r>
        <w:rPr>
          <w:rFonts w:ascii="Verdana" w:hAnsi="Verdana" w:cs="Tahoma"/>
          <w:sz w:val="20"/>
          <w:szCs w:val="20"/>
        </w:rPr>
        <w:t>At.: Theodoro Prado</w:t>
      </w:r>
    </w:p>
    <w:p w:rsidR="008F28EA" w:rsidRDefault="0055382E">
      <w:pPr>
        <w:keepLines/>
        <w:spacing w:line="340" w:lineRule="exact"/>
        <w:rPr>
          <w:rStyle w:val="Hyperlink"/>
          <w:rFonts w:cs="Calibri"/>
        </w:rPr>
      </w:pPr>
      <w:r>
        <w:rPr>
          <w:rFonts w:ascii="Verdana" w:hAnsi="Verdana" w:cs="Tahoma"/>
          <w:sz w:val="20"/>
          <w:szCs w:val="20"/>
        </w:rPr>
        <w:t>E-mail:</w:t>
      </w:r>
      <w:r>
        <w:rPr>
          <w:rFonts w:ascii="Verdana" w:hAnsi="Verdana" w:cs="Tahoma"/>
          <w:b/>
          <w:sz w:val="20"/>
          <w:szCs w:val="20"/>
        </w:rPr>
        <w:t xml:space="preserve"> </w:t>
      </w:r>
      <w:hyperlink r:id="rId12" w:history="1">
        <w:r>
          <w:rPr>
            <w:rStyle w:val="Hyperlink"/>
            <w:rFonts w:ascii="Verdana" w:hAnsi="Verdana" w:cs="Calibri"/>
            <w:sz w:val="20"/>
            <w:szCs w:val="20"/>
          </w:rPr>
          <w:t>theodoro@biva.com.br</w:t>
        </w:r>
      </w:hyperlink>
      <w:r>
        <w:rPr>
          <w:rStyle w:val="Hyperlink"/>
          <w:rFonts w:cs="Calibri"/>
        </w:rPr>
        <w:t xml:space="preserve"> / </w:t>
      </w:r>
      <w:r>
        <w:rPr>
          <w:rStyle w:val="Hyperlink"/>
          <w:rFonts w:ascii="Verdana" w:hAnsi="Verdana" w:cs="Calibri"/>
          <w:sz w:val="20"/>
          <w:szCs w:val="20"/>
        </w:rPr>
        <w:t>securitizadora.financeiro@biva.com.br</w:t>
      </w:r>
    </w:p>
    <w:p w:rsidR="008F28EA" w:rsidRDefault="008F28EA">
      <w:pPr>
        <w:keepLines/>
        <w:spacing w:line="340" w:lineRule="exact"/>
        <w:rPr>
          <w:rFonts w:ascii="Verdana" w:hAnsi="Verdana" w:cs="Tahoma"/>
          <w:b/>
          <w:sz w:val="20"/>
          <w:szCs w:val="20"/>
        </w:rPr>
      </w:pPr>
    </w:p>
    <w:p w:rsidR="008F28EA" w:rsidRDefault="0055382E">
      <w:pPr>
        <w:keepNext/>
        <w:keepLines/>
        <w:spacing w:line="340" w:lineRule="exact"/>
        <w:jc w:val="both"/>
        <w:rPr>
          <w:rFonts w:ascii="Verdana" w:hAnsi="Verdana" w:cs="Tahoma"/>
          <w:i/>
          <w:sz w:val="20"/>
          <w:szCs w:val="20"/>
        </w:rPr>
      </w:pPr>
      <w:r>
        <w:rPr>
          <w:rFonts w:ascii="Verdana" w:hAnsi="Verdana" w:cs="Tahoma"/>
          <w:i/>
          <w:sz w:val="20"/>
          <w:szCs w:val="20"/>
        </w:rPr>
        <w:t>Para o Agente Fiduciário:</w:t>
      </w:r>
      <w:r>
        <w:rPr>
          <w:rFonts w:ascii="Verdana" w:hAnsi="Verdana" w:cs="Tahoma"/>
          <w:sz w:val="20"/>
          <w:szCs w:val="20"/>
          <w:highlight w:val="yellow"/>
        </w:rPr>
        <w:t xml:space="preserve"> </w:t>
      </w:r>
    </w:p>
    <w:p w:rsidR="008F28EA" w:rsidRDefault="0055382E">
      <w:pPr>
        <w:keepLines/>
        <w:shd w:val="clear" w:color="auto" w:fill="FFFFFF"/>
        <w:spacing w:line="340" w:lineRule="exact"/>
        <w:rPr>
          <w:rFonts w:ascii="Verdana" w:hAnsi="Verdana" w:cs="Tahoma"/>
          <w:b/>
          <w:sz w:val="20"/>
          <w:szCs w:val="20"/>
          <w:highlight w:val="yellow"/>
        </w:rPr>
      </w:pPr>
      <w:r>
        <w:rPr>
          <w:rFonts w:ascii="Verdana" w:hAnsi="Verdana" w:cs="Tahoma"/>
          <w:b/>
          <w:sz w:val="20"/>
          <w:szCs w:val="20"/>
        </w:rPr>
        <w:t>OLIVEIRA TRUST DISTRIBUIDORA DE TÍTULOS E VALORES MOBILIÁRIOS S.A.</w:t>
      </w:r>
    </w:p>
    <w:p w:rsidR="008F28EA" w:rsidRDefault="0055382E">
      <w:pPr>
        <w:keepLines/>
        <w:shd w:val="clear" w:color="auto" w:fill="FFFFFF"/>
        <w:spacing w:line="340" w:lineRule="exact"/>
        <w:rPr>
          <w:rFonts w:ascii="Verdana" w:hAnsi="Verdana" w:cs="Tahoma"/>
          <w:sz w:val="20"/>
          <w:szCs w:val="20"/>
        </w:rPr>
      </w:pPr>
      <w:r>
        <w:rPr>
          <w:rFonts w:ascii="Verdana" w:hAnsi="Verdana" w:cs="Tahoma"/>
          <w:sz w:val="20"/>
          <w:szCs w:val="20"/>
        </w:rPr>
        <w:t xml:space="preserve">Endereço: </w:t>
      </w:r>
      <w:r>
        <w:rPr>
          <w:rFonts w:ascii="Verdana" w:hAnsi="Verdana" w:cs="Calibri"/>
          <w:bCs/>
          <w:sz w:val="20"/>
          <w:szCs w:val="20"/>
        </w:rPr>
        <w:t>Avenida das Américas</w:t>
      </w:r>
      <w:r>
        <w:rPr>
          <w:rFonts w:ascii="Verdana" w:hAnsi="Verdana" w:cs="Calibri"/>
          <w:bCs/>
          <w:caps/>
          <w:sz w:val="20"/>
          <w:szCs w:val="20"/>
        </w:rPr>
        <w:t xml:space="preserve">, 3.434, </w:t>
      </w:r>
      <w:r>
        <w:rPr>
          <w:rFonts w:ascii="Verdana" w:hAnsi="Verdana" w:cs="Calibri"/>
          <w:bCs/>
          <w:sz w:val="20"/>
          <w:szCs w:val="20"/>
        </w:rPr>
        <w:t xml:space="preserve">Bloco </w:t>
      </w:r>
      <w:r>
        <w:rPr>
          <w:rFonts w:ascii="Verdana" w:hAnsi="Verdana" w:cs="Calibri"/>
          <w:bCs/>
          <w:caps/>
          <w:sz w:val="20"/>
          <w:szCs w:val="20"/>
        </w:rPr>
        <w:t xml:space="preserve">07, </w:t>
      </w:r>
      <w:r>
        <w:rPr>
          <w:rFonts w:ascii="Verdana" w:hAnsi="Verdana" w:cs="Calibri"/>
          <w:bCs/>
          <w:sz w:val="20"/>
          <w:szCs w:val="20"/>
        </w:rPr>
        <w:t xml:space="preserve">Grupo </w:t>
      </w:r>
      <w:r>
        <w:rPr>
          <w:rFonts w:ascii="Verdana" w:hAnsi="Verdana" w:cs="Calibri"/>
          <w:bCs/>
          <w:caps/>
          <w:sz w:val="20"/>
          <w:szCs w:val="20"/>
        </w:rPr>
        <w:t>201</w:t>
      </w:r>
      <w:r>
        <w:rPr>
          <w:rFonts w:ascii="Verdana" w:hAnsi="Verdana" w:cs="Tahoma"/>
          <w:sz w:val="20"/>
          <w:szCs w:val="20"/>
        </w:rPr>
        <w:t xml:space="preserve">, Barra da Tijuca, CEP </w:t>
      </w:r>
      <w:r>
        <w:rPr>
          <w:rFonts w:ascii="Verdana" w:hAnsi="Verdana" w:cs="Calibri"/>
          <w:bCs/>
          <w:caps/>
          <w:sz w:val="20"/>
          <w:szCs w:val="20"/>
        </w:rPr>
        <w:t>22640-102</w:t>
      </w:r>
      <w:r>
        <w:rPr>
          <w:rFonts w:ascii="Verdana" w:hAnsi="Verdana" w:cs="Tahoma"/>
          <w:sz w:val="20"/>
          <w:szCs w:val="20"/>
        </w:rPr>
        <w:t>, Rio de Janeiro – RJ</w:t>
      </w:r>
    </w:p>
    <w:p w:rsidR="008F28EA" w:rsidRDefault="0055382E">
      <w:pPr>
        <w:keepLines/>
        <w:shd w:val="clear" w:color="auto" w:fill="FFFFFF"/>
        <w:spacing w:line="340" w:lineRule="exact"/>
        <w:rPr>
          <w:rFonts w:ascii="Verdana" w:hAnsi="Verdana" w:cs="Tahoma"/>
          <w:sz w:val="20"/>
          <w:szCs w:val="20"/>
        </w:rPr>
      </w:pPr>
      <w:r>
        <w:rPr>
          <w:rFonts w:ascii="Verdana" w:hAnsi="Verdana" w:cs="Tahoma"/>
          <w:sz w:val="20"/>
          <w:szCs w:val="20"/>
        </w:rPr>
        <w:t xml:space="preserve">At.: </w:t>
      </w:r>
      <w:r>
        <w:rPr>
          <w:rFonts w:ascii="Verdana" w:hAnsi="Verdana" w:cs="Calibri"/>
          <w:bCs/>
          <w:sz w:val="20"/>
          <w:szCs w:val="20"/>
        </w:rPr>
        <w:t xml:space="preserve">Antonio Amaro </w:t>
      </w:r>
      <w:r>
        <w:rPr>
          <w:rFonts w:ascii="Verdana" w:hAnsi="Verdana" w:cs="Calibri"/>
          <w:bCs/>
          <w:caps/>
          <w:sz w:val="20"/>
          <w:szCs w:val="20"/>
        </w:rPr>
        <w:t xml:space="preserve">/ </w:t>
      </w:r>
      <w:r>
        <w:rPr>
          <w:rFonts w:ascii="Verdana" w:hAnsi="Verdana" w:cs="Calibri"/>
          <w:bCs/>
          <w:sz w:val="20"/>
          <w:szCs w:val="20"/>
        </w:rPr>
        <w:t>Maria Carolina Abrantes</w:t>
      </w:r>
    </w:p>
    <w:p w:rsidR="008F28EA" w:rsidRDefault="0055382E">
      <w:pPr>
        <w:keepLines/>
        <w:shd w:val="clear" w:color="auto" w:fill="FFFFFF"/>
        <w:spacing w:line="340" w:lineRule="exact"/>
        <w:rPr>
          <w:rFonts w:ascii="Verdana" w:hAnsi="Verdana" w:cs="Tahoma"/>
          <w:b/>
          <w:sz w:val="20"/>
          <w:szCs w:val="20"/>
        </w:rPr>
      </w:pPr>
      <w:r>
        <w:rPr>
          <w:rFonts w:ascii="Verdana" w:hAnsi="Verdana" w:cs="Tahoma"/>
          <w:sz w:val="20"/>
          <w:szCs w:val="20"/>
        </w:rPr>
        <w:t xml:space="preserve">E-mail: </w:t>
      </w:r>
      <w:hyperlink r:id="rId13" w:history="1">
        <w:r>
          <w:rPr>
            <w:rStyle w:val="Hyperlink"/>
            <w:rFonts w:ascii="Verdana" w:hAnsi="Verdana" w:cs="Calibri"/>
            <w:sz w:val="20"/>
            <w:szCs w:val="20"/>
          </w:rPr>
          <w:t>antonio.amaro@oliveiratrust.com.br</w:t>
        </w:r>
      </w:hyperlink>
      <w:r>
        <w:rPr>
          <w:rFonts w:ascii="Verdana" w:hAnsi="Verdana" w:cs="Calibri"/>
          <w:bCs/>
          <w:caps/>
          <w:sz w:val="20"/>
          <w:szCs w:val="20"/>
        </w:rPr>
        <w:t xml:space="preserve"> / </w:t>
      </w:r>
      <w:hyperlink r:id="rId14" w:history="1">
        <w:r>
          <w:rPr>
            <w:rStyle w:val="Hyperlink"/>
            <w:rFonts w:ascii="Verdana" w:hAnsi="Verdana" w:cs="Calibri"/>
            <w:sz w:val="20"/>
            <w:szCs w:val="20"/>
          </w:rPr>
          <w:t>ger2.agente@oliveiratrust.com.br</w:t>
        </w:r>
      </w:hyperlink>
      <w:r>
        <w:rPr>
          <w:rFonts w:ascii="Calibri" w:hAnsi="Calibri" w:cs="Calibri"/>
          <w:bCs/>
          <w:caps/>
          <w:sz w:val="20"/>
          <w:szCs w:val="20"/>
        </w:rPr>
        <w:t xml:space="preserve"> </w:t>
      </w:r>
    </w:p>
    <w:p w:rsidR="008F28EA" w:rsidRDefault="008F28EA">
      <w:pPr>
        <w:keepLines/>
        <w:spacing w:line="340" w:lineRule="exact"/>
        <w:rPr>
          <w:rFonts w:ascii="Verdana" w:hAnsi="Verdana" w:cs="Tahoma"/>
          <w:bCs/>
          <w:kern w:val="20"/>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As comunicações referentes a esta Escritura serão consideradas entregues quando recebidas sob protocolo ou com “aviso de recebimento” expedido pelo correio, sob protocolo, por e-mail ou por telegrama nos endereços acima. As </w:t>
      </w:r>
      <w:r>
        <w:rPr>
          <w:rFonts w:ascii="Verdana" w:eastAsia="MS Mincho" w:hAnsi="Verdana" w:cs="Tahoma"/>
          <w:sz w:val="20"/>
          <w:szCs w:val="20"/>
        </w:rPr>
        <w:lastRenderedPageBreak/>
        <w:t>comunicações feitas por e-mail serão consideradas recebidas na data de seu envio, desde que seu recebimento seja confirmado por meio de indicativo (recibo emitido pela máquina utilizada pelo remetente) seguido de confirmação verbal por telefone.</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20"/>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Se qualquer das Partes mudar de endereço ou tiver qualquer de seus dados acima mencionados alterados, deverá comunicar às demais Partes o novo endereço para correspondência ou os novos dados, conforme o caso.</w:t>
      </w:r>
    </w:p>
    <w:p w:rsidR="008F28EA" w:rsidRDefault="008F28EA">
      <w:pPr>
        <w:spacing w:line="340" w:lineRule="exact"/>
        <w:jc w:val="both"/>
        <w:rPr>
          <w:rFonts w:ascii="Verdana" w:eastAsia="MS Mincho" w:hAnsi="Verdana" w:cs="Tahoma"/>
          <w:sz w:val="20"/>
          <w:szCs w:val="20"/>
        </w:rPr>
      </w:pPr>
    </w:p>
    <w:p w:rsidR="008F28EA" w:rsidRDefault="0055382E">
      <w:pPr>
        <w:keepNext/>
        <w:spacing w:line="340" w:lineRule="exact"/>
        <w:jc w:val="center"/>
        <w:rPr>
          <w:rFonts w:ascii="Verdana" w:eastAsia="MS Mincho" w:hAnsi="Verdana" w:cs="Tahoma"/>
          <w:b/>
          <w:bCs/>
          <w:sz w:val="20"/>
          <w:szCs w:val="20"/>
        </w:rPr>
      </w:pPr>
      <w:bookmarkStart w:id="107" w:name="_DV_M299"/>
      <w:bookmarkStart w:id="108" w:name="_DV_M300"/>
      <w:bookmarkStart w:id="109" w:name="_DV_M301"/>
      <w:bookmarkStart w:id="110" w:name="_DV_M303"/>
      <w:bookmarkStart w:id="111" w:name="_DV_M304"/>
      <w:bookmarkStart w:id="112" w:name="_DV_M305"/>
      <w:bookmarkStart w:id="113" w:name="_DV_M306"/>
      <w:bookmarkStart w:id="114" w:name="_DV_M307"/>
      <w:bookmarkStart w:id="115" w:name="_DV_M308"/>
      <w:bookmarkStart w:id="116" w:name="_DV_M309"/>
      <w:bookmarkStart w:id="117" w:name="_DV_M310"/>
      <w:bookmarkStart w:id="118" w:name="_DV_M313"/>
      <w:bookmarkStart w:id="119" w:name="_DV_M314"/>
      <w:bookmarkStart w:id="120" w:name="_DV_M214"/>
      <w:bookmarkStart w:id="121" w:name="_DV_M318"/>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Pr>
          <w:rFonts w:ascii="Verdana" w:eastAsia="MS Mincho" w:hAnsi="Verdana" w:cs="Tahoma"/>
          <w:b/>
          <w:bCs/>
          <w:sz w:val="20"/>
          <w:szCs w:val="20"/>
        </w:rPr>
        <w:t xml:space="preserve">CLÁUSULA </w:t>
      </w:r>
      <w:r>
        <w:rPr>
          <w:rFonts w:ascii="Verdana" w:hAnsi="Verdana" w:cs="Tahoma"/>
          <w:b/>
          <w:sz w:val="20"/>
          <w:szCs w:val="20"/>
        </w:rPr>
        <w:t>QUARTA</w:t>
      </w:r>
      <w:r>
        <w:rPr>
          <w:rFonts w:ascii="Verdana" w:eastAsia="MS Mincho" w:hAnsi="Verdana" w:cs="Tahoma"/>
          <w:b/>
          <w:bCs/>
          <w:sz w:val="20"/>
          <w:szCs w:val="20"/>
        </w:rPr>
        <w:t xml:space="preserve"> – DA ASSEMBLEIA GERAL DE DEBENTURISTAS</w:t>
      </w:r>
    </w:p>
    <w:p w:rsidR="008F28EA" w:rsidRDefault="008F28EA">
      <w:pPr>
        <w:keepNext/>
        <w:spacing w:line="340" w:lineRule="exact"/>
        <w:jc w:val="center"/>
        <w:rPr>
          <w:rFonts w:ascii="Verdana" w:eastAsia="MS Mincho" w:hAnsi="Verdana" w:cs="Tahoma"/>
          <w:b/>
          <w:bCs/>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Os titulares das Debêntures poderão, a qualquer tempo, reunir-se em assembleia geral de Debenturistas (“</w:t>
      </w:r>
      <w:r>
        <w:rPr>
          <w:rFonts w:ascii="Verdana" w:hAnsi="Verdana" w:cs="Tahoma"/>
          <w:b/>
          <w:sz w:val="20"/>
          <w:szCs w:val="20"/>
        </w:rPr>
        <w:t>Assembleia Geral de Debenturistas</w:t>
      </w:r>
      <w:r>
        <w:rPr>
          <w:rFonts w:ascii="Verdana" w:hAnsi="Verdana" w:cs="Tahoma"/>
          <w:sz w:val="20"/>
          <w:szCs w:val="20"/>
        </w:rPr>
        <w:t>”) convocada de acordo com o disposto no artigo 71 da Lei das Sociedades por Ações, a fim de deliberar sobre matéria de interesse da comunhão dos titulares das Debêntures. Não serão realizadas Assembleias Gerais de Debenturistas de Séries específicas, sendo que toda Assembleia Geral de Debenturistas englobará todas as Séries.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A Assembleia Geral de Debenturistas poderá ser convocada pelo Agente Fiduciário, pela Emissora ou por Debenturistas que representem, no mínimo, 10% (dez por cento) das Debêntures em circulação.</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Serão aplicadas à Assembleia Geral de Debenturistas, no que couber, as disposições da Lei das Sociedades por Ações aplicáveis às assembleias gerais de acionistas.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A Assembleia Geral de Debenturistas instalar-se-á, em primeira convocação, com a presença de Debenturistas que representem, no mínimo, metade das Debêntures em circulação e, em segunda convocação, com a presença de Debenturistas representando qualquer número das Debêntures em circulação, independentemente da respectiva Série.</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Cada Debênture conferirá ao respectivo titular o direito a 1 (um) voto nas Assembleias Gerais de Debenturistas, independentemente da respectiva Série.</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Exceto pelo disposto na Cláusula </w:t>
      </w:r>
      <w:r>
        <w:rPr>
          <w:rFonts w:ascii="Verdana" w:hAnsi="Verdana" w:cs="Tahoma"/>
          <w:sz w:val="20"/>
          <w:szCs w:val="20"/>
        </w:rPr>
        <w:fldChar w:fldCharType="begin"/>
      </w:r>
      <w:r>
        <w:rPr>
          <w:rFonts w:ascii="Verdana" w:hAnsi="Verdana" w:cs="Tahoma"/>
          <w:sz w:val="20"/>
          <w:szCs w:val="20"/>
        </w:rPr>
        <w:instrText xml:space="preserve"> REF _Ref422392340 \n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4.7 abaixo</w:t>
      </w:r>
      <w:r>
        <w:rPr>
          <w:rFonts w:ascii="Verdana" w:hAnsi="Verdana" w:cs="Tahoma"/>
          <w:sz w:val="20"/>
          <w:szCs w:val="20"/>
        </w:rPr>
        <w:fldChar w:fldCharType="end"/>
      </w:r>
      <w:r>
        <w:rPr>
          <w:rFonts w:ascii="Verdana" w:hAnsi="Verdana" w:cs="Tahoma"/>
          <w:sz w:val="20"/>
          <w:szCs w:val="20"/>
        </w:rPr>
        <w:t xml:space="preserve">, todas as deliberações da Assembleia Geral de Debenturistas serão aprovadas por titulares de Debêntures que representem, no mínimo, 50% (cinquenta por cento) mais uma das Debêntures em circulação, seja em primeira ou em segunda convocação, independentemente da respectiva Série. </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bookmarkStart w:id="122" w:name="_Ref422392340"/>
      <w:r>
        <w:rPr>
          <w:rFonts w:ascii="Verdana" w:hAnsi="Verdana" w:cs="Tahoma"/>
          <w:sz w:val="20"/>
          <w:szCs w:val="20"/>
        </w:rPr>
        <w:lastRenderedPageBreak/>
        <w:t>As deliberações relativas às seguintes matérias serão aprovadas por titulares das Debêntures representando, pelo menos, mais de 75% (setenta e cinco por cento) das Debêntures em circulação, seja em primeira ou em segunda convocação, independentemente da respectiva Série:</w:t>
      </w:r>
      <w:bookmarkEnd w:id="122"/>
      <w:r>
        <w:rPr>
          <w:rFonts w:ascii="Verdana" w:hAnsi="Verdana" w:cs="Tahoma"/>
          <w:sz w:val="20"/>
          <w:szCs w:val="20"/>
        </w:rPr>
        <w:t xml:space="preserve"> </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modificação da Data de Vencimento de qualquer Série de Debêntures;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alteração de qualquer dos Eventos de Vencimento Antecipado listados na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_Ref422391862 \n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3.25 acima</w:t>
      </w:r>
      <w:r>
        <w:rPr>
          <w:rFonts w:ascii="Verdana" w:eastAsia="MS Mincho" w:hAnsi="Verdana" w:cs="Tahoma"/>
          <w:sz w:val="20"/>
          <w:szCs w:val="20"/>
        </w:rPr>
        <w:fldChar w:fldCharType="end"/>
      </w:r>
      <w:r>
        <w:rPr>
          <w:rFonts w:ascii="Verdana" w:eastAsia="MS Mincho" w:hAnsi="Verdana" w:cs="Tahoma"/>
          <w:sz w:val="20"/>
          <w:szCs w:val="20"/>
        </w:rPr>
        <w:t xml:space="preserve">, inclusive no caso de renúncia ou perdão temporário; </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substituição do Agente Fiduciário; </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alteração das obrigações do Agente Fiduciário, estabelecidas na Cláusula Sétima abaixo;</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deliberação acerca da divisão </w:t>
      </w:r>
      <w:r>
        <w:rPr>
          <w:rFonts w:ascii="Verdana" w:hAnsi="Verdana" w:cs="Tahoma"/>
          <w:sz w:val="20"/>
          <w:szCs w:val="20"/>
        </w:rPr>
        <w:t>entre os Debenturistas das CCBs a serem dadas em pagamento pela Emissora, nos termos da Cláusula </w:t>
      </w:r>
      <w:r>
        <w:rPr>
          <w:rFonts w:ascii="Verdana" w:hAnsi="Verdana" w:cs="Tahoma"/>
          <w:sz w:val="20"/>
          <w:szCs w:val="20"/>
        </w:rPr>
        <w:fldChar w:fldCharType="begin"/>
      </w:r>
      <w:r>
        <w:rPr>
          <w:rFonts w:ascii="Verdana" w:hAnsi="Verdana" w:cs="Tahoma"/>
          <w:sz w:val="20"/>
          <w:szCs w:val="20"/>
        </w:rPr>
        <w:instrText xml:space="preserve"> REF _Ref422391479 \n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3.20</w:t>
      </w:r>
      <w:r>
        <w:rPr>
          <w:rFonts w:ascii="Verdana" w:hAnsi="Verdana" w:cs="Tahoma"/>
          <w:sz w:val="20"/>
          <w:szCs w:val="20"/>
        </w:rPr>
        <w:fldChar w:fldCharType="end"/>
      </w:r>
      <w:r>
        <w:rPr>
          <w:rFonts w:ascii="Verdana" w:hAnsi="Verdana" w:cs="Tahoma"/>
          <w:sz w:val="20"/>
          <w:szCs w:val="20"/>
        </w:rPr>
        <w:t xml:space="preserve"> desta Escritura, independentemente se relativa a uma Série específica;</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modificação do quórum qualificado e/ou de qualquer das matérias estabelecidas nesta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_Ref422392340 \n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4.7</w:t>
      </w:r>
      <w:r>
        <w:rPr>
          <w:rFonts w:ascii="Verdana" w:eastAsia="MS Mincho" w:hAnsi="Verdana" w:cs="Tahoma"/>
          <w:sz w:val="20"/>
          <w:szCs w:val="20"/>
        </w:rPr>
        <w:fldChar w:fldCharType="end"/>
      </w:r>
      <w:r>
        <w:rPr>
          <w:rFonts w:ascii="Verdana" w:eastAsia="MS Mincho" w:hAnsi="Verdana" w:cs="Tahoma"/>
          <w:sz w:val="20"/>
          <w:szCs w:val="20"/>
        </w:rPr>
        <w:t>.; e</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9"/>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constituição de um Condomínio nos termos da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_Ref517079675 \r \h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3.20.3</w:t>
      </w:r>
      <w:r>
        <w:rPr>
          <w:rFonts w:ascii="Verdana" w:eastAsia="MS Mincho" w:hAnsi="Verdana" w:cs="Tahoma"/>
          <w:sz w:val="20"/>
          <w:szCs w:val="20"/>
        </w:rPr>
        <w:fldChar w:fldCharType="end"/>
      </w:r>
      <w:r>
        <w:rPr>
          <w:rFonts w:ascii="Verdana" w:eastAsia="MS Mincho" w:hAnsi="Verdana" w:cs="Tahoma"/>
          <w:sz w:val="20"/>
          <w:szCs w:val="20"/>
        </w:rPr>
        <w:t xml:space="preserve"> </w:t>
      </w:r>
      <w:r>
        <w:rPr>
          <w:rFonts w:ascii="Verdana" w:hAnsi="Verdana" w:cs="Tahoma"/>
          <w:sz w:val="20"/>
          <w:szCs w:val="20"/>
        </w:rPr>
        <w:t>desta Escritura, independentemente se relativa a uma Série específica</w:t>
      </w:r>
      <w:r>
        <w:rPr>
          <w:rFonts w:ascii="Verdana" w:eastAsia="MS Mincho" w:hAnsi="Verdana" w:cs="Tahoma"/>
          <w:sz w:val="20"/>
          <w:szCs w:val="20"/>
        </w:rPr>
        <w:t>.</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Paragraph"/>
        <w:numPr>
          <w:ilvl w:val="2"/>
          <w:numId w:val="14"/>
        </w:numPr>
        <w:spacing w:line="340" w:lineRule="exact"/>
        <w:ind w:left="0" w:firstLine="0"/>
        <w:jc w:val="both"/>
        <w:rPr>
          <w:rFonts w:ascii="Verdana" w:hAnsi="Verdana" w:cs="Tahoma"/>
          <w:sz w:val="20"/>
          <w:szCs w:val="20"/>
        </w:rPr>
      </w:pPr>
      <w:r>
        <w:rPr>
          <w:rFonts w:ascii="Verdana" w:hAnsi="Verdana" w:cs="Tahoma"/>
          <w:sz w:val="20"/>
          <w:szCs w:val="20"/>
        </w:rPr>
        <w:t>Quaisquer modificações a esta Escritura, inclusive aquelas decorrentes de deliberação dos titulares de Debêntures nos termos da Cláusula </w:t>
      </w:r>
      <w:r>
        <w:rPr>
          <w:rFonts w:ascii="Verdana" w:hAnsi="Verdana" w:cs="Tahoma"/>
          <w:sz w:val="20"/>
          <w:szCs w:val="20"/>
        </w:rPr>
        <w:fldChar w:fldCharType="begin"/>
      </w:r>
      <w:r>
        <w:rPr>
          <w:rFonts w:ascii="Verdana" w:hAnsi="Verdana" w:cs="Tahoma"/>
          <w:sz w:val="20"/>
          <w:szCs w:val="20"/>
        </w:rPr>
        <w:instrText xml:space="preserve"> REF _Ref422392340 \n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4.7 acima</w:t>
      </w:r>
      <w:r>
        <w:rPr>
          <w:rFonts w:ascii="Verdana" w:hAnsi="Verdana" w:cs="Tahoma"/>
          <w:sz w:val="20"/>
          <w:szCs w:val="20"/>
        </w:rPr>
        <w:fldChar w:fldCharType="end"/>
      </w:r>
      <w:r>
        <w:rPr>
          <w:rFonts w:ascii="Verdana" w:hAnsi="Verdana" w:cs="Tahoma"/>
          <w:sz w:val="20"/>
          <w:szCs w:val="20"/>
        </w:rPr>
        <w:t>, deverão ser formalizadas mediante instrumento particular de aditamento a esta Escritura.</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Para efeito da constituição do quórum de instalação e/ou deliberação a que se refere esta Cláusula Quarta, serão consideradas Debêntures em circulação todas as Debêntures em circulação, de todas as Séries, excluídas eventuais Debêntures que a Emissora possuir em tesouraria.</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Será obrigatória a presença dos representantes legais da Emissora nas Assembleias Gerais de Debenturistas convocadas pela Emissora, enquanto nas assembleias convocadas pelos Debenturistas ou pelo Agente Fiduciário, a presença dos representantes legais da Emissora será facultativa, a menos que tal presença seja solicitada pelos Debenturistas ou pelo Agente Fiduciário, conforme o caso, hipótese em que será obrigatória.</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lastRenderedPageBreak/>
        <w:t>As deliberações tomadas pelos Debenturistas em Assembleias Gerais de Debenturistas no âmbito de sua competência legal, observados os quóruns desta Escritura, vincularão a Emissora e obrigarão todos os titulares de Debêntures em circulação, independentemente de terem comparecido à Assembleia Geral de Debenturistas ou do voto proferido nas respectivas Assembleias Gerais de Debenturistas.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O Agente Fiduciário deverá comparecer à Assembleia Geral de Debenturistas e prestar aos Debenturistas as informações que lhe forem solicitadas.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1"/>
          <w:numId w:val="14"/>
        </w:numPr>
        <w:spacing w:line="340" w:lineRule="exact"/>
        <w:ind w:left="0" w:firstLine="0"/>
        <w:jc w:val="both"/>
        <w:rPr>
          <w:rFonts w:ascii="Verdana" w:hAnsi="Verdana" w:cs="Tahoma"/>
          <w:sz w:val="20"/>
          <w:szCs w:val="20"/>
        </w:rPr>
      </w:pPr>
      <w:r>
        <w:rPr>
          <w:rFonts w:ascii="Verdana" w:hAnsi="Verdana" w:cs="Tahoma"/>
          <w:sz w:val="20"/>
          <w:szCs w:val="20"/>
        </w:rPr>
        <w:t>A presidência da Assembleia Geral de Debenturistas caberá ao Debenturista eleito pelos Debenturistas presentes.</w:t>
      </w:r>
    </w:p>
    <w:p w:rsidR="008F28EA" w:rsidRDefault="008F28EA">
      <w:pPr>
        <w:pStyle w:val="ListParagraph"/>
        <w:spacing w:line="340" w:lineRule="exact"/>
        <w:ind w:left="0"/>
        <w:jc w:val="both"/>
        <w:rPr>
          <w:rFonts w:ascii="Verdana" w:hAnsi="Verdana" w:cs="Tahoma"/>
          <w:sz w:val="20"/>
          <w:szCs w:val="20"/>
        </w:rPr>
      </w:pPr>
    </w:p>
    <w:p w:rsidR="008F28EA" w:rsidRDefault="0055382E">
      <w:pPr>
        <w:keepNext/>
        <w:spacing w:line="340" w:lineRule="exact"/>
        <w:jc w:val="center"/>
        <w:rPr>
          <w:rFonts w:ascii="Verdana" w:eastAsia="MS Mincho" w:hAnsi="Verdana" w:cs="Tahoma"/>
          <w:b/>
          <w:bCs/>
          <w:sz w:val="20"/>
          <w:szCs w:val="20"/>
        </w:rPr>
      </w:pPr>
      <w:r>
        <w:rPr>
          <w:rFonts w:ascii="Verdana" w:eastAsia="MS Mincho" w:hAnsi="Verdana" w:cs="Tahoma"/>
          <w:b/>
          <w:bCs/>
          <w:sz w:val="20"/>
          <w:szCs w:val="20"/>
        </w:rPr>
        <w:t>CLÁUSULA QUINTA – DECLARAÇÕES E GARANTIAS DA EMISSORA</w:t>
      </w:r>
    </w:p>
    <w:p w:rsidR="008F28EA" w:rsidRDefault="008F28EA">
      <w:pPr>
        <w:keepNext/>
        <w:spacing w:line="340" w:lineRule="exact"/>
        <w:jc w:val="center"/>
        <w:rPr>
          <w:rFonts w:ascii="Verdana" w:eastAsia="MS Mincho" w:hAnsi="Verdana" w:cs="Tahoma"/>
          <w:b/>
          <w:bCs/>
          <w:sz w:val="20"/>
          <w:szCs w:val="20"/>
        </w:rPr>
      </w:pPr>
    </w:p>
    <w:p w:rsidR="008F28EA" w:rsidRDefault="0055382E">
      <w:pPr>
        <w:pStyle w:val="ListParagraph"/>
        <w:numPr>
          <w:ilvl w:val="1"/>
          <w:numId w:val="15"/>
        </w:numPr>
        <w:spacing w:line="340" w:lineRule="exact"/>
        <w:ind w:left="0" w:firstLine="0"/>
        <w:jc w:val="both"/>
        <w:rPr>
          <w:rFonts w:ascii="Verdana" w:hAnsi="Verdana" w:cs="Tahoma"/>
          <w:sz w:val="20"/>
          <w:szCs w:val="20"/>
        </w:rPr>
      </w:pPr>
      <w:r>
        <w:rPr>
          <w:rFonts w:ascii="Verdana" w:hAnsi="Verdana" w:cs="Tahoma"/>
          <w:sz w:val="20"/>
          <w:szCs w:val="20"/>
        </w:rPr>
        <w:t>A Emissora neste ato declara e garante aos Debenturistas que:</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lang w:eastAsia="pt-BR"/>
        </w:rPr>
        <w:t>é uma companhia securitizadora de créditos financeiros devidamente organizada, constituída e existente de acordo com as leis brasileiras;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está devidamente autorizada e obteve todas as licenças e autorizações necessárias à celebração desta Escritura, à Emissão das Debêntures e ao cumprimento de suas respectivas obrigações, tendo sido satisfeitos todos os requisitos legais e estatutários necessários para tanto;</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os representantes legais que assinam esta Escritura têm poderes estatutários e/ou delegados para assumir as obrigações ora estabelecidas e, sendo mandatários, tiveram os poderes legitimamente outorgados, estando os respectivos mandatos em pleno vigor;</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a celebração desta Escritura e o cumprimento de suas obrigações previstas, assim como a Emissão das Debêntures, não infringem ou contrariam, sob qualquer aspecto material, </w:t>
      </w:r>
      <w:r>
        <w:rPr>
          <w:rFonts w:ascii="Verdana" w:eastAsia="MS Mincho" w:hAnsi="Verdana" w:cs="Tahoma"/>
          <w:b/>
          <w:sz w:val="20"/>
          <w:szCs w:val="20"/>
        </w:rPr>
        <w:t>(a)</w:t>
      </w:r>
      <w:r>
        <w:rPr>
          <w:rFonts w:ascii="Verdana" w:eastAsia="MS Mincho" w:hAnsi="Verdana" w:cs="Tahoma"/>
          <w:sz w:val="20"/>
          <w:szCs w:val="20"/>
        </w:rPr>
        <w:t xml:space="preserve"> qualquer lei, decreto ou regulamento a que a Emissora ou quaisquer de seus bens e propriedades estejam sujeitos; </w:t>
      </w:r>
      <w:r>
        <w:rPr>
          <w:rFonts w:ascii="Verdana" w:eastAsia="MS Mincho" w:hAnsi="Verdana" w:cs="Tahoma"/>
          <w:b/>
          <w:sz w:val="20"/>
          <w:szCs w:val="20"/>
        </w:rPr>
        <w:t>(b)</w:t>
      </w:r>
      <w:r>
        <w:rPr>
          <w:rFonts w:ascii="Verdana" w:eastAsia="MS Mincho" w:hAnsi="Verdana" w:cs="Tahoma"/>
          <w:sz w:val="20"/>
          <w:szCs w:val="20"/>
        </w:rPr>
        <w:t xml:space="preserve"> qualquer ordem, decisão ou sentença administrativa, judicial ou arbitral que afete a Emissora ou quaisquer de seus bens e propriedades; ou </w:t>
      </w:r>
      <w:r>
        <w:rPr>
          <w:rFonts w:ascii="Verdana" w:eastAsia="MS Mincho" w:hAnsi="Verdana" w:cs="Tahoma"/>
          <w:b/>
          <w:sz w:val="20"/>
          <w:szCs w:val="20"/>
        </w:rPr>
        <w:t>(c)</w:t>
      </w:r>
      <w:r>
        <w:rPr>
          <w:rFonts w:ascii="Verdana" w:eastAsia="MS Mincho" w:hAnsi="Verdana" w:cs="Tahoma"/>
          <w:sz w:val="20"/>
          <w:szCs w:val="20"/>
        </w:rPr>
        <w:t xml:space="preserve"> qualquer contrato ou documento relevante no qual a Emissora seja parte ou pelo qual quaisquer de seus bens e propriedades estejam vinculados, nem irá resultar em </w:t>
      </w:r>
      <w:r>
        <w:rPr>
          <w:rFonts w:ascii="Verdana" w:eastAsia="MS Mincho" w:hAnsi="Verdana" w:cs="Tahoma"/>
          <w:b/>
          <w:sz w:val="20"/>
          <w:szCs w:val="20"/>
        </w:rPr>
        <w:t>(1)</w:t>
      </w:r>
      <w:r>
        <w:rPr>
          <w:rFonts w:ascii="Verdana" w:eastAsia="MS Mincho" w:hAnsi="Verdana" w:cs="Tahoma"/>
          <w:sz w:val="20"/>
          <w:szCs w:val="20"/>
        </w:rPr>
        <w:t xml:space="preserve"> vencimento antecipado de qualquer obrigação relevante estabelecida em qualquer destes contratos ou instrumentos, ou </w:t>
      </w:r>
      <w:r>
        <w:rPr>
          <w:rFonts w:ascii="Verdana" w:eastAsia="MS Mincho" w:hAnsi="Verdana" w:cs="Tahoma"/>
          <w:b/>
          <w:sz w:val="20"/>
          <w:szCs w:val="20"/>
        </w:rPr>
        <w:t>(2)</w:t>
      </w:r>
      <w:r>
        <w:rPr>
          <w:rFonts w:ascii="Verdana" w:eastAsia="MS Mincho" w:hAnsi="Verdana" w:cs="Tahoma"/>
          <w:sz w:val="20"/>
          <w:szCs w:val="20"/>
        </w:rPr>
        <w:t xml:space="preserve"> rescisão de qualquer desses contratos ou instrumentos;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lastRenderedPageBreak/>
        <w:t>em seu melhor entendimento, tem todas as autorizações e licenças relevantes exigidas pelas autoridades federais, estaduais e municipais para o exercício de suas atividades, sendo todas elas válidas;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em seu melhor entendimento, está cumprindo, em todos os aspectos relevantes, todas as leis, regulamentos, normas administrativas e determinações de órgãos governamentais, autarquias ou tribunais, vigentes e aplicáveis à condução de seus negócios;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lang w:eastAsia="pt-BR"/>
        </w:rPr>
      </w:pPr>
      <w:r>
        <w:rPr>
          <w:rFonts w:ascii="Verdana" w:eastAsia="MS Mincho" w:hAnsi="Verdana" w:cs="Tahoma"/>
          <w:sz w:val="20"/>
          <w:szCs w:val="20"/>
        </w:rPr>
        <w:t xml:space="preserve">esta Escritura constitui uma obrigação legal, válida e vinculativa da Emissora, </w:t>
      </w:r>
      <w:r>
        <w:rPr>
          <w:rFonts w:ascii="Verdana" w:eastAsia="MS Mincho" w:hAnsi="Verdana" w:cs="Tahoma"/>
          <w:sz w:val="20"/>
          <w:szCs w:val="20"/>
          <w:lang w:eastAsia="pt-BR"/>
        </w:rPr>
        <w:t>exequível de acordo com os seus termos e condições;</w:t>
      </w:r>
    </w:p>
    <w:p w:rsidR="008F28EA" w:rsidRDefault="008F28EA">
      <w:pPr>
        <w:pStyle w:val="ListaColorida-nfase12"/>
        <w:spacing w:after="0" w:line="340" w:lineRule="exact"/>
        <w:ind w:left="0"/>
        <w:jc w:val="both"/>
        <w:rPr>
          <w:rFonts w:ascii="Verdana" w:eastAsia="MS Mincho" w:hAnsi="Verdana" w:cs="Tahoma"/>
          <w:sz w:val="20"/>
          <w:szCs w:val="20"/>
          <w:lang w:eastAsia="pt-BR"/>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não há qualquer ligação entre a Emissora e o Agente Fiduciário que impeça o Agente Fiduciário de exercer plenamente suas funções;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não violou, e obriga-se a não violar, assim como seus respectivos conselheiros, diretores, empregados, agentes ou quaisquer pessoas agindo em seu nome, quaisquer leis aplicáveis anticorrupção; e</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6"/>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não ofereceu, pagou, prometeu pagar, autorizou o pagamento ou transferiu, assim como seus respectivos conselheiros, diretores, empregados, agentes ou quaisquer pessoas agindo em seu nome, e obrigam-se a não oferecer, pagar, prometer pagar, autorizar o pagamento ou transferir dinheiro, presentes, entretenimento, viagens, vantagem ou qualquer bem de valor a qualquer funcionário público (incluindo servidores e funcionários de entidades detidas ou controladas por entidades públicas, incluindo sociedades de economia mista controladas pelo Governo Federal), funcionários ou servidores de organizações públicas internacionais, partidos políticos (incluindo funcionários e empregados de partidos políticos), qualquer candidato político, qualquer pessoa agindo em nome das pessoas supracitadas ou qualquer outra pessoa (incluindo diretores, conselheiros e empregados de entidades privadas (i.e., não-governamentais)), direta ou indiretamente, por meio do uso de interposta-pessoa ou de pessoa jurídica, com o objetivo de assegurar qualquer vantagem ou benefício impróprio de uma entidade pública ou privada (i.e., não-governamental).</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Paragraph"/>
        <w:numPr>
          <w:ilvl w:val="1"/>
          <w:numId w:val="15"/>
        </w:numPr>
        <w:spacing w:line="340" w:lineRule="exact"/>
        <w:ind w:left="0" w:firstLine="0"/>
        <w:jc w:val="both"/>
        <w:rPr>
          <w:rFonts w:ascii="Verdana" w:hAnsi="Verdana" w:cs="Tahoma"/>
          <w:sz w:val="20"/>
          <w:szCs w:val="20"/>
        </w:rPr>
      </w:pPr>
      <w:r>
        <w:rPr>
          <w:rFonts w:ascii="Verdana" w:hAnsi="Verdana" w:cs="Tahoma"/>
          <w:sz w:val="20"/>
          <w:szCs w:val="20"/>
        </w:rPr>
        <w:t>A Emissora se compromete a notificar em até 5 (cinco) Dias Úteis o Agente Fiduciário caso quaisquer das declarações aqui prestadas tornem-se total ou parcialmente inverídicas, incompletas ou incorretas.</w:t>
      </w:r>
    </w:p>
    <w:p w:rsidR="008F28EA" w:rsidRDefault="008F28EA">
      <w:pPr>
        <w:pStyle w:val="ListParagraph"/>
        <w:spacing w:line="340" w:lineRule="exact"/>
        <w:ind w:left="0"/>
        <w:jc w:val="both"/>
        <w:rPr>
          <w:rFonts w:ascii="Verdana" w:hAnsi="Verdana" w:cs="Tahoma"/>
          <w:sz w:val="20"/>
          <w:szCs w:val="20"/>
        </w:rPr>
      </w:pPr>
    </w:p>
    <w:p w:rsidR="008F28EA" w:rsidRDefault="0055382E">
      <w:pPr>
        <w:keepNext/>
        <w:spacing w:line="340" w:lineRule="exact"/>
        <w:jc w:val="center"/>
        <w:rPr>
          <w:rFonts w:ascii="Verdana" w:eastAsia="MS Mincho" w:hAnsi="Verdana" w:cs="Tahoma"/>
          <w:b/>
          <w:bCs/>
          <w:sz w:val="20"/>
          <w:szCs w:val="20"/>
        </w:rPr>
      </w:pPr>
      <w:r>
        <w:rPr>
          <w:rFonts w:ascii="Verdana" w:eastAsia="MS Mincho" w:hAnsi="Verdana" w:cs="Tahoma"/>
          <w:b/>
          <w:bCs/>
          <w:sz w:val="20"/>
          <w:szCs w:val="20"/>
        </w:rPr>
        <w:lastRenderedPageBreak/>
        <w:t>CLÁUSULA SEXTA – DAS OBRIGAÇÕES DA EMISSORA</w:t>
      </w:r>
    </w:p>
    <w:p w:rsidR="008F28EA" w:rsidRDefault="008F28EA">
      <w:pPr>
        <w:keepNext/>
        <w:spacing w:line="340" w:lineRule="exact"/>
        <w:jc w:val="center"/>
        <w:rPr>
          <w:rFonts w:ascii="Verdana" w:eastAsia="MS Mincho" w:hAnsi="Verdana" w:cs="Tahoma"/>
          <w:b/>
          <w:bCs/>
          <w:sz w:val="20"/>
          <w:szCs w:val="20"/>
        </w:rPr>
      </w:pPr>
    </w:p>
    <w:p w:rsidR="008F28EA" w:rsidRDefault="0055382E">
      <w:pPr>
        <w:numPr>
          <w:ilvl w:val="1"/>
          <w:numId w:val="7"/>
        </w:numPr>
        <w:spacing w:line="340" w:lineRule="exact"/>
        <w:jc w:val="both"/>
        <w:rPr>
          <w:rFonts w:ascii="Verdana" w:eastAsia="MS Mincho" w:hAnsi="Verdana" w:cs="Tahoma"/>
          <w:sz w:val="20"/>
          <w:szCs w:val="20"/>
        </w:rPr>
      </w:pPr>
      <w:bookmarkStart w:id="123" w:name="_DV_M298"/>
      <w:bookmarkStart w:id="124" w:name="_DV_M203"/>
      <w:bookmarkStart w:id="125" w:name="_DV_M209"/>
      <w:bookmarkStart w:id="126" w:name="_DV_M216"/>
      <w:bookmarkStart w:id="127" w:name="_DV_M217"/>
      <w:bookmarkStart w:id="128" w:name="_DV_M218"/>
      <w:bookmarkStart w:id="129" w:name="_DV_M220"/>
      <w:bookmarkEnd w:id="123"/>
      <w:bookmarkEnd w:id="124"/>
      <w:bookmarkEnd w:id="125"/>
      <w:bookmarkEnd w:id="126"/>
      <w:bookmarkEnd w:id="127"/>
      <w:bookmarkEnd w:id="128"/>
      <w:bookmarkEnd w:id="129"/>
      <w:r>
        <w:rPr>
          <w:rFonts w:ascii="Verdana" w:eastAsia="MS Mincho" w:hAnsi="Verdana" w:cs="Tahoma"/>
          <w:sz w:val="20"/>
          <w:szCs w:val="20"/>
        </w:rPr>
        <w:t>Sem prejuízo das demais obrigações estabelecidas na presente Escritura, a Emissora obriga-se a, até a Data de Vencimento das Debêntures:</w:t>
      </w:r>
    </w:p>
    <w:p w:rsidR="008F28EA" w:rsidRDefault="008F28EA">
      <w:pPr>
        <w:spacing w:line="340" w:lineRule="exact"/>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cumprir todas as leis, portarias, normas, regulamentos e exigências aplicáveis à Emissora;</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fornecer quaisquer informações ou esclarecimentos relacionados à Emissão e às Debêntures ao Agente Fiduciário e/ou aos Debenturistas, em um prazo de 10 (dez) Dias Úteis, contados da data de sua solicitação, ou prazo maior que venha a ser acordado entre as Partes, ressalvado que, na hipótese de ocorrência de um Evento de Vencimento Antecipado, as informações e os documentos previstos nesta Cláusula deverão ser fornecidos em até 3 (três) Dias Úteis, mediante solicitação dos Debenturistas;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não alienar ou de qualquer outra forma transferir seu controle acionário (conforme definido no artigo 116 da Lei das Sociedades por Ações), direto ou indireto, exceto se previamente aprovado pelos Debenturistas reunidos</w:t>
      </w:r>
      <w:r>
        <w:rPr>
          <w:rFonts w:ascii="Verdana" w:hAnsi="Verdana" w:cs="Tahoma"/>
          <w:sz w:val="20"/>
          <w:szCs w:val="20"/>
        </w:rPr>
        <w:t xml:space="preserve"> em </w:t>
      </w:r>
      <w:r>
        <w:rPr>
          <w:rFonts w:ascii="Verdana" w:eastAsia="MS Mincho" w:hAnsi="Verdana" w:cs="Tahoma"/>
          <w:sz w:val="20"/>
          <w:szCs w:val="20"/>
        </w:rPr>
        <w:t>Assembleia Geral de Debenturistas;</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não efetuar nenhuma operação que possa resultar em redução de capital, incorporação, fusão, cisão ou dissolução da Emissora, exceto se previamente aprovada pelos Debenturistas reunidos</w:t>
      </w:r>
      <w:r>
        <w:rPr>
          <w:rFonts w:ascii="Verdana" w:hAnsi="Verdana" w:cs="Tahoma"/>
          <w:sz w:val="20"/>
          <w:szCs w:val="20"/>
        </w:rPr>
        <w:t xml:space="preserve"> em </w:t>
      </w:r>
      <w:r>
        <w:rPr>
          <w:rFonts w:ascii="Verdana" w:eastAsia="MS Mincho" w:hAnsi="Verdana" w:cs="Tahoma"/>
          <w:sz w:val="20"/>
          <w:szCs w:val="20"/>
        </w:rPr>
        <w:t xml:space="preserve">Assembleia Geral de Debenturistas; </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não ceder ou atribuir qualquer direito sobre os direitos creditórios representados pelas CCBs ao seu controlador ou a qualquer pessoa a ele ligada, em condições distintas das previstas nessa Escritura, na forma da Resolução CMN 2.686; </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enviar ao Agente Fiduciário, no dia 5 (cinco) de cada mês, relatório contendo as informações constantes do </w:t>
      </w:r>
      <w:r>
        <w:rPr>
          <w:rFonts w:ascii="Verdana" w:eastAsia="MS Mincho" w:hAnsi="Verdana" w:cs="Tahoma"/>
          <w:b/>
          <w:sz w:val="20"/>
          <w:szCs w:val="20"/>
          <w:u w:val="single"/>
        </w:rPr>
        <w:t>Anexo IV</w:t>
      </w:r>
      <w:r>
        <w:rPr>
          <w:rFonts w:ascii="Verdana" w:eastAsia="MS Mincho" w:hAnsi="Verdana" w:cs="Tahoma"/>
          <w:sz w:val="20"/>
          <w:szCs w:val="20"/>
        </w:rPr>
        <w:t xml:space="preserve"> abaixo;</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enviar ao Agente Fiduciário e aos Debenturistas que requererem os dados e demonstrações financeiras auditadas, atos societários e organograma de seu grupo societário, o qual deverá conter, inclusive, os controladores, as controladas, as sociedades sob controle comum, as coligadas, e as sociedades integrantes do bloco de controle da Emissora, conforme aplicável, no encerramento de cada exercício social, e prestar ao Agente Fiduciário todas as informações que venham a ser por este solicitadas para a elaboração do relatório citado no inciso </w:t>
      </w:r>
      <w:r>
        <w:rPr>
          <w:rFonts w:ascii="Verdana" w:eastAsia="MS Mincho" w:hAnsi="Verdana" w:cs="Tahoma"/>
          <w:sz w:val="20"/>
          <w:szCs w:val="20"/>
        </w:rPr>
        <w:fldChar w:fldCharType="begin"/>
      </w:r>
      <w:r>
        <w:rPr>
          <w:rFonts w:ascii="Verdana" w:eastAsia="MS Mincho" w:hAnsi="Verdana" w:cs="Tahoma"/>
          <w:sz w:val="20"/>
          <w:szCs w:val="20"/>
        </w:rPr>
        <w:instrText xml:space="preserve"> REF _Ref436983595 \r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(xiii)</w:t>
      </w:r>
      <w:r>
        <w:rPr>
          <w:rFonts w:ascii="Verdana" w:eastAsia="MS Mincho" w:hAnsi="Verdana" w:cs="Tahoma"/>
          <w:sz w:val="20"/>
          <w:szCs w:val="20"/>
        </w:rPr>
        <w:fldChar w:fldCharType="end"/>
      </w:r>
      <w:r>
        <w:rPr>
          <w:rFonts w:ascii="Verdana" w:eastAsia="MS Mincho" w:hAnsi="Verdana" w:cs="Tahoma"/>
          <w:sz w:val="20"/>
          <w:szCs w:val="20"/>
        </w:rPr>
        <w:t xml:space="preserve"> da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_Ref477873544 \r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7.4.1 abaixo</w:t>
      </w:r>
      <w:r>
        <w:rPr>
          <w:rFonts w:ascii="Verdana" w:eastAsia="MS Mincho" w:hAnsi="Verdana" w:cs="Tahoma"/>
          <w:sz w:val="20"/>
          <w:szCs w:val="20"/>
        </w:rPr>
        <w:fldChar w:fldCharType="end"/>
      </w:r>
      <w:r>
        <w:rPr>
          <w:rFonts w:ascii="Verdana" w:eastAsia="MS Mincho" w:hAnsi="Verdana" w:cs="Tahoma"/>
          <w:sz w:val="20"/>
          <w:szCs w:val="20"/>
        </w:rPr>
        <w:t xml:space="preserve">, no prazo de até 30 (trinta) dias corridos antes do encerramento do prazo previsto no inciso </w:t>
      </w:r>
      <w:r>
        <w:rPr>
          <w:rFonts w:ascii="Verdana" w:eastAsia="MS Mincho" w:hAnsi="Verdana" w:cs="Tahoma"/>
          <w:sz w:val="20"/>
          <w:szCs w:val="20"/>
        </w:rPr>
        <w:fldChar w:fldCharType="begin"/>
      </w:r>
      <w:r>
        <w:rPr>
          <w:rFonts w:ascii="Verdana" w:eastAsia="MS Mincho" w:hAnsi="Verdana" w:cs="Tahoma"/>
          <w:sz w:val="20"/>
          <w:szCs w:val="20"/>
        </w:rPr>
        <w:instrText xml:space="preserve"> REF _Ref436983621 \r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(xiv)</w:t>
      </w:r>
      <w:r>
        <w:rPr>
          <w:rFonts w:ascii="Verdana" w:eastAsia="MS Mincho" w:hAnsi="Verdana" w:cs="Tahoma"/>
          <w:sz w:val="20"/>
          <w:szCs w:val="20"/>
        </w:rPr>
        <w:fldChar w:fldCharType="end"/>
      </w:r>
      <w:r>
        <w:rPr>
          <w:rFonts w:ascii="Verdana" w:eastAsia="MS Mincho" w:hAnsi="Verdana" w:cs="Tahoma"/>
          <w:sz w:val="20"/>
          <w:szCs w:val="20"/>
        </w:rPr>
        <w:t xml:space="preserve"> da Cláusula </w:t>
      </w:r>
      <w:r>
        <w:rPr>
          <w:rFonts w:ascii="Verdana" w:eastAsia="MS Mincho" w:hAnsi="Verdana" w:cs="Tahoma"/>
          <w:sz w:val="20"/>
          <w:szCs w:val="20"/>
        </w:rPr>
        <w:fldChar w:fldCharType="begin"/>
      </w:r>
      <w:r>
        <w:rPr>
          <w:rFonts w:ascii="Verdana" w:eastAsia="MS Mincho" w:hAnsi="Verdana" w:cs="Tahoma"/>
          <w:sz w:val="20"/>
          <w:szCs w:val="20"/>
        </w:rPr>
        <w:instrText xml:space="preserve"> REF _Ref477873544 \r \p \h  \* MERGEFORMAT </w:instrText>
      </w:r>
      <w:r>
        <w:rPr>
          <w:rFonts w:ascii="Verdana" w:eastAsia="MS Mincho" w:hAnsi="Verdana" w:cs="Tahoma"/>
          <w:sz w:val="20"/>
          <w:szCs w:val="20"/>
        </w:rPr>
      </w:r>
      <w:r>
        <w:rPr>
          <w:rFonts w:ascii="Verdana" w:eastAsia="MS Mincho" w:hAnsi="Verdana" w:cs="Tahoma"/>
          <w:sz w:val="20"/>
          <w:szCs w:val="20"/>
        </w:rPr>
        <w:fldChar w:fldCharType="separate"/>
      </w:r>
      <w:r>
        <w:rPr>
          <w:rFonts w:ascii="Verdana" w:eastAsia="MS Mincho" w:hAnsi="Verdana" w:cs="Tahoma"/>
          <w:sz w:val="20"/>
          <w:szCs w:val="20"/>
        </w:rPr>
        <w:t>7.4.1 abaixo</w:t>
      </w:r>
      <w:r>
        <w:rPr>
          <w:rFonts w:ascii="Verdana" w:eastAsia="MS Mincho" w:hAnsi="Verdana" w:cs="Tahoma"/>
          <w:sz w:val="20"/>
          <w:szCs w:val="20"/>
        </w:rPr>
        <w:fldChar w:fldCharType="end"/>
      </w:r>
      <w:r>
        <w:rPr>
          <w:rFonts w:ascii="Verdana" w:eastAsia="MS Mincho" w:hAnsi="Verdana" w:cs="Tahoma"/>
          <w:sz w:val="20"/>
          <w:szCs w:val="20"/>
        </w:rPr>
        <w:t>; e</w:t>
      </w:r>
    </w:p>
    <w:p w:rsidR="008F28EA" w:rsidRDefault="008F28EA">
      <w:pPr>
        <w:pStyle w:val="ListaColorida-nfase12"/>
        <w:spacing w:after="0" w:line="340" w:lineRule="exact"/>
        <w:ind w:left="0"/>
        <w:jc w:val="both"/>
        <w:rPr>
          <w:rFonts w:ascii="Verdana" w:eastAsia="MS Mincho" w:hAnsi="Verdana" w:cs="Tahoma"/>
          <w:sz w:val="20"/>
          <w:szCs w:val="20"/>
        </w:rPr>
      </w:pPr>
    </w:p>
    <w:p w:rsidR="008F28EA" w:rsidRDefault="0055382E">
      <w:pPr>
        <w:pStyle w:val="ListaColorida-nfase12"/>
        <w:numPr>
          <w:ilvl w:val="0"/>
          <w:numId w:val="8"/>
        </w:numPr>
        <w:spacing w:after="0" w:line="340" w:lineRule="exact"/>
        <w:ind w:left="0" w:firstLine="0"/>
        <w:jc w:val="both"/>
        <w:rPr>
          <w:rFonts w:ascii="Verdana" w:eastAsia="MS Mincho" w:hAnsi="Verdana" w:cs="Tahoma"/>
          <w:sz w:val="20"/>
          <w:szCs w:val="20"/>
        </w:rPr>
      </w:pPr>
      <w:r>
        <w:rPr>
          <w:rFonts w:ascii="Verdana" w:eastAsia="MS Mincho" w:hAnsi="Verdana" w:cs="Tahoma"/>
          <w:sz w:val="20"/>
          <w:szCs w:val="20"/>
        </w:rPr>
        <w:t>dentro de 10 (dez) Dias Úteis, fornecer qualquer informação que, razoavelmente, venha a ser solicitada pelo Agente Fiduciário, a fim de que este possa cumprir as suas obrigações nos termos desta Escritura e da Instrução da CVM nº 583, de 20 de dezembro de 2016, conforme alterada (“</w:t>
      </w:r>
      <w:r>
        <w:rPr>
          <w:rFonts w:ascii="Verdana" w:eastAsia="MS Mincho" w:hAnsi="Verdana" w:cs="Tahoma"/>
          <w:b/>
          <w:sz w:val="20"/>
          <w:szCs w:val="20"/>
        </w:rPr>
        <w:t>Instrução CVM 583</w:t>
      </w:r>
      <w:r>
        <w:rPr>
          <w:rFonts w:ascii="Verdana" w:eastAsia="MS Mincho" w:hAnsi="Verdana" w:cs="Tahoma"/>
          <w:sz w:val="20"/>
          <w:szCs w:val="20"/>
        </w:rPr>
        <w:t>”).</w:t>
      </w:r>
    </w:p>
    <w:p w:rsidR="008F28EA" w:rsidRDefault="008F28EA">
      <w:pPr>
        <w:spacing w:line="340" w:lineRule="exact"/>
        <w:jc w:val="both"/>
        <w:rPr>
          <w:rFonts w:ascii="Verdana" w:eastAsia="MS Mincho" w:hAnsi="Verdana" w:cs="Tahoma"/>
          <w:sz w:val="20"/>
          <w:szCs w:val="20"/>
        </w:rPr>
      </w:pPr>
    </w:p>
    <w:p w:rsidR="008F28EA" w:rsidRDefault="0055382E">
      <w:pPr>
        <w:pStyle w:val="Heading1"/>
        <w:spacing w:before="0" w:line="340" w:lineRule="exact"/>
        <w:jc w:val="center"/>
        <w:rPr>
          <w:rFonts w:ascii="Verdana" w:hAnsi="Verdana" w:cs="Tahoma"/>
          <w:color w:val="auto"/>
          <w:w w:val="0"/>
          <w:sz w:val="20"/>
          <w:szCs w:val="20"/>
        </w:rPr>
      </w:pPr>
      <w:r>
        <w:rPr>
          <w:rFonts w:ascii="Verdana" w:hAnsi="Verdana" w:cs="Tahoma"/>
          <w:color w:val="auto"/>
          <w:w w:val="0"/>
          <w:sz w:val="20"/>
          <w:szCs w:val="20"/>
        </w:rPr>
        <w:t>CLÁUSULA SÉTIMA – DO AGENTE FIDUCIÁRIO</w:t>
      </w:r>
      <w:bookmarkStart w:id="130" w:name="_Toc499990371"/>
    </w:p>
    <w:p w:rsidR="008F28EA" w:rsidRDefault="008F28EA">
      <w:pPr>
        <w:keepNext/>
      </w:pPr>
    </w:p>
    <w:p w:rsidR="008F28EA" w:rsidRDefault="0055382E">
      <w:pPr>
        <w:pStyle w:val="sub"/>
        <w:keepNext/>
        <w:widowControl/>
        <w:numPr>
          <w:ilvl w:val="1"/>
          <w:numId w:val="16"/>
        </w:numPr>
        <w:tabs>
          <w:tab w:val="clear" w:pos="0"/>
          <w:tab w:val="clear" w:pos="1440"/>
          <w:tab w:val="clear" w:pos="2880"/>
          <w:tab w:val="clear" w:pos="4320"/>
        </w:tabs>
        <w:spacing w:before="0" w:after="0" w:line="340" w:lineRule="exact"/>
        <w:ind w:left="0" w:firstLine="0"/>
        <w:jc w:val="left"/>
        <w:rPr>
          <w:rFonts w:ascii="Verdana" w:hAnsi="Verdana" w:cs="Tahoma"/>
          <w:b/>
          <w:w w:val="0"/>
          <w:sz w:val="20"/>
          <w:szCs w:val="20"/>
        </w:rPr>
      </w:pPr>
      <w:r>
        <w:rPr>
          <w:rFonts w:ascii="Verdana" w:hAnsi="Verdana" w:cs="Tahoma"/>
          <w:b/>
          <w:w w:val="0"/>
          <w:sz w:val="20"/>
          <w:szCs w:val="20"/>
        </w:rPr>
        <w:t>Nomeação</w:t>
      </w:r>
      <w:bookmarkEnd w:id="130"/>
    </w:p>
    <w:p w:rsidR="008F28EA" w:rsidRDefault="008F28EA">
      <w:pPr>
        <w:pStyle w:val="sub"/>
        <w:keepNext/>
        <w:widowControl/>
        <w:tabs>
          <w:tab w:val="clear" w:pos="0"/>
          <w:tab w:val="clear" w:pos="1440"/>
          <w:tab w:val="clear" w:pos="2880"/>
          <w:tab w:val="clear" w:pos="4320"/>
        </w:tabs>
        <w:spacing w:before="0" w:after="0" w:line="340" w:lineRule="exact"/>
        <w:jc w:val="left"/>
        <w:rPr>
          <w:rFonts w:ascii="Verdana" w:hAnsi="Verdana" w:cs="Tahoma"/>
          <w:b/>
          <w:w w:val="0"/>
          <w:sz w:val="20"/>
          <w:szCs w:val="20"/>
        </w:rPr>
      </w:pPr>
    </w:p>
    <w:p w:rsidR="008F28EA" w:rsidRDefault="0055382E">
      <w:pPr>
        <w:pStyle w:val="ListParagraph"/>
        <w:keepNext/>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A Emissora constitui e nomeia como Agente Fiduciário dos Debenturistas desta Emissão a </w:t>
      </w:r>
      <w:r>
        <w:rPr>
          <w:rFonts w:ascii="Verdana" w:hAnsi="Verdana"/>
          <w:b/>
          <w:bCs/>
          <w:sz w:val="20"/>
        </w:rPr>
        <w:t>OLIVEIRA TRUST DISTRIBUIDORA DE TÍTULOS E VALORES MOBILIÁRIOS S.A.</w:t>
      </w:r>
      <w:r>
        <w:rPr>
          <w:rFonts w:ascii="Verdana" w:hAnsi="Verdana" w:cs="Tahoma"/>
          <w:sz w:val="20"/>
          <w:szCs w:val="20"/>
        </w:rPr>
        <w:t>, qualificada no preâmbulo desta Escritura, a qual, neste ato, aceita a nomeação para, nos termos da lei e desta Escritura, representar a comunhão dos titulares das Debêntures.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sub"/>
        <w:keepNext/>
        <w:widowControl/>
        <w:numPr>
          <w:ilvl w:val="1"/>
          <w:numId w:val="16"/>
        </w:numPr>
        <w:tabs>
          <w:tab w:val="clear" w:pos="0"/>
          <w:tab w:val="clear" w:pos="1440"/>
          <w:tab w:val="clear" w:pos="2880"/>
          <w:tab w:val="clear" w:pos="4320"/>
        </w:tabs>
        <w:spacing w:before="0" w:after="0" w:line="340" w:lineRule="exact"/>
        <w:ind w:left="0" w:firstLine="0"/>
        <w:rPr>
          <w:rFonts w:ascii="Verdana" w:hAnsi="Verdana" w:cs="Tahoma"/>
          <w:b/>
          <w:w w:val="0"/>
          <w:sz w:val="20"/>
          <w:szCs w:val="20"/>
        </w:rPr>
      </w:pPr>
      <w:r>
        <w:rPr>
          <w:rFonts w:ascii="Verdana" w:hAnsi="Verdana" w:cs="Tahoma"/>
          <w:b/>
          <w:w w:val="0"/>
          <w:sz w:val="20"/>
          <w:szCs w:val="20"/>
        </w:rPr>
        <w:t>Remuneração do Agente Fiduciário</w:t>
      </w:r>
      <w:bookmarkStart w:id="131" w:name="_Ref436688104"/>
    </w:p>
    <w:p w:rsidR="008F28EA" w:rsidRDefault="008F28EA">
      <w:pPr>
        <w:pStyle w:val="sub"/>
        <w:keepNext/>
        <w:widowControl/>
        <w:tabs>
          <w:tab w:val="clear" w:pos="0"/>
          <w:tab w:val="clear" w:pos="1440"/>
          <w:tab w:val="clear" w:pos="2880"/>
          <w:tab w:val="clear" w:pos="4320"/>
        </w:tabs>
        <w:spacing w:before="0" w:after="0" w:line="340" w:lineRule="exact"/>
        <w:rPr>
          <w:rFonts w:ascii="Verdana" w:hAnsi="Verdana" w:cs="Tahoma"/>
          <w:b/>
          <w:w w:val="0"/>
          <w:sz w:val="20"/>
          <w:szCs w:val="20"/>
        </w:rPr>
      </w:pPr>
    </w:p>
    <w:p w:rsidR="008F28EA" w:rsidRDefault="0055382E">
      <w:pPr>
        <w:pStyle w:val="ListParagraph"/>
        <w:numPr>
          <w:ilvl w:val="2"/>
          <w:numId w:val="16"/>
        </w:numPr>
        <w:spacing w:line="340" w:lineRule="exact"/>
        <w:ind w:left="0" w:firstLine="0"/>
        <w:jc w:val="both"/>
        <w:rPr>
          <w:rFonts w:ascii="Verdana" w:hAnsi="Verdana" w:cs="Tahoma"/>
          <w:bCs/>
          <w:sz w:val="20"/>
          <w:szCs w:val="20"/>
        </w:rPr>
      </w:pPr>
      <w:r>
        <w:rPr>
          <w:rFonts w:ascii="Verdana" w:hAnsi="Verdana" w:cs="Tahoma"/>
          <w:sz w:val="20"/>
          <w:szCs w:val="20"/>
        </w:rPr>
        <w:t xml:space="preserve">A título de remuneração pelos serviços prestados pelo Agente Fiduciário serão devidas pela Emissora parcelas anuais de </w:t>
      </w:r>
      <w:r>
        <w:rPr>
          <w:rFonts w:ascii="Verdana" w:hAnsi="Verdana" w:cs="Tahoma"/>
          <w:b/>
          <w:bCs/>
          <w:sz w:val="20"/>
          <w:szCs w:val="20"/>
        </w:rPr>
        <w:t>R$ 10.500,00 (dez mil e quinhentos reais)</w:t>
      </w:r>
      <w:r>
        <w:rPr>
          <w:rFonts w:ascii="Verdana" w:hAnsi="Verdana" w:cs="Tahoma"/>
          <w:sz w:val="20"/>
          <w:szCs w:val="20"/>
        </w:rPr>
        <w:t xml:space="preserve">, sendo que o primeiro pagamento deverá ser realizado em até 5 (cinco) dias corridos da data de assinatura da presente Escritura, e as demais parcelas serão devidas nas mesmas datas dos anos subsequentes. Tais pagamentos serão devidos até a liquidação integral das Debêntures, caso estas não sejam quitadas na data de seu vencimento. </w:t>
      </w:r>
      <w:bookmarkEnd w:id="131"/>
    </w:p>
    <w:p w:rsidR="008F28EA" w:rsidRDefault="008F28EA">
      <w:pPr>
        <w:pStyle w:val="ListParagraph"/>
        <w:spacing w:line="340" w:lineRule="exact"/>
        <w:ind w:left="0"/>
        <w:jc w:val="both"/>
        <w:rPr>
          <w:rFonts w:ascii="Verdana" w:hAnsi="Verdana" w:cs="Tahoma"/>
          <w:bCs/>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será devido ao Agente Fiduciário, adicionalmente, o valor de </w:t>
      </w:r>
      <w:r>
        <w:rPr>
          <w:rFonts w:ascii="Verdana" w:hAnsi="Verdana" w:cs="Tahoma"/>
          <w:b/>
          <w:bCs/>
          <w:sz w:val="20"/>
          <w:szCs w:val="20"/>
        </w:rPr>
        <w:t>R$ 500,00 (quinhentos reais)</w:t>
      </w:r>
      <w:r>
        <w:rPr>
          <w:rFonts w:ascii="Verdana" w:hAnsi="Verdana" w:cs="Tahoma"/>
          <w:sz w:val="20"/>
          <w:szCs w:val="20"/>
        </w:rPr>
        <w:t xml:space="preserve"> por hora-homem de trabalho dedicado a tais fatos bem como à (i) comentários aos documentos da Emissão durante a estruturação da mesma, caso a operação não venha a se efetivar; (ii) execução das garantias, caso concedida; (iii) participação em reuniões formais ou virtuais com a Emissora e/ou com investidores; e (iv) implementação das consequentes decisões tomadas em tais eventos, pagas 5 (cinco) dias após comprovação da entrega, pelo Agente Fiduciário, de "relatório de horas" à Emissora. Entende-se por reestruturação das Debêntures os eventos relacionados a alteração (a) das garantias, caso concedidas; (b) prazos de pagamento; e (c) condições relacionadas ao vencimento antecipado. Os eventos relacionados a amortização das Debêntures não são considerados reestruturação das Debêntures.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No caso de celebração de aditamentos à Escritura bem como nas horas externas ao escritório do Agente Fiduciário, serão cobradas, adicionalmente, o valor de </w:t>
      </w:r>
      <w:r>
        <w:rPr>
          <w:rFonts w:ascii="Verdana" w:hAnsi="Verdana" w:cs="Tahoma"/>
          <w:b/>
          <w:bCs/>
          <w:sz w:val="20"/>
          <w:szCs w:val="20"/>
        </w:rPr>
        <w:t>R$ 500,00 (quinhentos reais)</w:t>
      </w:r>
      <w:r>
        <w:rPr>
          <w:rFonts w:ascii="Verdana" w:hAnsi="Verdana" w:cs="Tahoma"/>
          <w:sz w:val="20"/>
          <w:szCs w:val="20"/>
        </w:rPr>
        <w:t xml:space="preserve"> por hora-homem de trabalho dedicado a tais alterações/serviços.</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Em caso de mora no pagamento de qualquer quantia devida em decorrência da remuneração prevista acima, os débitos em atraso ficarão sujeitos a juros de mora de 1% (um por cento) ao mês e multa não compensatória de 2% (dois por cento) sobre a totalidade do valor devido.</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Os tributos incidentes sobre a remuneração (ISS ou outros (Impostos Sobre Serviços) de qualquer natureza, IRRF (Imposto de Renda Retido na Fonte), PIS (Contribuição ao Programa de Integração Social), Cofins (Contribuição para Financiamento da Seguridade Social), CSLL (Contribuição Sobre o Lucro Líquido) e quaisquer outros tributos que venham a incidir sobre a remuneração) serão acrescidos às parcelas mencionadas acima nas datas de pagamento. Além disso, todos os valores mencionados acima serão atualizados pelo Índice Geral de Preços do Mercado, divulgado pela Fundação Getúlio Vargas (“</w:t>
      </w:r>
      <w:r>
        <w:rPr>
          <w:rFonts w:ascii="Verdana" w:hAnsi="Verdana" w:cs="Tahoma"/>
          <w:b/>
          <w:sz w:val="20"/>
          <w:szCs w:val="20"/>
        </w:rPr>
        <w:t>IGP-M/FGV</w:t>
      </w:r>
      <w:r>
        <w:rPr>
          <w:rFonts w:ascii="Verdana" w:hAnsi="Verdana" w:cs="Tahoma"/>
          <w:sz w:val="20"/>
          <w:szCs w:val="20"/>
        </w:rPr>
        <w:t>”), ou, na falta deste, ou, ainda, na impossibilidade de sua utilização, pelo índice que vier a substituí-lo, sempre na menor periodicidade permitida em lei, a partir da data de assinatura desta Escritura.</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A remuneração não inclui as despesas com viagens, estadias, transporte e publicação necessárias ao exercício de nossa função, durante ou após a implantação do serviço, a serem pagas pela Emissora, após prévia aprovação. Não estão incluídas igualmente, e serão arcadas pela Emissora, despesas com especialistas, tais como auditoria nas garantias caso concedidas ao empréstimo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ou pelos Debenturistas, conforme o caso. Tais despesas incluem honorários advocatícios para defesa do Agente Fiduciário e deverão ser igualmente adiantadas pelos Debenturistas e ressarcidas pela Emissora, conforme aplicável. </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sub"/>
        <w:keepNext/>
        <w:widowControl/>
        <w:numPr>
          <w:ilvl w:val="1"/>
          <w:numId w:val="16"/>
        </w:numPr>
        <w:tabs>
          <w:tab w:val="clear" w:pos="0"/>
          <w:tab w:val="clear" w:pos="1440"/>
          <w:tab w:val="clear" w:pos="2880"/>
          <w:tab w:val="clear" w:pos="4320"/>
        </w:tabs>
        <w:spacing w:before="0" w:after="0" w:line="340" w:lineRule="exact"/>
        <w:ind w:left="0" w:firstLine="0"/>
        <w:jc w:val="left"/>
        <w:rPr>
          <w:rFonts w:ascii="Verdana" w:hAnsi="Verdana" w:cs="Tahoma"/>
          <w:b/>
          <w:w w:val="0"/>
          <w:sz w:val="20"/>
          <w:szCs w:val="20"/>
        </w:rPr>
      </w:pPr>
      <w:r>
        <w:rPr>
          <w:rFonts w:ascii="Verdana" w:hAnsi="Verdana" w:cs="Tahoma"/>
          <w:b/>
          <w:w w:val="0"/>
          <w:sz w:val="20"/>
          <w:szCs w:val="20"/>
        </w:rPr>
        <w:t>Substituição</w:t>
      </w:r>
    </w:p>
    <w:p w:rsidR="008F28EA" w:rsidRDefault="008F28EA">
      <w:pPr>
        <w:pStyle w:val="sub"/>
        <w:keepNext/>
        <w:widowControl/>
        <w:tabs>
          <w:tab w:val="clear" w:pos="0"/>
          <w:tab w:val="clear" w:pos="1440"/>
          <w:tab w:val="clear" w:pos="2880"/>
          <w:tab w:val="clear" w:pos="4320"/>
        </w:tabs>
        <w:spacing w:before="0" w:after="0" w:line="340" w:lineRule="exact"/>
        <w:jc w:val="left"/>
        <w:rPr>
          <w:rFonts w:ascii="Verdana" w:hAnsi="Verdana" w:cs="Tahoma"/>
          <w:b/>
          <w:w w:val="0"/>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Nas hipóteses de ausência, impedimentos temporários, renúncia, intervenção, liquidação judicial ou extrajudicial, falência, morte ou qualquer outro caso de vacância, será realizada, dentro do prazo máximo de 30 (trinta) dias </w:t>
      </w:r>
      <w:r>
        <w:rPr>
          <w:rFonts w:ascii="Verdana" w:hAnsi="Verdana" w:cs="Tahoma"/>
          <w:sz w:val="20"/>
          <w:szCs w:val="20"/>
        </w:rPr>
        <w:lastRenderedPageBreak/>
        <w:t>contados do evento que a determinar, Assembleia Geral de Debenturistas para a escolha do novo agente fiduciário, a qual poderá ser convocada pelo próprio Agente Fiduciário a ser substituído, pela Emissora, por Debenturistas que representem 10% (dez por cento), no mínimo, das Debêntures em circulação, ou pela CVM. Na hipótese de a convocação não ocorrer até 15 (quinze) dias antes do término do prazo acima citado, caberá à Emissora efetuá-la, sendo certo que a CVM poderá nomear substituto provisório enquanto não se consumar o processo de escolha do novo agente fiduciário.</w:t>
      </w:r>
      <w:bookmarkStart w:id="132" w:name="_Ref436688197"/>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A remuneração do novo agente fiduciário será a mesma já prevista nesta Escritura, salvo se outra for negociada com a Emissora.</w:t>
      </w:r>
      <w:bookmarkEnd w:id="132"/>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Na hipótese de não poder o Agente Fiduciário continuar a exercer as suas funções por circunstâncias supervenientes a esta Escritura, este deverá comunicar imediatamente o fato aos Debenturistas e à Emissora, mediante convocação de Assembleia Geral de Debenturistas, solicitando sua substituição.</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É facultado aos Debenturistas, após o encerramento do prazo para a colocação das Debêntures, proceder à substituição do Agente Fiduciário e à indicação de seu substituto, em Assembleia Geral especialmente convocada para esse fim, observado o disposto na Cláusula </w:t>
      </w:r>
      <w:r>
        <w:rPr>
          <w:rFonts w:ascii="Verdana" w:hAnsi="Verdana" w:cs="Tahoma"/>
          <w:sz w:val="20"/>
          <w:szCs w:val="20"/>
        </w:rPr>
        <w:fldChar w:fldCharType="begin"/>
      </w:r>
      <w:r>
        <w:rPr>
          <w:rFonts w:ascii="Verdana" w:hAnsi="Verdana" w:cs="Tahoma"/>
          <w:sz w:val="20"/>
          <w:szCs w:val="20"/>
        </w:rPr>
        <w:instrText xml:space="preserve"> REF _Ref436688197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7.3.1 acima</w:t>
      </w:r>
      <w:r>
        <w:rPr>
          <w:rFonts w:ascii="Verdana" w:hAnsi="Verdana" w:cs="Tahoma"/>
          <w:sz w:val="20"/>
          <w:szCs w:val="20"/>
        </w:rPr>
        <w:fldChar w:fldCharType="end"/>
      </w:r>
      <w:r>
        <w:rPr>
          <w:rFonts w:ascii="Verdana" w:hAnsi="Verdana" w:cs="Tahoma"/>
          <w:sz w:val="20"/>
          <w:szCs w:val="20"/>
        </w:rPr>
        <w:t>.</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A substituição do Agente Fiduciário deve ser comunicada à CVM no prazo de 7 (sete) Dias Úteis, contados do registro do respectivo aditamento à esta Escritura, nos termos do artigo 9º da Instrução CVM 583.</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A substituição do Agente Fiduciário deverá ser objeto de aditamento à presente Escritura, que deverá ser arquivado na JUCESP, na forma da Cláusula </w:t>
      </w:r>
      <w:r>
        <w:rPr>
          <w:rFonts w:ascii="Verdana" w:hAnsi="Verdana" w:cs="Tahoma"/>
          <w:sz w:val="20"/>
          <w:szCs w:val="20"/>
        </w:rPr>
        <w:fldChar w:fldCharType="begin"/>
      </w:r>
      <w:r>
        <w:rPr>
          <w:rFonts w:ascii="Verdana" w:hAnsi="Verdana" w:cs="Tahoma"/>
          <w:sz w:val="20"/>
          <w:szCs w:val="20"/>
        </w:rPr>
        <w:instrText xml:space="preserve"> REF _Ref422391391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2.2.1 acima</w:t>
      </w:r>
      <w:r>
        <w:rPr>
          <w:rFonts w:ascii="Verdana" w:hAnsi="Verdana" w:cs="Tahoma"/>
          <w:sz w:val="20"/>
          <w:szCs w:val="20"/>
        </w:rPr>
        <w:fldChar w:fldCharType="end"/>
      </w:r>
      <w:r>
        <w:rPr>
          <w:rFonts w:ascii="Verdana" w:hAnsi="Verdana" w:cs="Tahoma"/>
          <w:sz w:val="20"/>
          <w:szCs w:val="20"/>
        </w:rPr>
        <w:t xml:space="preserve"> desta Escritura.</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O Agente Fiduciário entrará no exercício de suas funções a partir da data da assinatura da presente Escritura ou, no caso de agente fiduciário substituto, no dia da celebração do correspondente aditamento à Escritura, devendo permanecer no exercício de suas funções até sua efetiva substituição ou até o pagamento integral do saldo devedor das Debêntures, o que ocorrer primeiro.</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Aplicam-se às hipóteses de substituição do Agente Fiduciário as normas e preceitos a respeito, baixados por ato(s) da CVM.</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sub"/>
        <w:keepNext/>
        <w:widowControl/>
        <w:numPr>
          <w:ilvl w:val="1"/>
          <w:numId w:val="16"/>
        </w:numPr>
        <w:tabs>
          <w:tab w:val="clear" w:pos="0"/>
          <w:tab w:val="clear" w:pos="1440"/>
          <w:tab w:val="clear" w:pos="2880"/>
          <w:tab w:val="clear" w:pos="4320"/>
        </w:tabs>
        <w:spacing w:before="0" w:after="0" w:line="340" w:lineRule="exact"/>
        <w:ind w:left="0" w:firstLine="0"/>
        <w:rPr>
          <w:rFonts w:ascii="Verdana" w:hAnsi="Verdana" w:cs="Tahoma"/>
          <w:b/>
          <w:w w:val="0"/>
          <w:sz w:val="20"/>
          <w:szCs w:val="20"/>
        </w:rPr>
      </w:pPr>
      <w:r>
        <w:rPr>
          <w:rFonts w:ascii="Verdana" w:hAnsi="Verdana" w:cs="Tahoma"/>
          <w:b/>
          <w:w w:val="0"/>
          <w:sz w:val="20"/>
          <w:szCs w:val="20"/>
        </w:rPr>
        <w:lastRenderedPageBreak/>
        <w:t>Deveres do Agente Fiduciário</w:t>
      </w:r>
      <w:bookmarkStart w:id="133" w:name="_Ref436688380"/>
    </w:p>
    <w:p w:rsidR="008F28EA" w:rsidRDefault="008F28EA">
      <w:pPr>
        <w:pStyle w:val="sub"/>
        <w:keepNext/>
        <w:widowControl/>
        <w:tabs>
          <w:tab w:val="clear" w:pos="0"/>
          <w:tab w:val="clear" w:pos="1440"/>
          <w:tab w:val="clear" w:pos="2880"/>
          <w:tab w:val="clear" w:pos="4320"/>
        </w:tabs>
        <w:spacing w:before="0" w:after="0" w:line="340" w:lineRule="exact"/>
        <w:rPr>
          <w:rFonts w:ascii="Verdana" w:hAnsi="Verdana" w:cs="Tahoma"/>
          <w:b/>
          <w:w w:val="0"/>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bookmarkStart w:id="134" w:name="_Ref477873544"/>
      <w:r>
        <w:rPr>
          <w:rFonts w:ascii="Verdana" w:hAnsi="Verdana" w:cs="Tahoma"/>
          <w:sz w:val="20"/>
          <w:szCs w:val="20"/>
        </w:rPr>
        <w:t>Além de outros previstos em lei, em ato normativo da CVM, ou na presente Escritura, constituem deveres e atribuições do Agente Fiduciário:</w:t>
      </w:r>
      <w:bookmarkEnd w:id="133"/>
      <w:bookmarkEnd w:id="134"/>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eastAsia="MS Mincho" w:hAnsi="Verdana" w:cs="Tahoma"/>
          <w:sz w:val="20"/>
          <w:szCs w:val="20"/>
        </w:rPr>
      </w:pPr>
      <w:r>
        <w:rPr>
          <w:rFonts w:ascii="Verdana" w:eastAsia="MS Mincho" w:hAnsi="Verdana" w:cs="Tahoma"/>
          <w:sz w:val="20"/>
          <w:szCs w:val="20"/>
        </w:rPr>
        <w:t>exercer suas atividades com boa fé, transparência e lealdade para com os Debenturistas;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proteger os direitos e interesses dos Debenturistas, empregando no exercício da função o cuidado e a diligência que todo homem ativo e probo costuma empregar na administração de seus próprios bens e negócios;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renunciar à função na hipótese de superveniência de conflitos de interesse ou de qualquer outra modalidade de inaptidão e realizar convocação de Assembleia Geral de Debenturistas, nos termos desta Escritura;</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conservar em boa guarda toda a documentação, correspondência e demais papéis relacionados com o exercício de suas funções;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verificar, no momento de aceitar a função, a veracidade das informações contidas nesta Escritura, diligenciando no sentido de que sejam sanadas as omissões, falhas ou defeitos de que tenha conhecimento;</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promover, nos competentes órgãos, caso a Emissora não o faça, o registro desta Escritura e respectivos aditamentos, sanando as lacunas e irregularidades porventura neles existentes, sem prejuízo da ocorrência do descumprimento de obrigação não pecuniária pela Emissora. Neste caso, o oficial do registro notificará a administração da Emissora para que esta lhe forneça as indicações e documentos necessários;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acompanhar a observância da periodicidade na prestação das informações obrigatórias previstas nesta Escritura, alertando os Debenturistas acerca de eventuais omissões ou inverdades constantes de tais informações;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emitir parecer sobre a suficiência das informações constantes das propostas de modificações nas condições das Debêntures;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solicitar, quando julgar necessário para o fiel desempenho de suas funções, certidões atualizadas dos distribuidores cíveis, das Varas de Fazenda Pública, Cartórios de Protesto, Juntas de Conciliação e Julgamento, Procuradoria da Fazenda Pública, onde se localiza a sede do estabelecimento principal da Emissora;</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solicitar, quando julgar necessário e de forma justificada, auditoria extraordinária na Emissora, cujos custos deverão ser arcados pela Emissora;</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convocar, quando necessário, Assembleias Gerais de Debenturistas mediante anúncio publicado, pelo menos 3 (três) vezes, nos órgãos da imprensa onde a Emissora efetua suas publicações, nos termos da lei;</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comparecer às respectivas Assembleias Gerais de Debenturistas a fim de prestar as informações que lhe forem solicitadas;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bookmarkStart w:id="135" w:name="_Ref436983595"/>
      <w:r>
        <w:rPr>
          <w:rFonts w:ascii="Verdana" w:hAnsi="Verdana" w:cs="Tahoma"/>
          <w:sz w:val="20"/>
          <w:szCs w:val="20"/>
        </w:rPr>
        <w:t>elaborar relatório destinado aos Debenturistas, nos termos da alínea (b) do parágrafo 1º do artigo 68 da Lei das Sociedades por Ações, o qual deverá conter, ao menos, as seguintes informações:</w:t>
      </w:r>
      <w:bookmarkEnd w:id="135"/>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eventual omissão ou inverdade de que tenha conhecimento, contida nas informações divulgadas pela Emissora, ou, ainda, o inadimplemento ou atraso na obrigatória prestação de informações pela Emissora;</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alterações estatutárias da Emissora ocorridas no período;</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posição da distribuição ou colocação das Debêntures;</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comentários sobre as demonstrações financeiras da Emissora, enfocando os indicadores econômicos, financeiros e a estrutura de capital da Emissora;</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resgate, amortização, aquisição facultativa e pagamentos de Juros Remuneratórios realizados no período, bem como aquisições e vendas de Debêntures efetuadas pela Emissora;</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acompanhamento da destinação dos recursos captados por meio desta Emissão, de acordo com os dados obtidos perante os administradores da Emissora;</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cumprimento de outras obrigações assumidas pela Emissora nesta Escritura;</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t>declaração sobre sua aptidão para continuar exercendo a função de Agente Fiduciário;</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r>
        <w:rPr>
          <w:rFonts w:ascii="Verdana" w:hAnsi="Verdana" w:cs="Tahoma"/>
          <w:sz w:val="20"/>
          <w:szCs w:val="20"/>
        </w:rPr>
        <w:lastRenderedPageBreak/>
        <w:t>relação dos bens e valores entregues à sua administração em razão das Debêntures;</w:t>
      </w:r>
    </w:p>
    <w:p w:rsidR="008F28EA" w:rsidRDefault="008F28EA">
      <w:pPr>
        <w:autoSpaceDE/>
        <w:autoSpaceDN/>
        <w:adjustRightInd/>
        <w:spacing w:line="340" w:lineRule="exact"/>
        <w:ind w:left="709"/>
        <w:jc w:val="both"/>
        <w:rPr>
          <w:rFonts w:ascii="Verdana" w:hAnsi="Verdana" w:cs="Tahoma"/>
          <w:sz w:val="20"/>
          <w:szCs w:val="20"/>
        </w:rPr>
      </w:pPr>
    </w:p>
    <w:p w:rsidR="008F28EA" w:rsidRDefault="0055382E">
      <w:pPr>
        <w:numPr>
          <w:ilvl w:val="1"/>
          <w:numId w:val="10"/>
        </w:numPr>
        <w:autoSpaceDE/>
        <w:autoSpaceDN/>
        <w:adjustRightInd/>
        <w:spacing w:line="340" w:lineRule="exact"/>
        <w:ind w:left="709" w:firstLine="0"/>
        <w:jc w:val="both"/>
        <w:rPr>
          <w:rFonts w:ascii="Verdana" w:hAnsi="Verdana" w:cs="Tahoma"/>
          <w:sz w:val="20"/>
          <w:szCs w:val="20"/>
        </w:rPr>
      </w:pPr>
      <w:bookmarkStart w:id="136" w:name="_Ref477873511"/>
      <w:r>
        <w:rPr>
          <w:rFonts w:ascii="Verdana" w:hAnsi="Verdana" w:cs="Tahoma"/>
          <w:sz w:val="20"/>
          <w:szCs w:val="20"/>
        </w:rPr>
        <w:t>existência de outras emissões de debêntures, públicas ou privadas, feitas pela própria Emissora, por sociedade coligada, controlada, controladora ou integrante do mesmo grupo da Emissora, em que tenha atuado como agente fiduciário no período, bem como os seguintes dados sobre tais emissões:</w:t>
      </w:r>
      <w:bookmarkEnd w:id="136"/>
    </w:p>
    <w:p w:rsidR="008F28EA" w:rsidRDefault="008F28EA">
      <w:pPr>
        <w:autoSpaceDE/>
        <w:autoSpaceDN/>
        <w:adjustRightInd/>
        <w:spacing w:line="340" w:lineRule="exact"/>
        <w:jc w:val="both"/>
        <w:rPr>
          <w:rFonts w:ascii="Verdana" w:hAnsi="Verdana" w:cs="Tahoma"/>
          <w:sz w:val="20"/>
          <w:szCs w:val="20"/>
        </w:rPr>
      </w:pPr>
    </w:p>
    <w:p w:rsidR="008F28EA" w:rsidRDefault="0055382E">
      <w:pPr>
        <w:spacing w:line="340" w:lineRule="exact"/>
        <w:ind w:left="1418"/>
        <w:rPr>
          <w:rFonts w:ascii="Verdana" w:hAnsi="Verdana" w:cs="Tahoma"/>
          <w:sz w:val="20"/>
          <w:szCs w:val="20"/>
        </w:rPr>
      </w:pPr>
      <w:r>
        <w:rPr>
          <w:rFonts w:ascii="Verdana" w:hAnsi="Verdana" w:cs="Tahoma"/>
          <w:b/>
          <w:sz w:val="20"/>
          <w:szCs w:val="20"/>
        </w:rPr>
        <w:t>(i.1)</w:t>
      </w:r>
      <w:r>
        <w:rPr>
          <w:rFonts w:ascii="Verdana" w:hAnsi="Verdana" w:cs="Tahoma"/>
          <w:sz w:val="20"/>
          <w:szCs w:val="20"/>
        </w:rPr>
        <w:tab/>
        <w:t>denominação da companhia ofertante;</w:t>
      </w:r>
    </w:p>
    <w:p w:rsidR="008F28EA" w:rsidRDefault="0055382E">
      <w:pPr>
        <w:spacing w:line="340" w:lineRule="exact"/>
        <w:ind w:left="1418"/>
        <w:rPr>
          <w:rFonts w:ascii="Verdana" w:hAnsi="Verdana" w:cs="Tahoma"/>
          <w:sz w:val="20"/>
          <w:szCs w:val="20"/>
        </w:rPr>
      </w:pPr>
      <w:r>
        <w:rPr>
          <w:rFonts w:ascii="Verdana" w:hAnsi="Verdana" w:cs="Tahoma"/>
          <w:b/>
          <w:sz w:val="20"/>
          <w:szCs w:val="20"/>
        </w:rPr>
        <w:t>(i.2)</w:t>
      </w:r>
      <w:r>
        <w:rPr>
          <w:rFonts w:ascii="Verdana" w:hAnsi="Verdana" w:cs="Tahoma"/>
          <w:sz w:val="20"/>
          <w:szCs w:val="20"/>
        </w:rPr>
        <w:tab/>
        <w:t>valor da emissão;</w:t>
      </w:r>
    </w:p>
    <w:p w:rsidR="008F28EA" w:rsidRDefault="0055382E">
      <w:pPr>
        <w:spacing w:line="340" w:lineRule="exact"/>
        <w:ind w:left="1418"/>
        <w:rPr>
          <w:rFonts w:ascii="Verdana" w:hAnsi="Verdana" w:cs="Tahoma"/>
          <w:sz w:val="20"/>
          <w:szCs w:val="20"/>
        </w:rPr>
      </w:pPr>
      <w:r>
        <w:rPr>
          <w:rFonts w:ascii="Verdana" w:hAnsi="Verdana" w:cs="Tahoma"/>
          <w:b/>
          <w:sz w:val="20"/>
          <w:szCs w:val="20"/>
        </w:rPr>
        <w:t>(i.3)</w:t>
      </w:r>
      <w:r>
        <w:rPr>
          <w:rFonts w:ascii="Verdana" w:hAnsi="Verdana" w:cs="Tahoma"/>
          <w:sz w:val="20"/>
          <w:szCs w:val="20"/>
        </w:rPr>
        <w:tab/>
        <w:t>quantidade de debêntures emitidas;</w:t>
      </w:r>
    </w:p>
    <w:p w:rsidR="008F28EA" w:rsidRDefault="0055382E">
      <w:pPr>
        <w:spacing w:line="340" w:lineRule="exact"/>
        <w:ind w:left="1418"/>
        <w:rPr>
          <w:rFonts w:ascii="Verdana" w:hAnsi="Verdana" w:cs="Tahoma"/>
          <w:sz w:val="20"/>
          <w:szCs w:val="20"/>
        </w:rPr>
      </w:pPr>
      <w:r>
        <w:rPr>
          <w:rFonts w:ascii="Verdana" w:hAnsi="Verdana" w:cs="Tahoma"/>
          <w:b/>
          <w:sz w:val="20"/>
          <w:szCs w:val="20"/>
        </w:rPr>
        <w:t>(i.4)</w:t>
      </w:r>
      <w:r>
        <w:rPr>
          <w:rFonts w:ascii="Verdana" w:hAnsi="Verdana" w:cs="Tahoma"/>
          <w:sz w:val="20"/>
          <w:szCs w:val="20"/>
        </w:rPr>
        <w:tab/>
        <w:t>espécie;</w:t>
      </w:r>
    </w:p>
    <w:p w:rsidR="008F28EA" w:rsidRDefault="0055382E">
      <w:pPr>
        <w:spacing w:line="340" w:lineRule="exact"/>
        <w:ind w:left="1418"/>
        <w:rPr>
          <w:rFonts w:ascii="Verdana" w:hAnsi="Verdana" w:cs="Tahoma"/>
          <w:sz w:val="20"/>
          <w:szCs w:val="20"/>
        </w:rPr>
      </w:pPr>
      <w:r>
        <w:rPr>
          <w:rFonts w:ascii="Verdana" w:hAnsi="Verdana" w:cs="Tahoma"/>
          <w:b/>
          <w:sz w:val="20"/>
          <w:szCs w:val="20"/>
        </w:rPr>
        <w:t>(i.5)</w:t>
      </w:r>
      <w:r>
        <w:rPr>
          <w:rFonts w:ascii="Verdana" w:hAnsi="Verdana" w:cs="Tahoma"/>
          <w:sz w:val="20"/>
          <w:szCs w:val="20"/>
        </w:rPr>
        <w:tab/>
        <w:t>prazo de vencimento das debêntures;</w:t>
      </w:r>
    </w:p>
    <w:p w:rsidR="008F28EA" w:rsidRDefault="0055382E">
      <w:pPr>
        <w:spacing w:line="340" w:lineRule="exact"/>
        <w:ind w:left="1418"/>
        <w:rPr>
          <w:rFonts w:ascii="Verdana" w:hAnsi="Verdana" w:cs="Tahoma"/>
          <w:sz w:val="20"/>
          <w:szCs w:val="20"/>
        </w:rPr>
      </w:pPr>
      <w:r>
        <w:rPr>
          <w:rFonts w:ascii="Verdana" w:hAnsi="Verdana" w:cs="Tahoma"/>
          <w:b/>
          <w:sz w:val="20"/>
          <w:szCs w:val="20"/>
        </w:rPr>
        <w:t>(i.6)</w:t>
      </w:r>
      <w:r>
        <w:rPr>
          <w:rFonts w:ascii="Verdana" w:hAnsi="Verdana" w:cs="Tahoma"/>
          <w:sz w:val="20"/>
          <w:szCs w:val="20"/>
        </w:rPr>
        <w:tab/>
        <w:t>tipo e valor dos bens dados em garantia e denominação dos garantidores; e</w:t>
      </w:r>
    </w:p>
    <w:p w:rsidR="008F28EA" w:rsidRDefault="0055382E">
      <w:pPr>
        <w:spacing w:line="340" w:lineRule="exact"/>
        <w:ind w:left="1418"/>
        <w:rPr>
          <w:rFonts w:ascii="Verdana" w:hAnsi="Verdana" w:cs="Tahoma"/>
          <w:sz w:val="20"/>
          <w:szCs w:val="20"/>
        </w:rPr>
      </w:pPr>
      <w:r>
        <w:rPr>
          <w:rFonts w:ascii="Verdana" w:hAnsi="Verdana" w:cs="Tahoma"/>
          <w:b/>
          <w:sz w:val="20"/>
          <w:szCs w:val="20"/>
        </w:rPr>
        <w:t>(i.7)</w:t>
      </w:r>
      <w:r>
        <w:rPr>
          <w:rFonts w:ascii="Verdana" w:hAnsi="Verdana" w:cs="Tahoma"/>
          <w:sz w:val="20"/>
          <w:szCs w:val="20"/>
        </w:rPr>
        <w:tab/>
        <w:t>eventos de resgate, amortização, conversão, repactuação e inadimplemento no período.</w:t>
      </w:r>
    </w:p>
    <w:p w:rsidR="008F28EA" w:rsidRDefault="008F28EA">
      <w:pPr>
        <w:spacing w:line="340" w:lineRule="exact"/>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bookmarkStart w:id="137" w:name="_Ref436983621"/>
      <w:r>
        <w:rPr>
          <w:rFonts w:ascii="Verdana" w:hAnsi="Verdana" w:cs="Tahoma"/>
          <w:sz w:val="20"/>
          <w:szCs w:val="20"/>
        </w:rPr>
        <w:t xml:space="preserve">colocar o relatório de que trata o inciso </w:t>
      </w:r>
      <w:r>
        <w:rPr>
          <w:rFonts w:ascii="Verdana" w:hAnsi="Verdana" w:cs="Tahoma"/>
          <w:sz w:val="20"/>
          <w:szCs w:val="20"/>
        </w:rPr>
        <w:fldChar w:fldCharType="begin"/>
      </w:r>
      <w:r>
        <w:rPr>
          <w:rFonts w:ascii="Verdana" w:hAnsi="Verdana" w:cs="Tahoma"/>
          <w:sz w:val="20"/>
          <w:szCs w:val="20"/>
        </w:rPr>
        <w:instrText xml:space="preserve"> REF _Ref436983595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(xiii) acima</w:t>
      </w:r>
      <w:r>
        <w:rPr>
          <w:rFonts w:ascii="Verdana" w:hAnsi="Verdana" w:cs="Tahoma"/>
          <w:sz w:val="20"/>
          <w:szCs w:val="20"/>
        </w:rPr>
        <w:fldChar w:fldCharType="end"/>
      </w:r>
      <w:r>
        <w:rPr>
          <w:rFonts w:ascii="Verdana" w:hAnsi="Verdana" w:cs="Tahoma"/>
          <w:sz w:val="20"/>
          <w:szCs w:val="20"/>
        </w:rPr>
        <w:t xml:space="preserve"> à disposição dos Debenturistas no prazo máximo de 4 (quatro) meses, a contar do encerramento do exercício social da Emissora, ao menos </w:t>
      </w:r>
      <w:bookmarkEnd w:id="137"/>
      <w:r>
        <w:rPr>
          <w:rFonts w:ascii="Verdana" w:hAnsi="Verdana" w:cs="Tahoma"/>
          <w:sz w:val="20"/>
          <w:szCs w:val="20"/>
        </w:rPr>
        <w:t>na sede da Emissora;</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manter atualizada a relação dos Debenturistas e seus endereços, mediante, inclusive, gestões junto à Emissora, sendo que, para fins de atendimento ao disposto neste inciso, a Emissora e os Debenturistas, assim que subscrever, integralizar ou adquirir as Debêntures, expressamente autorizam, desde já, a divulgar, a qualquer momento, a posição das Debêntures, bem como relação dos Debenturistas;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fiscalizar o cumprimento das Cláusulas constantes desta Escritura, especialmente daquelas impositivas de obrigações de fazer e de não fazer; e</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0"/>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notificar os Debenturistas, sempre que possível individualmente, no prazo máximo de 15 (quinze) dias contados da data em que tomar ciência de tal fato, de qualquer inadimplemento, pela Emissora, de obrigações assumidas na presente Escritura, indicando o local em que fornecerá aos interessados maiores esclarecimentos.</w:t>
      </w:r>
    </w:p>
    <w:p w:rsidR="008F28EA" w:rsidRDefault="008F28EA">
      <w:pPr>
        <w:autoSpaceDE/>
        <w:autoSpaceDN/>
        <w:adjustRightInd/>
        <w:spacing w:line="340" w:lineRule="exact"/>
        <w:jc w:val="both"/>
        <w:rPr>
          <w:rFonts w:ascii="Verdana" w:hAnsi="Verdana" w:cs="Tahoma"/>
          <w:sz w:val="20"/>
          <w:szCs w:val="20"/>
        </w:rPr>
      </w:pPr>
    </w:p>
    <w:p w:rsidR="008F28EA" w:rsidRDefault="0055382E">
      <w:pPr>
        <w:pStyle w:val="sub"/>
        <w:keepNext/>
        <w:widowControl/>
        <w:numPr>
          <w:ilvl w:val="1"/>
          <w:numId w:val="16"/>
        </w:numPr>
        <w:tabs>
          <w:tab w:val="clear" w:pos="0"/>
          <w:tab w:val="clear" w:pos="1440"/>
          <w:tab w:val="clear" w:pos="2880"/>
          <w:tab w:val="clear" w:pos="4320"/>
        </w:tabs>
        <w:spacing w:before="0" w:after="0" w:line="340" w:lineRule="exact"/>
        <w:ind w:left="0" w:firstLine="0"/>
        <w:rPr>
          <w:rFonts w:ascii="Verdana" w:hAnsi="Verdana" w:cs="Tahoma"/>
          <w:b/>
          <w:smallCaps/>
          <w:sz w:val="20"/>
          <w:szCs w:val="20"/>
        </w:rPr>
      </w:pPr>
      <w:r>
        <w:rPr>
          <w:rFonts w:ascii="Verdana" w:hAnsi="Verdana" w:cs="Tahoma"/>
          <w:b/>
          <w:w w:val="0"/>
          <w:sz w:val="20"/>
          <w:szCs w:val="20"/>
        </w:rPr>
        <w:lastRenderedPageBreak/>
        <w:t>Atribuições Específicas</w:t>
      </w:r>
    </w:p>
    <w:p w:rsidR="008F28EA" w:rsidRDefault="008F28EA">
      <w:pPr>
        <w:pStyle w:val="sub"/>
        <w:keepNext/>
        <w:widowControl/>
        <w:tabs>
          <w:tab w:val="clear" w:pos="0"/>
          <w:tab w:val="clear" w:pos="1440"/>
          <w:tab w:val="clear" w:pos="2880"/>
          <w:tab w:val="clear" w:pos="4320"/>
        </w:tabs>
        <w:spacing w:before="0" w:after="0" w:line="340" w:lineRule="exact"/>
        <w:rPr>
          <w:rFonts w:ascii="Verdana" w:hAnsi="Verdana" w:cs="Tahoma"/>
          <w:b/>
          <w:smallCaps/>
          <w:sz w:val="20"/>
          <w:szCs w:val="20"/>
        </w:rPr>
      </w:pPr>
    </w:p>
    <w:p w:rsidR="008F28EA" w:rsidRDefault="0055382E">
      <w:pPr>
        <w:pStyle w:val="ListParagraph"/>
        <w:keepNext/>
        <w:numPr>
          <w:ilvl w:val="2"/>
          <w:numId w:val="16"/>
        </w:numPr>
        <w:spacing w:line="340" w:lineRule="exact"/>
        <w:ind w:left="0" w:firstLine="0"/>
        <w:jc w:val="both"/>
        <w:rPr>
          <w:rFonts w:ascii="Verdana" w:hAnsi="Verdana" w:cs="Tahoma"/>
          <w:sz w:val="20"/>
          <w:szCs w:val="20"/>
        </w:rPr>
      </w:pPr>
      <w:bookmarkStart w:id="138" w:name="_Ref477873741"/>
      <w:r>
        <w:rPr>
          <w:rFonts w:ascii="Verdana" w:hAnsi="Verdana" w:cs="Tahoma"/>
          <w:sz w:val="20"/>
          <w:szCs w:val="20"/>
        </w:rPr>
        <w:t>O Agente Fiduciário usará de quaisquer procedimentos judiciais ou extrajudiciais contra a Emissora para a proteção e defesa dos interesses da comunhão dos Debenturistas e da realização de seus créditos, devendo, em caso de inadimplemento da Emissora, observados os termos e condições desta Escritura:</w:t>
      </w:r>
      <w:bookmarkEnd w:id="138"/>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0"/>
          <w:numId w:val="13"/>
        </w:numPr>
        <w:autoSpaceDE/>
        <w:autoSpaceDN/>
        <w:adjustRightInd/>
        <w:spacing w:line="340" w:lineRule="exact"/>
        <w:ind w:left="0" w:firstLine="0"/>
        <w:jc w:val="both"/>
        <w:rPr>
          <w:rFonts w:ascii="Verdana" w:hAnsi="Verdana" w:cs="Tahoma"/>
          <w:sz w:val="20"/>
          <w:szCs w:val="20"/>
        </w:rPr>
      </w:pPr>
      <w:bookmarkStart w:id="139" w:name="_Ref477873625"/>
      <w:r>
        <w:rPr>
          <w:rFonts w:ascii="Verdana" w:hAnsi="Verdana" w:cs="Tahoma"/>
          <w:sz w:val="20"/>
          <w:szCs w:val="20"/>
        </w:rPr>
        <w:t xml:space="preserve">declarar, observadas as condições desta Escritura, antecipadamente vencidas as Debêntures, conforme previsto na Cláusula </w:t>
      </w:r>
      <w:r>
        <w:rPr>
          <w:rFonts w:ascii="Verdana" w:hAnsi="Verdana" w:cs="Tahoma"/>
          <w:sz w:val="20"/>
          <w:szCs w:val="20"/>
        </w:rPr>
        <w:fldChar w:fldCharType="begin"/>
      </w:r>
      <w:r>
        <w:rPr>
          <w:rFonts w:ascii="Verdana" w:hAnsi="Verdana" w:cs="Tahoma"/>
          <w:sz w:val="20"/>
          <w:szCs w:val="20"/>
        </w:rPr>
        <w:instrText xml:space="preserve"> REF _Ref422391983 \r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3.25.1</w:t>
      </w:r>
      <w:r>
        <w:rPr>
          <w:rFonts w:ascii="Verdana" w:hAnsi="Verdana" w:cs="Tahoma"/>
          <w:sz w:val="20"/>
          <w:szCs w:val="20"/>
        </w:rPr>
        <w:fldChar w:fldCharType="end"/>
      </w:r>
      <w:r>
        <w:rPr>
          <w:rFonts w:ascii="Verdana" w:hAnsi="Verdana" w:cs="Tahoma"/>
          <w:sz w:val="20"/>
          <w:szCs w:val="20"/>
        </w:rPr>
        <w:t xml:space="preserve"> acima, e cobrar seu principal e acessórios;</w:t>
      </w:r>
      <w:bookmarkEnd w:id="139"/>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3"/>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 xml:space="preserve">requerer a falência da Emissora </w:t>
      </w:r>
      <w:r>
        <w:rPr>
          <w:rFonts w:ascii="Verdana" w:eastAsia="Arial Unicode MS" w:hAnsi="Verdana" w:cs="Tahoma"/>
          <w:w w:val="0"/>
          <w:sz w:val="20"/>
          <w:szCs w:val="20"/>
        </w:rPr>
        <w:t>nos termos da legislação falimentar</w:t>
      </w:r>
      <w:r>
        <w:rPr>
          <w:rFonts w:ascii="Verdana" w:hAnsi="Verdana" w:cs="Tahoma"/>
          <w:sz w:val="20"/>
          <w:szCs w:val="20"/>
        </w:rPr>
        <w:t xml:space="preserve"> ou iniciar procedimento da mesma natureza, quando aplicável;</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3"/>
        </w:numPr>
        <w:autoSpaceDE/>
        <w:autoSpaceDN/>
        <w:adjustRightInd/>
        <w:spacing w:line="340" w:lineRule="exact"/>
        <w:ind w:left="0" w:firstLine="0"/>
        <w:jc w:val="both"/>
        <w:rPr>
          <w:rFonts w:ascii="Verdana" w:hAnsi="Verdana" w:cs="Tahoma"/>
          <w:sz w:val="20"/>
          <w:szCs w:val="20"/>
        </w:rPr>
      </w:pPr>
      <w:bookmarkStart w:id="140" w:name="_Ref477873650"/>
      <w:r>
        <w:rPr>
          <w:rFonts w:ascii="Verdana" w:hAnsi="Verdana" w:cs="Tahoma"/>
          <w:sz w:val="20"/>
          <w:szCs w:val="20"/>
        </w:rPr>
        <w:t>tomar qualquer providência necessária para a realização dos créditos dos Debenturistas; e</w:t>
      </w:r>
      <w:bookmarkEnd w:id="140"/>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3"/>
        </w:numPr>
        <w:autoSpaceDE/>
        <w:autoSpaceDN/>
        <w:adjustRightInd/>
        <w:spacing w:line="340" w:lineRule="exact"/>
        <w:ind w:left="0" w:firstLine="0"/>
        <w:jc w:val="both"/>
        <w:rPr>
          <w:rFonts w:ascii="Verdana" w:hAnsi="Verdana" w:cs="Tahoma"/>
          <w:sz w:val="20"/>
          <w:szCs w:val="20"/>
        </w:rPr>
      </w:pPr>
      <w:bookmarkStart w:id="141" w:name="_Ref477873762"/>
      <w:r>
        <w:rPr>
          <w:rFonts w:ascii="Verdana" w:hAnsi="Verdana" w:cs="Tahoma"/>
          <w:sz w:val="20"/>
          <w:szCs w:val="20"/>
        </w:rPr>
        <w:t>representar os Debenturistas em processo de falência, recuperação judicial e/ou recuperação extrajudicial, bem como intervenção ou liquidação extrajudicial da Emissora.</w:t>
      </w:r>
      <w:bookmarkEnd w:id="141"/>
    </w:p>
    <w:p w:rsidR="008F28EA" w:rsidRDefault="008F28EA">
      <w:pPr>
        <w:autoSpaceDE/>
        <w:autoSpaceDN/>
        <w:adjustRightInd/>
        <w:spacing w:line="340" w:lineRule="exact"/>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 xml:space="preserve">O Agente Fiduciário somente se eximirá da responsabilidade pela não adoção das medidas contempladas nos subitens </w:t>
      </w:r>
      <w:r>
        <w:rPr>
          <w:rFonts w:ascii="Verdana" w:hAnsi="Verdana" w:cs="Tahoma"/>
          <w:sz w:val="20"/>
          <w:szCs w:val="20"/>
        </w:rPr>
        <w:fldChar w:fldCharType="begin"/>
      </w:r>
      <w:r>
        <w:rPr>
          <w:rFonts w:ascii="Verdana" w:hAnsi="Verdana" w:cs="Tahoma"/>
          <w:sz w:val="20"/>
          <w:szCs w:val="20"/>
        </w:rPr>
        <w:instrText xml:space="preserve"> REF _Ref477873625 \r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(i)</w:t>
      </w:r>
      <w:r>
        <w:rPr>
          <w:rFonts w:ascii="Verdana" w:hAnsi="Verdana" w:cs="Tahoma"/>
          <w:sz w:val="20"/>
          <w:szCs w:val="20"/>
        </w:rPr>
        <w:fldChar w:fldCharType="end"/>
      </w:r>
      <w:r>
        <w:rPr>
          <w:rFonts w:ascii="Verdana" w:hAnsi="Verdana" w:cs="Tahoma"/>
          <w:sz w:val="20"/>
          <w:szCs w:val="20"/>
        </w:rPr>
        <w:t xml:space="preserve"> a </w:t>
      </w:r>
      <w:r>
        <w:rPr>
          <w:rFonts w:ascii="Verdana" w:hAnsi="Verdana" w:cs="Tahoma"/>
          <w:sz w:val="20"/>
          <w:szCs w:val="20"/>
        </w:rPr>
        <w:fldChar w:fldCharType="begin"/>
      </w:r>
      <w:r>
        <w:rPr>
          <w:rFonts w:ascii="Verdana" w:hAnsi="Verdana" w:cs="Tahoma"/>
          <w:sz w:val="20"/>
          <w:szCs w:val="20"/>
        </w:rPr>
        <w:instrText xml:space="preserve"> REF _Ref477873650 \r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(iii)</w:t>
      </w:r>
      <w:r>
        <w:rPr>
          <w:rFonts w:ascii="Verdana" w:hAnsi="Verdana" w:cs="Tahoma"/>
          <w:sz w:val="20"/>
          <w:szCs w:val="20"/>
        </w:rPr>
        <w:fldChar w:fldCharType="end"/>
      </w:r>
      <w:r>
        <w:rPr>
          <w:rFonts w:ascii="Verdana" w:hAnsi="Verdana" w:cs="Tahoma"/>
          <w:sz w:val="20"/>
          <w:szCs w:val="20"/>
        </w:rPr>
        <w:t xml:space="preserve"> da Cláusula </w:t>
      </w:r>
      <w:r>
        <w:rPr>
          <w:rFonts w:ascii="Verdana" w:hAnsi="Verdana" w:cs="Tahoma"/>
          <w:sz w:val="20"/>
          <w:szCs w:val="20"/>
        </w:rPr>
        <w:fldChar w:fldCharType="begin"/>
      </w:r>
      <w:r>
        <w:rPr>
          <w:rFonts w:ascii="Verdana" w:hAnsi="Verdana" w:cs="Tahoma"/>
          <w:sz w:val="20"/>
          <w:szCs w:val="20"/>
        </w:rPr>
        <w:instrText xml:space="preserve"> REF _Ref477873741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7.5.1 acima</w:t>
      </w:r>
      <w:r>
        <w:rPr>
          <w:rFonts w:ascii="Verdana" w:hAnsi="Verdana" w:cs="Tahoma"/>
          <w:sz w:val="20"/>
          <w:szCs w:val="20"/>
        </w:rPr>
        <w:fldChar w:fldCharType="end"/>
      </w:r>
      <w:r>
        <w:rPr>
          <w:rFonts w:ascii="Verdana" w:hAnsi="Verdana" w:cs="Tahoma"/>
          <w:sz w:val="20"/>
          <w:szCs w:val="20"/>
        </w:rPr>
        <w:t xml:space="preserve"> se, convocada a Assembleia Geral de Debenturistas, esta assim o autorizar por deliberação da unanimidade dos titulares das Debêntures em circulação, bastando, porém, a deliberação da maioria dos titulares das Debêntures em circulação presentes à Assembleia Geral correspondente quando tal hipótese se referir ao disposto no inciso </w:t>
      </w:r>
      <w:r>
        <w:rPr>
          <w:rFonts w:ascii="Verdana" w:hAnsi="Verdana" w:cs="Tahoma"/>
          <w:sz w:val="20"/>
          <w:szCs w:val="20"/>
        </w:rPr>
        <w:fldChar w:fldCharType="begin"/>
      </w:r>
      <w:r>
        <w:rPr>
          <w:rFonts w:ascii="Verdana" w:hAnsi="Verdana" w:cs="Tahoma"/>
          <w:sz w:val="20"/>
          <w:szCs w:val="20"/>
        </w:rPr>
        <w:instrText xml:space="preserve"> REF _Ref477873762 \r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(iv)</w:t>
      </w:r>
      <w:r>
        <w:rPr>
          <w:rFonts w:ascii="Verdana" w:hAnsi="Verdana" w:cs="Tahoma"/>
          <w:sz w:val="20"/>
          <w:szCs w:val="20"/>
        </w:rPr>
        <w:fldChar w:fldCharType="end"/>
      </w:r>
      <w:r>
        <w:rPr>
          <w:rFonts w:ascii="Verdana" w:hAnsi="Verdana" w:cs="Tahoma"/>
          <w:sz w:val="20"/>
          <w:szCs w:val="20"/>
        </w:rPr>
        <w:t xml:space="preserve"> da Cláusula </w:t>
      </w:r>
      <w:r>
        <w:rPr>
          <w:rFonts w:ascii="Verdana" w:hAnsi="Verdana" w:cs="Tahoma"/>
          <w:sz w:val="20"/>
          <w:szCs w:val="20"/>
        </w:rPr>
        <w:fldChar w:fldCharType="begin"/>
      </w:r>
      <w:r>
        <w:rPr>
          <w:rFonts w:ascii="Verdana" w:hAnsi="Verdana" w:cs="Tahoma"/>
          <w:sz w:val="20"/>
          <w:szCs w:val="20"/>
        </w:rPr>
        <w:instrText xml:space="preserve"> REF _Ref477873741 \r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7.5.1 acima</w:t>
      </w:r>
      <w:r>
        <w:rPr>
          <w:rFonts w:ascii="Verdana" w:hAnsi="Verdana" w:cs="Tahoma"/>
          <w:sz w:val="20"/>
          <w:szCs w:val="20"/>
        </w:rPr>
        <w:fldChar w:fldCharType="end"/>
      </w:r>
      <w:r>
        <w:rPr>
          <w:rFonts w:ascii="Verdana" w:hAnsi="Verdana" w:cs="Tahoma"/>
          <w:sz w:val="20"/>
          <w:szCs w:val="20"/>
        </w:rPr>
        <w:t>.</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e reproduzidas perante a Emissora, independentemente de eventuais prejuízos que venham a ser causados em decorrência disto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Sem prejuízo do dever de diligência do Agente Fiduciário, este assumirá que os documentos originais ou cópias autenticadas de documentos encaminhados pela Emissora ou por terceiros a pedido da Emissora não foram objeto de fraude ou adulteração. O Agente Fiduciário não será, sob qualquer hipótese, responsável pela elaboração de documentos societários da Emissora, permanecendo obrigação legal e regulamentar da Emissora elaborá-los, nos termos da legislação aplicável.</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pela unanimidade dos Debenturistas reunidos em Assembleia Geral de Debenturistas.</w:t>
      </w:r>
      <w:bookmarkStart w:id="142" w:name="_Ref436688529"/>
    </w:p>
    <w:bookmarkEnd w:id="142"/>
    <w:p w:rsidR="008F28EA" w:rsidRDefault="008F28EA">
      <w:pPr>
        <w:pStyle w:val="ListParagraph"/>
        <w:spacing w:line="340" w:lineRule="exact"/>
        <w:ind w:left="0"/>
        <w:jc w:val="both"/>
        <w:rPr>
          <w:rFonts w:ascii="Verdana" w:hAnsi="Verdana" w:cs="Tahoma"/>
          <w:sz w:val="20"/>
          <w:szCs w:val="20"/>
        </w:rPr>
      </w:pPr>
    </w:p>
    <w:p w:rsidR="008F28EA" w:rsidRDefault="0055382E">
      <w:pPr>
        <w:pStyle w:val="sub"/>
        <w:widowControl/>
        <w:numPr>
          <w:ilvl w:val="1"/>
          <w:numId w:val="16"/>
        </w:numPr>
        <w:tabs>
          <w:tab w:val="clear" w:pos="0"/>
          <w:tab w:val="clear" w:pos="1440"/>
          <w:tab w:val="clear" w:pos="2880"/>
          <w:tab w:val="clear" w:pos="4320"/>
        </w:tabs>
        <w:spacing w:before="0" w:after="0" w:line="340" w:lineRule="exact"/>
        <w:ind w:left="0" w:firstLine="0"/>
        <w:rPr>
          <w:rFonts w:ascii="Verdana" w:hAnsi="Verdana" w:cs="Tahoma"/>
          <w:b/>
          <w:smallCaps/>
          <w:sz w:val="20"/>
          <w:szCs w:val="20"/>
        </w:rPr>
      </w:pPr>
      <w:r>
        <w:rPr>
          <w:rFonts w:ascii="Verdana" w:hAnsi="Verdana" w:cs="Tahoma"/>
          <w:b/>
          <w:w w:val="0"/>
          <w:sz w:val="20"/>
          <w:szCs w:val="20"/>
        </w:rPr>
        <w:t>Declarações do Agente Fiduciário</w:t>
      </w:r>
    </w:p>
    <w:p w:rsidR="008F28EA" w:rsidRDefault="008F28EA">
      <w:pPr>
        <w:pStyle w:val="sub"/>
        <w:widowControl/>
        <w:tabs>
          <w:tab w:val="clear" w:pos="0"/>
          <w:tab w:val="clear" w:pos="1440"/>
          <w:tab w:val="clear" w:pos="2880"/>
          <w:tab w:val="clear" w:pos="4320"/>
        </w:tabs>
        <w:spacing w:before="0" w:after="0" w:line="340" w:lineRule="exact"/>
        <w:rPr>
          <w:rFonts w:ascii="Verdana" w:hAnsi="Verdana" w:cs="Tahoma"/>
          <w:b/>
          <w:smallCaps/>
          <w:sz w:val="20"/>
          <w:szCs w:val="20"/>
        </w:rPr>
      </w:pPr>
    </w:p>
    <w:p w:rsidR="008F28EA" w:rsidRDefault="0055382E">
      <w:pPr>
        <w:pStyle w:val="ListParagraph"/>
        <w:numPr>
          <w:ilvl w:val="2"/>
          <w:numId w:val="16"/>
        </w:numPr>
        <w:spacing w:line="340" w:lineRule="exact"/>
        <w:ind w:left="0" w:firstLine="0"/>
        <w:jc w:val="both"/>
        <w:rPr>
          <w:rFonts w:ascii="Verdana" w:hAnsi="Verdana" w:cs="Tahoma"/>
          <w:sz w:val="20"/>
          <w:szCs w:val="20"/>
        </w:rPr>
      </w:pPr>
      <w:r>
        <w:rPr>
          <w:rFonts w:ascii="Verdana" w:hAnsi="Verdana" w:cs="Tahoma"/>
          <w:sz w:val="20"/>
          <w:szCs w:val="20"/>
        </w:rPr>
        <w:t>O Agente Fiduciário, nomeado na presente Escritura, declara, sob as penas da lei:</w:t>
      </w:r>
    </w:p>
    <w:p w:rsidR="008F28EA" w:rsidRDefault="008F28EA">
      <w:pPr>
        <w:pStyle w:val="ListParagraph"/>
        <w:spacing w:line="340" w:lineRule="exact"/>
        <w:ind w:left="0"/>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não ter qualquer impedimento legal, conforme o parágrafo 3º do artigo 66 da Lei das Sociedades por Ações e o artigo 6º da Instrução CVM 583, para exercer a função que lhe é conferida;</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aceitar a função que lhe é conferida, assumindo integralmente os deveres e atribuições previstos na legislação específica e nesta Escritura;</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aceitar integralmente a presente Escritura, todas as suas cláusulas e condições;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não ter qualquer ligação com a Emissora que o impeça de exercer suas funções;</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estar ciente da Circular nº 1.832, de 31 de outubro de 1990, conforme alterada, do Banco Central do Brasil;</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estar devidamente autorizado a celebrar esta Escritura e a cumprir com suas obrigações aqui previstas, tendo sido satisfeitos todos os requisitos legais e estatutários necessários para tanto;</w:t>
      </w:r>
      <w:bookmarkStart w:id="143" w:name="_DV_X471"/>
      <w:bookmarkStart w:id="144" w:name="_DV_C422"/>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lastRenderedPageBreak/>
        <w:t>não se encontra em nenhuma das situações de conflito de interesse previstas no artigo 6º da Instrução CVM 583;</w:t>
      </w:r>
      <w:bookmarkStart w:id="145" w:name="_DV_C423"/>
      <w:bookmarkEnd w:id="143"/>
      <w:bookmarkEnd w:id="144"/>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estar devidamente qualificado a exercer as atividades de agente fiduciário, nos termos da regulamentação aplicável vigente;</w:t>
      </w:r>
      <w:bookmarkStart w:id="146" w:name="_DV_X465"/>
      <w:bookmarkStart w:id="147" w:name="_DV_C425"/>
      <w:bookmarkEnd w:id="145"/>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que esta Escritura constitui uma obrigação legal, válida</w:t>
      </w:r>
      <w:bookmarkStart w:id="148" w:name="_DV_C426"/>
      <w:bookmarkEnd w:id="146"/>
      <w:bookmarkEnd w:id="147"/>
      <w:r>
        <w:rPr>
          <w:rFonts w:ascii="Verdana" w:hAnsi="Verdana" w:cs="Tahoma"/>
          <w:sz w:val="20"/>
          <w:szCs w:val="20"/>
        </w:rPr>
        <w:t>, vinculativa e eficaz</w:t>
      </w:r>
      <w:bookmarkStart w:id="149" w:name="_DV_X467"/>
      <w:bookmarkStart w:id="150" w:name="_DV_C427"/>
      <w:bookmarkEnd w:id="148"/>
      <w:r>
        <w:rPr>
          <w:rFonts w:ascii="Verdana" w:hAnsi="Verdana" w:cs="Tahoma"/>
          <w:sz w:val="20"/>
          <w:szCs w:val="20"/>
        </w:rPr>
        <w:t xml:space="preserve"> do Agente Fiduciário, exequível de acordo com os seus termos e condições;</w:t>
      </w:r>
      <w:bookmarkEnd w:id="149"/>
      <w:bookmarkEnd w:id="150"/>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que a celebração desta Escritura e o cumprimento de suas obrigações aqui previstas não infringem qualquer obrigação anteriormente assumida pelo Agente Fiduciário;</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 xml:space="preserve">que verificou a veracidade das informações contidas nesta Escritura, diligenciando no sentido de que sejam sanadas as omissões, falhas ou defeitos de que tenha conhecimento; </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 xml:space="preserve">que o representante legal que assina esta Escritura tem poderes estatutários e/ou delegados para assumir, em nome do Agente Fiduciário, as obrigações ora estabelecidas e, sendo mandatário, teve os poderes legitimamente outorgados, estando o respectivo mandato em pleno vigor; </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que, na data de celebração desta Escritura, conforme organograma encaminhado pela Emissora, o Agente Fiduciário identificou que inexistem outras emissões de valores mobiliários, públicas ou privadas, realizadas pela própria Emissora, por sociedade coligada, controlada, controladora ou integrante do mesmo grupo da Companhia em que atue como agente fiduciário, nos termos da Instrução CVM 583;</w:t>
      </w:r>
    </w:p>
    <w:p w:rsidR="008F28EA" w:rsidRDefault="008F28EA">
      <w:pPr>
        <w:autoSpaceDE/>
        <w:autoSpaceDN/>
        <w:adjustRightInd/>
        <w:spacing w:line="340" w:lineRule="exact"/>
        <w:jc w:val="both"/>
        <w:rPr>
          <w:rFonts w:ascii="Verdana" w:hAnsi="Verdana" w:cs="Tahoma"/>
          <w:sz w:val="20"/>
          <w:szCs w:val="20"/>
        </w:rPr>
      </w:pPr>
    </w:p>
    <w:p w:rsidR="008F28EA" w:rsidRDefault="0055382E">
      <w:pPr>
        <w:numPr>
          <w:ilvl w:val="0"/>
          <w:numId w:val="11"/>
        </w:numPr>
        <w:autoSpaceDE/>
        <w:autoSpaceDN/>
        <w:adjustRightInd/>
        <w:spacing w:line="340" w:lineRule="exact"/>
        <w:ind w:left="0" w:firstLine="0"/>
        <w:jc w:val="both"/>
        <w:rPr>
          <w:rFonts w:ascii="Verdana" w:hAnsi="Verdana" w:cs="Tahoma"/>
          <w:sz w:val="20"/>
          <w:szCs w:val="20"/>
        </w:rPr>
      </w:pPr>
      <w:r>
        <w:rPr>
          <w:rFonts w:ascii="Verdana" w:hAnsi="Verdana" w:cs="Tahoma"/>
          <w:sz w:val="20"/>
          <w:szCs w:val="20"/>
        </w:rPr>
        <w:t>que cumpre em todos os aspectos materiais todas as leis, regulamentos, normas administrativas e determinações dos órgãos governamentais, autarquias ou tribunais, aplicáveis à condução de seus negócios.</w:t>
      </w:r>
    </w:p>
    <w:p w:rsidR="008F28EA" w:rsidRDefault="008F28EA">
      <w:pPr>
        <w:autoSpaceDE/>
        <w:autoSpaceDN/>
        <w:adjustRightInd/>
        <w:spacing w:line="340" w:lineRule="exact"/>
        <w:jc w:val="both"/>
        <w:rPr>
          <w:rFonts w:ascii="Verdana" w:hAnsi="Verdana" w:cs="Tahoma"/>
          <w:sz w:val="20"/>
          <w:szCs w:val="20"/>
        </w:rPr>
      </w:pPr>
    </w:p>
    <w:p w:rsidR="008F28EA" w:rsidRDefault="0055382E">
      <w:pPr>
        <w:keepNext/>
        <w:spacing w:line="340" w:lineRule="exact"/>
        <w:jc w:val="center"/>
        <w:rPr>
          <w:rFonts w:ascii="Verdana" w:hAnsi="Verdana" w:cs="Tahoma"/>
          <w:b/>
          <w:sz w:val="20"/>
          <w:szCs w:val="20"/>
        </w:rPr>
      </w:pPr>
      <w:bookmarkStart w:id="151" w:name="_DV_M201"/>
      <w:bookmarkStart w:id="152" w:name="_DV_M419"/>
      <w:bookmarkStart w:id="153" w:name="_DV_M327"/>
      <w:bookmarkStart w:id="154" w:name="_DV_M328"/>
      <w:bookmarkStart w:id="155" w:name="_DV_M329"/>
      <w:bookmarkStart w:id="156" w:name="_DV_M330"/>
      <w:bookmarkStart w:id="157" w:name="_DV_M331"/>
      <w:bookmarkStart w:id="158" w:name="_DV_M332"/>
      <w:bookmarkEnd w:id="151"/>
      <w:bookmarkEnd w:id="152"/>
      <w:bookmarkEnd w:id="153"/>
      <w:bookmarkEnd w:id="154"/>
      <w:bookmarkEnd w:id="155"/>
      <w:bookmarkEnd w:id="156"/>
      <w:bookmarkEnd w:id="157"/>
      <w:bookmarkEnd w:id="158"/>
      <w:r>
        <w:rPr>
          <w:rFonts w:ascii="Verdana" w:hAnsi="Verdana" w:cs="Tahoma"/>
          <w:b/>
          <w:sz w:val="20"/>
          <w:szCs w:val="20"/>
        </w:rPr>
        <w:t>CLÁUSULA OITAVA – DISPOSIÇÕES GERAIS</w:t>
      </w:r>
    </w:p>
    <w:p w:rsidR="008F28EA" w:rsidRDefault="008F28EA">
      <w:pPr>
        <w:keepNext/>
        <w:spacing w:line="340" w:lineRule="exact"/>
        <w:jc w:val="center"/>
        <w:rPr>
          <w:rFonts w:ascii="Verdana" w:hAnsi="Verdana" w:cs="Tahoma"/>
          <w:b/>
          <w:sz w:val="20"/>
          <w:szCs w:val="20"/>
        </w:rPr>
      </w:pPr>
    </w:p>
    <w:p w:rsidR="008F28EA" w:rsidRDefault="0055382E">
      <w:pPr>
        <w:pStyle w:val="ListParagraph"/>
        <w:keepNext/>
        <w:numPr>
          <w:ilvl w:val="1"/>
          <w:numId w:val="17"/>
        </w:numPr>
        <w:spacing w:line="340" w:lineRule="exact"/>
        <w:ind w:left="0" w:firstLine="0"/>
        <w:rPr>
          <w:rFonts w:ascii="Verdana" w:hAnsi="Verdana" w:cs="Tahoma"/>
          <w:b/>
          <w:sz w:val="20"/>
          <w:szCs w:val="20"/>
        </w:rPr>
      </w:pPr>
      <w:r>
        <w:rPr>
          <w:rFonts w:ascii="Verdana" w:hAnsi="Verdana" w:cs="Tahoma"/>
          <w:b/>
          <w:sz w:val="20"/>
          <w:szCs w:val="20"/>
        </w:rPr>
        <w:t>Renúncia</w:t>
      </w:r>
    </w:p>
    <w:p w:rsidR="008F28EA" w:rsidRDefault="008F28EA">
      <w:pPr>
        <w:pStyle w:val="ListParagraph"/>
        <w:keepNext/>
        <w:spacing w:line="340" w:lineRule="exact"/>
        <w:ind w:left="0"/>
        <w:rPr>
          <w:rFonts w:ascii="Verdana" w:hAnsi="Verdana" w:cs="Tahoma"/>
          <w:b/>
          <w:sz w:val="20"/>
          <w:szCs w:val="20"/>
        </w:rPr>
      </w:pPr>
    </w:p>
    <w:p w:rsidR="008F28EA" w:rsidRDefault="0055382E">
      <w:pPr>
        <w:pStyle w:val="ListParagraph"/>
        <w:numPr>
          <w:ilvl w:val="2"/>
          <w:numId w:val="17"/>
        </w:numPr>
        <w:spacing w:line="340" w:lineRule="exact"/>
        <w:ind w:left="0" w:firstLine="0"/>
        <w:jc w:val="both"/>
        <w:rPr>
          <w:rFonts w:ascii="Verdana" w:hAnsi="Verdana" w:cs="Tahoma"/>
          <w:sz w:val="20"/>
          <w:szCs w:val="20"/>
        </w:rPr>
      </w:pPr>
      <w:r>
        <w:rPr>
          <w:rFonts w:ascii="Verdana" w:hAnsi="Verdana" w:cs="Tahoma"/>
          <w:sz w:val="20"/>
          <w:szCs w:val="20"/>
        </w:rPr>
        <w:t xml:space="preserve">Não se presume a renúncia a qualquer dos direitos decorrentes da presente Escritura. Dessa forma, nenhum atraso, omissão e/ou liberalidade no exercício de qualquer direito, faculdade ou remédio que caiba ao Agente Fiduciário e/ou aos Debenturistas em razão de qualquer inadimplemento das obrigações da </w:t>
      </w:r>
      <w:r>
        <w:rPr>
          <w:rFonts w:ascii="Verdana" w:hAnsi="Verdana" w:cs="Tahoma"/>
          <w:sz w:val="20"/>
          <w:szCs w:val="20"/>
        </w:rPr>
        <w:lastRenderedPageBreak/>
        <w:t>Emissora, seja no todo ou em parte, prejudicará tais direitos, faculdades ou remédios, ou será interpretado como uma renúncia a tais direitos, faculdades ou remédios ou concordância com tal inadimplemento, nem constituirá novação ou modificação de quaisquer outras obrigações assumidas pela Emissora nesta Escritura.</w:t>
      </w:r>
    </w:p>
    <w:p w:rsidR="008F28EA" w:rsidRDefault="008F28EA">
      <w:pPr>
        <w:pStyle w:val="ListParagraph"/>
        <w:spacing w:line="340" w:lineRule="exact"/>
        <w:ind w:left="0"/>
        <w:jc w:val="both"/>
        <w:rPr>
          <w:rFonts w:ascii="Verdana"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Alteração</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Qualquer alteração dos termos e condições das Debêntures somente será considerada válida se formalizada por escrito e assinada pela Emissora e pelo Agente Fiduciário.</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Irrevogabilidade e Irretratabilidade</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A presente Escritura é firmada em caráter irrevogável e irretratável, obrigando as Partes e seus respectivos sucessores e cessionários a qualquer título.</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Caso qualquer das disposições desta Escritura venha a ser julgada ilegal, inválida ou ineficaz, seja no todo ou em parte, prevalecerão todas as demais disposições não afetadas por tal julgamento, comprometendo-se as Partes, em boa-fé, a substituir a disposição afetada por outra que, na medida do possível, produza o mesmo efeito.</w:t>
      </w:r>
    </w:p>
    <w:p w:rsidR="008F28EA" w:rsidRDefault="008F28EA">
      <w:pPr>
        <w:spacing w:line="340" w:lineRule="exact"/>
        <w:jc w:val="both"/>
        <w:rPr>
          <w:rFonts w:ascii="Verdana" w:eastAsia="MS Mincho" w:hAnsi="Verdana" w:cs="Tahoma"/>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As Partes concordam que a presente Escritura poderá ser alterada, sem a necessidade de qualquer aprovação dos Debenturistas, sempre que e somente </w:t>
      </w:r>
      <w:r>
        <w:rPr>
          <w:rFonts w:ascii="Verdana" w:eastAsia="MS Mincho" w:hAnsi="Verdana" w:cs="Tahoma"/>
          <w:b/>
          <w:sz w:val="20"/>
          <w:szCs w:val="20"/>
        </w:rPr>
        <w:t>(i)</w:t>
      </w:r>
      <w:r>
        <w:rPr>
          <w:rFonts w:ascii="Verdana" w:eastAsia="MS Mincho" w:hAnsi="Verdana" w:cs="Tahoma"/>
          <w:sz w:val="20"/>
          <w:szCs w:val="20"/>
        </w:rPr>
        <w:t xml:space="preserve"> quando verificado erro material, seja ele um erro grosseiro, de digitação ou aritmético, ou ainda </w:t>
      </w:r>
      <w:r>
        <w:rPr>
          <w:rFonts w:ascii="Verdana" w:eastAsia="MS Mincho" w:hAnsi="Verdana" w:cs="Tahoma"/>
          <w:b/>
          <w:sz w:val="20"/>
          <w:szCs w:val="20"/>
        </w:rPr>
        <w:t>(ii)</w:t>
      </w:r>
      <w:r>
        <w:rPr>
          <w:rFonts w:ascii="Verdana" w:eastAsia="MS Mincho" w:hAnsi="Verdana" w:cs="Tahoma"/>
          <w:sz w:val="20"/>
          <w:szCs w:val="20"/>
        </w:rPr>
        <w:t> em virtude da atualização dos dados cadastrais das Partes, tais como alteração na razão social, endereço e telefone, entre outros, desde que não haja qualquer custo ou despesa adicional para os Debenturistas.</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Despesas</w:t>
      </w:r>
    </w:p>
    <w:p w:rsidR="008F28EA" w:rsidRDefault="008F28EA">
      <w:pPr>
        <w:pStyle w:val="ListParagraph"/>
        <w:keepNext/>
        <w:spacing w:line="340" w:lineRule="exact"/>
        <w:ind w:left="108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Correrão por conta da Emissora todos os custos incorridos com a estruturação, emissão, registro e execução das Debêntures, incluindo publicações, inscrições, registros, contratação do Agente Fiduciário, do Escriturador e dos demais prestadores de serviços, e quaisquer outros custos relacionados às Debêntures.</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Cessão de Título</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 xml:space="preserve">A Emissora não poderá, sem a expressa anuência dos Debenturistas, transferir, a qualquer título, qualquer obrigação relacionada às Debêntures. Os Debenturistas, observadas as disposições desta Escritura, poderão transferir as </w:t>
      </w:r>
      <w:r>
        <w:rPr>
          <w:rFonts w:ascii="Verdana" w:eastAsia="MS Mincho" w:hAnsi="Verdana" w:cs="Tahoma"/>
          <w:sz w:val="20"/>
          <w:szCs w:val="20"/>
        </w:rPr>
        <w:lastRenderedPageBreak/>
        <w:t>Debêntures e os direitos provenientes das Debêntures, de forma privada, para qualquer terceiro, mediante comunicação por escrito à Emissora, que procederá à atualização dos registros perante o Escriturador, para refletir o novo titular das Debêntures.</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Título Executivo</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A presente Escritura e as respectivas Debêntures ora emitidas constituem título executivo extrajudicial, nos termos do artigo 784, incisos I e III, da Lei nº 13.105, de 16 de março de 2015, conforme alterada (“</w:t>
      </w:r>
      <w:r>
        <w:rPr>
          <w:rFonts w:ascii="Verdana" w:eastAsia="MS Mincho" w:hAnsi="Verdana" w:cs="Tahoma"/>
          <w:b/>
          <w:sz w:val="20"/>
          <w:szCs w:val="20"/>
        </w:rPr>
        <w:t>Código de Processo Civil</w:t>
      </w:r>
      <w:r>
        <w:rPr>
          <w:rFonts w:ascii="Verdana" w:eastAsia="MS Mincho" w:hAnsi="Verdana" w:cs="Tahoma"/>
          <w:sz w:val="20"/>
          <w:szCs w:val="20"/>
        </w:rPr>
        <w:t>”), e as obrigações nela contidas estão sujeitas à execução específica, de acordo com os artigos 536 e seguintes do Código de Processo Civil.</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Custos de Registro</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Todos e quaisquer custos incorridos em razão do registro, inscrição e/ou arquivamento, conforme o caso, desta Escritura e seus eventuais aditamentos, bem como dos atos societários relacionados a essa Emissão, serão de responsabilidade exclusiva da Emissora.</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Lei de Regência</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Esta Escritura deverá ser regida e interpretada de acordo com as leis da República Federativa do Brasil.</w:t>
      </w:r>
    </w:p>
    <w:p w:rsidR="008F28EA" w:rsidRDefault="008F28EA">
      <w:pPr>
        <w:spacing w:line="340" w:lineRule="exact"/>
        <w:jc w:val="both"/>
        <w:rPr>
          <w:rFonts w:ascii="Verdana" w:eastAsia="MS Mincho" w:hAnsi="Verdana" w:cs="Tahoma"/>
          <w:sz w:val="20"/>
          <w:szCs w:val="20"/>
        </w:rPr>
      </w:pPr>
    </w:p>
    <w:p w:rsidR="008F28EA" w:rsidRDefault="0055382E">
      <w:pPr>
        <w:pStyle w:val="ListParagraph"/>
        <w:keepNext/>
        <w:numPr>
          <w:ilvl w:val="1"/>
          <w:numId w:val="17"/>
        </w:numPr>
        <w:spacing w:line="340" w:lineRule="exact"/>
        <w:ind w:left="0" w:firstLine="0"/>
        <w:jc w:val="both"/>
        <w:rPr>
          <w:rFonts w:ascii="Verdana" w:hAnsi="Verdana" w:cs="Tahoma"/>
          <w:b/>
          <w:sz w:val="20"/>
          <w:szCs w:val="20"/>
        </w:rPr>
      </w:pPr>
      <w:r>
        <w:rPr>
          <w:rFonts w:ascii="Verdana" w:hAnsi="Verdana" w:cs="Tahoma"/>
          <w:b/>
          <w:sz w:val="20"/>
          <w:szCs w:val="20"/>
        </w:rPr>
        <w:t>Foro</w:t>
      </w:r>
    </w:p>
    <w:p w:rsidR="008F28EA" w:rsidRDefault="008F28EA">
      <w:pPr>
        <w:pStyle w:val="ListParagraph"/>
        <w:keepNext/>
        <w:spacing w:line="340" w:lineRule="exact"/>
        <w:ind w:left="0"/>
        <w:jc w:val="both"/>
        <w:rPr>
          <w:rFonts w:ascii="Verdana" w:hAnsi="Verdana" w:cs="Tahoma"/>
          <w:b/>
          <w:sz w:val="20"/>
          <w:szCs w:val="20"/>
        </w:rPr>
      </w:pPr>
    </w:p>
    <w:p w:rsidR="008F28EA" w:rsidRDefault="0055382E">
      <w:pPr>
        <w:numPr>
          <w:ilvl w:val="2"/>
          <w:numId w:val="17"/>
        </w:numPr>
        <w:spacing w:line="340" w:lineRule="exact"/>
        <w:ind w:left="0" w:firstLine="0"/>
        <w:jc w:val="both"/>
        <w:rPr>
          <w:rFonts w:ascii="Verdana" w:eastAsia="MS Mincho" w:hAnsi="Verdana" w:cs="Tahoma"/>
          <w:sz w:val="20"/>
          <w:szCs w:val="20"/>
        </w:rPr>
      </w:pPr>
      <w:r>
        <w:rPr>
          <w:rFonts w:ascii="Verdana" w:eastAsia="MS Mincho" w:hAnsi="Verdana" w:cs="Tahoma"/>
          <w:sz w:val="20"/>
          <w:szCs w:val="20"/>
        </w:rPr>
        <w:t>Para dirimir quaisquer questões, dúvidas ou litígios oriundos desta Escritura, os Debenturistas e a Emissora elegem o Foro da Cidade de São Paulo, no Estado de São Paulo, renunciando expressamente a qualquer outro, por mais privilegiado que seja.</w:t>
      </w:r>
    </w:p>
    <w:p w:rsidR="008F28EA" w:rsidRDefault="008F28EA">
      <w:pPr>
        <w:spacing w:line="340" w:lineRule="exact"/>
        <w:jc w:val="both"/>
        <w:rPr>
          <w:rFonts w:ascii="Verdana" w:eastAsia="MS Mincho" w:hAnsi="Verdana" w:cs="Tahoma"/>
          <w:sz w:val="20"/>
          <w:szCs w:val="20"/>
        </w:rPr>
      </w:pPr>
    </w:p>
    <w:p w:rsidR="008F28EA" w:rsidRDefault="0055382E">
      <w:pPr>
        <w:widowControl w:val="0"/>
        <w:numPr>
          <w:ilvl w:val="2"/>
          <w:numId w:val="17"/>
        </w:numPr>
        <w:spacing w:line="340" w:lineRule="exact"/>
        <w:ind w:left="0" w:firstLine="0"/>
        <w:jc w:val="both"/>
        <w:rPr>
          <w:rFonts w:ascii="Verdana" w:eastAsia="MS Mincho" w:hAnsi="Verdana" w:cs="Tahoma"/>
          <w:bCs/>
          <w:sz w:val="20"/>
          <w:szCs w:val="20"/>
        </w:rPr>
      </w:pPr>
      <w:r>
        <w:rPr>
          <w:rFonts w:ascii="Verdana" w:eastAsia="MS Mincho" w:hAnsi="Verdana" w:cs="Tahoma"/>
          <w:bCs/>
          <w:sz w:val="20"/>
          <w:szCs w:val="20"/>
        </w:rPr>
        <w:t xml:space="preserve">Estando as Partes certas e ajustadas, firmam a presente Escritura em 5 (cinco) vias, de igual teor e forma e para o mesmo fim, na presença das duas testemunhas abaixo identificadas e assinadas. </w:t>
      </w:r>
    </w:p>
    <w:p w:rsidR="008F28EA" w:rsidRDefault="008F28EA">
      <w:pPr>
        <w:spacing w:line="340" w:lineRule="exact"/>
        <w:jc w:val="center"/>
        <w:rPr>
          <w:rFonts w:ascii="Verdana" w:eastAsia="MS Mincho" w:hAnsi="Verdana" w:cs="Tahoma"/>
          <w:bCs/>
          <w:sz w:val="20"/>
          <w:szCs w:val="20"/>
        </w:rPr>
      </w:pPr>
    </w:p>
    <w:p w:rsidR="008F28EA" w:rsidRDefault="0055382E">
      <w:pPr>
        <w:spacing w:line="340" w:lineRule="exact"/>
        <w:jc w:val="center"/>
        <w:rPr>
          <w:rFonts w:ascii="Verdana" w:eastAsia="MS Mincho" w:hAnsi="Verdana" w:cs="Tahoma"/>
          <w:bCs/>
          <w:sz w:val="20"/>
          <w:szCs w:val="20"/>
        </w:rPr>
      </w:pPr>
      <w:r>
        <w:rPr>
          <w:rFonts w:ascii="Verdana" w:eastAsia="MS Mincho" w:hAnsi="Verdana" w:cs="Tahoma"/>
          <w:bCs/>
          <w:sz w:val="20"/>
          <w:szCs w:val="20"/>
        </w:rPr>
        <w:t xml:space="preserve">São Paulo, </w:t>
      </w:r>
      <w:r>
        <w:rPr>
          <w:rFonts w:ascii="Verdana" w:hAnsi="Verdana" w:cs="Tahoma"/>
          <w:sz w:val="20"/>
          <w:szCs w:val="20"/>
          <w:highlight w:val="yellow"/>
        </w:rPr>
        <w:t>[●]</w:t>
      </w:r>
      <w:r>
        <w:rPr>
          <w:rFonts w:ascii="Verdana" w:eastAsia="MS Mincho" w:hAnsi="Verdana" w:cs="Tahoma"/>
          <w:bCs/>
          <w:sz w:val="20"/>
          <w:szCs w:val="20"/>
        </w:rPr>
        <w:t xml:space="preserve"> de </w:t>
      </w:r>
      <w:r>
        <w:rPr>
          <w:rFonts w:ascii="Verdana" w:hAnsi="Verdana" w:cs="Tahoma"/>
          <w:sz w:val="20"/>
          <w:szCs w:val="20"/>
          <w:highlight w:val="yellow"/>
        </w:rPr>
        <w:t>[setembro]</w:t>
      </w:r>
      <w:r>
        <w:rPr>
          <w:rFonts w:ascii="Verdana" w:hAnsi="Verdana" w:cs="Tahoma"/>
          <w:sz w:val="20"/>
          <w:szCs w:val="20"/>
        </w:rPr>
        <w:t xml:space="preserve"> </w:t>
      </w:r>
      <w:r>
        <w:rPr>
          <w:rFonts w:ascii="Verdana" w:eastAsia="MS Mincho" w:hAnsi="Verdana" w:cs="Tahoma"/>
          <w:bCs/>
          <w:sz w:val="20"/>
          <w:szCs w:val="20"/>
        </w:rPr>
        <w:t>de 2018.</w:t>
      </w:r>
    </w:p>
    <w:p w:rsidR="008F28EA" w:rsidRDefault="0055382E">
      <w:pPr>
        <w:spacing w:line="340" w:lineRule="exact"/>
        <w:jc w:val="center"/>
        <w:rPr>
          <w:rFonts w:ascii="Verdana" w:hAnsi="Verdana" w:cs="Tahoma"/>
          <w:i/>
          <w:sz w:val="20"/>
          <w:szCs w:val="20"/>
        </w:rPr>
      </w:pPr>
      <w:r>
        <w:rPr>
          <w:rFonts w:ascii="Verdana" w:eastAsia="MS Mincho" w:hAnsi="Verdana" w:cs="Tahoma"/>
          <w:bCs/>
          <w:sz w:val="20"/>
          <w:szCs w:val="20"/>
        </w:rPr>
        <w:br/>
      </w:r>
      <w:r>
        <w:rPr>
          <w:rFonts w:ascii="Verdana" w:hAnsi="Verdana" w:cs="Tahoma"/>
          <w:i/>
          <w:sz w:val="20"/>
          <w:szCs w:val="20"/>
          <w:lang w:eastAsia="en-US"/>
        </w:rPr>
        <w:t>[restante da página intencionalmente deixado em branco]</w:t>
      </w:r>
    </w:p>
    <w:p w:rsidR="008F28EA" w:rsidRDefault="008F28EA">
      <w:pPr>
        <w:spacing w:line="340" w:lineRule="exact"/>
        <w:rPr>
          <w:rFonts w:ascii="Verdana" w:hAnsi="Verdana"/>
          <w:sz w:val="20"/>
          <w:szCs w:val="20"/>
        </w:rPr>
      </w:pPr>
    </w:p>
    <w:p w:rsidR="008F28EA" w:rsidRDefault="0055382E">
      <w:pPr>
        <w:autoSpaceDE/>
        <w:autoSpaceDN/>
        <w:adjustRightInd/>
        <w:spacing w:line="340" w:lineRule="exact"/>
        <w:rPr>
          <w:rFonts w:ascii="Verdana" w:hAnsi="Verdana"/>
          <w:sz w:val="20"/>
          <w:szCs w:val="20"/>
        </w:rPr>
      </w:pPr>
      <w:r>
        <w:rPr>
          <w:rFonts w:ascii="Verdana" w:hAnsi="Verdana"/>
          <w:sz w:val="20"/>
          <w:szCs w:val="20"/>
        </w:rPr>
        <w:br w:type="page"/>
      </w:r>
    </w:p>
    <w:p w:rsidR="008F28EA" w:rsidRDefault="0055382E">
      <w:pPr>
        <w:spacing w:line="340" w:lineRule="exact"/>
        <w:jc w:val="both"/>
        <w:rPr>
          <w:rFonts w:ascii="Verdana" w:hAnsi="Verdana" w:cs="Tahoma"/>
          <w:i/>
          <w:sz w:val="20"/>
          <w:szCs w:val="20"/>
        </w:rPr>
      </w:pPr>
      <w:r>
        <w:rPr>
          <w:rFonts w:ascii="Verdana" w:hAnsi="Verdana" w:cs="Tahoma"/>
          <w:i/>
          <w:sz w:val="20"/>
          <w:szCs w:val="20"/>
        </w:rPr>
        <w:lastRenderedPageBreak/>
        <w:t>(Página de Assinaturas 1 de 2 do Instrumento Particular de Escritura da 1ª (Primeira) Emissão Privada de Debêntures Não Conversíveis em Ações, da Espécie Subordinada, em Onze Séries, da Biva Securitizadora de Créditos Financeiros S.A.)</w:t>
      </w:r>
    </w:p>
    <w:p w:rsidR="008F28EA" w:rsidRDefault="008F28EA">
      <w:pPr>
        <w:spacing w:line="340" w:lineRule="exact"/>
        <w:rPr>
          <w:rFonts w:ascii="Verdana" w:hAnsi="Verdana" w:cs="Tahoma"/>
          <w:i/>
          <w:sz w:val="20"/>
          <w:szCs w:val="20"/>
        </w:rPr>
      </w:pPr>
    </w:p>
    <w:p w:rsidR="008F28EA" w:rsidRDefault="008F28EA">
      <w:pPr>
        <w:spacing w:line="340" w:lineRule="exact"/>
        <w:rPr>
          <w:rFonts w:ascii="Verdana" w:hAnsi="Verdana"/>
          <w:sz w:val="20"/>
          <w:szCs w:val="20"/>
        </w:rPr>
      </w:pPr>
    </w:p>
    <w:p w:rsidR="008F28EA" w:rsidRDefault="008F28EA">
      <w:pPr>
        <w:spacing w:line="340" w:lineRule="exact"/>
        <w:rPr>
          <w:rFonts w:ascii="Verdana" w:hAnsi="Verdana"/>
          <w:sz w:val="20"/>
          <w:szCs w:val="20"/>
        </w:rPr>
      </w:pPr>
    </w:p>
    <w:tbl>
      <w:tblPr>
        <w:tblW w:w="0" w:type="auto"/>
        <w:jc w:val="center"/>
        <w:tblLayout w:type="fixed"/>
        <w:tblLook w:val="04A0" w:firstRow="1" w:lastRow="0" w:firstColumn="1" w:lastColumn="0" w:noHBand="0" w:noVBand="1"/>
      </w:tblPr>
      <w:tblGrid>
        <w:gridCol w:w="4773"/>
        <w:gridCol w:w="4773"/>
      </w:tblGrid>
      <w:tr w:rsidR="008F28EA">
        <w:trPr>
          <w:jc w:val="center"/>
        </w:trPr>
        <w:tc>
          <w:tcPr>
            <w:tcW w:w="9546" w:type="dxa"/>
            <w:gridSpan w:val="2"/>
            <w:shd w:val="clear" w:color="auto" w:fill="auto"/>
          </w:tcPr>
          <w:p w:rsidR="008F28EA" w:rsidRDefault="0055382E">
            <w:pPr>
              <w:spacing w:line="340" w:lineRule="exact"/>
              <w:jc w:val="center"/>
              <w:rPr>
                <w:rFonts w:ascii="Verdana" w:hAnsi="Verdana" w:cs="Tahoma"/>
                <w:b/>
                <w:bCs/>
                <w:sz w:val="20"/>
                <w:szCs w:val="20"/>
              </w:rPr>
            </w:pPr>
            <w:r>
              <w:rPr>
                <w:rFonts w:ascii="Verdana" w:hAnsi="Verdana" w:cs="Tahoma"/>
                <w:b/>
                <w:bCs/>
                <w:sz w:val="20"/>
                <w:szCs w:val="20"/>
              </w:rPr>
              <w:t>BIVA SECURITIZADORA DE CRÉDITOS FINANCEIROS</w:t>
            </w:r>
            <w:r>
              <w:rPr>
                <w:rFonts w:ascii="Verdana" w:eastAsia="MS Mincho" w:hAnsi="Verdana" w:cs="Tahoma"/>
                <w:sz w:val="20"/>
                <w:szCs w:val="20"/>
                <w:lang w:eastAsia="en-US"/>
              </w:rPr>
              <w:t> </w:t>
            </w:r>
            <w:r>
              <w:rPr>
                <w:rFonts w:ascii="Verdana" w:hAnsi="Verdana" w:cs="Tahoma"/>
                <w:b/>
                <w:bCs/>
                <w:sz w:val="20"/>
                <w:szCs w:val="20"/>
              </w:rPr>
              <w:t>S.A.</w:t>
            </w:r>
          </w:p>
          <w:p w:rsidR="008F28EA" w:rsidRDefault="008F28EA">
            <w:pPr>
              <w:spacing w:line="340" w:lineRule="exact"/>
              <w:rPr>
                <w:rFonts w:ascii="Verdana" w:hAnsi="Verdana" w:cs="Tahoma"/>
                <w:sz w:val="20"/>
                <w:szCs w:val="20"/>
              </w:rPr>
            </w:pPr>
          </w:p>
        </w:tc>
      </w:tr>
      <w:tr w:rsidR="008F28EA">
        <w:trPr>
          <w:jc w:val="center"/>
        </w:trPr>
        <w:tc>
          <w:tcPr>
            <w:tcW w:w="4773" w:type="dxa"/>
            <w:shd w:val="clear" w:color="auto" w:fill="auto"/>
          </w:tcPr>
          <w:p w:rsidR="008F28EA" w:rsidRDefault="0055382E">
            <w:pPr>
              <w:spacing w:line="340" w:lineRule="exact"/>
              <w:jc w:val="center"/>
              <w:rPr>
                <w:rFonts w:ascii="Verdana" w:hAnsi="Verdana" w:cs="Tahoma"/>
                <w:sz w:val="20"/>
                <w:szCs w:val="20"/>
              </w:rPr>
            </w:pPr>
            <w:r>
              <w:rPr>
                <w:rFonts w:ascii="Verdana" w:hAnsi="Verdana" w:cs="Tahoma"/>
                <w:sz w:val="20"/>
                <w:szCs w:val="20"/>
              </w:rPr>
              <w:t>_________________________________</w:t>
            </w:r>
          </w:p>
        </w:tc>
        <w:tc>
          <w:tcPr>
            <w:tcW w:w="4773" w:type="dxa"/>
            <w:shd w:val="clear" w:color="auto" w:fill="auto"/>
          </w:tcPr>
          <w:p w:rsidR="008F28EA" w:rsidRDefault="0055382E">
            <w:pPr>
              <w:spacing w:line="340" w:lineRule="exact"/>
              <w:jc w:val="both"/>
              <w:rPr>
                <w:rFonts w:ascii="Verdana" w:hAnsi="Verdana" w:cs="Tahoma"/>
                <w:sz w:val="20"/>
                <w:szCs w:val="20"/>
              </w:rPr>
            </w:pPr>
            <w:r>
              <w:rPr>
                <w:rFonts w:ascii="Verdana" w:hAnsi="Verdana" w:cs="Tahoma"/>
                <w:sz w:val="20"/>
                <w:szCs w:val="20"/>
              </w:rPr>
              <w:t>_________________________________</w:t>
            </w:r>
          </w:p>
        </w:tc>
      </w:tr>
      <w:tr w:rsidR="008F28EA">
        <w:trPr>
          <w:jc w:val="center"/>
        </w:trPr>
        <w:tc>
          <w:tcPr>
            <w:tcW w:w="4773" w:type="dxa"/>
            <w:shd w:val="clear" w:color="auto" w:fill="auto"/>
          </w:tcPr>
          <w:p w:rsidR="008F28EA" w:rsidRDefault="0055382E">
            <w:pPr>
              <w:spacing w:line="340" w:lineRule="exact"/>
              <w:jc w:val="both"/>
              <w:rPr>
                <w:rFonts w:ascii="Verdana" w:hAnsi="Verdana" w:cs="Tahoma"/>
                <w:sz w:val="20"/>
                <w:szCs w:val="20"/>
              </w:rPr>
            </w:pPr>
            <w:r>
              <w:rPr>
                <w:rFonts w:ascii="Verdana" w:hAnsi="Verdana" w:cs="Tahoma"/>
                <w:sz w:val="20"/>
                <w:szCs w:val="20"/>
              </w:rPr>
              <w:t>Por:</w:t>
            </w:r>
          </w:p>
          <w:p w:rsidR="008F28EA" w:rsidRDefault="0055382E">
            <w:pPr>
              <w:spacing w:line="340" w:lineRule="exact"/>
              <w:jc w:val="both"/>
              <w:rPr>
                <w:rFonts w:ascii="Verdana" w:hAnsi="Verdana" w:cs="Tahoma"/>
                <w:sz w:val="20"/>
                <w:szCs w:val="20"/>
              </w:rPr>
            </w:pPr>
            <w:r>
              <w:rPr>
                <w:rFonts w:ascii="Verdana" w:hAnsi="Verdana" w:cs="Tahoma"/>
                <w:sz w:val="20"/>
                <w:szCs w:val="20"/>
              </w:rPr>
              <w:t>Cargo:</w:t>
            </w:r>
          </w:p>
          <w:p w:rsidR="008F28EA" w:rsidRDefault="008F28EA">
            <w:pPr>
              <w:spacing w:line="340" w:lineRule="exact"/>
              <w:jc w:val="both"/>
              <w:rPr>
                <w:rFonts w:ascii="Verdana" w:hAnsi="Verdana" w:cs="Tahoma"/>
                <w:sz w:val="20"/>
                <w:szCs w:val="20"/>
              </w:rPr>
            </w:pPr>
          </w:p>
        </w:tc>
        <w:tc>
          <w:tcPr>
            <w:tcW w:w="4773" w:type="dxa"/>
            <w:shd w:val="clear" w:color="auto" w:fill="auto"/>
          </w:tcPr>
          <w:p w:rsidR="008F28EA" w:rsidRDefault="0055382E">
            <w:pPr>
              <w:spacing w:line="340" w:lineRule="exact"/>
              <w:jc w:val="both"/>
              <w:rPr>
                <w:rFonts w:ascii="Verdana" w:hAnsi="Verdana" w:cs="Tahoma"/>
                <w:sz w:val="20"/>
                <w:szCs w:val="20"/>
                <w:lang w:eastAsia="ar-SA"/>
              </w:rPr>
            </w:pPr>
            <w:r>
              <w:rPr>
                <w:rFonts w:ascii="Verdana" w:hAnsi="Verdana" w:cs="Tahoma"/>
                <w:sz w:val="20"/>
                <w:szCs w:val="20"/>
              </w:rPr>
              <w:t>Por:</w:t>
            </w:r>
          </w:p>
          <w:p w:rsidR="008F28EA" w:rsidRDefault="0055382E">
            <w:pPr>
              <w:spacing w:line="340" w:lineRule="exact"/>
              <w:jc w:val="both"/>
              <w:rPr>
                <w:rFonts w:ascii="Verdana" w:hAnsi="Verdana" w:cs="Tahoma"/>
                <w:sz w:val="20"/>
                <w:szCs w:val="20"/>
                <w:lang w:eastAsia="ar-SA"/>
              </w:rPr>
            </w:pPr>
            <w:r>
              <w:rPr>
                <w:rFonts w:ascii="Verdana" w:hAnsi="Verdana" w:cs="Tahoma"/>
                <w:sz w:val="20"/>
                <w:szCs w:val="20"/>
              </w:rPr>
              <w:t>Cargo:</w:t>
            </w:r>
          </w:p>
        </w:tc>
      </w:tr>
    </w:tbl>
    <w:p w:rsidR="008F28EA" w:rsidRDefault="008F28EA">
      <w:pPr>
        <w:spacing w:line="340" w:lineRule="exact"/>
        <w:rPr>
          <w:rFonts w:ascii="Verdana" w:hAnsi="Verdana"/>
          <w:sz w:val="20"/>
          <w:szCs w:val="20"/>
        </w:rPr>
      </w:pPr>
    </w:p>
    <w:p w:rsidR="008F28EA" w:rsidRDefault="0055382E">
      <w:pPr>
        <w:autoSpaceDE/>
        <w:autoSpaceDN/>
        <w:adjustRightInd/>
        <w:spacing w:line="340" w:lineRule="exact"/>
        <w:rPr>
          <w:rFonts w:ascii="Verdana" w:hAnsi="Verdana"/>
          <w:sz w:val="20"/>
          <w:szCs w:val="20"/>
        </w:rPr>
      </w:pPr>
      <w:r>
        <w:rPr>
          <w:rFonts w:ascii="Verdana" w:hAnsi="Verdana"/>
          <w:sz w:val="20"/>
          <w:szCs w:val="20"/>
        </w:rPr>
        <w:br w:type="page"/>
      </w:r>
    </w:p>
    <w:p w:rsidR="008F28EA" w:rsidRDefault="0055382E">
      <w:pPr>
        <w:spacing w:line="340" w:lineRule="exact"/>
        <w:jc w:val="both"/>
        <w:rPr>
          <w:rFonts w:ascii="Verdana" w:hAnsi="Verdana" w:cs="Tahoma"/>
          <w:i/>
          <w:sz w:val="20"/>
          <w:szCs w:val="20"/>
        </w:rPr>
      </w:pPr>
      <w:r>
        <w:rPr>
          <w:rFonts w:ascii="Verdana" w:hAnsi="Verdana" w:cs="Tahoma"/>
          <w:i/>
          <w:sz w:val="20"/>
          <w:szCs w:val="20"/>
        </w:rPr>
        <w:lastRenderedPageBreak/>
        <w:t>(Página de Assinaturas 2 de 2 do Instrumento Particular de Escritura da 1ª (Primeira) Emissão Privada de Debêntures Não Conversíveis em Ações, da Espécie Subordinada, em Onze Séries, da Biva Securitizadora de Créditos Financeiros S.A.)</w:t>
      </w:r>
    </w:p>
    <w:p w:rsidR="008F28EA" w:rsidRDefault="008F28EA">
      <w:pPr>
        <w:spacing w:line="340" w:lineRule="exact"/>
        <w:rPr>
          <w:rFonts w:ascii="Verdana" w:hAnsi="Verdana" w:cs="Tahoma"/>
          <w:i/>
          <w:sz w:val="20"/>
          <w:szCs w:val="20"/>
        </w:rPr>
      </w:pPr>
    </w:p>
    <w:p w:rsidR="008F28EA" w:rsidRDefault="008F28EA">
      <w:pPr>
        <w:spacing w:line="340" w:lineRule="exact"/>
        <w:rPr>
          <w:rFonts w:ascii="Verdana" w:hAnsi="Verdana" w:cs="Tahoma"/>
          <w:i/>
          <w:sz w:val="20"/>
          <w:szCs w:val="20"/>
        </w:rPr>
      </w:pPr>
    </w:p>
    <w:p w:rsidR="008F28EA" w:rsidRDefault="008F28EA">
      <w:pPr>
        <w:spacing w:line="340" w:lineRule="exact"/>
        <w:rPr>
          <w:rFonts w:ascii="Verdana" w:hAnsi="Verdana" w:cs="Tahoma"/>
          <w:i/>
          <w:sz w:val="20"/>
          <w:szCs w:val="20"/>
        </w:rPr>
      </w:pPr>
    </w:p>
    <w:p w:rsidR="008F28EA" w:rsidRDefault="008F28EA">
      <w:pPr>
        <w:spacing w:line="340" w:lineRule="exact"/>
        <w:rPr>
          <w:rFonts w:ascii="Verdana" w:hAnsi="Verdana" w:cs="Tahoma"/>
          <w:i/>
          <w:sz w:val="20"/>
          <w:szCs w:val="20"/>
        </w:rPr>
      </w:pPr>
    </w:p>
    <w:p w:rsidR="008F28EA" w:rsidRDefault="0055382E">
      <w:pPr>
        <w:shd w:val="clear" w:color="auto" w:fill="FFFFFF"/>
        <w:spacing w:line="340" w:lineRule="exact"/>
        <w:jc w:val="center"/>
        <w:rPr>
          <w:rFonts w:ascii="Verdana" w:hAnsi="Verdana" w:cs="Tahoma"/>
          <w:b/>
          <w:sz w:val="20"/>
          <w:szCs w:val="20"/>
        </w:rPr>
      </w:pPr>
      <w:r>
        <w:rPr>
          <w:rFonts w:ascii="Verdana" w:hAnsi="Verdana"/>
          <w:b/>
          <w:bCs/>
          <w:sz w:val="20"/>
        </w:rPr>
        <w:t>OLIVEIRA TRUST DISTRIBUIDORA DE TÍTULOS E VALORES MOBILIÁRIOS S.A.</w:t>
      </w:r>
      <w:r>
        <w:rPr>
          <w:rFonts w:ascii="Verdana" w:hAnsi="Verdana" w:cs="Tahoma"/>
          <w:b/>
          <w:sz w:val="20"/>
          <w:szCs w:val="20"/>
          <w:highlight w:val="yellow"/>
        </w:rPr>
        <w:t xml:space="preserve"> </w:t>
      </w:r>
    </w:p>
    <w:p w:rsidR="008F28EA" w:rsidRDefault="008F28EA">
      <w:pPr>
        <w:shd w:val="clear" w:color="auto" w:fill="FFFFFF"/>
        <w:spacing w:line="340" w:lineRule="exact"/>
        <w:rPr>
          <w:rFonts w:ascii="Verdana" w:hAnsi="Verdana" w:cs="Tahoma"/>
          <w:sz w:val="20"/>
          <w:szCs w:val="20"/>
        </w:rPr>
      </w:pPr>
    </w:p>
    <w:tbl>
      <w:tblPr>
        <w:tblW w:w="9546" w:type="dxa"/>
        <w:jc w:val="center"/>
        <w:tblLayout w:type="fixed"/>
        <w:tblLook w:val="04A0" w:firstRow="1" w:lastRow="0" w:firstColumn="1" w:lastColumn="0" w:noHBand="0" w:noVBand="1"/>
      </w:tblPr>
      <w:tblGrid>
        <w:gridCol w:w="4773"/>
        <w:gridCol w:w="4773"/>
      </w:tblGrid>
      <w:tr w:rsidR="008F28EA">
        <w:trPr>
          <w:jc w:val="center"/>
        </w:trPr>
        <w:tc>
          <w:tcPr>
            <w:tcW w:w="4773" w:type="dxa"/>
            <w:shd w:val="clear" w:color="auto" w:fill="auto"/>
          </w:tcPr>
          <w:p w:rsidR="008F28EA" w:rsidRDefault="0055382E">
            <w:pPr>
              <w:spacing w:line="340" w:lineRule="exact"/>
              <w:jc w:val="center"/>
              <w:rPr>
                <w:rFonts w:ascii="Verdana" w:hAnsi="Verdana" w:cs="Tahoma"/>
                <w:sz w:val="20"/>
                <w:szCs w:val="20"/>
              </w:rPr>
            </w:pPr>
            <w:r>
              <w:rPr>
                <w:rFonts w:ascii="Verdana" w:hAnsi="Verdana" w:cs="Tahoma"/>
                <w:sz w:val="20"/>
                <w:szCs w:val="20"/>
              </w:rPr>
              <w:t>_________________________________</w:t>
            </w:r>
          </w:p>
        </w:tc>
        <w:tc>
          <w:tcPr>
            <w:tcW w:w="4773" w:type="dxa"/>
            <w:shd w:val="clear" w:color="auto" w:fill="auto"/>
          </w:tcPr>
          <w:p w:rsidR="008F28EA" w:rsidRDefault="0055382E">
            <w:pPr>
              <w:spacing w:line="340" w:lineRule="exact"/>
              <w:jc w:val="both"/>
              <w:rPr>
                <w:rFonts w:ascii="Verdana" w:hAnsi="Verdana" w:cs="Tahoma"/>
                <w:sz w:val="20"/>
                <w:szCs w:val="20"/>
              </w:rPr>
            </w:pPr>
            <w:r>
              <w:rPr>
                <w:rFonts w:ascii="Verdana" w:hAnsi="Verdana" w:cs="Tahoma"/>
                <w:sz w:val="20"/>
                <w:szCs w:val="20"/>
              </w:rPr>
              <w:t>_________________________________</w:t>
            </w:r>
          </w:p>
        </w:tc>
      </w:tr>
      <w:tr w:rsidR="008F28EA">
        <w:trPr>
          <w:jc w:val="center"/>
        </w:trPr>
        <w:tc>
          <w:tcPr>
            <w:tcW w:w="4773" w:type="dxa"/>
            <w:shd w:val="clear" w:color="auto" w:fill="auto"/>
          </w:tcPr>
          <w:p w:rsidR="008F28EA" w:rsidRDefault="0055382E">
            <w:pPr>
              <w:spacing w:line="340" w:lineRule="exact"/>
              <w:jc w:val="both"/>
              <w:rPr>
                <w:rFonts w:ascii="Verdana" w:hAnsi="Verdana" w:cs="Tahoma"/>
                <w:sz w:val="20"/>
                <w:szCs w:val="20"/>
              </w:rPr>
            </w:pPr>
            <w:r>
              <w:rPr>
                <w:rFonts w:ascii="Verdana" w:hAnsi="Verdana" w:cs="Tahoma"/>
                <w:sz w:val="20"/>
                <w:szCs w:val="20"/>
              </w:rPr>
              <w:t>Nome:</w:t>
            </w:r>
          </w:p>
          <w:p w:rsidR="008F28EA" w:rsidRDefault="0055382E">
            <w:pPr>
              <w:spacing w:line="340" w:lineRule="exact"/>
              <w:jc w:val="both"/>
              <w:rPr>
                <w:rFonts w:ascii="Verdana" w:hAnsi="Verdana" w:cs="Tahoma"/>
                <w:sz w:val="20"/>
                <w:szCs w:val="20"/>
              </w:rPr>
            </w:pPr>
            <w:r>
              <w:rPr>
                <w:rFonts w:ascii="Verdana" w:hAnsi="Verdana" w:cs="Tahoma"/>
                <w:sz w:val="20"/>
                <w:szCs w:val="20"/>
              </w:rPr>
              <w:t>Cargo:</w:t>
            </w:r>
          </w:p>
        </w:tc>
        <w:tc>
          <w:tcPr>
            <w:tcW w:w="4773" w:type="dxa"/>
            <w:shd w:val="clear" w:color="auto" w:fill="auto"/>
          </w:tcPr>
          <w:p w:rsidR="008F28EA" w:rsidRDefault="0055382E">
            <w:pPr>
              <w:spacing w:line="340" w:lineRule="exact"/>
              <w:jc w:val="both"/>
              <w:rPr>
                <w:rFonts w:ascii="Verdana" w:hAnsi="Verdana" w:cs="Tahoma"/>
                <w:sz w:val="20"/>
                <w:szCs w:val="20"/>
                <w:lang w:eastAsia="ar-SA"/>
              </w:rPr>
            </w:pPr>
            <w:r>
              <w:rPr>
                <w:rFonts w:ascii="Verdana" w:hAnsi="Verdana" w:cs="Tahoma"/>
                <w:sz w:val="20"/>
                <w:szCs w:val="20"/>
              </w:rPr>
              <w:t>Nome:</w:t>
            </w:r>
          </w:p>
          <w:p w:rsidR="008F28EA" w:rsidRDefault="0055382E">
            <w:pPr>
              <w:spacing w:line="340" w:lineRule="exact"/>
              <w:jc w:val="both"/>
              <w:rPr>
                <w:rFonts w:ascii="Verdana" w:hAnsi="Verdana" w:cs="Tahoma"/>
                <w:sz w:val="20"/>
                <w:szCs w:val="20"/>
                <w:lang w:eastAsia="ar-SA"/>
              </w:rPr>
            </w:pPr>
            <w:r>
              <w:rPr>
                <w:rFonts w:ascii="Verdana" w:hAnsi="Verdana" w:cs="Tahoma"/>
                <w:sz w:val="20"/>
                <w:szCs w:val="20"/>
              </w:rPr>
              <w:t>Cargo:</w:t>
            </w:r>
          </w:p>
        </w:tc>
      </w:tr>
    </w:tbl>
    <w:p w:rsidR="008F28EA" w:rsidRDefault="008F28EA">
      <w:pPr>
        <w:spacing w:line="340" w:lineRule="exact"/>
        <w:rPr>
          <w:rFonts w:ascii="Verdana" w:hAnsi="Verdana" w:cs="Tahoma"/>
          <w:i/>
          <w:sz w:val="20"/>
          <w:szCs w:val="20"/>
        </w:rPr>
      </w:pPr>
    </w:p>
    <w:p w:rsidR="008F28EA" w:rsidRDefault="008F28EA">
      <w:pPr>
        <w:spacing w:line="340" w:lineRule="exact"/>
        <w:rPr>
          <w:rFonts w:ascii="Verdana" w:hAnsi="Verdana" w:cs="Tahoma"/>
          <w:i/>
          <w:sz w:val="20"/>
          <w:szCs w:val="20"/>
        </w:rPr>
      </w:pPr>
    </w:p>
    <w:p w:rsidR="008F28EA" w:rsidRDefault="0055382E">
      <w:pPr>
        <w:spacing w:line="340" w:lineRule="exact"/>
        <w:rPr>
          <w:rFonts w:ascii="Verdana" w:hAnsi="Verdana" w:cs="Tahoma"/>
          <w:b/>
          <w:sz w:val="20"/>
          <w:szCs w:val="20"/>
        </w:rPr>
      </w:pPr>
      <w:r>
        <w:rPr>
          <w:rFonts w:ascii="Verdana" w:hAnsi="Verdana" w:cs="Tahoma"/>
          <w:b/>
          <w:sz w:val="20"/>
          <w:szCs w:val="20"/>
        </w:rPr>
        <w:t>TESTEMUNHAS:</w:t>
      </w:r>
    </w:p>
    <w:p w:rsidR="008F28EA" w:rsidRDefault="008F28EA">
      <w:pPr>
        <w:spacing w:line="340" w:lineRule="exact"/>
        <w:rPr>
          <w:rFonts w:ascii="Verdana" w:hAnsi="Verdana" w:cs="Tahoma"/>
          <w:b/>
          <w:sz w:val="20"/>
          <w:szCs w:val="20"/>
        </w:rPr>
      </w:pPr>
    </w:p>
    <w:tbl>
      <w:tblPr>
        <w:tblW w:w="0" w:type="auto"/>
        <w:jc w:val="center"/>
        <w:tblLayout w:type="fixed"/>
        <w:tblLook w:val="04A0" w:firstRow="1" w:lastRow="0" w:firstColumn="1" w:lastColumn="0" w:noHBand="0" w:noVBand="1"/>
      </w:tblPr>
      <w:tblGrid>
        <w:gridCol w:w="4773"/>
        <w:gridCol w:w="4773"/>
      </w:tblGrid>
      <w:tr w:rsidR="008F28EA">
        <w:trPr>
          <w:jc w:val="center"/>
        </w:trPr>
        <w:tc>
          <w:tcPr>
            <w:tcW w:w="4773" w:type="dxa"/>
            <w:shd w:val="clear" w:color="auto" w:fill="auto"/>
          </w:tcPr>
          <w:p w:rsidR="008F28EA" w:rsidRDefault="0055382E">
            <w:pPr>
              <w:spacing w:line="340" w:lineRule="exact"/>
              <w:jc w:val="center"/>
              <w:rPr>
                <w:rFonts w:ascii="Verdana" w:hAnsi="Verdana" w:cs="Tahoma"/>
                <w:sz w:val="20"/>
                <w:szCs w:val="20"/>
              </w:rPr>
            </w:pPr>
            <w:r>
              <w:rPr>
                <w:rFonts w:ascii="Verdana" w:hAnsi="Verdana" w:cs="Tahoma"/>
                <w:sz w:val="20"/>
                <w:szCs w:val="20"/>
              </w:rPr>
              <w:t>_________________________________</w:t>
            </w:r>
          </w:p>
        </w:tc>
        <w:tc>
          <w:tcPr>
            <w:tcW w:w="4773" w:type="dxa"/>
            <w:shd w:val="clear" w:color="auto" w:fill="auto"/>
          </w:tcPr>
          <w:p w:rsidR="008F28EA" w:rsidRDefault="0055382E">
            <w:pPr>
              <w:spacing w:line="340" w:lineRule="exact"/>
              <w:jc w:val="both"/>
              <w:rPr>
                <w:rFonts w:ascii="Verdana" w:hAnsi="Verdana" w:cs="Tahoma"/>
                <w:sz w:val="20"/>
                <w:szCs w:val="20"/>
              </w:rPr>
            </w:pPr>
            <w:r>
              <w:rPr>
                <w:rFonts w:ascii="Verdana" w:hAnsi="Verdana" w:cs="Tahoma"/>
                <w:sz w:val="20"/>
                <w:szCs w:val="20"/>
              </w:rPr>
              <w:t>_________________________________</w:t>
            </w:r>
          </w:p>
        </w:tc>
      </w:tr>
      <w:tr w:rsidR="008F28EA">
        <w:trPr>
          <w:jc w:val="center"/>
        </w:trPr>
        <w:tc>
          <w:tcPr>
            <w:tcW w:w="4773" w:type="dxa"/>
            <w:shd w:val="clear" w:color="auto" w:fill="auto"/>
          </w:tcPr>
          <w:p w:rsidR="008F28EA" w:rsidRDefault="0055382E">
            <w:pPr>
              <w:spacing w:line="340" w:lineRule="exact"/>
              <w:jc w:val="both"/>
              <w:rPr>
                <w:rFonts w:ascii="Verdana" w:hAnsi="Verdana" w:cs="Tahoma"/>
                <w:sz w:val="20"/>
                <w:szCs w:val="20"/>
              </w:rPr>
            </w:pPr>
            <w:r>
              <w:rPr>
                <w:rFonts w:ascii="Verdana" w:hAnsi="Verdana" w:cs="Tahoma"/>
                <w:sz w:val="20"/>
                <w:szCs w:val="20"/>
              </w:rPr>
              <w:t>Nome:</w:t>
            </w:r>
          </w:p>
          <w:p w:rsidR="008F28EA" w:rsidRDefault="0055382E">
            <w:pPr>
              <w:spacing w:line="340" w:lineRule="exact"/>
              <w:jc w:val="both"/>
              <w:rPr>
                <w:rFonts w:ascii="Verdana" w:hAnsi="Verdana" w:cs="Tahoma"/>
                <w:sz w:val="20"/>
                <w:szCs w:val="20"/>
              </w:rPr>
            </w:pPr>
            <w:r>
              <w:rPr>
                <w:rFonts w:ascii="Verdana" w:hAnsi="Verdana" w:cs="Tahoma"/>
                <w:sz w:val="20"/>
                <w:szCs w:val="20"/>
              </w:rPr>
              <w:t>RG nº:</w:t>
            </w:r>
          </w:p>
          <w:p w:rsidR="008F28EA" w:rsidRDefault="0055382E">
            <w:pPr>
              <w:spacing w:line="340" w:lineRule="exact"/>
              <w:jc w:val="both"/>
              <w:rPr>
                <w:rFonts w:ascii="Verdana" w:hAnsi="Verdana" w:cs="Tahoma"/>
                <w:sz w:val="20"/>
                <w:szCs w:val="20"/>
              </w:rPr>
            </w:pPr>
            <w:r>
              <w:rPr>
                <w:rFonts w:ascii="Verdana" w:hAnsi="Verdana" w:cs="Tahoma"/>
                <w:sz w:val="20"/>
                <w:szCs w:val="20"/>
              </w:rPr>
              <w:t>CPF nº:</w:t>
            </w:r>
          </w:p>
          <w:p w:rsidR="008F28EA" w:rsidRDefault="008F28EA">
            <w:pPr>
              <w:spacing w:line="340" w:lineRule="exact"/>
              <w:jc w:val="both"/>
              <w:rPr>
                <w:rFonts w:ascii="Verdana" w:hAnsi="Verdana" w:cs="Tahoma"/>
                <w:sz w:val="20"/>
                <w:szCs w:val="20"/>
              </w:rPr>
            </w:pPr>
          </w:p>
        </w:tc>
        <w:tc>
          <w:tcPr>
            <w:tcW w:w="4773" w:type="dxa"/>
            <w:shd w:val="clear" w:color="auto" w:fill="auto"/>
          </w:tcPr>
          <w:p w:rsidR="008F28EA" w:rsidRDefault="0055382E">
            <w:pPr>
              <w:spacing w:line="340" w:lineRule="exact"/>
              <w:jc w:val="both"/>
              <w:rPr>
                <w:rFonts w:ascii="Verdana" w:hAnsi="Verdana" w:cs="Tahoma"/>
                <w:sz w:val="20"/>
                <w:szCs w:val="20"/>
                <w:lang w:eastAsia="ar-SA"/>
              </w:rPr>
            </w:pPr>
            <w:r>
              <w:rPr>
                <w:rFonts w:ascii="Verdana" w:hAnsi="Verdana" w:cs="Tahoma"/>
                <w:sz w:val="20"/>
                <w:szCs w:val="20"/>
              </w:rPr>
              <w:t>Nome:</w:t>
            </w:r>
          </w:p>
          <w:p w:rsidR="008F28EA" w:rsidRDefault="0055382E">
            <w:pPr>
              <w:spacing w:line="340" w:lineRule="exact"/>
              <w:jc w:val="both"/>
              <w:rPr>
                <w:rFonts w:ascii="Verdana" w:hAnsi="Verdana" w:cs="Tahoma"/>
                <w:sz w:val="20"/>
                <w:szCs w:val="20"/>
              </w:rPr>
            </w:pPr>
            <w:r>
              <w:rPr>
                <w:rFonts w:ascii="Verdana" w:hAnsi="Verdana" w:cs="Tahoma"/>
                <w:sz w:val="20"/>
                <w:szCs w:val="20"/>
              </w:rPr>
              <w:t>RG nº:</w:t>
            </w:r>
          </w:p>
          <w:p w:rsidR="008F28EA" w:rsidRDefault="0055382E">
            <w:pPr>
              <w:spacing w:line="340" w:lineRule="exact"/>
              <w:jc w:val="both"/>
              <w:rPr>
                <w:rFonts w:ascii="Verdana" w:hAnsi="Verdana" w:cs="Tahoma"/>
                <w:sz w:val="20"/>
                <w:szCs w:val="20"/>
                <w:lang w:eastAsia="ar-SA"/>
              </w:rPr>
            </w:pPr>
            <w:r>
              <w:rPr>
                <w:rFonts w:ascii="Verdana" w:hAnsi="Verdana" w:cs="Tahoma"/>
                <w:sz w:val="20"/>
                <w:szCs w:val="20"/>
              </w:rPr>
              <w:t xml:space="preserve">CPF nº: </w:t>
            </w:r>
          </w:p>
        </w:tc>
      </w:tr>
    </w:tbl>
    <w:p w:rsidR="008F28EA" w:rsidRDefault="008F28EA">
      <w:pPr>
        <w:spacing w:line="340" w:lineRule="exact"/>
        <w:rPr>
          <w:rFonts w:ascii="Verdana" w:hAnsi="Verdana"/>
          <w:sz w:val="20"/>
          <w:szCs w:val="20"/>
        </w:rPr>
      </w:pPr>
    </w:p>
    <w:p w:rsidR="008F28EA" w:rsidRDefault="0055382E">
      <w:pPr>
        <w:autoSpaceDE/>
        <w:autoSpaceDN/>
        <w:adjustRightInd/>
        <w:spacing w:line="340" w:lineRule="exact"/>
        <w:rPr>
          <w:rFonts w:ascii="Verdana" w:hAnsi="Verdana"/>
          <w:sz w:val="20"/>
          <w:szCs w:val="20"/>
        </w:rPr>
      </w:pPr>
      <w:r>
        <w:rPr>
          <w:rFonts w:ascii="Verdana" w:hAnsi="Verdana"/>
          <w:sz w:val="20"/>
          <w:szCs w:val="20"/>
        </w:rPr>
        <w:br w:type="page"/>
      </w:r>
    </w:p>
    <w:p w:rsidR="008F28EA" w:rsidRDefault="0055382E">
      <w:pPr>
        <w:pStyle w:val="List2"/>
        <w:spacing w:line="340" w:lineRule="exact"/>
        <w:ind w:left="0" w:firstLine="0"/>
        <w:jc w:val="center"/>
        <w:rPr>
          <w:rFonts w:ascii="Verdana" w:hAnsi="Verdana" w:cs="Tahoma"/>
          <w:b/>
          <w:sz w:val="20"/>
          <w:szCs w:val="20"/>
          <w:u w:val="single"/>
        </w:rPr>
      </w:pPr>
      <w:r>
        <w:rPr>
          <w:rFonts w:ascii="Verdana" w:hAnsi="Verdana" w:cs="Tahoma"/>
          <w:b/>
          <w:sz w:val="20"/>
          <w:szCs w:val="20"/>
          <w:u w:val="single"/>
        </w:rPr>
        <w:lastRenderedPageBreak/>
        <w:t>ANEXO I</w:t>
      </w:r>
    </w:p>
    <w:p w:rsidR="008F28EA" w:rsidRDefault="0055382E">
      <w:pPr>
        <w:pStyle w:val="List2"/>
        <w:spacing w:line="340" w:lineRule="exact"/>
        <w:ind w:left="0" w:firstLine="0"/>
        <w:jc w:val="center"/>
        <w:rPr>
          <w:rFonts w:ascii="Verdana" w:hAnsi="Verdana" w:cs="Tahoma"/>
          <w:b/>
          <w:sz w:val="20"/>
          <w:szCs w:val="20"/>
        </w:rPr>
      </w:pPr>
      <w:r>
        <w:rPr>
          <w:rFonts w:ascii="Verdana" w:hAnsi="Verdana" w:cs="Tahoma"/>
          <w:b/>
          <w:sz w:val="20"/>
          <w:szCs w:val="20"/>
        </w:rPr>
        <w:t>RELAÇÃO DAS CCBs</w:t>
      </w:r>
    </w:p>
    <w:p w:rsidR="008F28EA" w:rsidRDefault="008F28EA">
      <w:pPr>
        <w:pStyle w:val="List2"/>
        <w:spacing w:line="340" w:lineRule="exact"/>
        <w:ind w:left="0" w:firstLine="0"/>
        <w:jc w:val="center"/>
        <w:rPr>
          <w:rFonts w:ascii="Verdana" w:hAnsi="Verdana" w:cs="Tahoma"/>
          <w:b/>
          <w:sz w:val="20"/>
          <w:szCs w:val="20"/>
        </w:rPr>
      </w:pPr>
    </w:p>
    <w:tbl>
      <w:tblPr>
        <w:tblW w:w="8505" w:type="dxa"/>
        <w:jc w:val="center"/>
        <w:tblLayout w:type="fixed"/>
        <w:tblCellMar>
          <w:left w:w="30" w:type="dxa"/>
          <w:right w:w="30" w:type="dxa"/>
        </w:tblCellMar>
        <w:tblLook w:val="04A0" w:firstRow="1" w:lastRow="0" w:firstColumn="1" w:lastColumn="0" w:noHBand="0" w:noVBand="1"/>
      </w:tblPr>
      <w:tblGrid>
        <w:gridCol w:w="2835"/>
        <w:gridCol w:w="2835"/>
        <w:gridCol w:w="2835"/>
      </w:tblGrid>
      <w:tr w:rsidR="008F28EA">
        <w:trPr>
          <w:trHeight w:val="218"/>
          <w:jc w:val="center"/>
        </w:trPr>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b/>
                <w:bCs/>
                <w:color w:val="000000"/>
                <w:sz w:val="20"/>
                <w:szCs w:val="20"/>
              </w:rPr>
            </w:pPr>
            <w:r>
              <w:rPr>
                <w:rFonts w:ascii="Verdana" w:eastAsia="Calibri" w:hAnsi="Verdana" w:cs="Tahoma"/>
                <w:b/>
                <w:bCs/>
                <w:sz w:val="20"/>
                <w:szCs w:val="20"/>
              </w:rPr>
              <w:t>Nº DA CCB</w:t>
            </w:r>
          </w:p>
        </w:tc>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b/>
                <w:bCs/>
                <w:color w:val="000000"/>
                <w:sz w:val="20"/>
                <w:szCs w:val="20"/>
              </w:rPr>
            </w:pPr>
            <w:r>
              <w:rPr>
                <w:rFonts w:ascii="Verdana" w:eastAsia="Calibri" w:hAnsi="Verdana" w:cs="Tahoma"/>
                <w:b/>
                <w:bCs/>
                <w:sz w:val="20"/>
                <w:szCs w:val="20"/>
                <w:lang w:val="en-US"/>
              </w:rPr>
              <w:t>PRAZO (MESES)</w:t>
            </w:r>
          </w:p>
        </w:tc>
        <w:tc>
          <w:tcPr>
            <w:tcW w:w="2835" w:type="dxa"/>
            <w:tcBorders>
              <w:top w:val="single" w:sz="6" w:space="0" w:color="auto"/>
              <w:left w:val="single" w:sz="6" w:space="0" w:color="auto"/>
              <w:bottom w:val="single" w:sz="6" w:space="0" w:color="auto"/>
              <w:right w:val="single" w:sz="6" w:space="0" w:color="auto"/>
            </w:tcBorders>
          </w:tcPr>
          <w:p w:rsidR="008F28EA" w:rsidRDefault="0055382E">
            <w:pPr>
              <w:spacing w:line="340" w:lineRule="exact"/>
              <w:jc w:val="center"/>
              <w:rPr>
                <w:rFonts w:ascii="Verdana" w:eastAsia="Calibri" w:hAnsi="Verdana" w:cs="Tahoma"/>
                <w:b/>
                <w:bCs/>
                <w:sz w:val="20"/>
                <w:szCs w:val="20"/>
                <w:lang w:val="en-US"/>
              </w:rPr>
            </w:pPr>
            <w:r>
              <w:rPr>
                <w:rFonts w:ascii="Verdana" w:eastAsia="Calibri" w:hAnsi="Verdana" w:cs="Tahoma"/>
                <w:b/>
                <w:bCs/>
                <w:sz w:val="20"/>
                <w:szCs w:val="20"/>
                <w:lang w:val="en-US"/>
              </w:rPr>
              <w:t>INSTITUIÇÃO FINANCEIRA</w:t>
            </w:r>
          </w:p>
        </w:tc>
      </w:tr>
      <w:tr w:rsidR="008F28EA">
        <w:trPr>
          <w:trHeight w:val="218"/>
          <w:jc w:val="center"/>
        </w:trPr>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color w:val="000000"/>
                <w:sz w:val="20"/>
                <w:szCs w:val="20"/>
                <w:lang w:val="en-US"/>
              </w:rPr>
            </w:pPr>
            <w:r>
              <w:rPr>
                <w:rFonts w:ascii="Verdana" w:eastAsia="Calibri" w:hAnsi="Verdana" w:cs="Tahoma"/>
                <w:color w:val="000000"/>
                <w:sz w:val="20"/>
                <w:szCs w:val="20"/>
                <w:lang w:val="en-US"/>
              </w:rPr>
              <w:t>--</w:t>
            </w:r>
          </w:p>
        </w:tc>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color w:val="000000"/>
                <w:sz w:val="20"/>
                <w:szCs w:val="20"/>
                <w:lang w:val="en-US"/>
              </w:rPr>
            </w:pPr>
            <w:r>
              <w:rPr>
                <w:rFonts w:ascii="Verdana" w:eastAsia="Calibri" w:hAnsi="Verdana" w:cs="Tahoma"/>
                <w:color w:val="000000"/>
                <w:sz w:val="20"/>
                <w:szCs w:val="20"/>
                <w:lang w:val="en-US"/>
              </w:rPr>
              <w:t>--</w:t>
            </w:r>
          </w:p>
        </w:tc>
        <w:tc>
          <w:tcPr>
            <w:tcW w:w="2835" w:type="dxa"/>
            <w:tcBorders>
              <w:top w:val="single" w:sz="6" w:space="0" w:color="auto"/>
              <w:left w:val="single" w:sz="6" w:space="0" w:color="auto"/>
              <w:bottom w:val="single" w:sz="6" w:space="0" w:color="auto"/>
              <w:right w:val="single" w:sz="6" w:space="0" w:color="auto"/>
            </w:tcBorders>
          </w:tcPr>
          <w:p w:rsidR="008F28EA" w:rsidRDefault="008F28EA">
            <w:pPr>
              <w:spacing w:line="340" w:lineRule="exact"/>
              <w:jc w:val="center"/>
              <w:rPr>
                <w:rFonts w:ascii="Verdana" w:eastAsia="Calibri" w:hAnsi="Verdana" w:cs="Tahoma"/>
                <w:color w:val="000000"/>
                <w:sz w:val="20"/>
                <w:szCs w:val="20"/>
                <w:lang w:val="en-US"/>
              </w:rPr>
            </w:pPr>
          </w:p>
        </w:tc>
      </w:tr>
    </w:tbl>
    <w:p w:rsidR="008F28EA" w:rsidRDefault="0055382E">
      <w:pPr>
        <w:autoSpaceDE/>
        <w:adjustRightInd/>
        <w:spacing w:line="340" w:lineRule="exact"/>
        <w:jc w:val="both"/>
        <w:rPr>
          <w:rFonts w:ascii="Verdana" w:hAnsi="Verdana" w:cs="Tahoma"/>
          <w:b/>
          <w:sz w:val="20"/>
          <w:szCs w:val="20"/>
          <w:lang w:val="en-US" w:eastAsia="ar-SA"/>
        </w:rPr>
      </w:pPr>
      <w:r>
        <w:rPr>
          <w:rFonts w:ascii="Verdana" w:hAnsi="Verdana" w:cs="Tahoma"/>
          <w:b/>
          <w:sz w:val="20"/>
          <w:szCs w:val="20"/>
          <w:lang w:val="en-US"/>
        </w:rPr>
        <w:br w:type="page"/>
      </w:r>
    </w:p>
    <w:p w:rsidR="008F28EA" w:rsidRDefault="0055382E">
      <w:pPr>
        <w:pStyle w:val="List2"/>
        <w:spacing w:line="340" w:lineRule="exact"/>
        <w:ind w:left="0" w:firstLine="0"/>
        <w:jc w:val="center"/>
        <w:rPr>
          <w:rFonts w:ascii="Verdana" w:hAnsi="Verdana" w:cs="Tahoma"/>
          <w:b/>
          <w:sz w:val="20"/>
          <w:szCs w:val="20"/>
          <w:u w:val="single"/>
          <w:lang w:val="en-US"/>
        </w:rPr>
      </w:pPr>
      <w:r>
        <w:rPr>
          <w:rFonts w:ascii="Verdana" w:hAnsi="Verdana" w:cs="Tahoma"/>
          <w:b/>
          <w:sz w:val="20"/>
          <w:szCs w:val="20"/>
          <w:u w:val="single"/>
          <w:lang w:val="en-US"/>
        </w:rPr>
        <w:lastRenderedPageBreak/>
        <w:t>ANEXO II</w:t>
      </w:r>
    </w:p>
    <w:p w:rsidR="008F28EA" w:rsidRDefault="0055382E">
      <w:pPr>
        <w:pStyle w:val="List2"/>
        <w:spacing w:line="340" w:lineRule="exact"/>
        <w:ind w:left="0" w:firstLine="0"/>
        <w:jc w:val="center"/>
        <w:rPr>
          <w:rFonts w:ascii="Verdana" w:hAnsi="Verdana" w:cs="Tahoma"/>
          <w:b/>
          <w:sz w:val="20"/>
          <w:szCs w:val="20"/>
        </w:rPr>
      </w:pPr>
      <w:r>
        <w:rPr>
          <w:rFonts w:ascii="Verdana" w:hAnsi="Verdana" w:cs="Tahoma"/>
          <w:b/>
          <w:sz w:val="20"/>
          <w:szCs w:val="20"/>
        </w:rPr>
        <w:t>MODELO DE CÉDULA DE CRÉDITO BANCÁRIO</w:t>
      </w:r>
    </w:p>
    <w:p w:rsidR="008F28EA" w:rsidRDefault="008F28EA">
      <w:pPr>
        <w:pStyle w:val="List2"/>
        <w:spacing w:line="340" w:lineRule="exact"/>
        <w:ind w:left="0" w:firstLine="0"/>
        <w:jc w:val="center"/>
        <w:rPr>
          <w:rFonts w:ascii="Verdana" w:hAnsi="Verdana" w:cs="Tahoma"/>
          <w:b/>
          <w:sz w:val="20"/>
          <w:szCs w:val="20"/>
          <w:u w:val="single"/>
        </w:rPr>
      </w:pPr>
    </w:p>
    <w:p w:rsidR="008F28EA" w:rsidRDefault="0055382E">
      <w:pPr>
        <w:pStyle w:val="List2"/>
        <w:spacing w:line="340" w:lineRule="exact"/>
        <w:ind w:left="0" w:firstLine="0"/>
        <w:jc w:val="center"/>
        <w:rPr>
          <w:rFonts w:ascii="Verdana" w:hAnsi="Verdana" w:cs="Tahoma"/>
          <w:i/>
          <w:sz w:val="20"/>
          <w:szCs w:val="20"/>
        </w:rPr>
      </w:pPr>
      <w:r>
        <w:rPr>
          <w:rFonts w:ascii="Verdana" w:hAnsi="Verdana" w:cs="Tahoma"/>
          <w:i/>
          <w:sz w:val="20"/>
          <w:szCs w:val="20"/>
        </w:rPr>
        <w:t>[ANEXA]</w:t>
      </w:r>
    </w:p>
    <w:p w:rsidR="008F28EA" w:rsidRDefault="0055382E">
      <w:pPr>
        <w:autoSpaceDE/>
        <w:autoSpaceDN/>
        <w:adjustRightInd/>
        <w:spacing w:line="340" w:lineRule="exact"/>
        <w:rPr>
          <w:rFonts w:ascii="Verdana" w:hAnsi="Verdana" w:cs="Tahoma"/>
          <w:b/>
          <w:sz w:val="20"/>
          <w:szCs w:val="20"/>
          <w:u w:val="single"/>
          <w:lang w:eastAsia="ar-SA"/>
        </w:rPr>
      </w:pPr>
      <w:r>
        <w:rPr>
          <w:rFonts w:ascii="Verdana" w:hAnsi="Verdana" w:cs="Tahoma"/>
          <w:b/>
          <w:sz w:val="20"/>
          <w:szCs w:val="20"/>
          <w:u w:val="single"/>
        </w:rPr>
        <w:br w:type="page"/>
      </w:r>
    </w:p>
    <w:p w:rsidR="008F28EA" w:rsidRDefault="0055382E">
      <w:pPr>
        <w:pStyle w:val="List2"/>
        <w:spacing w:line="340" w:lineRule="exact"/>
        <w:ind w:left="0" w:firstLine="0"/>
        <w:jc w:val="center"/>
        <w:rPr>
          <w:rFonts w:ascii="Verdana" w:hAnsi="Verdana" w:cs="Tahoma"/>
          <w:b/>
          <w:sz w:val="20"/>
          <w:szCs w:val="20"/>
          <w:u w:val="single"/>
        </w:rPr>
      </w:pPr>
      <w:r>
        <w:rPr>
          <w:rFonts w:ascii="Verdana" w:hAnsi="Verdana" w:cs="Tahoma"/>
          <w:b/>
          <w:sz w:val="20"/>
          <w:szCs w:val="20"/>
          <w:u w:val="single"/>
        </w:rPr>
        <w:lastRenderedPageBreak/>
        <w:t>ANEXO III</w:t>
      </w:r>
    </w:p>
    <w:p w:rsidR="008F28EA" w:rsidRDefault="008F28EA">
      <w:pPr>
        <w:pStyle w:val="List2"/>
        <w:spacing w:line="340" w:lineRule="exact"/>
        <w:ind w:left="0" w:firstLine="0"/>
        <w:jc w:val="center"/>
        <w:rPr>
          <w:rFonts w:ascii="Verdana" w:hAnsi="Verdana" w:cs="Tahoma"/>
          <w:b/>
          <w:sz w:val="20"/>
          <w:szCs w:val="20"/>
          <w:u w:val="single"/>
        </w:rPr>
      </w:pPr>
    </w:p>
    <w:p w:rsidR="008F28EA" w:rsidRDefault="0055382E">
      <w:pPr>
        <w:pStyle w:val="List2"/>
        <w:spacing w:line="340" w:lineRule="exact"/>
        <w:ind w:left="0" w:firstLine="0"/>
        <w:jc w:val="center"/>
        <w:rPr>
          <w:rFonts w:ascii="Verdana" w:hAnsi="Verdana" w:cs="Tahoma"/>
          <w:b/>
          <w:sz w:val="20"/>
          <w:szCs w:val="20"/>
        </w:rPr>
      </w:pPr>
      <w:r>
        <w:rPr>
          <w:rFonts w:ascii="Verdana" w:hAnsi="Verdana" w:cs="Tahoma"/>
          <w:b/>
          <w:sz w:val="20"/>
          <w:szCs w:val="20"/>
        </w:rPr>
        <w:t>MODELO DE ADITAMENTO À ESCRITURA</w:t>
      </w:r>
    </w:p>
    <w:p w:rsidR="008F28EA" w:rsidRDefault="008F28EA">
      <w:pPr>
        <w:pStyle w:val="List2"/>
        <w:spacing w:line="340" w:lineRule="exact"/>
        <w:ind w:left="0" w:firstLine="0"/>
        <w:jc w:val="center"/>
        <w:rPr>
          <w:rFonts w:ascii="Verdana" w:hAnsi="Verdana" w:cs="Tahoma"/>
          <w:b/>
          <w:sz w:val="20"/>
          <w:szCs w:val="20"/>
          <w:u w:val="single"/>
        </w:rPr>
      </w:pPr>
    </w:p>
    <w:p w:rsidR="008F28EA" w:rsidRDefault="0055382E">
      <w:pPr>
        <w:tabs>
          <w:tab w:val="left" w:pos="4395"/>
          <w:tab w:val="left" w:pos="5954"/>
        </w:tabs>
        <w:spacing w:line="340" w:lineRule="exact"/>
        <w:jc w:val="both"/>
        <w:rPr>
          <w:rFonts w:ascii="Verdana" w:hAnsi="Verdana" w:cs="Tahoma"/>
          <w:b/>
          <w:bCs/>
          <w:sz w:val="20"/>
          <w:szCs w:val="20"/>
        </w:rPr>
      </w:pPr>
      <w:r>
        <w:rPr>
          <w:rFonts w:ascii="Verdana" w:hAnsi="Verdana" w:cs="Tahoma"/>
          <w:b/>
          <w:bCs/>
          <w:sz w:val="20"/>
          <w:szCs w:val="20"/>
        </w:rPr>
        <w:t>INSTRUMENTO PARTICULAR DE [●] ADITAMENTO AO INSTRUMENTO PARTICULAR DE ESCRITURA DA 1ª (PRIMEIRA) EMISSÃO DE DEBÊNTURES SIMPLES, NÃO CONVERSÍVEIS EM AÇÕES, DA ESPÉCIE SUBORDINADA, EM ONZE SÉRIES, PARA COLOCAÇÃO PRIVADA, DA BIVA SECURITIZADORA DE CRÉDITOS FINANCEIROS S.A.</w:t>
      </w:r>
    </w:p>
    <w:p w:rsidR="008F28EA" w:rsidRDefault="008F28EA">
      <w:pPr>
        <w:spacing w:line="340" w:lineRule="exact"/>
        <w:jc w:val="both"/>
        <w:rPr>
          <w:rFonts w:ascii="Verdana" w:hAnsi="Verdana" w:cs="Tahoma"/>
          <w:sz w:val="20"/>
          <w:szCs w:val="20"/>
        </w:rPr>
      </w:pPr>
    </w:p>
    <w:p w:rsidR="008F28EA" w:rsidRDefault="0055382E">
      <w:pPr>
        <w:spacing w:line="340" w:lineRule="exact"/>
        <w:jc w:val="both"/>
        <w:rPr>
          <w:rFonts w:ascii="Verdana" w:hAnsi="Verdana" w:cs="Tahoma"/>
          <w:sz w:val="20"/>
          <w:szCs w:val="20"/>
        </w:rPr>
      </w:pPr>
      <w:r>
        <w:rPr>
          <w:rFonts w:ascii="Verdana" w:hAnsi="Verdana" w:cs="Tahoma"/>
          <w:sz w:val="20"/>
          <w:szCs w:val="20"/>
        </w:rPr>
        <w:t>Pelo presente instrumento particular de [●] aditamento, e na melhor forma de direito, as partes abaixo qualificadas:</w:t>
      </w:r>
    </w:p>
    <w:p w:rsidR="008F28EA" w:rsidRDefault="008F28EA">
      <w:pPr>
        <w:tabs>
          <w:tab w:val="left" w:pos="4678"/>
        </w:tabs>
        <w:spacing w:line="340" w:lineRule="exact"/>
        <w:jc w:val="both"/>
        <w:rPr>
          <w:rFonts w:ascii="Verdana" w:hAnsi="Verdana" w:cs="Tahoma"/>
          <w:b/>
          <w:bCs/>
          <w:sz w:val="20"/>
          <w:szCs w:val="20"/>
        </w:rPr>
      </w:pPr>
    </w:p>
    <w:p w:rsidR="008F28EA" w:rsidRDefault="0055382E">
      <w:pPr>
        <w:spacing w:line="340" w:lineRule="exact"/>
        <w:ind w:left="567" w:hanging="567"/>
        <w:jc w:val="both"/>
        <w:rPr>
          <w:rFonts w:ascii="Verdana" w:eastAsia="MS Mincho" w:hAnsi="Verdana" w:cs="Tahoma"/>
          <w:sz w:val="20"/>
          <w:szCs w:val="20"/>
        </w:rPr>
      </w:pPr>
      <w:r>
        <w:rPr>
          <w:rFonts w:ascii="Verdana" w:hAnsi="Verdana" w:cs="Tahoma"/>
          <w:bCs/>
          <w:sz w:val="20"/>
          <w:szCs w:val="20"/>
        </w:rPr>
        <w:t>(a)</w:t>
      </w:r>
      <w:r>
        <w:rPr>
          <w:rFonts w:ascii="Verdana" w:hAnsi="Verdana" w:cs="Tahoma"/>
          <w:bCs/>
          <w:sz w:val="20"/>
          <w:szCs w:val="20"/>
        </w:rPr>
        <w:tab/>
      </w:r>
      <w:r>
        <w:rPr>
          <w:rFonts w:ascii="Verdana" w:hAnsi="Verdana" w:cs="Tahoma"/>
          <w:b/>
          <w:bCs/>
          <w:sz w:val="20"/>
          <w:szCs w:val="20"/>
        </w:rPr>
        <w:t>BIVA SECURITIZADORA DE CRÉDITOS FINANCEIROS S.A.</w:t>
      </w:r>
      <w:r>
        <w:rPr>
          <w:rFonts w:ascii="Verdana" w:hAnsi="Verdana" w:cs="Tahoma"/>
          <w:sz w:val="20"/>
          <w:szCs w:val="20"/>
        </w:rPr>
        <w:t>, sociedade por ações com sede na Cidade de São Paulo, Estado de São Paulo, Brasil, na Rua Pitu, nº 72, Sala 85, Brooklin, CEP 04567-060, inscrita no Cadastro Nacional da Pessoa Jurídica do Ministério da Fazenda (“</w:t>
      </w:r>
      <w:r>
        <w:rPr>
          <w:rFonts w:ascii="Verdana" w:hAnsi="Verdana" w:cs="Tahoma"/>
          <w:b/>
          <w:sz w:val="20"/>
          <w:szCs w:val="20"/>
        </w:rPr>
        <w:t>CNPJ/MF</w:t>
      </w:r>
      <w:r>
        <w:rPr>
          <w:rFonts w:ascii="Verdana" w:hAnsi="Verdana" w:cs="Tahoma"/>
          <w:sz w:val="20"/>
          <w:szCs w:val="20"/>
        </w:rPr>
        <w:t xml:space="preserve">”) sob o nº 22.142.291/0001-95, </w:t>
      </w:r>
      <w:r>
        <w:rPr>
          <w:rFonts w:ascii="Verdana" w:eastAsia="Garamond" w:hAnsi="Verdana" w:cs="Garamond"/>
          <w:sz w:val="20"/>
          <w:szCs w:val="20"/>
        </w:rPr>
        <w:t>com seus documentos constitutivos registrados na Junta Comercial do Estado de São Paulo (“</w:t>
      </w:r>
      <w:r>
        <w:rPr>
          <w:rFonts w:ascii="Verdana" w:eastAsia="Garamond" w:hAnsi="Verdana" w:cs="Garamond"/>
          <w:b/>
          <w:sz w:val="20"/>
          <w:szCs w:val="20"/>
        </w:rPr>
        <w:t>JUCESP</w:t>
      </w:r>
      <w:r>
        <w:rPr>
          <w:rFonts w:ascii="Verdana" w:eastAsia="Garamond" w:hAnsi="Verdana" w:cs="Garamond"/>
          <w:sz w:val="20"/>
          <w:szCs w:val="20"/>
        </w:rPr>
        <w:t>”) sob o Número de Identificação do Registro de Empresas (“</w:t>
      </w:r>
      <w:r>
        <w:rPr>
          <w:rFonts w:ascii="Verdana" w:eastAsia="Garamond" w:hAnsi="Verdana" w:cs="Garamond"/>
          <w:b/>
          <w:sz w:val="20"/>
          <w:szCs w:val="20"/>
        </w:rPr>
        <w:t>NIRE</w:t>
      </w:r>
      <w:r>
        <w:rPr>
          <w:rFonts w:ascii="Verdana" w:eastAsia="Garamond" w:hAnsi="Verdana" w:cs="Garamond"/>
          <w:sz w:val="20"/>
          <w:szCs w:val="20"/>
        </w:rPr>
        <w:t xml:space="preserve">”) 35300502400, </w:t>
      </w:r>
      <w:r>
        <w:rPr>
          <w:rFonts w:ascii="Verdana" w:hAnsi="Verdana" w:cs="Tahoma"/>
          <w:sz w:val="20"/>
          <w:szCs w:val="20"/>
        </w:rPr>
        <w:t>neste ato representada na forma de seu estatuto social, por seus representantes legais abaixo assinados (“</w:t>
      </w:r>
      <w:r>
        <w:rPr>
          <w:rFonts w:ascii="Verdana" w:hAnsi="Verdana" w:cs="Tahoma"/>
          <w:b/>
          <w:sz w:val="20"/>
          <w:szCs w:val="20"/>
        </w:rPr>
        <w:t>Emissora</w:t>
      </w:r>
      <w:r>
        <w:rPr>
          <w:rFonts w:ascii="Verdana" w:hAnsi="Verdana" w:cs="Tahoma"/>
          <w:sz w:val="20"/>
          <w:szCs w:val="20"/>
        </w:rPr>
        <w:t>”)</w:t>
      </w:r>
      <w:r>
        <w:rPr>
          <w:rFonts w:ascii="Verdana" w:eastAsia="MS Mincho" w:hAnsi="Verdana" w:cs="Tahoma"/>
          <w:sz w:val="20"/>
          <w:szCs w:val="20"/>
        </w:rPr>
        <w:t>; e</w:t>
      </w:r>
    </w:p>
    <w:p w:rsidR="008F28EA" w:rsidRDefault="008F28EA">
      <w:pPr>
        <w:spacing w:line="340" w:lineRule="exact"/>
        <w:jc w:val="both"/>
        <w:rPr>
          <w:rFonts w:ascii="Verdana" w:hAnsi="Verdana" w:cs="Tahoma"/>
          <w:b/>
          <w:bCs/>
          <w:sz w:val="20"/>
          <w:szCs w:val="20"/>
        </w:rPr>
      </w:pPr>
    </w:p>
    <w:p w:rsidR="008F28EA" w:rsidRDefault="0055382E">
      <w:pPr>
        <w:spacing w:line="340" w:lineRule="exact"/>
        <w:ind w:left="567" w:hanging="567"/>
        <w:jc w:val="both"/>
        <w:rPr>
          <w:rFonts w:ascii="Verdana" w:hAnsi="Verdana" w:cs="Tahoma"/>
          <w:sz w:val="20"/>
          <w:szCs w:val="20"/>
        </w:rPr>
      </w:pPr>
      <w:r>
        <w:rPr>
          <w:rFonts w:ascii="Verdana" w:hAnsi="Verdana" w:cs="Tahoma"/>
          <w:bCs/>
          <w:sz w:val="20"/>
          <w:szCs w:val="20"/>
        </w:rPr>
        <w:t>(b)</w:t>
      </w:r>
      <w:r>
        <w:rPr>
          <w:rFonts w:ascii="Verdana" w:hAnsi="Verdana" w:cs="Tahoma"/>
          <w:bCs/>
          <w:sz w:val="20"/>
          <w:szCs w:val="20"/>
        </w:rPr>
        <w:tab/>
      </w:r>
      <w:r>
        <w:rPr>
          <w:rFonts w:ascii="Verdana" w:hAnsi="Verdana"/>
          <w:b/>
          <w:bCs/>
          <w:sz w:val="20"/>
        </w:rPr>
        <w:t>OLIVEIRA TRUST DISTRIBUIDORA DE TÍTULOS E VALORES MOBILIÁRIOS S.A.</w:t>
      </w:r>
      <w:r>
        <w:rPr>
          <w:rFonts w:ascii="Verdana" w:hAnsi="Verdana"/>
          <w:bCs/>
          <w:sz w:val="20"/>
        </w:rPr>
        <w:t xml:space="preserve">, sociedade por ações com sede na Cidade do Rio de Janeiro, Estado do Rio de Janeiro, na Avenida das Américas, nº 3.434, Bloco 07, sala 201, </w:t>
      </w:r>
      <w:r>
        <w:rPr>
          <w:rFonts w:ascii="Verdana" w:hAnsi="Verdana" w:cs="Verdana"/>
          <w:sz w:val="20"/>
        </w:rPr>
        <w:t xml:space="preserve">CEP 22640-102, </w:t>
      </w:r>
      <w:r>
        <w:rPr>
          <w:rFonts w:ascii="Verdana" w:hAnsi="Verdana"/>
          <w:bCs/>
          <w:sz w:val="20"/>
        </w:rPr>
        <w:t>Barra da Tijuca</w:t>
      </w:r>
      <w:r>
        <w:rPr>
          <w:rFonts w:ascii="Verdana" w:hAnsi="Verdana" w:cs="Tahoma"/>
          <w:sz w:val="20"/>
          <w:szCs w:val="20"/>
        </w:rPr>
        <w:t>, na qualidade de representante dos titulares das debêntures objeto da presente emissão (conjuntamente, os “</w:t>
      </w:r>
      <w:r>
        <w:rPr>
          <w:rFonts w:ascii="Verdana" w:hAnsi="Verdana" w:cs="Tahoma"/>
          <w:b/>
          <w:sz w:val="20"/>
          <w:szCs w:val="20"/>
        </w:rPr>
        <w:t>Debenturistas</w:t>
      </w:r>
      <w:r>
        <w:rPr>
          <w:rFonts w:ascii="Verdana" w:hAnsi="Verdana" w:cs="Tahoma"/>
          <w:sz w:val="20"/>
          <w:szCs w:val="20"/>
        </w:rPr>
        <w:t>”), neste ato representada na forma de seu estatuto social, por seus representantes legais abaixo assinados (“</w:t>
      </w:r>
      <w:r>
        <w:rPr>
          <w:rFonts w:ascii="Verdana" w:hAnsi="Verdana" w:cs="Tahoma"/>
          <w:b/>
          <w:sz w:val="20"/>
          <w:szCs w:val="20"/>
        </w:rPr>
        <w:t>Agente Fiduciário</w:t>
      </w:r>
      <w:r>
        <w:rPr>
          <w:rFonts w:ascii="Verdana" w:hAnsi="Verdana" w:cs="Tahoma"/>
          <w:sz w:val="20"/>
          <w:szCs w:val="20"/>
        </w:rPr>
        <w:t>”, sendo a Emissora e o Agente Fiduciário referidos em conjunto como “</w:t>
      </w:r>
      <w:r>
        <w:rPr>
          <w:rFonts w:ascii="Verdana" w:hAnsi="Verdana" w:cs="Tahoma"/>
          <w:b/>
          <w:sz w:val="20"/>
          <w:szCs w:val="20"/>
        </w:rPr>
        <w:t>Partes</w:t>
      </w:r>
      <w:r>
        <w:rPr>
          <w:rFonts w:ascii="Verdana" w:hAnsi="Verdana" w:cs="Tahoma"/>
          <w:sz w:val="20"/>
          <w:szCs w:val="20"/>
        </w:rPr>
        <w:t>” e, cada qual, como uma “</w:t>
      </w:r>
      <w:r>
        <w:rPr>
          <w:rFonts w:ascii="Verdana" w:hAnsi="Verdana" w:cs="Tahoma"/>
          <w:b/>
          <w:sz w:val="20"/>
          <w:szCs w:val="20"/>
        </w:rPr>
        <w:t>Parte</w:t>
      </w:r>
      <w:r>
        <w:rPr>
          <w:rFonts w:ascii="Verdana" w:hAnsi="Verdana" w:cs="Tahoma"/>
          <w:sz w:val="20"/>
          <w:szCs w:val="20"/>
        </w:rPr>
        <w:t>”),</w:t>
      </w:r>
    </w:p>
    <w:p w:rsidR="008F28EA" w:rsidRDefault="008F28EA">
      <w:pPr>
        <w:spacing w:line="340" w:lineRule="exact"/>
        <w:jc w:val="both"/>
        <w:rPr>
          <w:rFonts w:ascii="Verdana" w:hAnsi="Verdana" w:cs="Tahoma"/>
          <w:b/>
          <w:sz w:val="20"/>
          <w:szCs w:val="20"/>
        </w:rPr>
      </w:pPr>
    </w:p>
    <w:p w:rsidR="008F28EA" w:rsidRDefault="0055382E">
      <w:pPr>
        <w:spacing w:line="340" w:lineRule="exact"/>
        <w:jc w:val="both"/>
        <w:rPr>
          <w:rFonts w:ascii="Verdana" w:hAnsi="Verdana" w:cs="Tahoma"/>
          <w:b/>
          <w:sz w:val="20"/>
          <w:szCs w:val="20"/>
        </w:rPr>
      </w:pPr>
      <w:r>
        <w:rPr>
          <w:rFonts w:ascii="Verdana" w:hAnsi="Verdana" w:cs="Tahoma"/>
          <w:b/>
          <w:sz w:val="20"/>
          <w:szCs w:val="20"/>
        </w:rPr>
        <w:t>CONSIDERANDO QUE:</w:t>
      </w:r>
    </w:p>
    <w:p w:rsidR="008F28EA" w:rsidRDefault="008F28EA">
      <w:pPr>
        <w:autoSpaceDE/>
        <w:adjustRightInd/>
        <w:spacing w:line="340" w:lineRule="exact"/>
        <w:jc w:val="both"/>
        <w:rPr>
          <w:rFonts w:ascii="Verdana" w:hAnsi="Verdana" w:cs="Tahoma"/>
          <w:sz w:val="20"/>
          <w:szCs w:val="20"/>
        </w:rPr>
      </w:pPr>
    </w:p>
    <w:p w:rsidR="008F28EA" w:rsidRDefault="0055382E">
      <w:pPr>
        <w:pStyle w:val="ListParagraph"/>
        <w:numPr>
          <w:ilvl w:val="0"/>
          <w:numId w:val="36"/>
        </w:numPr>
        <w:autoSpaceDE/>
        <w:adjustRightInd/>
        <w:spacing w:line="340" w:lineRule="exact"/>
        <w:ind w:left="0" w:firstLine="0"/>
        <w:jc w:val="both"/>
        <w:rPr>
          <w:rFonts w:ascii="Verdana" w:hAnsi="Verdana" w:cs="Tahoma"/>
          <w:sz w:val="20"/>
          <w:szCs w:val="20"/>
        </w:rPr>
      </w:pPr>
      <w:r>
        <w:rPr>
          <w:rFonts w:ascii="Verdana" w:hAnsi="Verdana" w:cs="Tahoma"/>
          <w:sz w:val="20"/>
          <w:szCs w:val="20"/>
        </w:rPr>
        <w:t>a Emissão foi autorizada em Assembleia Geral Extraordinária realizada em [●] de [●] de 2018 (“</w:t>
      </w:r>
      <w:r>
        <w:rPr>
          <w:rFonts w:ascii="Verdana" w:hAnsi="Verdana" w:cs="Tahoma"/>
          <w:b/>
          <w:sz w:val="20"/>
          <w:szCs w:val="20"/>
        </w:rPr>
        <w:t>AGE</w:t>
      </w:r>
      <w:r>
        <w:rPr>
          <w:rFonts w:ascii="Verdana" w:hAnsi="Verdana" w:cs="Tahoma"/>
          <w:sz w:val="20"/>
          <w:szCs w:val="20"/>
        </w:rPr>
        <w:t>”), cuja ata foi arquivada na Junta Comercial do Estado de São Paulo (“</w:t>
      </w:r>
      <w:r>
        <w:rPr>
          <w:rFonts w:ascii="Verdana" w:hAnsi="Verdana" w:cs="Tahoma"/>
          <w:b/>
          <w:sz w:val="20"/>
          <w:szCs w:val="20"/>
        </w:rPr>
        <w:t>JUCESP</w:t>
      </w:r>
      <w:r>
        <w:rPr>
          <w:rFonts w:ascii="Verdana" w:hAnsi="Verdana" w:cs="Tahoma"/>
          <w:sz w:val="20"/>
          <w:szCs w:val="20"/>
        </w:rPr>
        <w:t>”) em [●] de [●] de 2018, sob nº [●];</w:t>
      </w:r>
    </w:p>
    <w:p w:rsidR="008F28EA" w:rsidRDefault="008F28EA">
      <w:pPr>
        <w:pStyle w:val="ListParagraph"/>
        <w:autoSpaceDE/>
        <w:adjustRightInd/>
        <w:spacing w:line="340" w:lineRule="exact"/>
        <w:ind w:left="0"/>
        <w:jc w:val="both"/>
        <w:rPr>
          <w:rFonts w:ascii="Verdana" w:hAnsi="Verdana" w:cs="Tahoma"/>
          <w:sz w:val="20"/>
          <w:szCs w:val="20"/>
        </w:rPr>
      </w:pPr>
    </w:p>
    <w:p w:rsidR="008F28EA" w:rsidRDefault="0055382E">
      <w:pPr>
        <w:pStyle w:val="ListParagraph"/>
        <w:numPr>
          <w:ilvl w:val="0"/>
          <w:numId w:val="36"/>
        </w:numPr>
        <w:autoSpaceDE/>
        <w:adjustRightInd/>
        <w:spacing w:line="340" w:lineRule="exact"/>
        <w:ind w:left="0" w:firstLine="0"/>
        <w:jc w:val="both"/>
        <w:rPr>
          <w:rFonts w:ascii="Verdana" w:hAnsi="Verdana" w:cs="Tahoma"/>
          <w:sz w:val="20"/>
          <w:szCs w:val="20"/>
        </w:rPr>
      </w:pPr>
      <w:r>
        <w:rPr>
          <w:rFonts w:ascii="Verdana" w:hAnsi="Verdana" w:cs="Tahoma"/>
          <w:sz w:val="20"/>
          <w:szCs w:val="20"/>
        </w:rPr>
        <w:t>a Emissora e o Agente Fiduciário celebraram o “</w:t>
      </w:r>
      <w:r>
        <w:rPr>
          <w:rFonts w:ascii="Verdana" w:hAnsi="Verdana" w:cs="Tahoma"/>
          <w:i/>
          <w:sz w:val="20"/>
          <w:szCs w:val="20"/>
        </w:rPr>
        <w:t xml:space="preserve">Instrumento Particular de Escritura da 1ª (Primeira) Emissão de Debêntures Simples, Não Conversíveis em </w:t>
      </w:r>
      <w:r>
        <w:rPr>
          <w:rFonts w:ascii="Verdana" w:hAnsi="Verdana" w:cs="Tahoma"/>
          <w:i/>
          <w:sz w:val="20"/>
          <w:szCs w:val="20"/>
        </w:rPr>
        <w:lastRenderedPageBreak/>
        <w:t xml:space="preserve">Ações, da Espécie Subordinada, em Onze Séries, para Colocação Privada, da </w:t>
      </w:r>
      <w:r>
        <w:rPr>
          <w:rFonts w:ascii="Verdana" w:hAnsi="Verdana" w:cs="Tahoma"/>
          <w:bCs/>
          <w:i/>
          <w:sz w:val="20"/>
          <w:szCs w:val="20"/>
        </w:rPr>
        <w:t>Biva Securitizadora de Créditos Financeiros S.A.</w:t>
      </w:r>
      <w:r>
        <w:rPr>
          <w:rFonts w:ascii="Verdana" w:hAnsi="Verdana" w:cs="Tahoma"/>
          <w:sz w:val="20"/>
          <w:szCs w:val="20"/>
        </w:rPr>
        <w:t>” (“</w:t>
      </w:r>
      <w:r>
        <w:rPr>
          <w:rFonts w:ascii="Verdana" w:hAnsi="Verdana" w:cs="Tahoma"/>
          <w:b/>
          <w:sz w:val="20"/>
          <w:szCs w:val="20"/>
        </w:rPr>
        <w:t>Escritura</w:t>
      </w:r>
      <w:r>
        <w:rPr>
          <w:rFonts w:ascii="Verdana" w:hAnsi="Verdana" w:cs="Tahoma"/>
          <w:sz w:val="20"/>
          <w:szCs w:val="20"/>
        </w:rPr>
        <w:t>”) em [●] de [●] de 2018, a qual foi registrada na JUCESP em [●], sob o nº [●]; e</w:t>
      </w:r>
    </w:p>
    <w:p w:rsidR="008F28EA" w:rsidRDefault="008F28EA">
      <w:pPr>
        <w:pStyle w:val="ListParagraph"/>
        <w:autoSpaceDE/>
        <w:adjustRightInd/>
        <w:spacing w:line="340" w:lineRule="exact"/>
        <w:ind w:left="0"/>
        <w:jc w:val="both"/>
        <w:rPr>
          <w:rFonts w:ascii="Verdana" w:hAnsi="Verdana" w:cs="Tahoma"/>
          <w:sz w:val="20"/>
          <w:szCs w:val="20"/>
        </w:rPr>
      </w:pPr>
    </w:p>
    <w:p w:rsidR="008F28EA" w:rsidRDefault="0055382E">
      <w:pPr>
        <w:pStyle w:val="ListParagraph"/>
        <w:numPr>
          <w:ilvl w:val="0"/>
          <w:numId w:val="36"/>
        </w:numPr>
        <w:autoSpaceDE/>
        <w:adjustRightInd/>
        <w:spacing w:line="340" w:lineRule="exact"/>
        <w:ind w:left="0" w:firstLine="0"/>
        <w:jc w:val="both"/>
        <w:rPr>
          <w:rFonts w:ascii="Verdana" w:hAnsi="Verdana" w:cs="Tahoma"/>
          <w:sz w:val="20"/>
          <w:szCs w:val="20"/>
        </w:rPr>
      </w:pPr>
      <w:r>
        <w:rPr>
          <w:rFonts w:ascii="Verdana" w:hAnsi="Verdana" w:cs="Tahoma"/>
          <w:sz w:val="20"/>
          <w:szCs w:val="20"/>
        </w:rPr>
        <w:t>a fim de realizar a atualização indicada na Cláusula </w:t>
      </w:r>
      <w:r>
        <w:rPr>
          <w:rFonts w:ascii="Verdana" w:hAnsi="Verdana" w:cs="Tahoma"/>
          <w:sz w:val="20"/>
          <w:szCs w:val="20"/>
        </w:rPr>
        <w:fldChar w:fldCharType="begin"/>
      </w:r>
      <w:r>
        <w:rPr>
          <w:rFonts w:ascii="Verdana" w:hAnsi="Verdana" w:cs="Tahoma"/>
          <w:sz w:val="20"/>
          <w:szCs w:val="20"/>
        </w:rPr>
        <w:instrText xml:space="preserve"> REF _Ref517080471 \r \h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3.6.2</w:t>
      </w:r>
      <w:r>
        <w:rPr>
          <w:rFonts w:ascii="Verdana" w:hAnsi="Verdana" w:cs="Tahoma"/>
          <w:sz w:val="20"/>
          <w:szCs w:val="20"/>
        </w:rPr>
        <w:fldChar w:fldCharType="end"/>
      </w:r>
      <w:r>
        <w:rPr>
          <w:rFonts w:ascii="Verdana" w:hAnsi="Verdana" w:cs="Tahoma"/>
          <w:sz w:val="20"/>
          <w:szCs w:val="20"/>
        </w:rPr>
        <w:t xml:space="preserve"> da Escritura, as Partes desejam aditar a Escritura, nos termos da Cláusula </w:t>
      </w:r>
      <w:r>
        <w:rPr>
          <w:rFonts w:ascii="Verdana" w:hAnsi="Verdana" w:cs="Tahoma"/>
          <w:sz w:val="20"/>
          <w:szCs w:val="20"/>
        </w:rPr>
        <w:fldChar w:fldCharType="begin"/>
      </w:r>
      <w:r>
        <w:rPr>
          <w:rFonts w:ascii="Verdana" w:hAnsi="Verdana" w:cs="Tahoma"/>
          <w:sz w:val="20"/>
          <w:szCs w:val="20"/>
        </w:rPr>
        <w:instrText xml:space="preserve"> REF _Ref426535439 \n \p \h  \* MERGEFORMAT </w:instrText>
      </w:r>
      <w:r>
        <w:rPr>
          <w:rFonts w:ascii="Verdana" w:hAnsi="Verdana" w:cs="Tahoma"/>
          <w:sz w:val="20"/>
          <w:szCs w:val="20"/>
        </w:rPr>
      </w:r>
      <w:r>
        <w:rPr>
          <w:rFonts w:ascii="Verdana" w:hAnsi="Verdana" w:cs="Tahoma"/>
          <w:sz w:val="20"/>
          <w:szCs w:val="20"/>
        </w:rPr>
        <w:fldChar w:fldCharType="separate"/>
      </w:r>
      <w:r>
        <w:rPr>
          <w:rFonts w:ascii="Verdana" w:hAnsi="Verdana" w:cs="Tahoma"/>
          <w:sz w:val="20"/>
          <w:szCs w:val="20"/>
        </w:rPr>
        <w:t>2.1 abaixo</w:t>
      </w:r>
      <w:r>
        <w:rPr>
          <w:rFonts w:ascii="Verdana" w:hAnsi="Verdana" w:cs="Tahoma"/>
          <w:sz w:val="20"/>
          <w:szCs w:val="20"/>
        </w:rPr>
        <w:fldChar w:fldCharType="end"/>
      </w:r>
      <w:r>
        <w:rPr>
          <w:rFonts w:ascii="Verdana" w:hAnsi="Verdana" w:cs="Tahoma"/>
          <w:sz w:val="20"/>
          <w:szCs w:val="20"/>
        </w:rPr>
        <w:t xml:space="preserve">, </w:t>
      </w:r>
    </w:p>
    <w:p w:rsidR="008F28EA" w:rsidRDefault="008F28EA">
      <w:pPr>
        <w:spacing w:line="340" w:lineRule="exact"/>
        <w:jc w:val="both"/>
        <w:rPr>
          <w:rFonts w:ascii="Verdana" w:hAnsi="Verdana" w:cs="Tahoma"/>
          <w:b/>
          <w:sz w:val="20"/>
          <w:szCs w:val="20"/>
        </w:rPr>
      </w:pPr>
    </w:p>
    <w:p w:rsidR="008F28EA" w:rsidRDefault="0055382E">
      <w:pPr>
        <w:spacing w:line="340" w:lineRule="exact"/>
        <w:jc w:val="both"/>
        <w:rPr>
          <w:rFonts w:ascii="Verdana" w:hAnsi="Verdana" w:cs="Tahoma"/>
          <w:sz w:val="20"/>
          <w:szCs w:val="20"/>
        </w:rPr>
      </w:pPr>
      <w:r>
        <w:rPr>
          <w:rFonts w:ascii="Verdana" w:hAnsi="Verdana" w:cs="Tahoma"/>
          <w:b/>
          <w:sz w:val="20"/>
          <w:szCs w:val="20"/>
        </w:rPr>
        <w:t>RESOLVEM</w:t>
      </w:r>
      <w:r>
        <w:rPr>
          <w:rFonts w:ascii="Verdana" w:hAnsi="Verdana" w:cs="Tahoma"/>
          <w:sz w:val="20"/>
          <w:szCs w:val="20"/>
        </w:rPr>
        <w:t xml:space="preserve"> a Emissora e o Agente Fiduciário na melhor forma de direito, celebrar o presente “</w:t>
      </w:r>
      <w:r>
        <w:rPr>
          <w:rFonts w:ascii="Verdana" w:hAnsi="Verdana" w:cs="Tahoma"/>
          <w:i/>
          <w:sz w:val="20"/>
          <w:szCs w:val="20"/>
        </w:rPr>
        <w:t xml:space="preserve">[●] Aditamento ao Instrumento Particular de Escritura da 1ª (Primeira) Emissão de Debêntures Simples, Não Conversíveis em Ações, da Espécie Subordinada, em Onze Séries, para Colocação Privada, da </w:t>
      </w:r>
      <w:r>
        <w:rPr>
          <w:rFonts w:ascii="Verdana" w:hAnsi="Verdana" w:cs="Tahoma"/>
          <w:bCs/>
          <w:i/>
          <w:sz w:val="20"/>
          <w:szCs w:val="20"/>
        </w:rPr>
        <w:t>Biva Securitizadora de Créditos Financeiros S.A.</w:t>
      </w:r>
      <w:r>
        <w:rPr>
          <w:rFonts w:ascii="Verdana" w:hAnsi="Verdana" w:cs="Tahoma"/>
          <w:sz w:val="20"/>
          <w:szCs w:val="20"/>
        </w:rPr>
        <w:t>” (“</w:t>
      </w:r>
      <w:r>
        <w:rPr>
          <w:rFonts w:ascii="Verdana" w:hAnsi="Verdana" w:cs="Tahoma"/>
          <w:b/>
          <w:sz w:val="20"/>
          <w:szCs w:val="20"/>
        </w:rPr>
        <w:t>Aditamento</w:t>
      </w:r>
      <w:r>
        <w:rPr>
          <w:rFonts w:ascii="Verdana" w:hAnsi="Verdana" w:cs="Tahoma"/>
          <w:sz w:val="20"/>
          <w:szCs w:val="20"/>
        </w:rPr>
        <w:t>”), nos termos e condições abaixo.</w:t>
      </w:r>
    </w:p>
    <w:p w:rsidR="008F28EA" w:rsidRDefault="008F28EA">
      <w:pPr>
        <w:spacing w:line="340" w:lineRule="exact"/>
        <w:jc w:val="both"/>
        <w:rPr>
          <w:rFonts w:ascii="Verdana" w:hAnsi="Verdana" w:cs="Tahoma"/>
          <w:sz w:val="20"/>
          <w:szCs w:val="20"/>
        </w:rPr>
      </w:pPr>
    </w:p>
    <w:p w:rsidR="008F28EA" w:rsidRDefault="0055382E">
      <w:pPr>
        <w:pStyle w:val="Level2"/>
        <w:numPr>
          <w:ilvl w:val="0"/>
          <w:numId w:val="0"/>
        </w:numPr>
        <w:spacing w:after="0" w:line="340" w:lineRule="exact"/>
        <w:outlineLvl w:val="1"/>
        <w:rPr>
          <w:rFonts w:ascii="Verdana" w:hAnsi="Verdana" w:cs="Tahoma"/>
          <w:szCs w:val="20"/>
          <w:lang w:val="pt-BR"/>
        </w:rPr>
      </w:pPr>
      <w:r>
        <w:rPr>
          <w:rFonts w:ascii="Verdana" w:hAnsi="Verdana" w:cs="Tahoma"/>
          <w:szCs w:val="20"/>
          <w:lang w:val="pt-BR"/>
        </w:rPr>
        <w:t>Salvo se de outra forma definidos neste Aditamento, os termos e expressões iniciados em letras maiúsculas aqui utilizados terão os mesmos e respectivos significados a eles atribuído na Escritura.</w:t>
      </w:r>
    </w:p>
    <w:p w:rsidR="008F28EA" w:rsidRDefault="008F28EA">
      <w:pPr>
        <w:pStyle w:val="Level1"/>
        <w:keepNext/>
        <w:numPr>
          <w:ilvl w:val="0"/>
          <w:numId w:val="0"/>
        </w:numPr>
        <w:tabs>
          <w:tab w:val="left" w:pos="1134"/>
        </w:tabs>
        <w:spacing w:after="0" w:line="340" w:lineRule="exact"/>
        <w:outlineLvl w:val="0"/>
        <w:rPr>
          <w:rFonts w:ascii="Verdana" w:hAnsi="Verdana" w:cs="Tahoma"/>
          <w:b/>
          <w:szCs w:val="20"/>
        </w:rPr>
      </w:pPr>
    </w:p>
    <w:p w:rsidR="008F28EA" w:rsidRDefault="0055382E">
      <w:pPr>
        <w:pStyle w:val="Level1"/>
        <w:keepNext/>
        <w:numPr>
          <w:ilvl w:val="0"/>
          <w:numId w:val="0"/>
        </w:numPr>
        <w:tabs>
          <w:tab w:val="left" w:pos="1134"/>
        </w:tabs>
        <w:spacing w:after="0" w:line="340" w:lineRule="exact"/>
        <w:outlineLvl w:val="0"/>
        <w:rPr>
          <w:rFonts w:ascii="Verdana" w:hAnsi="Verdana" w:cs="Tahoma"/>
          <w:b/>
          <w:szCs w:val="20"/>
        </w:rPr>
      </w:pPr>
      <w:r>
        <w:rPr>
          <w:rFonts w:ascii="Verdana" w:hAnsi="Verdana" w:cs="Tahoma"/>
          <w:b/>
          <w:szCs w:val="20"/>
        </w:rPr>
        <w:t>1.</w:t>
      </w:r>
      <w:r>
        <w:rPr>
          <w:rFonts w:ascii="Verdana" w:hAnsi="Verdana" w:cs="Tahoma"/>
          <w:b/>
          <w:szCs w:val="20"/>
        </w:rPr>
        <w:tab/>
        <w:t>DA AUTORIZAÇÃO E REQUISITOS</w:t>
      </w:r>
    </w:p>
    <w:p w:rsidR="008F28EA" w:rsidRDefault="008F28EA">
      <w:pPr>
        <w:pStyle w:val="Level1"/>
        <w:keepNext/>
        <w:numPr>
          <w:ilvl w:val="0"/>
          <w:numId w:val="0"/>
        </w:numPr>
        <w:tabs>
          <w:tab w:val="left" w:pos="1134"/>
        </w:tabs>
        <w:spacing w:after="0" w:line="340" w:lineRule="exact"/>
        <w:outlineLvl w:val="0"/>
        <w:rPr>
          <w:rFonts w:ascii="Verdana" w:hAnsi="Verdana" w:cs="Tahoma"/>
          <w:b/>
          <w:szCs w:val="20"/>
        </w:rPr>
      </w:pPr>
    </w:p>
    <w:p w:rsidR="008F28EA" w:rsidRDefault="0055382E">
      <w:pPr>
        <w:pStyle w:val="Level2"/>
        <w:numPr>
          <w:ilvl w:val="1"/>
          <w:numId w:val="23"/>
        </w:numPr>
        <w:tabs>
          <w:tab w:val="num" w:pos="1134"/>
        </w:tabs>
        <w:spacing w:after="0" w:line="340" w:lineRule="exact"/>
        <w:ind w:left="0" w:firstLine="0"/>
        <w:outlineLvl w:val="1"/>
        <w:rPr>
          <w:rFonts w:ascii="Verdana" w:hAnsi="Verdana" w:cs="Tahoma"/>
          <w:szCs w:val="20"/>
          <w:lang w:val="pt-BR"/>
        </w:rPr>
      </w:pPr>
      <w:r>
        <w:rPr>
          <w:rFonts w:ascii="Verdana" w:hAnsi="Verdana" w:cs="Tahoma"/>
          <w:szCs w:val="20"/>
          <w:lang w:val="pt-BR"/>
        </w:rPr>
        <w:t>Este Aditamento é celebrado de acordo com a autorização da AGE, que aprovou a realização e as condições da Emissão e das Debêntures, bem como a celebração de todos os documentos e eventuais aditamentos no âmbito da Emissão, conforme item 6(d) da ata da AGE.</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1"/>
        <w:keepNext/>
        <w:numPr>
          <w:ilvl w:val="0"/>
          <w:numId w:val="23"/>
        </w:numPr>
        <w:tabs>
          <w:tab w:val="num" w:pos="0"/>
          <w:tab w:val="left" w:pos="1134"/>
        </w:tabs>
        <w:spacing w:after="0" w:line="340" w:lineRule="exact"/>
        <w:ind w:left="0" w:firstLine="0"/>
        <w:outlineLvl w:val="0"/>
        <w:rPr>
          <w:rFonts w:ascii="Verdana" w:hAnsi="Verdana" w:cs="Tahoma"/>
          <w:b/>
          <w:szCs w:val="20"/>
        </w:rPr>
      </w:pPr>
      <w:r>
        <w:rPr>
          <w:rFonts w:ascii="Verdana" w:hAnsi="Verdana" w:cs="Tahoma"/>
          <w:b/>
          <w:szCs w:val="20"/>
        </w:rPr>
        <w:t>DAS ALTERAÇÕES DA ESCRITURA</w:t>
      </w:r>
    </w:p>
    <w:p w:rsidR="008F28EA" w:rsidRDefault="008F28EA">
      <w:pPr>
        <w:pStyle w:val="Level1"/>
        <w:keepNext/>
        <w:numPr>
          <w:ilvl w:val="0"/>
          <w:numId w:val="0"/>
        </w:numPr>
        <w:tabs>
          <w:tab w:val="left" w:pos="1134"/>
        </w:tabs>
        <w:spacing w:after="0" w:line="340" w:lineRule="exact"/>
        <w:outlineLvl w:val="0"/>
        <w:rPr>
          <w:rFonts w:ascii="Verdana" w:hAnsi="Verdana" w:cs="Tahoma"/>
          <w:b/>
          <w:szCs w:val="20"/>
        </w:rPr>
      </w:pPr>
    </w:p>
    <w:p w:rsidR="008F28EA" w:rsidRDefault="0055382E">
      <w:pPr>
        <w:pStyle w:val="Level2"/>
        <w:numPr>
          <w:ilvl w:val="1"/>
          <w:numId w:val="23"/>
        </w:numPr>
        <w:tabs>
          <w:tab w:val="num" w:pos="1134"/>
        </w:tabs>
        <w:spacing w:after="0" w:line="340" w:lineRule="exact"/>
        <w:ind w:left="0" w:firstLine="0"/>
        <w:outlineLvl w:val="1"/>
        <w:rPr>
          <w:rFonts w:ascii="Verdana" w:hAnsi="Verdana" w:cs="Tahoma"/>
          <w:szCs w:val="20"/>
          <w:lang w:val="pt-BR"/>
        </w:rPr>
      </w:pPr>
      <w:bookmarkStart w:id="159" w:name="_Ref426535439"/>
      <w:r>
        <w:rPr>
          <w:rFonts w:ascii="Verdana" w:hAnsi="Verdana" w:cs="Tahoma"/>
          <w:szCs w:val="20"/>
          <w:lang w:val="pt-BR"/>
        </w:rPr>
        <w:t xml:space="preserve">Pelo presente Aditamento, resolvem as Partes, de comum acordo, alterar a Escritura para refletir a inclusão de CCBs adicionais àquelas listadas no Anexo I da Escritura, passando o Anexo I da Escritura, para todos os fins e efeitos (incluindo, sem limitação, para os fins da Cláusula 3.6.2 da Escritura), a viger com o conteúdo retificado e consolidado que consta do </w:t>
      </w:r>
      <w:r>
        <w:rPr>
          <w:rFonts w:ascii="Verdana" w:hAnsi="Verdana" w:cs="Tahoma"/>
          <w:b/>
          <w:szCs w:val="20"/>
          <w:u w:val="single"/>
          <w:lang w:val="pt-BR"/>
        </w:rPr>
        <w:t>Apêndice A</w:t>
      </w:r>
      <w:r>
        <w:rPr>
          <w:rFonts w:ascii="Verdana" w:hAnsi="Verdana" w:cs="Tahoma"/>
          <w:szCs w:val="20"/>
          <w:lang w:val="pt-BR"/>
        </w:rPr>
        <w:t xml:space="preserve"> ao presente Aditamento, em substituição ao Anexo I da Escritura, nos termos da Cláusula </w:t>
      </w:r>
      <w:r>
        <w:rPr>
          <w:rFonts w:ascii="Verdana" w:hAnsi="Verdana" w:cs="Tahoma"/>
          <w:szCs w:val="20"/>
          <w:lang w:val="pt-BR"/>
        </w:rPr>
        <w:fldChar w:fldCharType="begin"/>
      </w:r>
      <w:r>
        <w:rPr>
          <w:rFonts w:ascii="Verdana" w:hAnsi="Verdana" w:cs="Tahoma"/>
          <w:szCs w:val="20"/>
          <w:lang w:val="pt-BR"/>
        </w:rPr>
        <w:instrText xml:space="preserve"> REF _Ref517080471 \r \h </w:instrText>
      </w:r>
      <w:r>
        <w:rPr>
          <w:rFonts w:ascii="Verdana" w:hAnsi="Verdana" w:cs="Tahoma"/>
          <w:szCs w:val="20"/>
          <w:lang w:val="pt-BR"/>
        </w:rPr>
      </w:r>
      <w:r>
        <w:rPr>
          <w:rFonts w:ascii="Verdana" w:hAnsi="Verdana" w:cs="Tahoma"/>
          <w:szCs w:val="20"/>
          <w:lang w:val="pt-BR"/>
        </w:rPr>
        <w:fldChar w:fldCharType="separate"/>
      </w:r>
      <w:r>
        <w:rPr>
          <w:rFonts w:ascii="Verdana" w:hAnsi="Verdana" w:cs="Tahoma"/>
          <w:szCs w:val="20"/>
          <w:lang w:val="pt-BR"/>
        </w:rPr>
        <w:t>3.6.2</w:t>
      </w:r>
      <w:r>
        <w:rPr>
          <w:rFonts w:ascii="Verdana" w:hAnsi="Verdana" w:cs="Tahoma"/>
          <w:szCs w:val="20"/>
          <w:lang w:val="pt-BR"/>
        </w:rPr>
        <w:fldChar w:fldCharType="end"/>
      </w:r>
      <w:r>
        <w:rPr>
          <w:rFonts w:ascii="Verdana" w:hAnsi="Verdana" w:cs="Tahoma"/>
          <w:szCs w:val="20"/>
          <w:lang w:val="pt-BR"/>
        </w:rPr>
        <w:t xml:space="preserve"> da Escritura.</w:t>
      </w:r>
      <w:bookmarkEnd w:id="159"/>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1"/>
        <w:keepNext/>
        <w:numPr>
          <w:ilvl w:val="0"/>
          <w:numId w:val="23"/>
        </w:numPr>
        <w:tabs>
          <w:tab w:val="left" w:pos="1134"/>
        </w:tabs>
        <w:spacing w:after="0" w:line="340" w:lineRule="exact"/>
        <w:ind w:left="0" w:firstLine="0"/>
        <w:outlineLvl w:val="0"/>
        <w:rPr>
          <w:rFonts w:ascii="Verdana" w:hAnsi="Verdana" w:cs="Tahoma"/>
          <w:b/>
          <w:szCs w:val="20"/>
        </w:rPr>
      </w:pPr>
      <w:r>
        <w:rPr>
          <w:rFonts w:ascii="Verdana" w:hAnsi="Verdana" w:cs="Tahoma"/>
          <w:b/>
          <w:szCs w:val="20"/>
        </w:rPr>
        <w:t>DAS ALTERAÇÕES DA ESCRITURA</w:t>
      </w:r>
    </w:p>
    <w:p w:rsidR="008F28EA" w:rsidRDefault="008F28EA">
      <w:pPr>
        <w:pStyle w:val="Level1"/>
        <w:keepNext/>
        <w:numPr>
          <w:ilvl w:val="0"/>
          <w:numId w:val="0"/>
        </w:numPr>
        <w:tabs>
          <w:tab w:val="left" w:pos="1134"/>
        </w:tabs>
        <w:spacing w:after="0" w:line="340" w:lineRule="exact"/>
        <w:outlineLvl w:val="0"/>
        <w:rPr>
          <w:rFonts w:ascii="Verdana" w:hAnsi="Verdana" w:cs="Tahoma"/>
          <w:b/>
          <w:szCs w:val="20"/>
        </w:rPr>
      </w:pPr>
    </w:p>
    <w:p w:rsidR="008F28EA" w:rsidRDefault="0055382E">
      <w:pPr>
        <w:pStyle w:val="Level2"/>
        <w:numPr>
          <w:ilvl w:val="1"/>
          <w:numId w:val="23"/>
        </w:numPr>
        <w:spacing w:after="0" w:line="340" w:lineRule="exact"/>
        <w:ind w:left="0" w:firstLine="0"/>
        <w:outlineLvl w:val="1"/>
        <w:rPr>
          <w:rFonts w:ascii="Verdana" w:hAnsi="Verdana" w:cs="Tahoma"/>
          <w:szCs w:val="20"/>
          <w:lang w:val="pt-BR"/>
        </w:rPr>
      </w:pPr>
      <w:r>
        <w:rPr>
          <w:rFonts w:ascii="Verdana" w:hAnsi="Verdana" w:cs="Tahoma"/>
          <w:szCs w:val="20"/>
          <w:lang w:val="pt-BR"/>
        </w:rPr>
        <w:t xml:space="preserve">O presente Aditamento, bem como as posteriores alterações da Escritura, serão registrados na JUCESP, de acordo com o artigo 62, inciso II, da </w:t>
      </w:r>
      <w:r>
        <w:rPr>
          <w:rFonts w:ascii="Verdana" w:eastAsia="MS Mincho" w:hAnsi="Verdana" w:cs="Tahoma"/>
          <w:szCs w:val="20"/>
          <w:lang w:val="pt-BR"/>
        </w:rPr>
        <w:t>Lei nº 6.404, de 15 de dezembro de 1976, conforme alterada (“</w:t>
      </w:r>
      <w:r>
        <w:rPr>
          <w:rFonts w:ascii="Verdana" w:eastAsia="MS Mincho" w:hAnsi="Verdana" w:cs="Tahoma"/>
          <w:b/>
          <w:szCs w:val="20"/>
          <w:lang w:val="pt-BR"/>
        </w:rPr>
        <w:t>Lei das Sociedades por Ações</w:t>
      </w:r>
      <w:r>
        <w:rPr>
          <w:rFonts w:ascii="Verdana" w:eastAsia="MS Mincho" w:hAnsi="Verdana" w:cs="Tahoma"/>
          <w:szCs w:val="20"/>
          <w:lang w:val="pt-BR"/>
        </w:rPr>
        <w:t>”)</w:t>
      </w:r>
      <w:r>
        <w:rPr>
          <w:rFonts w:ascii="Verdana" w:hAnsi="Verdana" w:cs="Tahoma"/>
          <w:szCs w:val="20"/>
          <w:lang w:val="pt-BR"/>
        </w:rPr>
        <w:t xml:space="preserve"> e nos termos da Escritura.</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1"/>
        <w:keepNext/>
        <w:numPr>
          <w:ilvl w:val="0"/>
          <w:numId w:val="23"/>
        </w:numPr>
        <w:tabs>
          <w:tab w:val="left" w:pos="1134"/>
        </w:tabs>
        <w:spacing w:after="0" w:line="340" w:lineRule="exact"/>
        <w:ind w:left="0" w:firstLine="0"/>
        <w:outlineLvl w:val="0"/>
        <w:rPr>
          <w:rFonts w:ascii="Verdana" w:hAnsi="Verdana" w:cs="Tahoma"/>
          <w:b/>
          <w:szCs w:val="20"/>
        </w:rPr>
      </w:pPr>
      <w:r>
        <w:rPr>
          <w:rFonts w:ascii="Verdana" w:hAnsi="Verdana" w:cs="Tahoma"/>
          <w:b/>
          <w:szCs w:val="20"/>
        </w:rPr>
        <w:lastRenderedPageBreak/>
        <w:t>DAS RATIFICAÇÕES</w:t>
      </w:r>
    </w:p>
    <w:p w:rsidR="008F28EA" w:rsidRDefault="008F28EA">
      <w:pPr>
        <w:pStyle w:val="Level1"/>
        <w:keepNext/>
        <w:numPr>
          <w:ilvl w:val="0"/>
          <w:numId w:val="0"/>
        </w:numPr>
        <w:tabs>
          <w:tab w:val="left" w:pos="1134"/>
        </w:tabs>
        <w:spacing w:after="0" w:line="340" w:lineRule="exact"/>
        <w:outlineLvl w:val="0"/>
        <w:rPr>
          <w:rFonts w:ascii="Verdana" w:hAnsi="Verdana" w:cs="Tahoma"/>
          <w:b/>
          <w:szCs w:val="20"/>
        </w:rPr>
      </w:pPr>
    </w:p>
    <w:p w:rsidR="008F28EA" w:rsidRDefault="0055382E">
      <w:pPr>
        <w:pStyle w:val="Level2"/>
        <w:numPr>
          <w:ilvl w:val="1"/>
          <w:numId w:val="23"/>
        </w:numPr>
        <w:spacing w:after="0" w:line="340" w:lineRule="exact"/>
        <w:ind w:left="0" w:firstLine="0"/>
        <w:outlineLvl w:val="1"/>
        <w:rPr>
          <w:rFonts w:ascii="Verdana" w:hAnsi="Verdana" w:cs="Tahoma"/>
          <w:szCs w:val="20"/>
          <w:lang w:val="pt-BR"/>
        </w:rPr>
      </w:pPr>
      <w:r>
        <w:rPr>
          <w:rFonts w:ascii="Verdana" w:hAnsi="Verdana" w:cs="Tahoma"/>
          <w:szCs w:val="20"/>
          <w:lang w:val="pt-BR"/>
        </w:rPr>
        <w:t>Ratificam-se, neste ato, todos os termos, cláusulas e condições estabelecidos na Escritura, da qual os Debenturistas declaram-se plenamente cientes e de acordo, que não tenham sido expressamente alterados por este Aditamento.</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2"/>
        <w:numPr>
          <w:ilvl w:val="1"/>
          <w:numId w:val="23"/>
        </w:numPr>
        <w:spacing w:after="0" w:line="340" w:lineRule="exact"/>
        <w:ind w:left="0" w:firstLine="0"/>
        <w:outlineLvl w:val="1"/>
        <w:rPr>
          <w:rFonts w:ascii="Verdana" w:hAnsi="Verdana" w:cs="Tahoma"/>
          <w:szCs w:val="20"/>
          <w:lang w:val="pt-BR"/>
        </w:rPr>
      </w:pPr>
      <w:r>
        <w:rPr>
          <w:rFonts w:ascii="Verdana" w:hAnsi="Verdana" w:cs="Tahoma"/>
          <w:szCs w:val="20"/>
          <w:lang w:val="pt-BR"/>
        </w:rPr>
        <w:t>Caso qualquer das disposições deste Aditamento venha a ser julgada ilegal, inválida ou ineficaz, seja no todo ou em parte, prevalecerão todas as demais disposições não afetadas por tal julgamento, comprometendo-se as Partes, em boa-fé, a substituir a disposição afetada por outra que, na medida do possível, produza o mesmo efeito.</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2"/>
        <w:numPr>
          <w:ilvl w:val="1"/>
          <w:numId w:val="23"/>
        </w:numPr>
        <w:spacing w:after="0" w:line="340" w:lineRule="exact"/>
        <w:ind w:left="0" w:firstLine="0"/>
        <w:outlineLvl w:val="1"/>
        <w:rPr>
          <w:rFonts w:ascii="Verdana" w:hAnsi="Verdana" w:cs="Tahoma"/>
          <w:szCs w:val="20"/>
          <w:lang w:val="pt-BR"/>
        </w:rPr>
      </w:pPr>
      <w:r>
        <w:rPr>
          <w:rFonts w:ascii="Verdana" w:hAnsi="Verdana" w:cs="Tahoma"/>
          <w:szCs w:val="20"/>
          <w:lang w:val="pt-BR"/>
        </w:rPr>
        <w:t>Este Aditamento é celebrado em caráter irrevogável e irretratável, obrigando-se a Emissora e os Debenturistas ao seu fiel, pontual e integral cumprimento por si e por seus sucessores e cessionários, a qualquer título.</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1"/>
        <w:keepNext/>
        <w:numPr>
          <w:ilvl w:val="0"/>
          <w:numId w:val="23"/>
        </w:numPr>
        <w:tabs>
          <w:tab w:val="left" w:pos="1134"/>
        </w:tabs>
        <w:spacing w:after="0" w:line="340" w:lineRule="exact"/>
        <w:ind w:left="0" w:firstLine="0"/>
        <w:outlineLvl w:val="0"/>
        <w:rPr>
          <w:rFonts w:ascii="Verdana" w:hAnsi="Verdana" w:cs="Tahoma"/>
          <w:b/>
          <w:szCs w:val="20"/>
        </w:rPr>
      </w:pPr>
      <w:r>
        <w:rPr>
          <w:rFonts w:ascii="Verdana" w:hAnsi="Verdana" w:cs="Tahoma"/>
          <w:b/>
          <w:szCs w:val="20"/>
        </w:rPr>
        <w:t>DO FORO</w:t>
      </w:r>
    </w:p>
    <w:p w:rsidR="008F28EA" w:rsidRDefault="008F28EA">
      <w:pPr>
        <w:pStyle w:val="Level1"/>
        <w:keepNext/>
        <w:numPr>
          <w:ilvl w:val="0"/>
          <w:numId w:val="0"/>
        </w:numPr>
        <w:tabs>
          <w:tab w:val="left" w:pos="1134"/>
        </w:tabs>
        <w:spacing w:after="0" w:line="340" w:lineRule="exact"/>
        <w:outlineLvl w:val="0"/>
        <w:rPr>
          <w:rFonts w:ascii="Verdana" w:hAnsi="Verdana" w:cs="Tahoma"/>
          <w:b/>
          <w:szCs w:val="20"/>
        </w:rPr>
      </w:pPr>
    </w:p>
    <w:p w:rsidR="008F28EA" w:rsidRDefault="0055382E">
      <w:pPr>
        <w:pStyle w:val="Level2"/>
        <w:numPr>
          <w:ilvl w:val="1"/>
          <w:numId w:val="23"/>
        </w:numPr>
        <w:spacing w:after="0" w:line="340" w:lineRule="exact"/>
        <w:ind w:left="0" w:firstLine="0"/>
        <w:outlineLvl w:val="1"/>
        <w:rPr>
          <w:rFonts w:ascii="Verdana" w:hAnsi="Verdana" w:cs="Tahoma"/>
          <w:szCs w:val="20"/>
          <w:lang w:val="pt-BR"/>
        </w:rPr>
      </w:pPr>
      <w:r>
        <w:rPr>
          <w:rFonts w:ascii="Verdana" w:hAnsi="Verdana" w:cs="Tahoma"/>
          <w:szCs w:val="20"/>
          <w:lang w:val="pt-BR"/>
        </w:rPr>
        <w:t>Este Aditamento é regido pelas Leis da República Federativa do Brasil.</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pStyle w:val="Level2"/>
        <w:numPr>
          <w:ilvl w:val="1"/>
          <w:numId w:val="23"/>
        </w:numPr>
        <w:spacing w:after="0" w:line="340" w:lineRule="exact"/>
        <w:ind w:left="0" w:firstLine="0"/>
        <w:outlineLvl w:val="1"/>
        <w:rPr>
          <w:rFonts w:ascii="Verdana" w:hAnsi="Verdana" w:cs="Tahoma"/>
          <w:szCs w:val="20"/>
          <w:lang w:val="pt-BR"/>
        </w:rPr>
      </w:pPr>
      <w:r>
        <w:rPr>
          <w:rFonts w:ascii="Verdana" w:hAnsi="Verdana" w:cs="Tahoma"/>
          <w:szCs w:val="20"/>
          <w:lang w:val="pt-BR"/>
        </w:rPr>
        <w:t>Fica eleito o foro da Comarca de São Paulo, Estado de São Paulo, para dirimir quaisquer dúvidas ou controvérsias oriundas deste Aditamento, com renúncia a qualquer outro por mais privilegiado que seja.</w:t>
      </w:r>
    </w:p>
    <w:p w:rsidR="008F28EA" w:rsidRDefault="008F28EA">
      <w:pPr>
        <w:pStyle w:val="Level2"/>
        <w:numPr>
          <w:ilvl w:val="0"/>
          <w:numId w:val="0"/>
        </w:numPr>
        <w:spacing w:after="0" w:line="340" w:lineRule="exact"/>
        <w:outlineLvl w:val="1"/>
        <w:rPr>
          <w:rFonts w:ascii="Verdana" w:hAnsi="Verdana" w:cs="Tahoma"/>
          <w:szCs w:val="20"/>
          <w:lang w:val="pt-BR"/>
        </w:rPr>
      </w:pPr>
    </w:p>
    <w:p w:rsidR="008F28EA" w:rsidRDefault="0055382E">
      <w:pPr>
        <w:spacing w:line="340" w:lineRule="exact"/>
        <w:jc w:val="both"/>
        <w:rPr>
          <w:rFonts w:ascii="Verdana" w:hAnsi="Verdana" w:cs="Tahoma"/>
          <w:sz w:val="20"/>
          <w:szCs w:val="20"/>
        </w:rPr>
      </w:pPr>
      <w:r>
        <w:rPr>
          <w:rFonts w:ascii="Verdana" w:hAnsi="Verdana" w:cs="Tahoma"/>
          <w:sz w:val="20"/>
          <w:szCs w:val="20"/>
        </w:rPr>
        <w:t>E, por estarem assim justas e contratadas, as Partes firmam o presente Aditamento em 5 (cinco) vias de igual forma e teor e para o mesmo fim, em conjunto com as duas testemunhas abaixo identificadas e assinadas.</w:t>
      </w:r>
    </w:p>
    <w:p w:rsidR="008F28EA" w:rsidRDefault="008F28EA">
      <w:pPr>
        <w:spacing w:line="340" w:lineRule="exact"/>
        <w:jc w:val="both"/>
        <w:rPr>
          <w:rFonts w:ascii="Verdana" w:hAnsi="Verdana" w:cs="Tahoma"/>
          <w:sz w:val="20"/>
          <w:szCs w:val="20"/>
        </w:rPr>
      </w:pPr>
    </w:p>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São Paulo, [data].</w:t>
      </w:r>
    </w:p>
    <w:p w:rsidR="008F28EA" w:rsidRDefault="008F28EA">
      <w:pPr>
        <w:spacing w:line="340" w:lineRule="exact"/>
        <w:jc w:val="center"/>
        <w:rPr>
          <w:rFonts w:ascii="Verdana" w:eastAsia="Arial Unicode MS" w:hAnsi="Verdana" w:cs="Tahoma"/>
          <w:sz w:val="20"/>
          <w:szCs w:val="20"/>
        </w:rPr>
      </w:pPr>
    </w:p>
    <w:p w:rsidR="008F28EA" w:rsidRDefault="0055382E">
      <w:pPr>
        <w:spacing w:line="340" w:lineRule="exact"/>
        <w:jc w:val="center"/>
        <w:rPr>
          <w:rFonts w:ascii="Verdana" w:eastAsia="Arial Unicode MS" w:hAnsi="Verdana" w:cs="Tahoma"/>
          <w:i/>
          <w:sz w:val="20"/>
          <w:szCs w:val="20"/>
        </w:rPr>
      </w:pPr>
      <w:r>
        <w:rPr>
          <w:rFonts w:ascii="Verdana" w:hAnsi="Verdana" w:cs="Tahoma"/>
          <w:i/>
          <w:sz w:val="20"/>
          <w:szCs w:val="20"/>
        </w:rPr>
        <w:t xml:space="preserve">[As assinaturas seguem nas páginas seguintes. </w:t>
      </w:r>
      <w:r>
        <w:rPr>
          <w:rFonts w:ascii="Verdana" w:eastAsia="Arial Unicode MS" w:hAnsi="Verdana" w:cs="Tahoma"/>
          <w:i/>
          <w:sz w:val="20"/>
          <w:szCs w:val="20"/>
        </w:rPr>
        <w:t>Restante da página intencionalmente deixado em branco]</w:t>
      </w:r>
    </w:p>
    <w:p w:rsidR="008F28EA" w:rsidRDefault="008F28EA">
      <w:pPr>
        <w:spacing w:line="340" w:lineRule="exact"/>
        <w:jc w:val="center"/>
        <w:rPr>
          <w:rFonts w:ascii="Verdana" w:hAnsi="Verdana" w:cs="Tahoma"/>
          <w:i/>
          <w:sz w:val="20"/>
          <w:szCs w:val="20"/>
        </w:rPr>
      </w:pPr>
    </w:p>
    <w:p w:rsidR="008F28EA" w:rsidRDefault="0055382E">
      <w:pPr>
        <w:spacing w:line="340" w:lineRule="exact"/>
        <w:jc w:val="center"/>
        <w:rPr>
          <w:rFonts w:ascii="Verdana" w:eastAsia="Arial Unicode MS" w:hAnsi="Verdana" w:cs="Tahoma"/>
          <w:sz w:val="20"/>
          <w:szCs w:val="20"/>
        </w:rPr>
      </w:pPr>
      <w:r>
        <w:rPr>
          <w:rFonts w:ascii="Verdana" w:eastAsia="Arial Unicode MS" w:hAnsi="Verdana" w:cs="Tahoma"/>
          <w:sz w:val="20"/>
          <w:szCs w:val="20"/>
        </w:rPr>
        <w:t>[ASSINATURAS]</w:t>
      </w:r>
    </w:p>
    <w:p w:rsidR="008F28EA" w:rsidRDefault="0055382E">
      <w:pPr>
        <w:autoSpaceDE/>
        <w:autoSpaceDN/>
        <w:adjustRightInd/>
        <w:rPr>
          <w:rFonts w:ascii="Verdana" w:eastAsia="Arial Unicode MS" w:hAnsi="Verdana" w:cs="Tahoma"/>
          <w:sz w:val="20"/>
          <w:szCs w:val="20"/>
        </w:rPr>
      </w:pPr>
      <w:r>
        <w:rPr>
          <w:rFonts w:ascii="Verdana" w:eastAsia="Arial Unicode MS" w:hAnsi="Verdana" w:cs="Tahoma"/>
          <w:sz w:val="20"/>
          <w:szCs w:val="20"/>
        </w:rPr>
        <w:br w:type="page"/>
      </w:r>
    </w:p>
    <w:p w:rsidR="008F28EA" w:rsidRDefault="0055382E">
      <w:pPr>
        <w:spacing w:line="340" w:lineRule="exact"/>
        <w:jc w:val="center"/>
        <w:rPr>
          <w:rFonts w:ascii="Verdana" w:eastAsia="Arial Unicode MS" w:hAnsi="Verdana" w:cs="Tahoma"/>
          <w:b/>
          <w:sz w:val="20"/>
          <w:szCs w:val="20"/>
        </w:rPr>
      </w:pPr>
      <w:r>
        <w:rPr>
          <w:rFonts w:ascii="Verdana" w:eastAsia="Arial Unicode MS" w:hAnsi="Verdana" w:cs="Tahoma"/>
          <w:b/>
          <w:sz w:val="20"/>
          <w:szCs w:val="20"/>
        </w:rPr>
        <w:lastRenderedPageBreak/>
        <w:t>APÊNDICE A</w:t>
      </w:r>
    </w:p>
    <w:p w:rsidR="008F28EA" w:rsidRDefault="0055382E">
      <w:pPr>
        <w:spacing w:line="340" w:lineRule="exact"/>
        <w:jc w:val="center"/>
        <w:rPr>
          <w:rFonts w:ascii="Verdana" w:eastAsia="Arial Unicode MS" w:hAnsi="Verdana" w:cs="Tahoma"/>
          <w:b/>
          <w:sz w:val="20"/>
          <w:szCs w:val="20"/>
        </w:rPr>
      </w:pPr>
      <w:r>
        <w:rPr>
          <w:rFonts w:ascii="Verdana" w:eastAsia="Arial Unicode MS" w:hAnsi="Verdana" w:cs="Tahoma"/>
          <w:b/>
          <w:sz w:val="20"/>
          <w:szCs w:val="20"/>
        </w:rPr>
        <w:t xml:space="preserve">AO </w:t>
      </w:r>
    </w:p>
    <w:p w:rsidR="008F28EA" w:rsidRDefault="0055382E">
      <w:pPr>
        <w:spacing w:line="340" w:lineRule="exact"/>
        <w:jc w:val="center"/>
        <w:rPr>
          <w:rFonts w:ascii="Verdana" w:eastAsia="Arial Unicode MS" w:hAnsi="Verdana" w:cs="Tahoma"/>
          <w:sz w:val="20"/>
          <w:szCs w:val="20"/>
        </w:rPr>
      </w:pPr>
      <w:r>
        <w:rPr>
          <w:rFonts w:ascii="Verdana" w:hAnsi="Verdana" w:cs="Tahoma"/>
          <w:b/>
          <w:bCs/>
          <w:sz w:val="20"/>
          <w:szCs w:val="20"/>
        </w:rPr>
        <w:t>INSTRUMENTO PARTICULAR DE [●] ADITAMENTO AO INSTRUMENTO PARTICULAR DE ESCRITURA DA 1ª (PRIMEIRA) EMISSÃO DE DEBÊNTURES SIMPLES, NÃO CONVERSÍVEIS EM AÇÕES, DA ESPÉCIE SUBORDINADA, EM ONZE SÉRIES, PARA COLOCAÇÃO PRIVADA, DA BIVA SECURITIZADORA DE CRÉDITOS FINANCEIROS S.A.</w:t>
      </w:r>
    </w:p>
    <w:p w:rsidR="008F28EA" w:rsidRDefault="008F28EA">
      <w:pPr>
        <w:spacing w:line="340" w:lineRule="exact"/>
        <w:jc w:val="center"/>
        <w:rPr>
          <w:rFonts w:ascii="Verdana" w:eastAsia="Arial Unicode MS" w:hAnsi="Verdana" w:cs="Tahoma"/>
          <w:sz w:val="20"/>
          <w:szCs w:val="20"/>
        </w:rPr>
      </w:pPr>
    </w:p>
    <w:p w:rsidR="008F28EA" w:rsidRDefault="0055382E">
      <w:pPr>
        <w:spacing w:line="340" w:lineRule="exact"/>
        <w:jc w:val="center"/>
        <w:rPr>
          <w:rFonts w:ascii="Verdana" w:eastAsia="Arial Unicode MS" w:hAnsi="Verdana" w:cs="Tahoma"/>
          <w:b/>
          <w:sz w:val="20"/>
          <w:szCs w:val="20"/>
        </w:rPr>
      </w:pPr>
      <w:r>
        <w:rPr>
          <w:rFonts w:ascii="Verdana" w:eastAsia="Arial Unicode MS" w:hAnsi="Verdana" w:cs="Tahoma"/>
          <w:b/>
          <w:sz w:val="20"/>
          <w:szCs w:val="20"/>
        </w:rPr>
        <w:t>RELAÇÃO ATUALIZADA DAS CCBS</w:t>
      </w:r>
    </w:p>
    <w:p w:rsidR="008F28EA" w:rsidRDefault="008F28EA">
      <w:pPr>
        <w:spacing w:line="340" w:lineRule="exact"/>
        <w:jc w:val="center"/>
        <w:rPr>
          <w:rFonts w:ascii="Verdana" w:eastAsia="Arial Unicode MS" w:hAnsi="Verdana" w:cs="Tahoma"/>
          <w:b/>
          <w:sz w:val="20"/>
          <w:szCs w:val="20"/>
        </w:rPr>
      </w:pPr>
    </w:p>
    <w:tbl>
      <w:tblPr>
        <w:tblW w:w="8505" w:type="dxa"/>
        <w:jc w:val="center"/>
        <w:tblLayout w:type="fixed"/>
        <w:tblCellMar>
          <w:left w:w="30" w:type="dxa"/>
          <w:right w:w="30" w:type="dxa"/>
        </w:tblCellMar>
        <w:tblLook w:val="04A0" w:firstRow="1" w:lastRow="0" w:firstColumn="1" w:lastColumn="0" w:noHBand="0" w:noVBand="1"/>
      </w:tblPr>
      <w:tblGrid>
        <w:gridCol w:w="2835"/>
        <w:gridCol w:w="2835"/>
        <w:gridCol w:w="2835"/>
      </w:tblGrid>
      <w:tr w:rsidR="008F28EA">
        <w:trPr>
          <w:trHeight w:val="218"/>
          <w:jc w:val="center"/>
        </w:trPr>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b/>
                <w:bCs/>
                <w:color w:val="000000"/>
                <w:sz w:val="20"/>
                <w:szCs w:val="20"/>
              </w:rPr>
            </w:pPr>
            <w:r>
              <w:rPr>
                <w:rFonts w:ascii="Verdana" w:eastAsia="Calibri" w:hAnsi="Verdana" w:cs="Tahoma"/>
                <w:b/>
                <w:bCs/>
                <w:sz w:val="20"/>
                <w:szCs w:val="20"/>
              </w:rPr>
              <w:t>Nº DA CCB</w:t>
            </w:r>
          </w:p>
        </w:tc>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b/>
                <w:bCs/>
                <w:color w:val="000000"/>
                <w:sz w:val="20"/>
                <w:szCs w:val="20"/>
              </w:rPr>
            </w:pPr>
            <w:r>
              <w:rPr>
                <w:rFonts w:ascii="Verdana" w:eastAsia="Calibri" w:hAnsi="Verdana" w:cs="Tahoma"/>
                <w:b/>
                <w:bCs/>
                <w:sz w:val="20"/>
                <w:szCs w:val="20"/>
                <w:lang w:val="en-US"/>
              </w:rPr>
              <w:t>PRAZO (MESES)</w:t>
            </w:r>
          </w:p>
        </w:tc>
        <w:tc>
          <w:tcPr>
            <w:tcW w:w="2835" w:type="dxa"/>
            <w:tcBorders>
              <w:top w:val="single" w:sz="6" w:space="0" w:color="auto"/>
              <w:left w:val="single" w:sz="6" w:space="0" w:color="auto"/>
              <w:bottom w:val="single" w:sz="6" w:space="0" w:color="auto"/>
              <w:right w:val="single" w:sz="6" w:space="0" w:color="auto"/>
            </w:tcBorders>
          </w:tcPr>
          <w:p w:rsidR="008F28EA" w:rsidRDefault="0055382E">
            <w:pPr>
              <w:spacing w:line="340" w:lineRule="exact"/>
              <w:jc w:val="center"/>
              <w:rPr>
                <w:rFonts w:ascii="Verdana" w:eastAsia="Calibri" w:hAnsi="Verdana" w:cs="Tahoma"/>
                <w:b/>
                <w:bCs/>
                <w:sz w:val="20"/>
                <w:szCs w:val="20"/>
                <w:lang w:val="en-US"/>
              </w:rPr>
            </w:pPr>
            <w:r>
              <w:rPr>
                <w:rFonts w:ascii="Verdana" w:eastAsia="Calibri" w:hAnsi="Verdana" w:cs="Tahoma"/>
                <w:b/>
                <w:bCs/>
                <w:sz w:val="20"/>
                <w:szCs w:val="20"/>
                <w:lang w:val="en-US"/>
              </w:rPr>
              <w:t>INSTITUIÇÃO FINANCEIRA</w:t>
            </w:r>
          </w:p>
        </w:tc>
      </w:tr>
      <w:tr w:rsidR="008F28EA">
        <w:trPr>
          <w:trHeight w:val="218"/>
          <w:jc w:val="center"/>
        </w:trPr>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color w:val="000000"/>
                <w:sz w:val="20"/>
                <w:szCs w:val="20"/>
                <w:lang w:val="en-US"/>
              </w:rPr>
            </w:pPr>
            <w:r>
              <w:rPr>
                <w:rFonts w:ascii="Verdana" w:eastAsia="Calibri" w:hAnsi="Verdana" w:cs="Tahoma"/>
                <w:color w:val="000000"/>
                <w:sz w:val="20"/>
                <w:szCs w:val="20"/>
                <w:lang w:val="en-US"/>
              </w:rPr>
              <w:t>--</w:t>
            </w:r>
          </w:p>
        </w:tc>
        <w:tc>
          <w:tcPr>
            <w:tcW w:w="2835" w:type="dxa"/>
            <w:tcBorders>
              <w:top w:val="single" w:sz="6" w:space="0" w:color="auto"/>
              <w:left w:val="single" w:sz="6" w:space="0" w:color="auto"/>
              <w:bottom w:val="single" w:sz="6" w:space="0" w:color="auto"/>
              <w:right w:val="single" w:sz="6" w:space="0" w:color="auto"/>
            </w:tcBorders>
            <w:hideMark/>
          </w:tcPr>
          <w:p w:rsidR="008F28EA" w:rsidRDefault="0055382E">
            <w:pPr>
              <w:spacing w:line="340" w:lineRule="exact"/>
              <w:jc w:val="center"/>
              <w:rPr>
                <w:rFonts w:ascii="Verdana" w:eastAsia="Calibri" w:hAnsi="Verdana" w:cs="Tahoma"/>
                <w:color w:val="000000"/>
                <w:sz w:val="20"/>
                <w:szCs w:val="20"/>
                <w:lang w:val="en-US"/>
              </w:rPr>
            </w:pPr>
            <w:r>
              <w:rPr>
                <w:rFonts w:ascii="Verdana" w:eastAsia="Calibri" w:hAnsi="Verdana" w:cs="Tahoma"/>
                <w:color w:val="000000"/>
                <w:sz w:val="20"/>
                <w:szCs w:val="20"/>
                <w:lang w:val="en-US"/>
              </w:rPr>
              <w:t>--</w:t>
            </w:r>
          </w:p>
        </w:tc>
        <w:tc>
          <w:tcPr>
            <w:tcW w:w="2835" w:type="dxa"/>
            <w:tcBorders>
              <w:top w:val="single" w:sz="6" w:space="0" w:color="auto"/>
              <w:left w:val="single" w:sz="6" w:space="0" w:color="auto"/>
              <w:bottom w:val="single" w:sz="6" w:space="0" w:color="auto"/>
              <w:right w:val="single" w:sz="6" w:space="0" w:color="auto"/>
            </w:tcBorders>
          </w:tcPr>
          <w:p w:rsidR="008F28EA" w:rsidRDefault="008F28EA">
            <w:pPr>
              <w:spacing w:line="340" w:lineRule="exact"/>
              <w:jc w:val="center"/>
              <w:rPr>
                <w:rFonts w:ascii="Verdana" w:eastAsia="Calibri" w:hAnsi="Verdana" w:cs="Tahoma"/>
                <w:color w:val="000000"/>
                <w:sz w:val="20"/>
                <w:szCs w:val="20"/>
                <w:lang w:val="en-US"/>
              </w:rPr>
            </w:pPr>
          </w:p>
        </w:tc>
      </w:tr>
    </w:tbl>
    <w:p w:rsidR="008F28EA" w:rsidRDefault="008F28EA">
      <w:pPr>
        <w:spacing w:line="340" w:lineRule="exact"/>
        <w:jc w:val="center"/>
        <w:rPr>
          <w:rFonts w:ascii="Verdana" w:eastAsia="Arial Unicode MS" w:hAnsi="Verdana" w:cs="Tahoma"/>
          <w:b/>
          <w:sz w:val="20"/>
          <w:szCs w:val="20"/>
        </w:rPr>
      </w:pPr>
    </w:p>
    <w:p w:rsidR="008F28EA" w:rsidRDefault="0055382E">
      <w:pPr>
        <w:autoSpaceDE/>
        <w:autoSpaceDN/>
        <w:adjustRightInd/>
        <w:rPr>
          <w:rFonts w:ascii="Verdana" w:eastAsia="Arial Unicode MS" w:hAnsi="Verdana" w:cs="Tahoma"/>
          <w:b/>
          <w:sz w:val="20"/>
          <w:szCs w:val="20"/>
        </w:rPr>
      </w:pPr>
      <w:r>
        <w:rPr>
          <w:rFonts w:ascii="Verdana" w:eastAsia="Arial Unicode MS" w:hAnsi="Verdana" w:cs="Tahoma"/>
          <w:b/>
          <w:sz w:val="20"/>
          <w:szCs w:val="20"/>
        </w:rPr>
        <w:br w:type="page"/>
      </w:r>
    </w:p>
    <w:p w:rsidR="008F28EA" w:rsidRDefault="008F28EA">
      <w:pPr>
        <w:spacing w:line="340" w:lineRule="exact"/>
        <w:jc w:val="center"/>
        <w:rPr>
          <w:rFonts w:ascii="Verdana" w:hAnsi="Verdana" w:cs="Tahoma"/>
          <w:b/>
          <w:sz w:val="20"/>
          <w:szCs w:val="20"/>
          <w:u w:val="single"/>
        </w:rPr>
        <w:sectPr w:rsidR="008F28EA" w:rsidSect="0055382E">
          <w:footerReference w:type="default" r:id="rId15"/>
          <w:headerReference w:type="first" r:id="rId16"/>
          <w:pgSz w:w="11906" w:h="16838" w:code="9"/>
          <w:pgMar w:top="1418" w:right="1701" w:bottom="1417" w:left="1701" w:header="1134" w:footer="567" w:gutter="0"/>
          <w:paperSrc w:first="7" w:other="7"/>
          <w:cols w:space="720"/>
          <w:noEndnote/>
          <w:titlePg/>
          <w:docGrid w:linePitch="354"/>
        </w:sectPr>
      </w:pPr>
    </w:p>
    <w:p w:rsidR="008F28EA" w:rsidRDefault="0055382E">
      <w:pPr>
        <w:spacing w:line="340" w:lineRule="exact"/>
        <w:jc w:val="center"/>
        <w:rPr>
          <w:rFonts w:ascii="Verdana" w:hAnsi="Verdana" w:cs="Tahoma"/>
          <w:b/>
          <w:sz w:val="20"/>
          <w:szCs w:val="20"/>
          <w:u w:val="single"/>
        </w:rPr>
      </w:pPr>
      <w:r>
        <w:rPr>
          <w:rFonts w:ascii="Verdana" w:hAnsi="Verdana" w:cs="Tahoma"/>
          <w:b/>
          <w:sz w:val="20"/>
          <w:szCs w:val="20"/>
          <w:u w:val="single"/>
        </w:rPr>
        <w:lastRenderedPageBreak/>
        <w:t>ANEXO IV</w:t>
      </w:r>
    </w:p>
    <w:p w:rsidR="008F28EA" w:rsidRDefault="008F28EA">
      <w:pPr>
        <w:spacing w:line="340" w:lineRule="exact"/>
        <w:jc w:val="center"/>
        <w:rPr>
          <w:rFonts w:ascii="Verdana" w:hAnsi="Verdana" w:cs="Tahoma"/>
          <w:b/>
          <w:sz w:val="20"/>
          <w:szCs w:val="20"/>
          <w:u w:val="single"/>
        </w:rPr>
      </w:pPr>
    </w:p>
    <w:p w:rsidR="008F28EA" w:rsidRDefault="0055382E">
      <w:pPr>
        <w:spacing w:line="340" w:lineRule="exact"/>
        <w:jc w:val="center"/>
        <w:rPr>
          <w:rFonts w:ascii="Verdana" w:hAnsi="Verdana" w:cs="Tahoma"/>
          <w:b/>
          <w:sz w:val="20"/>
          <w:szCs w:val="20"/>
        </w:rPr>
      </w:pPr>
      <w:r>
        <w:rPr>
          <w:rFonts w:ascii="Verdana" w:hAnsi="Verdana" w:cs="Tahoma"/>
          <w:b/>
          <w:sz w:val="20"/>
          <w:szCs w:val="20"/>
        </w:rPr>
        <w:t>MODELO DE RELATÓRIO</w:t>
      </w:r>
    </w:p>
    <w:p w:rsidR="008F28EA" w:rsidRDefault="008F28EA">
      <w:pPr>
        <w:spacing w:line="340" w:lineRule="exact"/>
        <w:jc w:val="center"/>
        <w:rPr>
          <w:rFonts w:ascii="Verdana" w:hAnsi="Verdana" w:cs="Tahoma"/>
          <w:b/>
          <w:sz w:val="20"/>
          <w:szCs w:val="20"/>
        </w:rPr>
      </w:pPr>
    </w:p>
    <w:p w:rsidR="008F28EA" w:rsidRDefault="0055382E">
      <w:pPr>
        <w:spacing w:line="340" w:lineRule="exact"/>
        <w:jc w:val="center"/>
        <w:rPr>
          <w:rFonts w:ascii="Verdana" w:hAnsi="Verdana" w:cs="Tahoma"/>
          <w:b/>
          <w:sz w:val="20"/>
          <w:szCs w:val="20"/>
        </w:rPr>
      </w:pPr>
      <w:r>
        <w:rPr>
          <w:rFonts w:ascii="Verdana" w:hAnsi="Verdana" w:cs="Tahoma"/>
          <w:b/>
          <w:sz w:val="20"/>
          <w:szCs w:val="20"/>
        </w:rPr>
        <w:t>Sumário de Pagamentos de Amortização e Prêmio de Reembolso</w:t>
      </w:r>
    </w:p>
    <w:p w:rsidR="008F28EA" w:rsidRDefault="008F28EA">
      <w:pPr>
        <w:spacing w:line="340" w:lineRule="exact"/>
        <w:jc w:val="center"/>
        <w:rPr>
          <w:rFonts w:ascii="Verdana" w:hAnsi="Verdana" w:cs="Tahoma"/>
          <w:b/>
          <w:sz w:val="20"/>
          <w:szCs w:val="20"/>
        </w:rPr>
      </w:pPr>
    </w:p>
    <w:tbl>
      <w:tblPr>
        <w:tblStyle w:val="TableGrid"/>
        <w:tblW w:w="13320" w:type="dxa"/>
        <w:jc w:val="center"/>
        <w:tblLayout w:type="fixed"/>
        <w:tblLook w:val="04A0" w:firstRow="1" w:lastRow="0" w:firstColumn="1" w:lastColumn="0" w:noHBand="0" w:noVBand="1"/>
      </w:tblPr>
      <w:tblGrid>
        <w:gridCol w:w="1696"/>
        <w:gridCol w:w="1843"/>
        <w:gridCol w:w="1843"/>
        <w:gridCol w:w="1984"/>
        <w:gridCol w:w="2552"/>
        <w:gridCol w:w="3402"/>
      </w:tblGrid>
      <w:tr w:rsidR="008F28EA">
        <w:trPr>
          <w:jc w:val="center"/>
        </w:trPr>
        <w:tc>
          <w:tcPr>
            <w:tcW w:w="13320" w:type="dxa"/>
            <w:gridSpan w:val="6"/>
            <w:tcBorders>
              <w:top w:val="single" w:sz="4" w:space="0" w:color="auto"/>
              <w:left w:val="single" w:sz="4" w:space="0" w:color="auto"/>
              <w:bottom w:val="single" w:sz="4" w:space="0" w:color="auto"/>
              <w:right w:val="single" w:sz="4" w:space="0" w:color="auto"/>
            </w:tcBorders>
          </w:tcPr>
          <w:p w:rsidR="008F28EA" w:rsidRDefault="0055382E">
            <w:pPr>
              <w:spacing w:line="340" w:lineRule="exact"/>
              <w:jc w:val="center"/>
              <w:rPr>
                <w:rFonts w:ascii="Verdana" w:hAnsi="Verdana" w:cs="Tahoma"/>
                <w:b/>
                <w:sz w:val="20"/>
                <w:szCs w:val="20"/>
              </w:rPr>
            </w:pPr>
            <w:r>
              <w:rPr>
                <w:rFonts w:ascii="Verdana" w:hAnsi="Verdana" w:cs="Tahoma"/>
                <w:b/>
                <w:sz w:val="20"/>
                <w:szCs w:val="20"/>
              </w:rPr>
              <w:t>Relatório de pagamento – Mês de [●]</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b/>
                <w:sz w:val="20"/>
                <w:szCs w:val="20"/>
              </w:rPr>
            </w:pPr>
            <w:r>
              <w:rPr>
                <w:rFonts w:ascii="Verdana" w:hAnsi="Verdana" w:cs="Tahoma"/>
                <w:b/>
                <w:sz w:val="20"/>
                <w:szCs w:val="20"/>
              </w:rPr>
              <w:t>Debenturista</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b/>
                <w:sz w:val="20"/>
                <w:szCs w:val="20"/>
              </w:rPr>
            </w:pPr>
            <w:r>
              <w:rPr>
                <w:rFonts w:ascii="Verdana" w:hAnsi="Verdana" w:cs="Tahoma"/>
                <w:b/>
                <w:bCs/>
                <w:sz w:val="20"/>
                <w:szCs w:val="20"/>
              </w:rPr>
              <w:t>Amortização no mês (R$)</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sz w:val="20"/>
                <w:szCs w:val="20"/>
              </w:rPr>
            </w:pPr>
            <w:r>
              <w:rPr>
                <w:rFonts w:ascii="Verdana" w:hAnsi="Verdana" w:cs="Tahoma"/>
                <w:b/>
                <w:sz w:val="20"/>
                <w:szCs w:val="20"/>
              </w:rPr>
              <w:t>Prêmio no mês (R$)</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b/>
                <w:sz w:val="20"/>
                <w:szCs w:val="20"/>
              </w:rPr>
            </w:pPr>
            <w:r>
              <w:rPr>
                <w:rFonts w:ascii="Verdana" w:hAnsi="Verdana" w:cs="Tahoma"/>
                <w:b/>
                <w:sz w:val="20"/>
                <w:szCs w:val="20"/>
              </w:rPr>
              <w:t>Alíquota de IR (%)</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b/>
                <w:sz w:val="20"/>
                <w:szCs w:val="20"/>
              </w:rPr>
            </w:pPr>
            <w:r>
              <w:rPr>
                <w:rFonts w:ascii="Verdana" w:hAnsi="Verdana" w:cs="Tahoma"/>
                <w:b/>
                <w:sz w:val="20"/>
                <w:szCs w:val="20"/>
              </w:rPr>
              <w:t>Prêmio de Reembolso (R$)</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sz w:val="20"/>
                <w:szCs w:val="20"/>
              </w:rPr>
            </w:pPr>
            <w:r>
              <w:rPr>
                <w:rFonts w:ascii="Verdana" w:hAnsi="Verdana" w:cs="Tahoma"/>
                <w:b/>
                <w:sz w:val="20"/>
                <w:szCs w:val="20"/>
              </w:rPr>
              <w:t>Total no período (R$)</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TOTAL</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c>
          <w:tcPr>
            <w:tcW w:w="198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c>
          <w:tcPr>
            <w:tcW w:w="255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r>
    </w:tbl>
    <w:p w:rsidR="008F28EA" w:rsidRDefault="008F28EA">
      <w:pPr>
        <w:spacing w:line="340" w:lineRule="exact"/>
        <w:rPr>
          <w:rFonts w:ascii="Verdana" w:hAnsi="Verdana" w:cs="Tahoma"/>
          <w:sz w:val="20"/>
          <w:szCs w:val="20"/>
        </w:rPr>
      </w:pPr>
    </w:p>
    <w:p w:rsidR="008F28EA" w:rsidRDefault="0055382E">
      <w:pPr>
        <w:spacing w:line="340" w:lineRule="exact"/>
        <w:jc w:val="center"/>
        <w:rPr>
          <w:rFonts w:ascii="Verdana" w:hAnsi="Verdana" w:cs="Tahoma"/>
          <w:b/>
          <w:sz w:val="20"/>
          <w:szCs w:val="20"/>
        </w:rPr>
      </w:pPr>
      <w:r>
        <w:rPr>
          <w:rFonts w:ascii="Verdana" w:hAnsi="Verdana" w:cs="Tahoma"/>
          <w:b/>
          <w:sz w:val="20"/>
          <w:szCs w:val="20"/>
        </w:rPr>
        <w:t>Sumário de CCBs</w:t>
      </w:r>
    </w:p>
    <w:tbl>
      <w:tblPr>
        <w:tblStyle w:val="TableGrid"/>
        <w:tblW w:w="13603" w:type="dxa"/>
        <w:jc w:val="center"/>
        <w:tblLayout w:type="fixed"/>
        <w:tblLook w:val="04A0" w:firstRow="1" w:lastRow="0" w:firstColumn="1" w:lastColumn="0" w:noHBand="0" w:noVBand="1"/>
      </w:tblPr>
      <w:tblGrid>
        <w:gridCol w:w="2480"/>
        <w:gridCol w:w="2482"/>
        <w:gridCol w:w="4247"/>
        <w:gridCol w:w="4394"/>
      </w:tblGrid>
      <w:tr w:rsidR="008F28EA">
        <w:trPr>
          <w:jc w:val="center"/>
        </w:trPr>
        <w:tc>
          <w:tcPr>
            <w:tcW w:w="13603" w:type="dxa"/>
            <w:gridSpan w:val="4"/>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b/>
                <w:sz w:val="20"/>
                <w:szCs w:val="20"/>
              </w:rPr>
            </w:pPr>
            <w:r>
              <w:rPr>
                <w:rFonts w:ascii="Verdana" w:hAnsi="Verdana" w:cs="Tahoma"/>
                <w:b/>
                <w:sz w:val="20"/>
                <w:szCs w:val="20"/>
              </w:rPr>
              <w:t>Relatório de recebimentos – Mês de [●]</w:t>
            </w:r>
          </w:p>
        </w:tc>
      </w:tr>
      <w:tr w:rsidR="008F28EA">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b/>
                <w:sz w:val="20"/>
                <w:szCs w:val="20"/>
              </w:rPr>
            </w:pPr>
            <w:r>
              <w:rPr>
                <w:rFonts w:ascii="Verdana" w:hAnsi="Verdana" w:cs="Tahoma"/>
                <w:b/>
                <w:sz w:val="20"/>
                <w:szCs w:val="20"/>
              </w:rPr>
              <w:t>CCB Nº.</w:t>
            </w:r>
          </w:p>
        </w:tc>
        <w:tc>
          <w:tcPr>
            <w:tcW w:w="248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b/>
                <w:sz w:val="20"/>
                <w:szCs w:val="20"/>
              </w:rPr>
            </w:pPr>
            <w:r>
              <w:rPr>
                <w:rFonts w:ascii="Verdana" w:hAnsi="Verdana" w:cs="Tahoma"/>
                <w:b/>
                <w:sz w:val="20"/>
                <w:szCs w:val="20"/>
              </w:rPr>
              <w:t>Amortização no mês (R$)</w:t>
            </w:r>
          </w:p>
        </w:tc>
        <w:tc>
          <w:tcPr>
            <w:tcW w:w="4247"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sz w:val="20"/>
                <w:szCs w:val="20"/>
              </w:rPr>
            </w:pPr>
            <w:r>
              <w:rPr>
                <w:rFonts w:ascii="Verdana" w:hAnsi="Verdana" w:cs="Tahoma"/>
                <w:b/>
                <w:sz w:val="20"/>
                <w:szCs w:val="20"/>
              </w:rPr>
              <w:t>Juros no mês (R$) /</w:t>
            </w:r>
          </w:p>
        </w:tc>
        <w:tc>
          <w:tcPr>
            <w:tcW w:w="439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pacing w:line="340" w:lineRule="exact"/>
              <w:jc w:val="center"/>
              <w:rPr>
                <w:rFonts w:ascii="Verdana" w:hAnsi="Verdana" w:cs="Tahoma"/>
                <w:sz w:val="20"/>
                <w:szCs w:val="20"/>
              </w:rPr>
            </w:pPr>
            <w:r>
              <w:rPr>
                <w:rFonts w:ascii="Verdana" w:hAnsi="Verdana" w:cs="Tahoma"/>
                <w:b/>
                <w:sz w:val="20"/>
                <w:szCs w:val="20"/>
              </w:rPr>
              <w:t>Total no Período (R$)</w:t>
            </w:r>
          </w:p>
        </w:tc>
      </w:tr>
      <w:tr w:rsidR="008F28EA">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48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4247"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439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248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4247"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c>
          <w:tcPr>
            <w:tcW w:w="439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sz w:val="20"/>
                <w:szCs w:val="20"/>
              </w:rPr>
              <w:t>[●]</w:t>
            </w:r>
          </w:p>
        </w:tc>
      </w:tr>
      <w:tr w:rsidR="008F28EA">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TOTAL</w:t>
            </w:r>
          </w:p>
        </w:tc>
        <w:tc>
          <w:tcPr>
            <w:tcW w:w="2482"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c>
          <w:tcPr>
            <w:tcW w:w="4247"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c>
          <w:tcPr>
            <w:tcW w:w="4394" w:type="dxa"/>
            <w:tcBorders>
              <w:top w:val="single" w:sz="4" w:space="0" w:color="auto"/>
              <w:left w:val="single" w:sz="4" w:space="0" w:color="auto"/>
              <w:bottom w:val="single" w:sz="4" w:space="0" w:color="auto"/>
              <w:right w:val="single" w:sz="4" w:space="0" w:color="auto"/>
            </w:tcBorders>
            <w:vAlign w:val="center"/>
            <w:hideMark/>
          </w:tcPr>
          <w:p w:rsidR="008F28EA" w:rsidRDefault="0055382E">
            <w:pPr>
              <w:suppressAutoHyphens/>
              <w:spacing w:line="340" w:lineRule="exact"/>
              <w:jc w:val="center"/>
              <w:rPr>
                <w:rFonts w:ascii="Verdana" w:hAnsi="Verdana" w:cs="Tahoma"/>
                <w:sz w:val="20"/>
                <w:szCs w:val="20"/>
              </w:rPr>
            </w:pPr>
            <w:r>
              <w:rPr>
                <w:rFonts w:ascii="Verdana" w:hAnsi="Verdana" w:cs="Tahoma"/>
                <w:b/>
                <w:sz w:val="20"/>
                <w:szCs w:val="20"/>
              </w:rPr>
              <w:t>[●]</w:t>
            </w:r>
          </w:p>
        </w:tc>
      </w:tr>
    </w:tbl>
    <w:p w:rsidR="008F28EA" w:rsidRDefault="008F28EA">
      <w:pPr>
        <w:spacing w:line="340" w:lineRule="exact"/>
        <w:rPr>
          <w:rFonts w:ascii="Verdana" w:hAnsi="Verdana"/>
          <w:sz w:val="20"/>
          <w:szCs w:val="20"/>
        </w:rPr>
      </w:pPr>
    </w:p>
    <w:sectPr w:rsidR="008F28EA">
      <w:pgSz w:w="15840" w:h="12240" w:orient="landscape" w:code="1"/>
      <w:pgMar w:top="993" w:right="1418" w:bottom="1701" w:left="1418" w:header="1134" w:footer="567" w:gutter="0"/>
      <w:paperSrc w:first="9134" w:other="9134"/>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5995" w:rsidRDefault="008C5995">
      <w:r>
        <w:separator/>
      </w:r>
    </w:p>
  </w:endnote>
  <w:endnote w:type="continuationSeparator" w:id="0">
    <w:p w:rsidR="008C5995" w:rsidRDefault="008C5995">
      <w:r>
        <w:continuationSeparator/>
      </w:r>
    </w:p>
  </w:endnote>
  <w:endnote w:type="continuationNotice" w:id="1">
    <w:p w:rsidR="008C5995" w:rsidRDefault="008C59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wiss">
    <w:panose1 w:val="00000000000000000000"/>
    <w:charset w:val="00"/>
    <w:family w:val="auto"/>
    <w:notTrueType/>
    <w:pitch w:val="default"/>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340294"/>
      <w:docPartObj>
        <w:docPartGallery w:val="Page Numbers (Bottom of Page)"/>
        <w:docPartUnique/>
      </w:docPartObj>
    </w:sdtPr>
    <w:sdtEndPr>
      <w:rPr>
        <w:rFonts w:ascii="Verdana" w:hAnsi="Verdana"/>
        <w:sz w:val="18"/>
        <w:szCs w:val="18"/>
      </w:rPr>
    </w:sdtEndPr>
    <w:sdtContent>
      <w:p w:rsidR="00C0628A" w:rsidRDefault="00C0628A">
        <w:pPr>
          <w:pStyle w:val="Footer"/>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r>
          <w:rPr>
            <w:rFonts w:ascii="Verdana" w:hAnsi="Verdana"/>
            <w:sz w:val="14"/>
          </w:rPr>
          <w:t>29760986v7 - 5574012.426163</w:t>
        </w:r>
        <w:r>
          <w:rPr>
            <w:rFonts w:ascii="Verdana" w:hAnsi="Verdana"/>
            <w:sz w:val="14"/>
          </w:rPr>
          <w:fldChar w:fldCharType="end"/>
        </w:r>
      </w:p>
      <w:p w:rsidR="00C0628A" w:rsidRDefault="00C0628A">
        <w:pPr>
          <w:pStyle w:val="Footer"/>
          <w:jc w:val="center"/>
          <w:rPr>
            <w:rFonts w:ascii="Verdana" w:hAnsi="Verdana"/>
            <w:sz w:val="18"/>
            <w:szCs w:val="18"/>
          </w:rPr>
        </w:pPr>
        <w:r>
          <w:rPr>
            <w:rFonts w:ascii="Verdana" w:hAnsi="Verdana"/>
            <w:sz w:val="18"/>
            <w:szCs w:val="18"/>
          </w:rPr>
          <w:fldChar w:fldCharType="begin"/>
        </w:r>
        <w:r>
          <w:rPr>
            <w:rFonts w:ascii="Verdana" w:hAnsi="Verdana"/>
            <w:sz w:val="18"/>
            <w:szCs w:val="18"/>
          </w:rPr>
          <w:instrText>PAGE   \* MERGEFORMAT</w:instrText>
        </w:r>
        <w:r>
          <w:rPr>
            <w:rFonts w:ascii="Verdana" w:hAnsi="Verdana"/>
            <w:sz w:val="18"/>
            <w:szCs w:val="18"/>
          </w:rPr>
          <w:fldChar w:fldCharType="separate"/>
        </w:r>
        <w:r>
          <w:rPr>
            <w:rFonts w:ascii="Verdana" w:hAnsi="Verdana"/>
            <w:noProof/>
            <w:sz w:val="18"/>
            <w:szCs w:val="18"/>
          </w:rPr>
          <w:t>20</w:t>
        </w:r>
        <w:r>
          <w:rPr>
            <w:rFonts w:ascii="Verdana" w:hAnsi="Verdana"/>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5995" w:rsidRDefault="008C5995">
      <w:r>
        <w:separator/>
      </w:r>
    </w:p>
  </w:footnote>
  <w:footnote w:type="continuationSeparator" w:id="0">
    <w:p w:rsidR="008C5995" w:rsidRDefault="008C5995">
      <w:r>
        <w:continuationSeparator/>
      </w:r>
    </w:p>
  </w:footnote>
  <w:footnote w:type="continuationNotice" w:id="1">
    <w:p w:rsidR="008C5995" w:rsidRDefault="008C59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28A" w:rsidRDefault="00C0628A">
    <w:pPr>
      <w:pStyle w:val="Header"/>
      <w:jc w:val="right"/>
      <w:rPr>
        <w:rFonts w:ascii="Verdana" w:hAnsi="Verdana" w:cs="Tahoma"/>
        <w:b/>
        <w:sz w:val="20"/>
        <w:szCs w:val="20"/>
      </w:rPr>
    </w:pPr>
    <w:r>
      <w:rPr>
        <w:rFonts w:ascii="Verdana" w:hAnsi="Verdana" w:cs="Tahoma"/>
        <w:b/>
        <w:sz w:val="20"/>
        <w:szCs w:val="20"/>
      </w:rPr>
      <w:t>MINUTA PARA SIGN-OFF</w:t>
    </w:r>
  </w:p>
  <w:p w:rsidR="00C0628A" w:rsidRDefault="00C0628A">
    <w:pPr>
      <w:pStyle w:val="Header"/>
      <w:jc w:val="right"/>
      <w:rPr>
        <w:rFonts w:ascii="Verdana" w:hAnsi="Verdana" w:cs="Tahoma"/>
        <w:sz w:val="20"/>
        <w:szCs w:val="20"/>
      </w:rPr>
    </w:pPr>
    <w:r>
      <w:rPr>
        <w:rFonts w:ascii="Verdana" w:hAnsi="Verdana" w:cs="Tahoma"/>
        <w:sz w:val="20"/>
        <w:szCs w:val="20"/>
      </w:rPr>
      <w:t>(31.08.2018)</w:t>
    </w:r>
  </w:p>
  <w:p w:rsidR="00C0628A" w:rsidRDefault="00C0628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BECE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3D"/>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2" w15:restartNumberingAfterBreak="0">
    <w:nsid w:val="008D4080"/>
    <w:multiLevelType w:val="hybridMultilevel"/>
    <w:tmpl w:val="BED80A4A"/>
    <w:lvl w:ilvl="0" w:tplc="0CF44F48">
      <w:start w:val="1"/>
      <w:numFmt w:val="upperLetter"/>
      <w:lvlText w:val="%1."/>
      <w:lvlJc w:val="left"/>
      <w:pPr>
        <w:ind w:left="72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 w15:restartNumberingAfterBreak="0">
    <w:nsid w:val="008F24B3"/>
    <w:multiLevelType w:val="hybridMultilevel"/>
    <w:tmpl w:val="429E1148"/>
    <w:lvl w:ilvl="0" w:tplc="04160015">
      <w:start w:val="1"/>
      <w:numFmt w:val="upp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 w15:restartNumberingAfterBreak="0">
    <w:nsid w:val="011E0068"/>
    <w:multiLevelType w:val="hybridMultilevel"/>
    <w:tmpl w:val="EBC6B8E8"/>
    <w:lvl w:ilvl="0" w:tplc="430688E6">
      <w:start w:val="1"/>
      <w:numFmt w:val="lowerRoman"/>
      <w:lvlText w:val="(%1)"/>
      <w:lvlJc w:val="left"/>
      <w:pPr>
        <w:tabs>
          <w:tab w:val="num" w:pos="851"/>
        </w:tabs>
        <w:ind w:left="851" w:hanging="567"/>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01973215"/>
    <w:multiLevelType w:val="hybridMultilevel"/>
    <w:tmpl w:val="63DEB56A"/>
    <w:lvl w:ilvl="0" w:tplc="13121A6C">
      <w:start w:val="1"/>
      <w:numFmt w:val="lowerRoman"/>
      <w:lvlText w:val="(%1)"/>
      <w:lvlJc w:val="left"/>
      <w:pPr>
        <w:tabs>
          <w:tab w:val="num" w:pos="851"/>
        </w:tabs>
        <w:ind w:left="851" w:hanging="567"/>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02DB47E6"/>
    <w:multiLevelType w:val="multilevel"/>
    <w:tmpl w:val="E9D053F2"/>
    <w:lvl w:ilvl="0">
      <w:start w:val="3"/>
      <w:numFmt w:val="decimal"/>
      <w:lvlText w:val="%1."/>
      <w:lvlJc w:val="left"/>
      <w:pPr>
        <w:ind w:left="900" w:hanging="900"/>
      </w:pPr>
      <w:rPr>
        <w:rFonts w:hint="default"/>
      </w:rPr>
    </w:lvl>
    <w:lvl w:ilvl="1">
      <w:start w:val="20"/>
      <w:numFmt w:val="decimal"/>
      <w:lvlText w:val="%1.%2."/>
      <w:lvlJc w:val="left"/>
      <w:pPr>
        <w:ind w:left="1151" w:hanging="900"/>
      </w:pPr>
      <w:rPr>
        <w:rFonts w:hint="default"/>
      </w:rPr>
    </w:lvl>
    <w:lvl w:ilvl="2">
      <w:start w:val="7"/>
      <w:numFmt w:val="decimal"/>
      <w:lvlText w:val="%1.%2.%3."/>
      <w:lvlJc w:val="left"/>
      <w:pPr>
        <w:ind w:left="1402" w:hanging="900"/>
      </w:pPr>
      <w:rPr>
        <w:rFonts w:hint="default"/>
      </w:rPr>
    </w:lvl>
    <w:lvl w:ilvl="3">
      <w:start w:val="2"/>
      <w:numFmt w:val="decimal"/>
      <w:lvlText w:val="%1.%2.%3.%4."/>
      <w:lvlJc w:val="left"/>
      <w:pPr>
        <w:ind w:left="1833" w:hanging="1080"/>
      </w:pPr>
      <w:rPr>
        <w:rFonts w:hint="default"/>
      </w:rPr>
    </w:lvl>
    <w:lvl w:ilvl="4">
      <w:start w:val="1"/>
      <w:numFmt w:val="decimal"/>
      <w:lvlText w:val="%1.%2.%3.%4.%5."/>
      <w:lvlJc w:val="left"/>
      <w:pPr>
        <w:ind w:left="2444" w:hanging="1440"/>
      </w:pPr>
      <w:rPr>
        <w:rFonts w:hint="default"/>
      </w:rPr>
    </w:lvl>
    <w:lvl w:ilvl="5">
      <w:start w:val="1"/>
      <w:numFmt w:val="decimal"/>
      <w:lvlText w:val="%1.%2.%3.%4.%5.%6."/>
      <w:lvlJc w:val="left"/>
      <w:pPr>
        <w:ind w:left="2695" w:hanging="1440"/>
      </w:pPr>
      <w:rPr>
        <w:rFonts w:hint="default"/>
      </w:rPr>
    </w:lvl>
    <w:lvl w:ilvl="6">
      <w:start w:val="1"/>
      <w:numFmt w:val="decimal"/>
      <w:lvlText w:val="%1.%2.%3.%4.%5.%6.%7."/>
      <w:lvlJc w:val="left"/>
      <w:pPr>
        <w:ind w:left="3306" w:hanging="1800"/>
      </w:pPr>
      <w:rPr>
        <w:rFonts w:hint="default"/>
      </w:rPr>
    </w:lvl>
    <w:lvl w:ilvl="7">
      <w:start w:val="1"/>
      <w:numFmt w:val="decimal"/>
      <w:lvlText w:val="%1.%2.%3.%4.%5.%6.%7.%8."/>
      <w:lvlJc w:val="left"/>
      <w:pPr>
        <w:ind w:left="3917" w:hanging="2160"/>
      </w:pPr>
      <w:rPr>
        <w:rFonts w:hint="default"/>
      </w:rPr>
    </w:lvl>
    <w:lvl w:ilvl="8">
      <w:start w:val="1"/>
      <w:numFmt w:val="decimal"/>
      <w:lvlText w:val="%1.%2.%3.%4.%5.%6.%7.%8.%9."/>
      <w:lvlJc w:val="left"/>
      <w:pPr>
        <w:ind w:left="4168" w:hanging="2160"/>
      </w:pPr>
      <w:rPr>
        <w:rFonts w:hint="default"/>
      </w:rPr>
    </w:lvl>
  </w:abstractNum>
  <w:abstractNum w:abstractNumId="7" w15:restartNumberingAfterBreak="0">
    <w:nsid w:val="0FF43D90"/>
    <w:multiLevelType w:val="multilevel"/>
    <w:tmpl w:val="A71C5F3E"/>
    <w:lvl w:ilvl="0">
      <w:start w:val="1"/>
      <w:numFmt w:val="decimal"/>
      <w:lvlText w:val="Cláusula %1ª."/>
      <w:lvlJc w:val="left"/>
      <w:pPr>
        <w:tabs>
          <w:tab w:val="num" w:pos="360"/>
        </w:tabs>
        <w:ind w:left="0" w:firstLine="0"/>
      </w:pPr>
      <w:rPr>
        <w:rFonts w:ascii="Tahoma" w:hAnsi="Tahoma" w:cs="Tahoma" w:hint="default"/>
        <w:b/>
        <w:i w:val="0"/>
        <w:sz w:val="20"/>
        <w:szCs w:val="20"/>
        <w:lang w:val="en-US"/>
      </w:rPr>
    </w:lvl>
    <w:lvl w:ilvl="1">
      <w:start w:val="1"/>
      <w:numFmt w:val="decimal"/>
      <w:lvlText w:val="%1.%2."/>
      <w:lvlJc w:val="left"/>
      <w:pPr>
        <w:tabs>
          <w:tab w:val="num" w:pos="360"/>
        </w:tabs>
        <w:ind w:left="0" w:firstLine="0"/>
      </w:pPr>
      <w:rPr>
        <w:rFonts w:ascii="Tahoma" w:hAnsi="Tahoma" w:cs="Tahoma" w:hint="default"/>
        <w:b w:val="0"/>
        <w:i w:val="0"/>
        <w:sz w:val="18"/>
        <w:szCs w:val="20"/>
      </w:rPr>
    </w:lvl>
    <w:lvl w:ilvl="2">
      <w:start w:val="1"/>
      <w:numFmt w:val="lowerLetter"/>
      <w:lvlText w:val="(%3)"/>
      <w:lvlJc w:val="left"/>
      <w:pPr>
        <w:tabs>
          <w:tab w:val="num" w:pos="360"/>
        </w:tabs>
        <w:ind w:left="357" w:hanging="357"/>
      </w:pPr>
      <w:rPr>
        <w:rFonts w:ascii="Tahoma" w:hAnsi="Tahoma" w:cs="Tahoma" w:hint="default"/>
        <w:b w:val="0"/>
        <w:i w:val="0"/>
        <w:sz w:val="18"/>
        <w:szCs w:val="18"/>
      </w:rPr>
    </w:lvl>
    <w:lvl w:ilvl="3">
      <w:start w:val="1"/>
      <w:numFmt w:val="decimal"/>
      <w:lvlText w:val="%1.%2.%4."/>
      <w:lvlJc w:val="left"/>
      <w:pPr>
        <w:tabs>
          <w:tab w:val="num" w:pos="360"/>
        </w:tabs>
        <w:ind w:left="0" w:firstLine="0"/>
      </w:pPr>
      <w:rPr>
        <w:rFonts w:ascii="Tahoma" w:hAnsi="Tahoma" w:cs="Tahoma" w:hint="default"/>
        <w:b w:val="0"/>
        <w:i w:val="0"/>
        <w:sz w:val="18"/>
        <w:szCs w:val="18"/>
      </w:rPr>
    </w:lvl>
    <w:lvl w:ilvl="4">
      <w:start w:val="1"/>
      <w:numFmt w:val="decimal"/>
      <w:lvlText w:val="%1.%2.%3.%4.%5"/>
      <w:lvlJc w:val="left"/>
      <w:pPr>
        <w:tabs>
          <w:tab w:val="num" w:pos="360"/>
        </w:tabs>
        <w:ind w:left="0" w:firstLine="0"/>
      </w:pPr>
      <w:rPr>
        <w:rFonts w:cs="Times New Roman" w:hint="default"/>
        <w:b/>
      </w:rPr>
    </w:lvl>
    <w:lvl w:ilvl="5">
      <w:start w:val="1"/>
      <w:numFmt w:val="decimal"/>
      <w:lvlText w:val="%1.%2.%3.%4.%5.%6"/>
      <w:lvlJc w:val="left"/>
      <w:pPr>
        <w:tabs>
          <w:tab w:val="num" w:pos="360"/>
        </w:tabs>
        <w:ind w:left="0" w:firstLine="0"/>
      </w:pPr>
      <w:rPr>
        <w:rFonts w:cs="Times New Roman" w:hint="default"/>
        <w:b/>
      </w:rPr>
    </w:lvl>
    <w:lvl w:ilvl="6">
      <w:start w:val="1"/>
      <w:numFmt w:val="decimal"/>
      <w:lvlText w:val="%1.%2.%3.%4.%5.%6.%7"/>
      <w:lvlJc w:val="left"/>
      <w:pPr>
        <w:tabs>
          <w:tab w:val="num" w:pos="360"/>
        </w:tabs>
        <w:ind w:left="0" w:firstLine="0"/>
      </w:pPr>
      <w:rPr>
        <w:rFonts w:cs="Times New Roman" w:hint="default"/>
        <w:b/>
      </w:rPr>
    </w:lvl>
    <w:lvl w:ilvl="7">
      <w:start w:val="1"/>
      <w:numFmt w:val="decimal"/>
      <w:lvlText w:val="%1.%2.%3.%4.%5.%6.%7.%8"/>
      <w:lvlJc w:val="left"/>
      <w:pPr>
        <w:tabs>
          <w:tab w:val="num" w:pos="360"/>
        </w:tabs>
        <w:ind w:left="0" w:firstLine="0"/>
      </w:pPr>
      <w:rPr>
        <w:rFonts w:cs="Times New Roman" w:hint="default"/>
        <w:b/>
      </w:rPr>
    </w:lvl>
    <w:lvl w:ilvl="8">
      <w:start w:val="1"/>
      <w:numFmt w:val="decimal"/>
      <w:lvlText w:val="%1.%2.%3.%4.%5.%6.%7.%8.%9"/>
      <w:lvlJc w:val="left"/>
      <w:pPr>
        <w:tabs>
          <w:tab w:val="num" w:pos="360"/>
        </w:tabs>
        <w:ind w:left="0" w:firstLine="0"/>
      </w:pPr>
      <w:rPr>
        <w:rFonts w:cs="Times New Roman" w:hint="default"/>
        <w:b/>
      </w:rPr>
    </w:lvl>
  </w:abstractNum>
  <w:abstractNum w:abstractNumId="8" w15:restartNumberingAfterBreak="0">
    <w:nsid w:val="12673F3C"/>
    <w:multiLevelType w:val="multilevel"/>
    <w:tmpl w:val="6AA242EC"/>
    <w:lvl w:ilvl="0">
      <w:start w:val="1"/>
      <w:numFmt w:val="decimal"/>
      <w:pStyle w:val="Level1"/>
      <w:lvlText w:val="%1."/>
      <w:lvlJc w:val="left"/>
      <w:pPr>
        <w:tabs>
          <w:tab w:val="num" w:pos="567"/>
        </w:tabs>
        <w:ind w:left="0" w:firstLine="0"/>
      </w:pPr>
      <w:rPr>
        <w:rFonts w:ascii="Tahoma" w:hAnsi="Tahoma" w:hint="default"/>
        <w:b/>
        <w:i w:val="0"/>
        <w:sz w:val="20"/>
        <w:szCs w:val="20"/>
      </w:rPr>
    </w:lvl>
    <w:lvl w:ilvl="1">
      <w:start w:val="1"/>
      <w:numFmt w:val="decimal"/>
      <w:pStyle w:val="Level2"/>
      <w:lvlText w:val="%1.%2."/>
      <w:lvlJc w:val="left"/>
      <w:pPr>
        <w:tabs>
          <w:tab w:val="num" w:pos="1760"/>
        </w:tabs>
        <w:ind w:left="1080" w:firstLine="0"/>
      </w:pPr>
      <w:rPr>
        <w:rFonts w:ascii="Tahoma" w:hAnsi="Tahoma" w:cs="Wingdings" w:hint="default"/>
        <w:b/>
        <w:i w:val="0"/>
        <w:sz w:val="20"/>
        <w:szCs w:val="20"/>
      </w:rPr>
    </w:lvl>
    <w:lvl w:ilvl="2">
      <w:start w:val="1"/>
      <w:numFmt w:val="decimal"/>
      <w:pStyle w:val="Level3"/>
      <w:lvlText w:val="%1.%2.%3."/>
      <w:lvlJc w:val="left"/>
      <w:pPr>
        <w:tabs>
          <w:tab w:val="num" w:pos="2041"/>
        </w:tabs>
        <w:ind w:left="1247" w:firstLine="0"/>
      </w:pPr>
      <w:rPr>
        <w:rFonts w:ascii="Tahoma" w:hAnsi="Tahoma" w:cs="Wingdings" w:hint="default"/>
        <w:b/>
        <w:i w:val="0"/>
        <w:sz w:val="17"/>
      </w:rPr>
    </w:lvl>
    <w:lvl w:ilvl="3">
      <w:start w:val="1"/>
      <w:numFmt w:val="upperRoman"/>
      <w:pStyle w:val="Level4"/>
      <w:lvlText w:val="(%4)"/>
      <w:lvlJc w:val="left"/>
      <w:pPr>
        <w:tabs>
          <w:tab w:val="num" w:pos="2722"/>
        </w:tabs>
        <w:ind w:left="2041" w:firstLine="0"/>
      </w:pPr>
      <w:rPr>
        <w:rFonts w:ascii="Tahoma" w:hAnsi="Tahoma" w:hint="default"/>
        <w:b/>
        <w:i w:val="0"/>
      </w:rPr>
    </w:lvl>
    <w:lvl w:ilvl="4">
      <w:start w:val="1"/>
      <w:numFmt w:val="lowerLetter"/>
      <w:pStyle w:val="Level5"/>
      <w:lvlText w:val="(%5)"/>
      <w:lvlJc w:val="left"/>
      <w:pPr>
        <w:tabs>
          <w:tab w:val="num" w:pos="3289"/>
        </w:tabs>
        <w:ind w:left="2722" w:firstLine="0"/>
      </w:pPr>
      <w:rPr>
        <w:rFonts w:ascii="Tahoma" w:hAnsi="Tahoma" w:hint="default"/>
      </w:rPr>
    </w:lvl>
    <w:lvl w:ilvl="5">
      <w:start w:val="1"/>
      <w:numFmt w:val="upperRoman"/>
      <w:pStyle w:val="Level6"/>
      <w:lvlText w:val="(%6)"/>
      <w:lvlJc w:val="left"/>
      <w:pPr>
        <w:tabs>
          <w:tab w:val="num" w:pos="3969"/>
        </w:tabs>
        <w:ind w:left="3289" w:firstLine="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9" w15:restartNumberingAfterBreak="0">
    <w:nsid w:val="158012F9"/>
    <w:multiLevelType w:val="multilevel"/>
    <w:tmpl w:val="7660D416"/>
    <w:lvl w:ilvl="0">
      <w:start w:val="4"/>
      <w:numFmt w:val="decimal"/>
      <w:lvlText w:val="%1."/>
      <w:lvlJc w:val="left"/>
      <w:pPr>
        <w:ind w:left="390" w:hanging="390"/>
      </w:pPr>
      <w:rPr>
        <w:rFonts w:hint="default"/>
      </w:rPr>
    </w:lvl>
    <w:lvl w:ilvl="1">
      <w:start w:val="1"/>
      <w:numFmt w:val="decimal"/>
      <w:lvlText w:val="%1.%2."/>
      <w:lvlJc w:val="left"/>
      <w:pPr>
        <w:tabs>
          <w:tab w:val="num" w:pos="1134"/>
        </w:tabs>
        <w:ind w:left="720" w:hanging="720"/>
      </w:pPr>
      <w:rPr>
        <w:rFonts w:hint="default"/>
        <w:b w:val="0"/>
      </w:rPr>
    </w:lvl>
    <w:lvl w:ilvl="2">
      <w:start w:val="1"/>
      <w:numFmt w:val="decimal"/>
      <w:lvlText w:val="%1.%2.%3."/>
      <w:lvlJc w:val="left"/>
      <w:pPr>
        <w:tabs>
          <w:tab w:val="num" w:pos="1134"/>
        </w:tabs>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5D82C85"/>
    <w:multiLevelType w:val="hybridMultilevel"/>
    <w:tmpl w:val="2306E1C6"/>
    <w:lvl w:ilvl="0" w:tplc="281AE952">
      <w:start w:val="1"/>
      <w:numFmt w:val="lowerRoman"/>
      <w:lvlText w:val="(%1)"/>
      <w:lvlJc w:val="left"/>
      <w:pPr>
        <w:tabs>
          <w:tab w:val="num" w:pos="851"/>
        </w:tabs>
        <w:ind w:left="851" w:hanging="567"/>
      </w:pPr>
      <w:rPr>
        <w:rFonts w:hint="default"/>
        <w:b/>
      </w:rPr>
    </w:lvl>
    <w:lvl w:ilvl="1" w:tplc="199E3C4E">
      <w:start w:val="1"/>
      <w:numFmt w:val="upperLetter"/>
      <w:lvlText w:val="%2."/>
      <w:lvlJc w:val="left"/>
      <w:pPr>
        <w:ind w:left="1440" w:hanging="360"/>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16474F0F"/>
    <w:multiLevelType w:val="hybridMultilevel"/>
    <w:tmpl w:val="18DAA632"/>
    <w:lvl w:ilvl="0" w:tplc="7C7AF38A">
      <w:start w:val="1"/>
      <w:numFmt w:val="lowerRoman"/>
      <w:lvlText w:val="(%1)"/>
      <w:lvlJc w:val="left"/>
      <w:pPr>
        <w:tabs>
          <w:tab w:val="num" w:pos="1134"/>
        </w:tabs>
        <w:ind w:left="1134" w:hanging="1134"/>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8B4593B"/>
    <w:multiLevelType w:val="hybridMultilevel"/>
    <w:tmpl w:val="F0A0AD70"/>
    <w:lvl w:ilvl="0" w:tplc="3FCAAC1A">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58246F"/>
    <w:multiLevelType w:val="multilevel"/>
    <w:tmpl w:val="A3547F38"/>
    <w:lvl w:ilvl="0">
      <w:start w:val="5"/>
      <w:numFmt w:val="decimal"/>
      <w:lvlText w:val="%1."/>
      <w:lvlJc w:val="left"/>
      <w:pPr>
        <w:ind w:left="390" w:hanging="390"/>
      </w:pPr>
      <w:rPr>
        <w:rFonts w:hint="default"/>
      </w:rPr>
    </w:lvl>
    <w:lvl w:ilvl="1">
      <w:start w:val="1"/>
      <w:numFmt w:val="decimal"/>
      <w:lvlText w:val="%1.%2."/>
      <w:lvlJc w:val="left"/>
      <w:pPr>
        <w:tabs>
          <w:tab w:val="num" w:pos="1134"/>
        </w:tabs>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4D828CD"/>
    <w:multiLevelType w:val="multilevel"/>
    <w:tmpl w:val="1AC6A33E"/>
    <w:lvl w:ilvl="0">
      <w:start w:val="8"/>
      <w:numFmt w:val="decimal"/>
      <w:lvlText w:val="%1."/>
      <w:lvlJc w:val="left"/>
      <w:pPr>
        <w:ind w:left="450" w:hanging="450"/>
      </w:pPr>
      <w:rPr>
        <w:rFonts w:hint="default"/>
      </w:rPr>
    </w:lvl>
    <w:lvl w:ilvl="1">
      <w:start w:val="1"/>
      <w:numFmt w:val="decimal"/>
      <w:lvlText w:val="%1.%2."/>
      <w:lvlJc w:val="left"/>
      <w:pPr>
        <w:tabs>
          <w:tab w:val="num" w:pos="1134"/>
        </w:tabs>
        <w:ind w:left="720" w:hanging="720"/>
      </w:pPr>
      <w:rPr>
        <w:rFonts w:hint="default"/>
      </w:rPr>
    </w:lvl>
    <w:lvl w:ilvl="2">
      <w:start w:val="1"/>
      <w:numFmt w:val="decimal"/>
      <w:lvlText w:val="%1.%2.%3."/>
      <w:lvlJc w:val="left"/>
      <w:pPr>
        <w:tabs>
          <w:tab w:val="num" w:pos="1134"/>
        </w:tabs>
        <w:ind w:left="1080" w:hanging="108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28F150FA"/>
    <w:multiLevelType w:val="multilevel"/>
    <w:tmpl w:val="B2FABA0C"/>
    <w:lvl w:ilvl="0">
      <w:start w:val="3"/>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rPr>
    </w:lvl>
    <w:lvl w:ilvl="2">
      <w:start w:val="1"/>
      <w:numFmt w:val="decimal"/>
      <w:lvlText w:val="%1.%2.%3."/>
      <w:lvlJc w:val="left"/>
      <w:pPr>
        <w:tabs>
          <w:tab w:val="num" w:pos="1134"/>
        </w:tabs>
        <w:ind w:left="0" w:firstLine="0"/>
      </w:pPr>
      <w:rPr>
        <w:rFonts w:ascii="Verdana" w:hAnsi="Verdana" w:cs="Tahoma" w:hint="default"/>
        <w:b w:val="0"/>
        <w:i w:val="0"/>
        <w:sz w:val="20"/>
        <w:szCs w:val="2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567862"/>
    <w:multiLevelType w:val="multilevel"/>
    <w:tmpl w:val="5C72EBF4"/>
    <w:lvl w:ilvl="0">
      <w:start w:val="20"/>
      <w:numFmt w:val="decimal"/>
      <w:lvlText w:val="Clause %1."/>
      <w:lvlJc w:val="left"/>
      <w:pPr>
        <w:tabs>
          <w:tab w:val="num" w:pos="360"/>
        </w:tabs>
        <w:ind w:left="360" w:hanging="360"/>
      </w:pPr>
      <w:rPr>
        <w:rFonts w:ascii="Tahoma" w:hAnsi="Tahoma" w:cs="Tahoma" w:hint="default"/>
        <w:b/>
        <w:bCs/>
        <w:i w:val="0"/>
        <w:iCs w:val="0"/>
        <w:color w:val="auto"/>
        <w:spacing w:val="0"/>
        <w:sz w:val="20"/>
        <w:szCs w:val="20"/>
        <w:u w:val="none"/>
      </w:rPr>
    </w:lvl>
    <w:lvl w:ilvl="1">
      <w:start w:val="1"/>
      <w:numFmt w:val="decimal"/>
      <w:lvlText w:val="%1.%2."/>
      <w:lvlJc w:val="left"/>
      <w:pPr>
        <w:tabs>
          <w:tab w:val="num" w:pos="432"/>
        </w:tabs>
        <w:ind w:left="432" w:hanging="432"/>
      </w:pPr>
      <w:rPr>
        <w:rFonts w:cs="Times New Roman" w:hint="default"/>
        <w:b w:val="0"/>
        <w:bCs w:val="0"/>
        <w:i w:val="0"/>
        <w:iCs w:val="0"/>
        <w:color w:val="auto"/>
        <w:spacing w:val="0"/>
        <w:sz w:val="18"/>
        <w:szCs w:val="20"/>
        <w:u w:val="none"/>
      </w:rPr>
    </w:lvl>
    <w:lvl w:ilvl="2">
      <w:start w:val="1"/>
      <w:numFmt w:val="decimal"/>
      <w:lvlText w:val="%1.%2.%3."/>
      <w:lvlJc w:val="left"/>
      <w:pPr>
        <w:tabs>
          <w:tab w:val="num" w:pos="504"/>
        </w:tabs>
        <w:ind w:left="504" w:hanging="504"/>
      </w:pPr>
      <w:rPr>
        <w:rFonts w:cs="Times New Roman" w:hint="default"/>
        <w:b w:val="0"/>
        <w:color w:val="auto"/>
        <w:spacing w:val="0"/>
        <w:sz w:val="18"/>
        <w:u w:val="none"/>
      </w:rPr>
    </w:lvl>
    <w:lvl w:ilvl="3">
      <w:start w:val="1"/>
      <w:numFmt w:val="decimal"/>
      <w:lvlText w:val="%1.%2.%3.%4."/>
      <w:lvlJc w:val="left"/>
      <w:pPr>
        <w:tabs>
          <w:tab w:val="num" w:pos="1728"/>
        </w:tabs>
        <w:ind w:left="1728" w:hanging="648"/>
      </w:pPr>
      <w:rPr>
        <w:rFonts w:cs="Times New Roman" w:hint="eastAsia"/>
        <w:color w:val="0000FF"/>
        <w:spacing w:val="0"/>
        <w:u w:val="double"/>
      </w:rPr>
    </w:lvl>
    <w:lvl w:ilvl="4">
      <w:start w:val="1"/>
      <w:numFmt w:val="decimal"/>
      <w:lvlText w:val="%1.%2.%3.%4.%5."/>
      <w:lvlJc w:val="left"/>
      <w:pPr>
        <w:tabs>
          <w:tab w:val="num" w:pos="2232"/>
        </w:tabs>
        <w:ind w:left="2232" w:hanging="792"/>
      </w:pPr>
      <w:rPr>
        <w:rFonts w:cs="Times New Roman" w:hint="eastAsia"/>
        <w:color w:val="0000FF"/>
        <w:spacing w:val="0"/>
        <w:u w:val="double"/>
      </w:rPr>
    </w:lvl>
    <w:lvl w:ilvl="5">
      <w:start w:val="1"/>
      <w:numFmt w:val="decimal"/>
      <w:lvlText w:val="%1.%2.%3.%4.%5.%6."/>
      <w:lvlJc w:val="left"/>
      <w:pPr>
        <w:tabs>
          <w:tab w:val="num" w:pos="2736"/>
        </w:tabs>
        <w:ind w:left="2736" w:hanging="936"/>
      </w:pPr>
      <w:rPr>
        <w:rFonts w:cs="Times New Roman" w:hint="eastAsia"/>
        <w:color w:val="0000FF"/>
        <w:spacing w:val="0"/>
        <w:u w:val="double"/>
      </w:rPr>
    </w:lvl>
    <w:lvl w:ilvl="6">
      <w:start w:val="1"/>
      <w:numFmt w:val="decimal"/>
      <w:lvlText w:val="%1.%2.%3.%4.%5.%6.%7."/>
      <w:lvlJc w:val="left"/>
      <w:pPr>
        <w:tabs>
          <w:tab w:val="num" w:pos="3240"/>
        </w:tabs>
        <w:ind w:left="3240" w:hanging="1080"/>
      </w:pPr>
      <w:rPr>
        <w:rFonts w:cs="Times New Roman" w:hint="eastAsia"/>
        <w:color w:val="0000FF"/>
        <w:spacing w:val="0"/>
        <w:u w:val="double"/>
      </w:rPr>
    </w:lvl>
    <w:lvl w:ilvl="7">
      <w:start w:val="1"/>
      <w:numFmt w:val="decimal"/>
      <w:lvlText w:val="%1.%2.%3.%4.%5.%6.%7.%8."/>
      <w:lvlJc w:val="left"/>
      <w:pPr>
        <w:tabs>
          <w:tab w:val="num" w:pos="3744"/>
        </w:tabs>
        <w:ind w:left="3744" w:hanging="1224"/>
      </w:pPr>
      <w:rPr>
        <w:rFonts w:cs="Times New Roman" w:hint="eastAsia"/>
        <w:color w:val="0000FF"/>
        <w:spacing w:val="0"/>
        <w:u w:val="double"/>
      </w:rPr>
    </w:lvl>
    <w:lvl w:ilvl="8">
      <w:start w:val="1"/>
      <w:numFmt w:val="decimal"/>
      <w:lvlText w:val="%1.%2.%3.%4.%5.%6.%7.%8.%9."/>
      <w:lvlJc w:val="left"/>
      <w:pPr>
        <w:tabs>
          <w:tab w:val="num" w:pos="4320"/>
        </w:tabs>
        <w:ind w:left="4320" w:hanging="1440"/>
      </w:pPr>
      <w:rPr>
        <w:rFonts w:cs="Times New Roman" w:hint="eastAsia"/>
        <w:color w:val="0000FF"/>
        <w:spacing w:val="0"/>
        <w:u w:val="double"/>
      </w:rPr>
    </w:lvl>
  </w:abstractNum>
  <w:abstractNum w:abstractNumId="17" w15:restartNumberingAfterBreak="0">
    <w:nsid w:val="2D7357B9"/>
    <w:multiLevelType w:val="hybridMultilevel"/>
    <w:tmpl w:val="A37EB974"/>
    <w:lvl w:ilvl="0" w:tplc="24C4F550">
      <w:start w:val="1"/>
      <w:numFmt w:val="lowerRoman"/>
      <w:lvlText w:val="(%1)"/>
      <w:lvlJc w:val="left"/>
      <w:pPr>
        <w:tabs>
          <w:tab w:val="num" w:pos="1134"/>
        </w:tabs>
        <w:ind w:left="1134" w:hanging="1134"/>
      </w:pPr>
      <w:rPr>
        <w:rFonts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4671512"/>
    <w:multiLevelType w:val="hybridMultilevel"/>
    <w:tmpl w:val="525E4C60"/>
    <w:lvl w:ilvl="0" w:tplc="76B43DDA">
      <w:start w:val="1"/>
      <w:numFmt w:val="lowerRoman"/>
      <w:lvlText w:val="(%1)"/>
      <w:lvlJc w:val="left"/>
      <w:pPr>
        <w:ind w:left="1080" w:hanging="720"/>
      </w:pPr>
      <w:rPr>
        <w:rFonts w:hint="default"/>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4803DCC"/>
    <w:multiLevelType w:val="hybridMultilevel"/>
    <w:tmpl w:val="525E4C60"/>
    <w:lvl w:ilvl="0" w:tplc="76B43DDA">
      <w:start w:val="1"/>
      <w:numFmt w:val="lowerRoman"/>
      <w:lvlText w:val="(%1)"/>
      <w:lvlJc w:val="left"/>
      <w:pPr>
        <w:ind w:left="1080" w:hanging="720"/>
      </w:pPr>
      <w:rPr>
        <w:rFonts w:hint="default"/>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B532D60"/>
    <w:multiLevelType w:val="hybridMultilevel"/>
    <w:tmpl w:val="0F163920"/>
    <w:lvl w:ilvl="0" w:tplc="04160015">
      <w:start w:val="1"/>
      <w:numFmt w:val="upp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0BE0725"/>
    <w:multiLevelType w:val="hybridMultilevel"/>
    <w:tmpl w:val="7B3AC864"/>
    <w:lvl w:ilvl="0" w:tplc="04160015">
      <w:start w:val="1"/>
      <w:numFmt w:val="upp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55A5179"/>
    <w:multiLevelType w:val="hybridMultilevel"/>
    <w:tmpl w:val="39A83E8E"/>
    <w:lvl w:ilvl="0" w:tplc="38E89CD8">
      <w:start w:val="1"/>
      <w:numFmt w:val="lowerRoman"/>
      <w:lvlText w:val="(%1)"/>
      <w:lvlJc w:val="left"/>
      <w:pPr>
        <w:tabs>
          <w:tab w:val="num" w:pos="1134"/>
        </w:tabs>
        <w:ind w:left="1134" w:hanging="1134"/>
      </w:pPr>
      <w:rPr>
        <w:rFonts w:hint="default"/>
        <w:b/>
        <w:sz w:val="20"/>
        <w:szCs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6CD7B7C"/>
    <w:multiLevelType w:val="multilevel"/>
    <w:tmpl w:val="2E862D12"/>
    <w:lvl w:ilvl="0">
      <w:start w:val="3"/>
      <w:numFmt w:val="decimal"/>
      <w:lvlText w:val="%1."/>
      <w:lvlJc w:val="left"/>
      <w:pPr>
        <w:ind w:left="585" w:hanging="585"/>
      </w:pPr>
      <w:rPr>
        <w:rFonts w:hint="default"/>
      </w:rPr>
    </w:lvl>
    <w:lvl w:ilvl="1">
      <w:start w:val="8"/>
      <w:numFmt w:val="decimal"/>
      <w:lvlText w:val="%1.%2."/>
      <w:lvlJc w:val="left"/>
      <w:pPr>
        <w:ind w:left="737" w:hanging="720"/>
      </w:pPr>
      <w:rPr>
        <w:rFonts w:hint="default"/>
      </w:rPr>
    </w:lvl>
    <w:lvl w:ilvl="2">
      <w:start w:val="1"/>
      <w:numFmt w:val="decimal"/>
      <w:lvlText w:val="%1.%2.%3."/>
      <w:lvlJc w:val="left"/>
      <w:pPr>
        <w:ind w:left="754" w:hanging="720"/>
      </w:pPr>
      <w:rPr>
        <w:rFonts w:hint="default"/>
        <w:b w:val="0"/>
        <w:i w:val="0"/>
      </w:rPr>
    </w:lvl>
    <w:lvl w:ilvl="3">
      <w:start w:val="1"/>
      <w:numFmt w:val="decimal"/>
      <w:lvlText w:val="%1.%2.%3.%4."/>
      <w:lvlJc w:val="left"/>
      <w:pPr>
        <w:ind w:left="1131" w:hanging="1080"/>
      </w:pPr>
      <w:rPr>
        <w:rFonts w:hint="default"/>
      </w:rPr>
    </w:lvl>
    <w:lvl w:ilvl="4">
      <w:start w:val="1"/>
      <w:numFmt w:val="decimal"/>
      <w:lvlText w:val="%1.%2.%3.%4.%5."/>
      <w:lvlJc w:val="left"/>
      <w:pPr>
        <w:ind w:left="1508" w:hanging="1440"/>
      </w:pPr>
      <w:rPr>
        <w:rFonts w:hint="default"/>
      </w:rPr>
    </w:lvl>
    <w:lvl w:ilvl="5">
      <w:start w:val="1"/>
      <w:numFmt w:val="decimal"/>
      <w:lvlText w:val="%1.%2.%3.%4.%5.%6."/>
      <w:lvlJc w:val="left"/>
      <w:pPr>
        <w:ind w:left="1525" w:hanging="1440"/>
      </w:pPr>
      <w:rPr>
        <w:rFonts w:hint="default"/>
      </w:rPr>
    </w:lvl>
    <w:lvl w:ilvl="6">
      <w:start w:val="1"/>
      <w:numFmt w:val="decimal"/>
      <w:lvlText w:val="%1.%2.%3.%4.%5.%6.%7."/>
      <w:lvlJc w:val="left"/>
      <w:pPr>
        <w:ind w:left="1902" w:hanging="1800"/>
      </w:pPr>
      <w:rPr>
        <w:rFonts w:hint="default"/>
      </w:rPr>
    </w:lvl>
    <w:lvl w:ilvl="7">
      <w:start w:val="1"/>
      <w:numFmt w:val="decimal"/>
      <w:lvlText w:val="%1.%2.%3.%4.%5.%6.%7.%8."/>
      <w:lvlJc w:val="left"/>
      <w:pPr>
        <w:ind w:left="2279" w:hanging="2160"/>
      </w:pPr>
      <w:rPr>
        <w:rFonts w:hint="default"/>
      </w:rPr>
    </w:lvl>
    <w:lvl w:ilvl="8">
      <w:start w:val="1"/>
      <w:numFmt w:val="decimal"/>
      <w:lvlText w:val="%1.%2.%3.%4.%5.%6.%7.%8.%9."/>
      <w:lvlJc w:val="left"/>
      <w:pPr>
        <w:ind w:left="2296" w:hanging="2160"/>
      </w:pPr>
      <w:rPr>
        <w:rFonts w:hint="default"/>
      </w:rPr>
    </w:lvl>
  </w:abstractNum>
  <w:abstractNum w:abstractNumId="24" w15:restartNumberingAfterBreak="0">
    <w:nsid w:val="51C119E6"/>
    <w:multiLevelType w:val="multilevel"/>
    <w:tmpl w:val="0A104D24"/>
    <w:lvl w:ilvl="0">
      <w:start w:val="3"/>
      <w:numFmt w:val="decimal"/>
      <w:lvlText w:val="%1."/>
      <w:lvlJc w:val="left"/>
      <w:pPr>
        <w:ind w:left="585" w:hanging="585"/>
      </w:pPr>
      <w:rPr>
        <w:rFonts w:hint="default"/>
      </w:rPr>
    </w:lvl>
    <w:lvl w:ilvl="1">
      <w:start w:val="7"/>
      <w:numFmt w:val="decimal"/>
      <w:lvlText w:val="%1.%2."/>
      <w:lvlJc w:val="left"/>
      <w:pPr>
        <w:ind w:left="720" w:hanging="720"/>
      </w:pPr>
      <w:rPr>
        <w:rFonts w:hint="default"/>
      </w:rPr>
    </w:lvl>
    <w:lvl w:ilvl="2">
      <w:start w:val="3"/>
      <w:numFmt w:val="decimal"/>
      <w:lvlText w:val="%1.%2.%3."/>
      <w:lvlJc w:val="left"/>
      <w:pPr>
        <w:ind w:left="720"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8BF5613"/>
    <w:multiLevelType w:val="multilevel"/>
    <w:tmpl w:val="2AF67D0C"/>
    <w:lvl w:ilvl="0">
      <w:start w:val="1"/>
      <w:numFmt w:val="upperRoman"/>
      <w:pStyle w:val="titulo1"/>
      <w:lvlText w:val="Cláusula %1"/>
      <w:lvlJc w:val="left"/>
      <w:pPr>
        <w:tabs>
          <w:tab w:val="num" w:pos="0"/>
        </w:tabs>
        <w:ind w:left="1985" w:firstLine="0"/>
      </w:pPr>
      <w:rPr>
        <w:rFonts w:ascii="Cambria" w:hAnsi="Cambria" w:cs="Arial" w:hint="default"/>
        <w:b/>
        <w:i w:val="0"/>
        <w:caps/>
        <w:sz w:val="22"/>
        <w:szCs w:val="22"/>
      </w:rPr>
    </w:lvl>
    <w:lvl w:ilvl="1">
      <w:start w:val="1"/>
      <w:numFmt w:val="decimal"/>
      <w:isLgl/>
      <w:lvlText w:val="%1.%2."/>
      <w:lvlJc w:val="left"/>
      <w:pPr>
        <w:tabs>
          <w:tab w:val="num" w:pos="0"/>
        </w:tabs>
        <w:ind w:left="0" w:firstLine="0"/>
      </w:pPr>
      <w:rPr>
        <w:rFonts w:ascii="Cambria" w:hAnsi="Cambria" w:cs="Arial" w:hint="default"/>
        <w:b w:val="0"/>
        <w:i w:val="0"/>
        <w:sz w:val="20"/>
        <w:szCs w:val="20"/>
        <w:u w:val="none"/>
        <w:vertAlign w:val="baseline"/>
      </w:rPr>
    </w:lvl>
    <w:lvl w:ilvl="2">
      <w:start w:val="1"/>
      <w:numFmt w:val="decimal"/>
      <w:pStyle w:val="titulo3"/>
      <w:isLgl/>
      <w:lvlText w:val="%1.%2.%3."/>
      <w:lvlJc w:val="left"/>
      <w:pPr>
        <w:tabs>
          <w:tab w:val="num" w:pos="0"/>
        </w:tabs>
        <w:ind w:left="0" w:firstLine="0"/>
      </w:pPr>
      <w:rPr>
        <w:rFonts w:ascii="Cambria" w:hAnsi="Cambria" w:cs="Arial" w:hint="default"/>
        <w:b/>
        <w:i w:val="0"/>
        <w:sz w:val="18"/>
        <w:szCs w:val="18"/>
        <w:lang w:val="pt-BR"/>
      </w:rPr>
    </w:lvl>
    <w:lvl w:ilvl="3">
      <w:start w:val="1"/>
      <w:numFmt w:val="decimal"/>
      <w:pStyle w:val="titulo4"/>
      <w:isLgl/>
      <w:lvlText w:val="%1.%2.%3.%4."/>
      <w:lvlJc w:val="left"/>
      <w:pPr>
        <w:tabs>
          <w:tab w:val="num" w:pos="491"/>
        </w:tabs>
        <w:ind w:left="851" w:firstLine="0"/>
      </w:pPr>
      <w:rPr>
        <w:rFonts w:ascii="Cambria" w:hAnsi="Cambria" w:cs="Arial" w:hint="default"/>
        <w:b w:val="0"/>
        <w:i w:val="0"/>
        <w:sz w:val="18"/>
        <w:szCs w:val="18"/>
      </w:rPr>
    </w:lvl>
    <w:lvl w:ilvl="4">
      <w:start w:val="1"/>
      <w:numFmt w:val="decimal"/>
      <w:pStyle w:val="titulo5"/>
      <w:isLgl/>
      <w:lvlText w:val="%1.%2.%3.%4.%5."/>
      <w:lvlJc w:val="left"/>
      <w:pPr>
        <w:tabs>
          <w:tab w:val="num" w:pos="0"/>
        </w:tabs>
        <w:ind w:left="0" w:firstLine="357"/>
      </w:pPr>
      <w:rPr>
        <w:rFonts w:ascii="Arial" w:hAnsi="Arial" w:cs="Arial" w:hint="default"/>
        <w:b w:val="0"/>
        <w:i w:val="0"/>
        <w:sz w:val="22"/>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59A13B9D"/>
    <w:multiLevelType w:val="multilevel"/>
    <w:tmpl w:val="8F981CF4"/>
    <w:lvl w:ilvl="0">
      <w:start w:val="1"/>
      <w:numFmt w:val="decimal"/>
      <w:lvlText w:val="%1."/>
      <w:lvlJc w:val="left"/>
      <w:pPr>
        <w:ind w:left="360" w:hanging="360"/>
      </w:pPr>
      <w:rPr>
        <w:b/>
        <w:i w:val="0"/>
        <w:caps w:val="0"/>
        <w:strike w:val="0"/>
        <w:dstrike w:val="0"/>
        <w:vanish w:val="0"/>
        <w:webHidden w:val="0"/>
        <w:sz w:val="22"/>
        <w:u w:val="none"/>
        <w:effect w:val="none"/>
        <w:vertAlign w:val="baseline"/>
        <w:specVanish w:val="0"/>
      </w:rPr>
    </w:lvl>
    <w:lvl w:ilvl="1">
      <w:start w:val="1"/>
      <w:numFmt w:val="decimal"/>
      <w:lvlText w:val="%1.%2."/>
      <w:lvlJc w:val="left"/>
      <w:pPr>
        <w:ind w:left="792" w:hanging="432"/>
      </w:pPr>
      <w:rPr>
        <w:b w:val="0"/>
        <w:i w:val="0"/>
        <w:sz w:val="22"/>
        <w:szCs w:val="22"/>
      </w:rPr>
    </w:lvl>
    <w:lvl w:ilvl="2">
      <w:start w:val="1"/>
      <w:numFmt w:val="decimal"/>
      <w:lvlText w:val="%1.%2.%3."/>
      <w:lvlJc w:val="left"/>
      <w:pPr>
        <w:ind w:left="1224" w:hanging="504"/>
      </w:pPr>
      <w:rPr>
        <w:b/>
        <w:i w:val="0"/>
        <w:sz w:val="17"/>
      </w:rPr>
    </w:lvl>
    <w:lvl w:ilvl="3">
      <w:start w:val="1"/>
      <w:numFmt w:val="decimal"/>
      <w:lvlText w:val="%1.%2.%3.%4."/>
      <w:lvlJc w:val="left"/>
      <w:pPr>
        <w:ind w:left="1728" w:hanging="648"/>
      </w:pPr>
      <w:rPr>
        <w:b w:val="0"/>
        <w:i w:val="0"/>
        <w:sz w:val="20"/>
      </w:rPr>
    </w:lvl>
    <w:lvl w:ilvl="4">
      <w:start w:val="1"/>
      <w:numFmt w:val="decimal"/>
      <w:lvlText w:val="%1.%2.%3.%4.%5."/>
      <w:lvlJc w:val="left"/>
      <w:pPr>
        <w:ind w:left="2232" w:hanging="792"/>
      </w:pPr>
      <w:rPr>
        <w:b w:val="0"/>
        <w:i w:val="0"/>
        <w:sz w:val="20"/>
      </w:rPr>
    </w:lvl>
    <w:lvl w:ilvl="5">
      <w:start w:val="1"/>
      <w:numFmt w:val="decimal"/>
      <w:lvlText w:val="%1.%2.%3.%4.%5.%6."/>
      <w:lvlJc w:val="left"/>
      <w:pPr>
        <w:ind w:left="2736" w:hanging="936"/>
      </w:pPr>
      <w:rPr>
        <w:b w:val="0"/>
        <w:i w:val="0"/>
        <w:sz w:val="2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AA62DE"/>
    <w:multiLevelType w:val="hybridMultilevel"/>
    <w:tmpl w:val="3C4CB794"/>
    <w:lvl w:ilvl="0" w:tplc="373EC230">
      <w:start w:val="1"/>
      <w:numFmt w:val="lowerRoman"/>
      <w:lvlText w:val="(%1)"/>
      <w:lvlJc w:val="left"/>
      <w:pPr>
        <w:tabs>
          <w:tab w:val="num" w:pos="1134"/>
        </w:tabs>
        <w:ind w:left="1134" w:hanging="1134"/>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4D10274"/>
    <w:multiLevelType w:val="multilevel"/>
    <w:tmpl w:val="3CE8F48C"/>
    <w:lvl w:ilvl="0">
      <w:start w:val="6"/>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b/>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91E7909"/>
    <w:multiLevelType w:val="hybridMultilevel"/>
    <w:tmpl w:val="1C2069E6"/>
    <w:lvl w:ilvl="0" w:tplc="7C16BD4A">
      <w:start w:val="1"/>
      <w:numFmt w:val="upp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B1D1232"/>
    <w:multiLevelType w:val="multilevel"/>
    <w:tmpl w:val="2D30CE2A"/>
    <w:lvl w:ilvl="0">
      <w:start w:val="1"/>
      <w:numFmt w:val="decimal"/>
      <w:lvlText w:val="%1."/>
      <w:lvlJc w:val="left"/>
      <w:pPr>
        <w:ind w:left="360" w:hanging="360"/>
      </w:pPr>
      <w:rPr>
        <w:b/>
        <w:i w:val="0"/>
        <w:caps w:val="0"/>
        <w:strike w:val="0"/>
        <w:dstrike w:val="0"/>
        <w:vanish w:val="0"/>
        <w:webHidden w:val="0"/>
        <w:sz w:val="20"/>
        <w:szCs w:val="20"/>
        <w:u w:val="none"/>
        <w:effect w:val="none"/>
        <w:vertAlign w:val="baseline"/>
        <w:specVanish w:val="0"/>
      </w:rPr>
    </w:lvl>
    <w:lvl w:ilvl="1">
      <w:start w:val="1"/>
      <w:numFmt w:val="decimal"/>
      <w:lvlText w:val="%1.%2."/>
      <w:lvlJc w:val="left"/>
      <w:pPr>
        <w:ind w:left="792" w:hanging="432"/>
      </w:pPr>
      <w:rPr>
        <w:b w:val="0"/>
        <w:i w:val="0"/>
        <w:sz w:val="20"/>
        <w:szCs w:val="20"/>
      </w:rPr>
    </w:lvl>
    <w:lvl w:ilvl="2">
      <w:start w:val="1"/>
      <w:numFmt w:val="decimal"/>
      <w:lvlText w:val="%1.%2.%3."/>
      <w:lvlJc w:val="left"/>
      <w:pPr>
        <w:ind w:left="1224" w:hanging="504"/>
      </w:pPr>
      <w:rPr>
        <w:b/>
        <w:i w:val="0"/>
        <w:sz w:val="17"/>
      </w:rPr>
    </w:lvl>
    <w:lvl w:ilvl="3">
      <w:start w:val="1"/>
      <w:numFmt w:val="decimal"/>
      <w:lvlText w:val="%1.%2.%3.%4."/>
      <w:lvlJc w:val="left"/>
      <w:pPr>
        <w:ind w:left="1728" w:hanging="648"/>
      </w:pPr>
      <w:rPr>
        <w:b w:val="0"/>
        <w:i w:val="0"/>
        <w:sz w:val="20"/>
      </w:rPr>
    </w:lvl>
    <w:lvl w:ilvl="4">
      <w:start w:val="1"/>
      <w:numFmt w:val="decimal"/>
      <w:lvlText w:val="%1.%2.%3.%4.%5."/>
      <w:lvlJc w:val="left"/>
      <w:pPr>
        <w:ind w:left="2232" w:hanging="792"/>
      </w:pPr>
      <w:rPr>
        <w:b w:val="0"/>
        <w:i w:val="0"/>
        <w:sz w:val="20"/>
      </w:rPr>
    </w:lvl>
    <w:lvl w:ilvl="5">
      <w:start w:val="1"/>
      <w:numFmt w:val="decimal"/>
      <w:lvlText w:val="%1.%2.%3.%4.%5.%6."/>
      <w:lvlJc w:val="left"/>
      <w:pPr>
        <w:ind w:left="2736" w:hanging="936"/>
      </w:pPr>
      <w:rPr>
        <w:b w:val="0"/>
        <w:i w:val="0"/>
        <w:sz w:val="2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1B71CA"/>
    <w:multiLevelType w:val="multilevel"/>
    <w:tmpl w:val="D438E6CA"/>
    <w:lvl w:ilvl="0">
      <w:start w:val="2"/>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rPr>
    </w:lvl>
    <w:lvl w:ilvl="2">
      <w:start w:val="1"/>
      <w:numFmt w:val="decimal"/>
      <w:lvlText w:val="%1.%2.%3."/>
      <w:lvlJc w:val="left"/>
      <w:pPr>
        <w:tabs>
          <w:tab w:val="num" w:pos="1134"/>
        </w:tabs>
        <w:ind w:left="0" w:firstLine="0"/>
      </w:pPr>
      <w:rPr>
        <w:rFonts w:hint="default"/>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68231CC"/>
    <w:multiLevelType w:val="multilevel"/>
    <w:tmpl w:val="6CFC5CA4"/>
    <w:lvl w:ilvl="0">
      <w:start w:val="7"/>
      <w:numFmt w:val="decimal"/>
      <w:lvlText w:val="%1."/>
      <w:lvlJc w:val="left"/>
      <w:pPr>
        <w:ind w:left="450" w:hanging="450"/>
      </w:pPr>
      <w:rPr>
        <w:rFonts w:hint="default"/>
      </w:rPr>
    </w:lvl>
    <w:lvl w:ilvl="1">
      <w:start w:val="1"/>
      <w:numFmt w:val="decimal"/>
      <w:lvlText w:val="%1.%2."/>
      <w:lvlJc w:val="left"/>
      <w:pPr>
        <w:tabs>
          <w:tab w:val="num" w:pos="1134"/>
        </w:tabs>
        <w:ind w:left="720" w:hanging="720"/>
      </w:pPr>
      <w:rPr>
        <w:rFonts w:hint="default"/>
      </w:rPr>
    </w:lvl>
    <w:lvl w:ilvl="2">
      <w:start w:val="1"/>
      <w:numFmt w:val="decimal"/>
      <w:lvlText w:val="%1.%2.%3."/>
      <w:lvlJc w:val="left"/>
      <w:pPr>
        <w:tabs>
          <w:tab w:val="num" w:pos="1134"/>
        </w:tabs>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77D32001"/>
    <w:multiLevelType w:val="hybridMultilevel"/>
    <w:tmpl w:val="592A09CC"/>
    <w:lvl w:ilvl="0" w:tplc="15B4E7AC">
      <w:start w:val="1"/>
      <w:numFmt w:val="lowerRoman"/>
      <w:lvlText w:val="(%1)"/>
      <w:lvlJc w:val="left"/>
      <w:pPr>
        <w:ind w:left="2077" w:hanging="720"/>
      </w:pPr>
      <w:rPr>
        <w:rFonts w:hint="default"/>
        <w:b/>
      </w:rPr>
    </w:lvl>
    <w:lvl w:ilvl="1" w:tplc="3F703A60">
      <w:start w:val="1"/>
      <w:numFmt w:val="lowerLetter"/>
      <w:lvlText w:val="(%2)"/>
      <w:lvlJc w:val="left"/>
      <w:pPr>
        <w:ind w:left="2437" w:hanging="360"/>
      </w:pPr>
      <w:rPr>
        <w:rFonts w:hint="default"/>
        <w:b/>
      </w:rPr>
    </w:lvl>
    <w:lvl w:ilvl="2" w:tplc="0416001B" w:tentative="1">
      <w:start w:val="1"/>
      <w:numFmt w:val="lowerRoman"/>
      <w:lvlText w:val="%3."/>
      <w:lvlJc w:val="right"/>
      <w:pPr>
        <w:ind w:left="3157" w:hanging="180"/>
      </w:pPr>
    </w:lvl>
    <w:lvl w:ilvl="3" w:tplc="0416000F" w:tentative="1">
      <w:start w:val="1"/>
      <w:numFmt w:val="decimal"/>
      <w:lvlText w:val="%4."/>
      <w:lvlJc w:val="left"/>
      <w:pPr>
        <w:ind w:left="3877" w:hanging="360"/>
      </w:pPr>
    </w:lvl>
    <w:lvl w:ilvl="4" w:tplc="04160019" w:tentative="1">
      <w:start w:val="1"/>
      <w:numFmt w:val="lowerLetter"/>
      <w:lvlText w:val="%5."/>
      <w:lvlJc w:val="left"/>
      <w:pPr>
        <w:ind w:left="4597" w:hanging="360"/>
      </w:pPr>
    </w:lvl>
    <w:lvl w:ilvl="5" w:tplc="0416001B" w:tentative="1">
      <w:start w:val="1"/>
      <w:numFmt w:val="lowerRoman"/>
      <w:lvlText w:val="%6."/>
      <w:lvlJc w:val="right"/>
      <w:pPr>
        <w:ind w:left="5317" w:hanging="180"/>
      </w:pPr>
    </w:lvl>
    <w:lvl w:ilvl="6" w:tplc="0416000F" w:tentative="1">
      <w:start w:val="1"/>
      <w:numFmt w:val="decimal"/>
      <w:lvlText w:val="%7."/>
      <w:lvlJc w:val="left"/>
      <w:pPr>
        <w:ind w:left="6037" w:hanging="360"/>
      </w:pPr>
    </w:lvl>
    <w:lvl w:ilvl="7" w:tplc="04160019" w:tentative="1">
      <w:start w:val="1"/>
      <w:numFmt w:val="lowerLetter"/>
      <w:lvlText w:val="%8."/>
      <w:lvlJc w:val="left"/>
      <w:pPr>
        <w:ind w:left="6757" w:hanging="360"/>
      </w:pPr>
    </w:lvl>
    <w:lvl w:ilvl="8" w:tplc="0416001B" w:tentative="1">
      <w:start w:val="1"/>
      <w:numFmt w:val="lowerRoman"/>
      <w:lvlText w:val="%9."/>
      <w:lvlJc w:val="right"/>
      <w:pPr>
        <w:ind w:left="7477" w:hanging="180"/>
      </w:pPr>
    </w:lvl>
  </w:abstractNum>
  <w:abstractNum w:abstractNumId="34" w15:restartNumberingAfterBreak="0">
    <w:nsid w:val="78023059"/>
    <w:multiLevelType w:val="multilevel"/>
    <w:tmpl w:val="D64E0994"/>
    <w:lvl w:ilvl="0">
      <w:start w:val="1"/>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b/>
      </w:rPr>
    </w:lvl>
    <w:lvl w:ilvl="2">
      <w:start w:val="1"/>
      <w:numFmt w:val="decimal"/>
      <w:lvlText w:val="%1.%2.%3."/>
      <w:lvlJc w:val="left"/>
      <w:pPr>
        <w:tabs>
          <w:tab w:val="num" w:pos="1134"/>
        </w:tabs>
        <w:ind w:left="0" w:firstLine="0"/>
      </w:pPr>
      <w:rPr>
        <w:rFonts w:hint="default"/>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BB23D63"/>
    <w:multiLevelType w:val="multilevel"/>
    <w:tmpl w:val="8F981CF4"/>
    <w:lvl w:ilvl="0">
      <w:start w:val="1"/>
      <w:numFmt w:val="decimal"/>
      <w:lvlText w:val="%1."/>
      <w:lvlJc w:val="left"/>
      <w:pPr>
        <w:ind w:left="360" w:hanging="360"/>
      </w:pPr>
      <w:rPr>
        <w:b/>
        <w:i w:val="0"/>
        <w:caps w:val="0"/>
        <w:strike w:val="0"/>
        <w:dstrike w:val="0"/>
        <w:vanish w:val="0"/>
        <w:webHidden w:val="0"/>
        <w:sz w:val="22"/>
        <w:u w:val="none"/>
        <w:effect w:val="none"/>
        <w:vertAlign w:val="baseline"/>
        <w:specVanish w:val="0"/>
      </w:rPr>
    </w:lvl>
    <w:lvl w:ilvl="1">
      <w:start w:val="1"/>
      <w:numFmt w:val="decimal"/>
      <w:lvlText w:val="%1.%2."/>
      <w:lvlJc w:val="left"/>
      <w:pPr>
        <w:ind w:left="792" w:hanging="432"/>
      </w:pPr>
      <w:rPr>
        <w:b w:val="0"/>
        <w:i w:val="0"/>
        <w:sz w:val="22"/>
        <w:szCs w:val="22"/>
      </w:rPr>
    </w:lvl>
    <w:lvl w:ilvl="2">
      <w:start w:val="1"/>
      <w:numFmt w:val="decimal"/>
      <w:lvlText w:val="%1.%2.%3."/>
      <w:lvlJc w:val="left"/>
      <w:pPr>
        <w:ind w:left="1224" w:hanging="504"/>
      </w:pPr>
      <w:rPr>
        <w:b/>
        <w:i w:val="0"/>
        <w:sz w:val="17"/>
      </w:rPr>
    </w:lvl>
    <w:lvl w:ilvl="3">
      <w:start w:val="1"/>
      <w:numFmt w:val="decimal"/>
      <w:lvlText w:val="%1.%2.%3.%4."/>
      <w:lvlJc w:val="left"/>
      <w:pPr>
        <w:ind w:left="1728" w:hanging="648"/>
      </w:pPr>
      <w:rPr>
        <w:b w:val="0"/>
        <w:i w:val="0"/>
        <w:sz w:val="20"/>
      </w:rPr>
    </w:lvl>
    <w:lvl w:ilvl="4">
      <w:start w:val="1"/>
      <w:numFmt w:val="decimal"/>
      <w:lvlText w:val="%1.%2.%3.%4.%5."/>
      <w:lvlJc w:val="left"/>
      <w:pPr>
        <w:ind w:left="2232" w:hanging="792"/>
      </w:pPr>
      <w:rPr>
        <w:b w:val="0"/>
        <w:i w:val="0"/>
        <w:sz w:val="20"/>
      </w:rPr>
    </w:lvl>
    <w:lvl w:ilvl="5">
      <w:start w:val="1"/>
      <w:numFmt w:val="decimal"/>
      <w:lvlText w:val="%1.%2.%3.%4.%5.%6."/>
      <w:lvlJc w:val="left"/>
      <w:pPr>
        <w:ind w:left="2736" w:hanging="936"/>
      </w:pPr>
      <w:rPr>
        <w:b w:val="0"/>
        <w:i w:val="0"/>
        <w:sz w:val="2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7"/>
  </w:num>
  <w:num w:numId="3">
    <w:abstractNumId w:val="34"/>
  </w:num>
  <w:num w:numId="4">
    <w:abstractNumId w:val="31"/>
  </w:num>
  <w:num w:numId="5">
    <w:abstractNumId w:val="15"/>
  </w:num>
  <w:num w:numId="6">
    <w:abstractNumId w:val="11"/>
  </w:num>
  <w:num w:numId="7">
    <w:abstractNumId w:val="28"/>
  </w:num>
  <w:num w:numId="8">
    <w:abstractNumId w:val="22"/>
  </w:num>
  <w:num w:numId="9">
    <w:abstractNumId w:val="27"/>
  </w:num>
  <w:num w:numId="10">
    <w:abstractNumId w:val="33"/>
  </w:num>
  <w:num w:numId="11">
    <w:abstractNumId w:val="10"/>
  </w:num>
  <w:num w:numId="12">
    <w:abstractNumId w:val="4"/>
  </w:num>
  <w:num w:numId="13">
    <w:abstractNumId w:val="5"/>
  </w:num>
  <w:num w:numId="14">
    <w:abstractNumId w:val="9"/>
  </w:num>
  <w:num w:numId="15">
    <w:abstractNumId w:val="13"/>
  </w:num>
  <w:num w:numId="16">
    <w:abstractNumId w:val="32"/>
  </w:num>
  <w:num w:numId="17">
    <w:abstractNumId w:val="14"/>
  </w:num>
  <w:num w:numId="18">
    <w:abstractNumId w:val="0"/>
  </w:num>
  <w:num w:numId="19">
    <w:abstractNumId w:val="24"/>
  </w:num>
  <w:num w:numId="20">
    <w:abstractNumId w:val="23"/>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16"/>
  </w:num>
  <w:num w:numId="26">
    <w:abstractNumId w:val="6"/>
  </w:num>
  <w:num w:numId="27">
    <w:abstractNumId w:val="2"/>
  </w:num>
  <w:num w:numId="28">
    <w:abstractNumId w:val="12"/>
  </w:num>
  <w:num w:numId="29">
    <w:abstractNumId w:val="1"/>
  </w:num>
  <w:num w:numId="30">
    <w:abstractNumId w:val="25"/>
  </w:num>
  <w:num w:numId="31">
    <w:abstractNumId w:val="35"/>
  </w:num>
  <w:num w:numId="32">
    <w:abstractNumId w:val="26"/>
  </w:num>
  <w:num w:numId="33">
    <w:abstractNumId w:val="29"/>
  </w:num>
  <w:num w:numId="34">
    <w:abstractNumId w:val="21"/>
  </w:num>
  <w:num w:numId="35">
    <w:abstractNumId w:val="20"/>
  </w:num>
  <w:num w:numId="36">
    <w:abstractNumId w:val="3"/>
  </w:num>
  <w:num w:numId="37">
    <w:abstractNumId w:val="18"/>
  </w:num>
  <w:num w:numId="38">
    <w:abstractNumId w:val="19"/>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eodoro Prado">
    <w15:presenceInfo w15:providerId="None" w15:userId="Theodoro Pra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EA"/>
    <w:rsid w:val="00056551"/>
    <w:rsid w:val="00063048"/>
    <w:rsid w:val="000B76CF"/>
    <w:rsid w:val="004A7596"/>
    <w:rsid w:val="0055382E"/>
    <w:rsid w:val="008B7F93"/>
    <w:rsid w:val="008C5995"/>
    <w:rsid w:val="008F28EA"/>
    <w:rsid w:val="00C0628A"/>
    <w:rsid w:val="00F00D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3E4F81"/>
  <w15:chartTrackingRefBased/>
  <w15:docId w15:val="{494415E5-04A5-488F-857D-FD076087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autoSpaceDE w:val="0"/>
      <w:autoSpaceDN w:val="0"/>
      <w:adjustRightInd w:val="0"/>
    </w:pPr>
    <w:rPr>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pPr>
      <w:spacing w:before="240" w:after="60"/>
      <w:outlineLvl w:val="4"/>
    </w:pPr>
    <w:rPr>
      <w:b/>
      <w:bCs/>
      <w:i/>
      <w:iCs/>
      <w:sz w:val="26"/>
      <w:szCs w:val="26"/>
      <w:lang w:val="x-none"/>
    </w:rPr>
  </w:style>
  <w:style w:type="paragraph" w:styleId="Heading7">
    <w:name w:val="heading 7"/>
    <w:basedOn w:val="Normal"/>
    <w:next w:val="Normal"/>
    <w:link w:val="Heading7Char"/>
    <w:qFormat/>
    <w:pPr>
      <w:spacing w:before="240" w:after="60"/>
      <w:outlineLvl w:val="6"/>
    </w:pPr>
    <w:rPr>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spacing w:after="100"/>
    </w:pPr>
  </w:style>
  <w:style w:type="paragraph" w:styleId="Title">
    <w:name w:val="Title"/>
    <w:basedOn w:val="Normal"/>
    <w:next w:val="Normal"/>
    <w:link w:val="TitleChar"/>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nhideWhenUsed/>
    <w:rPr>
      <w:color w:val="0000FF" w:themeColor="hyperlink"/>
      <w:u w:val="single"/>
    </w:rPr>
  </w:style>
  <w:style w:type="character" w:customStyle="1" w:styleId="Captulos-MattosFilhoChar">
    <w:name w:val="Capítulos - Mattos Filho Char"/>
    <w:basedOn w:val="TitleChar"/>
    <w:link w:val="Captulos-MattosFilho"/>
    <w:rPr>
      <w:rFonts w:ascii="Tahoma" w:eastAsiaTheme="majorEastAsia" w:hAnsi="Tahoma" w:cs="Tahoma"/>
      <w:b/>
      <w:color w:val="000000" w:themeColor="text1"/>
      <w:spacing w:val="5"/>
      <w:kern w:val="28"/>
      <w:sz w:val="22"/>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s-MattosFilho">
    <w:name w:val="Capítulos - Mattos Filho"/>
    <w:basedOn w:val="Title"/>
    <w:next w:val="Texto-MattosFilho"/>
    <w:link w:val="Captulos-MattosFilhoChar"/>
    <w:qFormat/>
    <w:pPr>
      <w:pBdr>
        <w:bottom w:val="none" w:sz="0" w:space="0" w:color="auto"/>
      </w:pBdr>
      <w:spacing w:after="0"/>
      <w:jc w:val="center"/>
    </w:pPr>
    <w:rPr>
      <w:rFonts w:ascii="Tahoma" w:hAnsi="Tahoma" w:cs="Tahoma"/>
      <w:b/>
      <w:color w:val="000000" w:themeColor="text1"/>
      <w:spacing w:val="0"/>
      <w:kern w:val="0"/>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pPr>
      <w:spacing w:line="276" w:lineRule="auto"/>
      <w:outlineLvl w:val="9"/>
    </w:p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sz w:val="24"/>
      <w:szCs w:val="24"/>
    </w:rPr>
  </w:style>
  <w:style w:type="paragraph" w:customStyle="1" w:styleId="Texto-MattosFilho">
    <w:name w:val="Texto - Mattos Filho"/>
    <w:basedOn w:val="Normal"/>
    <w:qFormat/>
  </w:style>
  <w:style w:type="paragraph" w:customStyle="1" w:styleId="Clusula-MattosFilho">
    <w:name w:val="Cláusula - Mattos Filho"/>
    <w:basedOn w:val="Title"/>
    <w:next w:val="Texto-MattosFilho"/>
    <w:link w:val="Clusula-MattosFilhoChar"/>
    <w:qFormat/>
    <w:pPr>
      <w:pBdr>
        <w:bottom w:val="none" w:sz="0" w:space="0" w:color="auto"/>
      </w:pBdr>
      <w:spacing w:after="0"/>
    </w:pPr>
    <w:rPr>
      <w:rFonts w:ascii="Tahoma" w:hAnsi="Tahoma"/>
      <w:b/>
      <w:color w:val="000000" w:themeColor="text1"/>
      <w:spacing w:val="0"/>
      <w:sz w:val="22"/>
    </w:rPr>
  </w:style>
  <w:style w:type="character" w:customStyle="1" w:styleId="Clusula-MattosFilhoChar">
    <w:name w:val="Cláusula - Mattos Filho Char"/>
    <w:basedOn w:val="TitleChar"/>
    <w:link w:val="Clusula-MattosFilho"/>
    <w:rPr>
      <w:rFonts w:ascii="Tahoma" w:eastAsiaTheme="majorEastAsia" w:hAnsi="Tahoma" w:cstheme="majorBidi"/>
      <w:b/>
      <w:color w:val="000000" w:themeColor="text1"/>
      <w:spacing w:val="5"/>
      <w:kern w:val="28"/>
      <w:sz w:val="22"/>
      <w:szCs w:val="52"/>
    </w:rPr>
  </w:style>
  <w:style w:type="paragraph" w:styleId="TOC2">
    <w:name w:val="toc 2"/>
    <w:basedOn w:val="Normal"/>
    <w:next w:val="Normal"/>
    <w:autoRedefine/>
    <w:uiPriority w:val="39"/>
    <w:pPr>
      <w:spacing w:after="100"/>
      <w:ind w:left="220"/>
    </w:pPr>
  </w:style>
  <w:style w:type="paragraph" w:styleId="Header">
    <w:name w:val="header"/>
    <w:basedOn w:val="Normal"/>
    <w:link w:val="HeaderChar"/>
    <w:unhideWhenUsed/>
    <w:pPr>
      <w:tabs>
        <w:tab w:val="center" w:pos="4252"/>
        <w:tab w:val="right" w:pos="8504"/>
      </w:tabs>
    </w:pPr>
  </w:style>
  <w:style w:type="character" w:customStyle="1" w:styleId="HeaderChar">
    <w:name w:val="Header Char"/>
    <w:basedOn w:val="DefaultParagraphFont"/>
    <w:link w:val="Header"/>
    <w:rPr>
      <w:rFonts w:ascii="Tahoma" w:hAnsi="Tahoma"/>
      <w:sz w:val="22"/>
      <w:szCs w:val="24"/>
    </w:rPr>
  </w:style>
  <w:style w:type="paragraph" w:styleId="Footer">
    <w:name w:val="footer"/>
    <w:basedOn w:val="Normal"/>
    <w:link w:val="FooterChar"/>
    <w:uiPriority w:val="99"/>
    <w:unhideWhenUsed/>
    <w:pPr>
      <w:tabs>
        <w:tab w:val="center" w:pos="4252"/>
        <w:tab w:val="right" w:pos="8504"/>
      </w:tabs>
    </w:pPr>
  </w:style>
  <w:style w:type="character" w:customStyle="1" w:styleId="FooterChar">
    <w:name w:val="Footer Char"/>
    <w:basedOn w:val="DefaultParagraphFont"/>
    <w:link w:val="Footer"/>
    <w:uiPriority w:val="99"/>
    <w:rPr>
      <w:rFonts w:ascii="Tahoma" w:hAnsi="Tahoma"/>
      <w:sz w:val="22"/>
      <w:szCs w:val="24"/>
    </w:rPr>
  </w:style>
  <w:style w:type="character" w:customStyle="1" w:styleId="Heading4Char">
    <w:name w:val="Heading 4 Char"/>
    <w:basedOn w:val="DefaultParagraphFont"/>
    <w:link w:val="Heading4"/>
    <w:uiPriority w:val="9"/>
    <w:semiHidden/>
    <w:rPr>
      <w:rFonts w:ascii="Calibri" w:hAnsi="Calibri"/>
      <w:b/>
      <w:bCs/>
      <w:sz w:val="28"/>
      <w:szCs w:val="28"/>
    </w:rPr>
  </w:style>
  <w:style w:type="character" w:customStyle="1" w:styleId="Heading5Char">
    <w:name w:val="Heading 5 Char"/>
    <w:basedOn w:val="DefaultParagraphFont"/>
    <w:link w:val="Heading5"/>
    <w:rPr>
      <w:b/>
      <w:bCs/>
      <w:i/>
      <w:iCs/>
      <w:sz w:val="26"/>
      <w:szCs w:val="26"/>
      <w:lang w:val="x-none"/>
    </w:rPr>
  </w:style>
  <w:style w:type="character" w:customStyle="1" w:styleId="Heading7Char">
    <w:name w:val="Heading 7 Char"/>
    <w:basedOn w:val="DefaultParagraphFont"/>
    <w:link w:val="Heading7"/>
    <w:rPr>
      <w:sz w:val="24"/>
      <w:szCs w:val="24"/>
      <w:lang w:val="x-none"/>
    </w:rPr>
  </w:style>
  <w:style w:type="character" w:styleId="PageNumber">
    <w:name w:val="page number"/>
    <w:basedOn w:val="DefaultParagraphFont"/>
  </w:style>
  <w:style w:type="paragraph" w:styleId="FootnoteText">
    <w:name w:val="footnote text"/>
    <w:basedOn w:val="Normal"/>
    <w:link w:val="FootnoteTextChar"/>
    <w:uiPriority w:val="99"/>
    <w:rPr>
      <w:sz w:val="20"/>
      <w:szCs w:val="20"/>
      <w:lang w:val="x-none"/>
    </w:rPr>
  </w:style>
  <w:style w:type="character" w:customStyle="1" w:styleId="FootnoteTextChar">
    <w:name w:val="Footnote Text Char"/>
    <w:basedOn w:val="DefaultParagraphFont"/>
    <w:link w:val="FootnoteText"/>
    <w:uiPriority w:val="99"/>
    <w:rPr>
      <w:lang w:val="x-none"/>
    </w:rPr>
  </w:style>
  <w:style w:type="character" w:styleId="FootnoteReference">
    <w:name w:val="footnote reference"/>
    <w:rPr>
      <w:spacing w:val="0"/>
      <w:vertAlign w:val="superscript"/>
    </w:rPr>
  </w:style>
  <w:style w:type="paragraph" w:styleId="BodyText3">
    <w:name w:val="Body Text 3"/>
    <w:basedOn w:val="Normal"/>
    <w:link w:val="BodyText3Char"/>
    <w:pPr>
      <w:spacing w:line="320" w:lineRule="atLeast"/>
      <w:jc w:val="both"/>
    </w:pPr>
    <w:rPr>
      <w:sz w:val="26"/>
      <w:szCs w:val="26"/>
      <w:lang w:val="x-none"/>
    </w:rPr>
  </w:style>
  <w:style w:type="character" w:customStyle="1" w:styleId="BodyText3Char">
    <w:name w:val="Body Text 3 Char"/>
    <w:basedOn w:val="DefaultParagraphFont"/>
    <w:link w:val="BodyText3"/>
    <w:rPr>
      <w:sz w:val="26"/>
      <w:szCs w:val="26"/>
      <w:lang w:val="x-none"/>
    </w:rPr>
  </w:style>
  <w:style w:type="character" w:customStyle="1" w:styleId="DeltaViewInsertion">
    <w:name w:val="DeltaView Insertion"/>
    <w:uiPriority w:val="99"/>
    <w:rPr>
      <w:color w:val="0000FF"/>
      <w:spacing w:val="0"/>
      <w:u w:val="double"/>
    </w:rPr>
  </w:style>
  <w:style w:type="paragraph" w:styleId="BlockText">
    <w:name w:val="Block Text"/>
    <w:basedOn w:val="Normal"/>
    <w:pPr>
      <w:tabs>
        <w:tab w:val="left" w:pos="284"/>
        <w:tab w:val="left" w:pos="709"/>
        <w:tab w:val="left" w:pos="1134"/>
        <w:tab w:val="left" w:pos="2268"/>
        <w:tab w:val="left" w:pos="3969"/>
      </w:tabs>
      <w:ind w:left="709" w:right="-1"/>
    </w:pPr>
    <w:rPr>
      <w:rFonts w:ascii="Arial" w:hAnsi="Arial" w:cs="Arial"/>
      <w:sz w:val="20"/>
      <w:szCs w:val="20"/>
      <w:lang w:val="en-GB"/>
    </w:rPr>
  </w:style>
  <w:style w:type="paragraph" w:styleId="BodyTextIndent">
    <w:name w:val="Body Text Indent"/>
    <w:basedOn w:val="Normal"/>
    <w:link w:val="BodyTextIndentChar"/>
    <w:pPr>
      <w:spacing w:after="120"/>
      <w:ind w:left="283"/>
    </w:pPr>
    <w:rPr>
      <w:lang w:val="x-none"/>
    </w:rPr>
  </w:style>
  <w:style w:type="character" w:customStyle="1" w:styleId="BodyTextIndentChar">
    <w:name w:val="Body Text Indent Char"/>
    <w:basedOn w:val="DefaultParagraphFont"/>
    <w:link w:val="BodyTextIndent"/>
    <w:rPr>
      <w:sz w:val="24"/>
      <w:szCs w:val="24"/>
      <w:lang w:val="x-none"/>
    </w:rPr>
  </w:style>
  <w:style w:type="paragraph" w:customStyle="1" w:styleId="p56">
    <w:name w:val="p56"/>
    <w:basedOn w:val="Normal"/>
    <w:pPr>
      <w:spacing w:line="240" w:lineRule="atLeast"/>
      <w:ind w:left="920" w:hanging="920"/>
      <w:jc w:val="both"/>
    </w:pPr>
    <w:rPr>
      <w:rFonts w:ascii="Times" w:hAnsi="Times" w:cs="Times"/>
    </w:rPr>
  </w:style>
  <w:style w:type="paragraph" w:customStyle="1" w:styleId="Center">
    <w:name w:val="Center"/>
    <w:basedOn w:val="Normal"/>
    <w:pPr>
      <w:spacing w:after="240"/>
      <w:jc w:val="center"/>
    </w:pPr>
    <w:rPr>
      <w:rFonts w:eastAsia="MS Mincho"/>
    </w:rPr>
  </w:style>
  <w:style w:type="paragraph" w:styleId="CommentText">
    <w:name w:val="annotation text"/>
    <w:basedOn w:val="Normal"/>
    <w:link w:val="CommentTextChar"/>
    <w:semiHidden/>
    <w:rPr>
      <w:sz w:val="20"/>
      <w:szCs w:val="20"/>
      <w:lang w:val="x-none"/>
    </w:rPr>
  </w:style>
  <w:style w:type="character" w:customStyle="1" w:styleId="CommentTextChar">
    <w:name w:val="Comment Text Char"/>
    <w:basedOn w:val="DefaultParagraphFont"/>
    <w:link w:val="CommentText"/>
    <w:semiHidden/>
    <w:rPr>
      <w:lang w:val="x-none"/>
    </w:rPr>
  </w:style>
  <w:style w:type="paragraph" w:styleId="BodyText">
    <w:name w:val="Body Text"/>
    <w:basedOn w:val="Normal"/>
    <w:link w:val="BodyTextChar"/>
    <w:pPr>
      <w:spacing w:after="120"/>
    </w:pPr>
    <w:rPr>
      <w:lang w:val="x-none"/>
    </w:rPr>
  </w:style>
  <w:style w:type="character" w:customStyle="1" w:styleId="BodyTextChar">
    <w:name w:val="Body Text Char"/>
    <w:basedOn w:val="DefaultParagraphFont"/>
    <w:link w:val="BodyText"/>
    <w:rPr>
      <w:sz w:val="24"/>
      <w:szCs w:val="24"/>
      <w:lang w:val="x-none"/>
    </w:rPr>
  </w:style>
  <w:style w:type="paragraph" w:customStyle="1" w:styleId="P0">
    <w:name w:val="P0"/>
    <w:basedOn w:val="Normal"/>
    <w:pPr>
      <w:jc w:val="both"/>
    </w:pPr>
    <w:rPr>
      <w:rFonts w:ascii="Arial" w:hAnsi="Arial" w:cs="Arial"/>
      <w:sz w:val="22"/>
      <w:szCs w:val="22"/>
      <w:lang w:val="en-GB"/>
    </w:rPr>
  </w:style>
  <w:style w:type="paragraph" w:styleId="BodyTextIndent3">
    <w:name w:val="Body Text Indent 3"/>
    <w:basedOn w:val="Normal"/>
    <w:link w:val="BodyTextIndent3Char"/>
    <w:pPr>
      <w:spacing w:after="120"/>
      <w:ind w:left="283"/>
    </w:pPr>
    <w:rPr>
      <w:sz w:val="16"/>
      <w:szCs w:val="16"/>
      <w:lang w:val="x-none"/>
    </w:rPr>
  </w:style>
  <w:style w:type="character" w:customStyle="1" w:styleId="BodyTextIndent3Char">
    <w:name w:val="Body Text Indent 3 Char"/>
    <w:basedOn w:val="DefaultParagraphFont"/>
    <w:link w:val="BodyTextIndent3"/>
    <w:rPr>
      <w:sz w:val="16"/>
      <w:szCs w:val="16"/>
      <w:lang w:val="x-none"/>
    </w:rPr>
  </w:style>
  <w:style w:type="paragraph" w:customStyle="1" w:styleId="ST2">
    <w:name w:val="ST2"/>
    <w:basedOn w:val="Normal"/>
    <w:pPr>
      <w:tabs>
        <w:tab w:val="num" w:pos="1701"/>
      </w:tabs>
      <w:ind w:left="1701" w:hanging="567"/>
    </w:pPr>
    <w:rPr>
      <w:sz w:val="20"/>
      <w:szCs w:val="20"/>
      <w:lang w:val="fr-FR"/>
    </w:rPr>
  </w:style>
  <w:style w:type="paragraph" w:customStyle="1" w:styleId="ST1">
    <w:name w:val="ST1"/>
    <w:basedOn w:val="Normal"/>
    <w:pPr>
      <w:tabs>
        <w:tab w:val="num" w:pos="1134"/>
      </w:tabs>
      <w:ind w:left="1134" w:hanging="567"/>
    </w:pPr>
    <w:rPr>
      <w:sz w:val="20"/>
      <w:szCs w:val="20"/>
      <w:lang w:val="fr-FR"/>
    </w:rPr>
  </w:style>
  <w:style w:type="paragraph" w:customStyle="1" w:styleId="ST0">
    <w:name w:val="ST0"/>
    <w:basedOn w:val="Normal"/>
    <w:pPr>
      <w:tabs>
        <w:tab w:val="num" w:pos="567"/>
      </w:tabs>
      <w:ind w:left="567" w:hanging="567"/>
    </w:pPr>
    <w:rPr>
      <w:sz w:val="20"/>
      <w:szCs w:val="20"/>
      <w:lang w:val="fr-FR"/>
    </w:rPr>
  </w:style>
  <w:style w:type="paragraph" w:customStyle="1" w:styleId="DeltaViewTableBody">
    <w:name w:val="DeltaView Table Body"/>
    <w:basedOn w:val="Normal"/>
    <w:rPr>
      <w:rFonts w:ascii="Arial" w:hAnsi="Arial" w:cs="Arial"/>
    </w:rPr>
  </w:style>
  <w:style w:type="character" w:customStyle="1" w:styleId="DeltaViewMoveDestination">
    <w:name w:val="DeltaView Move Destination"/>
    <w:rPr>
      <w:color w:val="00C000"/>
      <w:spacing w:val="0"/>
      <w:u w:val="double"/>
    </w:rPr>
  </w:style>
  <w:style w:type="paragraph" w:customStyle="1" w:styleId="P1">
    <w:name w:val="P1"/>
    <w:basedOn w:val="Normal"/>
    <w:pPr>
      <w:tabs>
        <w:tab w:val="left" w:pos="567"/>
        <w:tab w:val="left" w:pos="2835"/>
      </w:tabs>
      <w:ind w:left="567"/>
      <w:jc w:val="both"/>
    </w:pPr>
    <w:rPr>
      <w:rFonts w:ascii="Arial" w:hAnsi="Arial" w:cs="Arial"/>
      <w:sz w:val="22"/>
      <w:szCs w:val="22"/>
      <w:lang w:val="en-GB"/>
    </w:rPr>
  </w:style>
  <w:style w:type="paragraph" w:styleId="BodyTextIndent2">
    <w:name w:val="Body Text Indent 2"/>
    <w:basedOn w:val="Normal"/>
    <w:link w:val="BodyTextIndent2Char"/>
    <w:pPr>
      <w:spacing w:line="288" w:lineRule="auto"/>
      <w:ind w:left="720"/>
      <w:jc w:val="center"/>
    </w:pPr>
    <w:rPr>
      <w:rFonts w:ascii="Arial" w:hAnsi="Arial"/>
      <w:b/>
      <w:bCs/>
      <w:color w:val="000000"/>
      <w:lang w:val="x-none"/>
    </w:rPr>
  </w:style>
  <w:style w:type="character" w:customStyle="1" w:styleId="BodyTextIndent2Char">
    <w:name w:val="Body Text Indent 2 Char"/>
    <w:basedOn w:val="DefaultParagraphFont"/>
    <w:link w:val="BodyTextIndent2"/>
    <w:rPr>
      <w:rFonts w:ascii="Arial" w:hAnsi="Arial"/>
      <w:b/>
      <w:bCs/>
      <w:color w:val="000000"/>
      <w:sz w:val="24"/>
      <w:szCs w:val="24"/>
      <w:lang w:val="x-none"/>
    </w:rPr>
  </w:style>
  <w:style w:type="paragraph" w:styleId="BodyText2">
    <w:name w:val="Body Text 2"/>
    <w:basedOn w:val="Normal"/>
    <w:link w:val="BodyText2Char"/>
    <w:rPr>
      <w:rFonts w:ascii="Arial" w:hAnsi="Arial"/>
      <w:color w:val="000000"/>
      <w:sz w:val="14"/>
      <w:szCs w:val="10"/>
      <w:lang w:val="en-US"/>
    </w:rPr>
  </w:style>
  <w:style w:type="character" w:customStyle="1" w:styleId="BodyText2Char">
    <w:name w:val="Body Text 2 Char"/>
    <w:basedOn w:val="DefaultParagraphFont"/>
    <w:link w:val="BodyText2"/>
    <w:rPr>
      <w:rFonts w:ascii="Arial" w:hAnsi="Arial"/>
      <w:color w:val="000000"/>
      <w:sz w:val="14"/>
      <w:szCs w:val="10"/>
      <w:lang w:val="en-US"/>
    </w:rPr>
  </w:style>
  <w:style w:type="character" w:styleId="Strong">
    <w:name w:val="Strong"/>
    <w:uiPriority w:val="22"/>
    <w:qFormat/>
    <w:rPr>
      <w:b/>
      <w:bCs/>
    </w:rPr>
  </w:style>
  <w:style w:type="character" w:customStyle="1" w:styleId="CharacterStyle1">
    <w:name w:val="Character Style 1"/>
    <w:rPr>
      <w:sz w:val="22"/>
      <w:szCs w:val="22"/>
    </w:rPr>
  </w:style>
  <w:style w:type="character" w:customStyle="1" w:styleId="Prompt">
    <w:name w:val="Prompt"/>
    <w:aliases w:val="Pr"/>
    <w:rPr>
      <w:rFonts w:ascii="Arial" w:hAnsi="Arial"/>
      <w:color w:val="auto"/>
      <w:sz w:val="20"/>
    </w:rPr>
  </w:style>
  <w:style w:type="paragraph" w:styleId="BalloonText">
    <w:name w:val="Balloon Text"/>
    <w:basedOn w:val="Normal"/>
    <w:link w:val="BalloonTextChar"/>
    <w:semiHidden/>
    <w:rPr>
      <w:rFonts w:ascii="Tahoma" w:hAnsi="Tahoma"/>
      <w:sz w:val="16"/>
      <w:szCs w:val="16"/>
      <w:lang w:val="x-none"/>
    </w:rPr>
  </w:style>
  <w:style w:type="character" w:customStyle="1" w:styleId="BalloonTextChar">
    <w:name w:val="Balloon Text Char"/>
    <w:basedOn w:val="DefaultParagraphFont"/>
    <w:link w:val="BalloonText"/>
    <w:semiHidden/>
    <w:rPr>
      <w:rFonts w:ascii="Tahoma" w:hAnsi="Tahoma"/>
      <w:sz w:val="16"/>
      <w:szCs w:val="16"/>
      <w:lang w:val="x-none"/>
    </w:rPr>
  </w:style>
  <w:style w:type="character" w:styleId="CommentReference">
    <w:name w:val="annotation reference"/>
    <w:semiHidden/>
    <w:rPr>
      <w:sz w:val="16"/>
      <w:szCs w:val="16"/>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b/>
      <w:bCs/>
      <w:lang w:val="x-none"/>
    </w:rPr>
  </w:style>
  <w:style w:type="paragraph" w:customStyle="1" w:styleId="CharCharCharCharCharChar1">
    <w:name w:val="Char Char Char Char Char Char1"/>
    <w:basedOn w:val="Normal"/>
    <w:pPr>
      <w:autoSpaceDE/>
      <w:autoSpaceDN/>
      <w:adjustRightInd/>
      <w:spacing w:after="160" w:line="240" w:lineRule="exact"/>
    </w:pPr>
    <w:rPr>
      <w:rFonts w:ascii="Verdana" w:eastAsia="MS Mincho" w:hAnsi="Verdana"/>
      <w:sz w:val="20"/>
      <w:szCs w:val="20"/>
      <w:lang w:val="en-US" w:eastAsia="en-US"/>
    </w:rPr>
  </w:style>
  <w:style w:type="paragraph" w:customStyle="1" w:styleId="CharChar1CharCharCharCharChar2">
    <w:name w:val="Char Char1 Char Char Char Char Char2"/>
    <w:basedOn w:val="Normal"/>
    <w:pPr>
      <w:autoSpaceDE/>
      <w:autoSpaceDN/>
      <w:adjustRightInd/>
      <w:spacing w:after="160" w:line="240" w:lineRule="exact"/>
    </w:pPr>
    <w:rPr>
      <w:rFonts w:ascii="Verdana" w:eastAsia="MS Mincho" w:hAnsi="Verdana"/>
      <w:sz w:val="20"/>
      <w:szCs w:val="20"/>
      <w:lang w:val="en-US" w:eastAsia="en-US"/>
    </w:rPr>
  </w:style>
  <w:style w:type="paragraph" w:customStyle="1" w:styleId="p00">
    <w:name w:val="p0"/>
    <w:basedOn w:val="Normal"/>
    <w:uiPriority w:val="99"/>
    <w:pPr>
      <w:tabs>
        <w:tab w:val="left" w:pos="720"/>
      </w:tabs>
      <w:autoSpaceDE/>
      <w:autoSpaceDN/>
      <w:adjustRightInd/>
      <w:spacing w:line="240" w:lineRule="atLeast"/>
      <w:jc w:val="both"/>
    </w:pPr>
    <w:rPr>
      <w:rFonts w:ascii="Times" w:hAnsi="Times"/>
    </w:rPr>
  </w:style>
  <w:style w:type="paragraph" w:styleId="NormalWeb">
    <w:name w:val="Normal (Web)"/>
    <w:basedOn w:val="Normal"/>
    <w:uiPriority w:val="99"/>
    <w:pPr>
      <w:autoSpaceDE/>
      <w:autoSpaceDN/>
      <w:adjustRightInd/>
      <w:spacing w:before="100" w:beforeAutospacing="1" w:after="100" w:afterAutospacing="1"/>
    </w:pPr>
    <w:rPr>
      <w:rFonts w:ascii="Verdana" w:eastAsia="Arial Unicode MS" w:hAnsi="Verdana" w:cs="Verdana"/>
    </w:rPr>
  </w:style>
  <w:style w:type="paragraph" w:customStyle="1" w:styleId="CharChar1Char">
    <w:name w:val="Char Char1 Char"/>
    <w:basedOn w:val="Normal"/>
    <w:pPr>
      <w:autoSpaceDE/>
      <w:autoSpaceDN/>
      <w:adjustRightInd/>
      <w:spacing w:after="160" w:line="240" w:lineRule="exact"/>
    </w:pPr>
    <w:rPr>
      <w:rFonts w:ascii="Verdana" w:eastAsia="MS Mincho" w:hAnsi="Verdana"/>
      <w:sz w:val="20"/>
      <w:szCs w:val="20"/>
      <w:lang w:val="en-US" w:eastAsia="en-US"/>
    </w:rPr>
  </w:style>
  <w:style w:type="paragraph" w:customStyle="1" w:styleId="CharChar1CharCharCharChar">
    <w:name w:val="Char Char1 Char Char Char Char"/>
    <w:basedOn w:val="Normal"/>
    <w:pPr>
      <w:autoSpaceDE/>
      <w:autoSpaceDN/>
      <w:adjustRightInd/>
      <w:spacing w:after="160" w:line="240" w:lineRule="exact"/>
    </w:pPr>
    <w:rPr>
      <w:rFonts w:ascii="Verdana" w:hAnsi="Verdana"/>
      <w:sz w:val="20"/>
      <w:szCs w:val="20"/>
      <w:lang w:val="en-US" w:eastAsia="en-US"/>
    </w:rPr>
  </w:style>
  <w:style w:type="paragraph" w:customStyle="1" w:styleId="Level1">
    <w:name w:val="Level 1"/>
    <w:basedOn w:val="Normal"/>
    <w:pPr>
      <w:numPr>
        <w:numId w:val="1"/>
      </w:numPr>
      <w:autoSpaceDE/>
      <w:autoSpaceDN/>
      <w:adjustRightInd/>
      <w:spacing w:after="140" w:line="290" w:lineRule="auto"/>
      <w:jc w:val="both"/>
    </w:pPr>
    <w:rPr>
      <w:rFonts w:ascii="Tahoma" w:hAnsi="Tahoma"/>
      <w:kern w:val="20"/>
      <w:sz w:val="20"/>
      <w:szCs w:val="28"/>
      <w:lang w:eastAsia="en-US"/>
    </w:rPr>
  </w:style>
  <w:style w:type="paragraph" w:customStyle="1" w:styleId="Level2">
    <w:name w:val="Level 2"/>
    <w:basedOn w:val="Normal"/>
    <w:link w:val="Level2Char"/>
    <w:pPr>
      <w:numPr>
        <w:ilvl w:val="1"/>
        <w:numId w:val="1"/>
      </w:numPr>
      <w:autoSpaceDE/>
      <w:autoSpaceDN/>
      <w:adjustRightInd/>
      <w:spacing w:after="140" w:line="290" w:lineRule="auto"/>
      <w:jc w:val="both"/>
    </w:pPr>
    <w:rPr>
      <w:rFonts w:ascii="Tahoma" w:hAnsi="Tahoma"/>
      <w:kern w:val="20"/>
      <w:sz w:val="20"/>
      <w:szCs w:val="28"/>
      <w:lang w:val="x-none" w:eastAsia="x-none"/>
    </w:rPr>
  </w:style>
  <w:style w:type="character" w:customStyle="1" w:styleId="Level2Char">
    <w:name w:val="Level 2 Char"/>
    <w:link w:val="Level2"/>
    <w:rPr>
      <w:rFonts w:ascii="Tahoma" w:hAnsi="Tahoma"/>
      <w:kern w:val="20"/>
      <w:szCs w:val="28"/>
      <w:lang w:val="x-none" w:eastAsia="x-none"/>
    </w:rPr>
  </w:style>
  <w:style w:type="paragraph" w:customStyle="1" w:styleId="Level3">
    <w:name w:val="Level 3"/>
    <w:basedOn w:val="Normal"/>
    <w:pPr>
      <w:numPr>
        <w:ilvl w:val="2"/>
        <w:numId w:val="1"/>
      </w:numPr>
      <w:autoSpaceDE/>
      <w:autoSpaceDN/>
      <w:adjustRightInd/>
      <w:spacing w:after="140" w:line="290" w:lineRule="auto"/>
      <w:jc w:val="both"/>
    </w:pPr>
    <w:rPr>
      <w:rFonts w:ascii="Tahoma" w:hAnsi="Tahoma"/>
      <w:kern w:val="20"/>
      <w:sz w:val="20"/>
      <w:szCs w:val="28"/>
      <w:lang w:eastAsia="en-US"/>
    </w:rPr>
  </w:style>
  <w:style w:type="paragraph" w:customStyle="1" w:styleId="Level4">
    <w:name w:val="Level 4"/>
    <w:basedOn w:val="Normal"/>
    <w:pPr>
      <w:numPr>
        <w:ilvl w:val="3"/>
        <w:numId w:val="1"/>
      </w:numPr>
      <w:autoSpaceDE/>
      <w:autoSpaceDN/>
      <w:adjustRightInd/>
      <w:spacing w:after="140" w:line="290" w:lineRule="auto"/>
      <w:jc w:val="both"/>
    </w:pPr>
    <w:rPr>
      <w:rFonts w:ascii="Tahoma" w:hAnsi="Tahoma"/>
      <w:kern w:val="20"/>
      <w:sz w:val="20"/>
      <w:lang w:eastAsia="en-US"/>
    </w:rPr>
  </w:style>
  <w:style w:type="paragraph" w:customStyle="1" w:styleId="Level5">
    <w:name w:val="Level 5"/>
    <w:basedOn w:val="Normal"/>
    <w:pPr>
      <w:numPr>
        <w:ilvl w:val="4"/>
        <w:numId w:val="1"/>
      </w:numPr>
      <w:autoSpaceDE/>
      <w:autoSpaceDN/>
      <w:adjustRightInd/>
      <w:spacing w:after="140" w:line="290" w:lineRule="auto"/>
      <w:jc w:val="both"/>
    </w:pPr>
    <w:rPr>
      <w:rFonts w:ascii="Tahoma" w:hAnsi="Tahoma"/>
      <w:kern w:val="20"/>
      <w:sz w:val="20"/>
      <w:lang w:eastAsia="en-US"/>
    </w:rPr>
  </w:style>
  <w:style w:type="paragraph" w:customStyle="1" w:styleId="Level6">
    <w:name w:val="Level 6"/>
    <w:basedOn w:val="Normal"/>
    <w:pPr>
      <w:numPr>
        <w:ilvl w:val="5"/>
        <w:numId w:val="1"/>
      </w:numPr>
      <w:autoSpaceDE/>
      <w:autoSpaceDN/>
      <w:adjustRightInd/>
      <w:spacing w:after="140" w:line="290" w:lineRule="auto"/>
      <w:jc w:val="both"/>
    </w:pPr>
    <w:rPr>
      <w:rFonts w:ascii="Tahoma" w:hAnsi="Tahoma"/>
      <w:kern w:val="20"/>
      <w:sz w:val="20"/>
      <w:lang w:eastAsia="en-US"/>
    </w:rPr>
  </w:style>
  <w:style w:type="paragraph" w:customStyle="1" w:styleId="ListaColorida-nfase11">
    <w:name w:val="Lista Colorida - Ênfase 11"/>
    <w:basedOn w:val="Normal"/>
    <w:uiPriority w:val="34"/>
    <w:qFormat/>
    <w:pPr>
      <w:autoSpaceDE/>
      <w:autoSpaceDN/>
      <w:adjustRightInd/>
      <w:spacing w:line="320" w:lineRule="atLeast"/>
      <w:ind w:left="720"/>
      <w:jc w:val="both"/>
    </w:pPr>
    <w:rPr>
      <w:rFonts w:ascii="Tahoma" w:hAnsi="Tahoma"/>
      <w:szCs w:val="20"/>
    </w:rPr>
  </w:style>
  <w:style w:type="paragraph" w:customStyle="1" w:styleId="Parg1Identao">
    <w:name w:val="Parág. 1ª Identaçåo"/>
    <w:pPr>
      <w:spacing w:before="181"/>
      <w:jc w:val="both"/>
    </w:pPr>
    <w:rPr>
      <w:rFonts w:ascii="Courier New" w:hAnsi="Courier New"/>
      <w:noProof/>
      <w:sz w:val="24"/>
    </w:rPr>
  </w:style>
  <w:style w:type="paragraph" w:customStyle="1" w:styleId="CharChar2CharCharCharCharCharCharCharCharCharCharCharCharCharCharCharCharCharCharCharCharChar1CharCharCharCharCharCharCharCharChar">
    <w:name w:val="Char Char2 Char Char Char Char Char Char Char Char Char Char Char Char Char Char Char Char Char Char Char Char Char1 Char Char Char Char Char Char Char Char Char"/>
    <w:basedOn w:val="Normal"/>
    <w:pPr>
      <w:widowControl w:val="0"/>
      <w:autoSpaceDE/>
      <w:autoSpaceDN/>
      <w:spacing w:after="160" w:line="240" w:lineRule="exact"/>
      <w:textAlignment w:val="baseline"/>
    </w:pPr>
    <w:rPr>
      <w:rFonts w:ascii="Verdana" w:eastAsia="MS Mincho" w:hAnsi="Verdana"/>
      <w:sz w:val="20"/>
      <w:szCs w:val="20"/>
      <w:lang w:val="en-US" w:eastAsia="en-US"/>
    </w:rPr>
  </w:style>
  <w:style w:type="paragraph" w:styleId="List2">
    <w:name w:val="List 2"/>
    <w:basedOn w:val="Normal"/>
    <w:pPr>
      <w:suppressAutoHyphens/>
      <w:autoSpaceDE/>
      <w:autoSpaceDN/>
      <w:adjustRightInd/>
      <w:ind w:left="566" w:hanging="283"/>
    </w:pPr>
    <w:rPr>
      <w:lang w:eastAsia="ar-SA"/>
    </w:rPr>
  </w:style>
  <w:style w:type="paragraph" w:customStyle="1" w:styleId="BodyText21">
    <w:name w:val="Body Text 21"/>
    <w:basedOn w:val="Normal"/>
    <w:pPr>
      <w:widowControl w:val="0"/>
      <w:autoSpaceDE/>
      <w:autoSpaceDN/>
      <w:adjustRightInd/>
      <w:jc w:val="both"/>
    </w:pPr>
    <w:rPr>
      <w:rFonts w:ascii="CG Times (W1)" w:hAnsi="CG Times (W1)"/>
      <w:szCs w:val="20"/>
    </w:rPr>
  </w:style>
  <w:style w:type="paragraph" w:customStyle="1" w:styleId="Contedodatabela">
    <w:name w:val="Conteúdo da tabela"/>
    <w:basedOn w:val="Normal"/>
    <w:pPr>
      <w:suppressLineNumbers/>
      <w:suppressAutoHyphens/>
      <w:autoSpaceDE/>
      <w:autoSpaceDN/>
      <w:adjustRightInd/>
    </w:pPr>
    <w:rPr>
      <w:lang w:eastAsia="ar-SA"/>
    </w:rPr>
  </w:style>
  <w:style w:type="paragraph" w:customStyle="1" w:styleId="CharCharChar">
    <w:name w:val="Char Char Char"/>
    <w:basedOn w:val="Normal"/>
    <w:pPr>
      <w:widowControl w:val="0"/>
      <w:autoSpaceDE/>
      <w:autoSpaceDN/>
      <w:spacing w:after="160" w:line="240" w:lineRule="exact"/>
      <w:jc w:val="both"/>
      <w:textAlignment w:val="baseline"/>
    </w:pPr>
    <w:rPr>
      <w:szCs w:val="20"/>
      <w:lang w:val="en-US" w:eastAsia="en-US"/>
    </w:rPr>
  </w:style>
  <w:style w:type="paragraph" w:customStyle="1" w:styleId="bodytext210">
    <w:name w:val="bodytext21"/>
    <w:basedOn w:val="Normal"/>
    <w:pPr>
      <w:autoSpaceDE/>
      <w:autoSpaceDN/>
      <w:adjustRightInd/>
      <w:jc w:val="both"/>
    </w:pPr>
    <w:rPr>
      <w:rFonts w:ascii="CG Times (W1)" w:hAnsi="CG Times (W1)"/>
    </w:rPr>
  </w:style>
  <w:style w:type="character" w:customStyle="1" w:styleId="FontStyle20">
    <w:name w:val="Font Style20"/>
    <w:rPr>
      <w:rFonts w:ascii="Arial" w:hAnsi="Arial" w:cs="Arial"/>
      <w:color w:val="000000"/>
      <w:sz w:val="24"/>
      <w:szCs w:val="24"/>
    </w:rPr>
  </w:style>
  <w:style w:type="character" w:customStyle="1" w:styleId="FontStyle24">
    <w:name w:val="Font Style24"/>
    <w:rPr>
      <w:rFonts w:ascii="Arial" w:hAnsi="Arial" w:cs="Arial"/>
      <w:b/>
      <w:bCs/>
      <w:color w:val="000000"/>
      <w:sz w:val="24"/>
      <w:szCs w:val="24"/>
    </w:rPr>
  </w:style>
  <w:style w:type="paragraph" w:customStyle="1" w:styleId="Char2CharCharCharCharChar1Char">
    <w:name w:val="Char2 Char Char Char Char Char1 Char"/>
    <w:basedOn w:val="Normal"/>
    <w:pPr>
      <w:widowControl w:val="0"/>
      <w:autoSpaceDE/>
      <w:autoSpaceDN/>
      <w:spacing w:after="160" w:line="240" w:lineRule="exact"/>
      <w:jc w:val="both"/>
      <w:textAlignment w:val="baseline"/>
    </w:pPr>
    <w:rPr>
      <w:rFonts w:ascii="Verdana" w:eastAsia="MS Mincho" w:hAnsi="Verdana"/>
      <w:sz w:val="20"/>
      <w:szCs w:val="20"/>
      <w:lang w:val="en-US" w:eastAsia="en-US"/>
    </w:rPr>
  </w:style>
  <w:style w:type="paragraph" w:customStyle="1" w:styleId="ListaColorida-nfase12">
    <w:name w:val="Lista Colorida - Ênfase 12"/>
    <w:basedOn w:val="Normal"/>
    <w:uiPriority w:val="99"/>
    <w:qFormat/>
    <w:pPr>
      <w:autoSpaceDE/>
      <w:autoSpaceDN/>
      <w:adjustRightInd/>
      <w:spacing w:after="200" w:line="276" w:lineRule="auto"/>
      <w:ind w:left="720"/>
    </w:pPr>
    <w:rPr>
      <w:rFonts w:ascii="Calibri" w:eastAsia="Calibri" w:hAnsi="Calibri" w:cs="Calibri"/>
      <w:sz w:val="22"/>
      <w:szCs w:val="22"/>
      <w:lang w:eastAsia="en-US"/>
    </w:rPr>
  </w:style>
  <w:style w:type="character" w:customStyle="1" w:styleId="apple-converted-space">
    <w:name w:val="apple-converted-space"/>
  </w:style>
  <w:style w:type="paragraph" w:styleId="ListParagraph">
    <w:name w:val="List Paragraph"/>
    <w:basedOn w:val="Normal"/>
    <w:qFormat/>
    <w:pPr>
      <w:ind w:left="708"/>
    </w:pPr>
    <w:rPr>
      <w:rFonts w:eastAsia="MS Mincho"/>
    </w:rPr>
  </w:style>
  <w:style w:type="paragraph" w:customStyle="1" w:styleId="Default">
    <w:name w:val="Default"/>
    <w:basedOn w:val="Normal"/>
    <w:pPr>
      <w:adjustRightInd/>
    </w:pPr>
    <w:rPr>
      <w:rFonts w:ascii="Arial" w:eastAsia="Calibri" w:hAnsi="Arial" w:cs="Arial"/>
      <w:color w:val="000000"/>
    </w:rPr>
  </w:style>
  <w:style w:type="paragraph" w:customStyle="1" w:styleId="Body">
    <w:name w:val="Body"/>
    <w:basedOn w:val="Normal"/>
    <w:pPr>
      <w:autoSpaceDE/>
      <w:autoSpaceDN/>
      <w:adjustRightInd/>
      <w:spacing w:after="140" w:line="290" w:lineRule="auto"/>
      <w:jc w:val="both"/>
    </w:pPr>
    <w:rPr>
      <w:rFonts w:ascii="Arial" w:hAnsi="Arial"/>
      <w:kern w:val="20"/>
      <w:sz w:val="20"/>
      <w:lang w:eastAsia="en-US"/>
    </w:rPr>
  </w:style>
  <w:style w:type="paragraph" w:customStyle="1" w:styleId="Parties">
    <w:name w:val="Parties"/>
    <w:basedOn w:val="Normal"/>
    <w:pPr>
      <w:autoSpaceDE/>
      <w:autoSpaceDN/>
      <w:adjustRightInd/>
      <w:spacing w:after="140" w:line="290" w:lineRule="auto"/>
      <w:jc w:val="both"/>
    </w:pPr>
    <w:rPr>
      <w:rFonts w:ascii="Arial" w:hAnsi="Arial"/>
      <w:kern w:val="20"/>
      <w:sz w:val="20"/>
      <w:lang w:eastAsia="en-US"/>
    </w:rPr>
  </w:style>
  <w:style w:type="paragraph" w:styleId="Revision">
    <w:name w:val="Revision"/>
    <w:hidden/>
    <w:uiPriority w:val="99"/>
    <w:semiHidden/>
    <w:rPr>
      <w:sz w:val="24"/>
      <w:szCs w:val="24"/>
    </w:rPr>
  </w:style>
  <w:style w:type="paragraph" w:customStyle="1" w:styleId="CharCharCharCharCharChar">
    <w:name w:val="Char Char Char Char Char Char"/>
    <w:basedOn w:val="Normal"/>
    <w:pPr>
      <w:autoSpaceDE/>
      <w:autoSpaceDN/>
      <w:adjustRightInd/>
      <w:spacing w:after="160" w:line="240" w:lineRule="exact"/>
    </w:pPr>
    <w:rPr>
      <w:rFonts w:ascii="Verdana" w:hAnsi="Verdana"/>
      <w:sz w:val="20"/>
      <w:szCs w:val="20"/>
      <w:lang w:val="en-US" w:eastAsia="en-US"/>
    </w:rPr>
  </w:style>
  <w:style w:type="paragraph" w:styleId="PlainText">
    <w:name w:val="Plain Text"/>
    <w:basedOn w:val="Normal"/>
    <w:link w:val="PlainTextChar"/>
    <w:pPr>
      <w:autoSpaceDE/>
      <w:autoSpaceDN/>
      <w:adjustRightInd/>
    </w:pPr>
    <w:rPr>
      <w:rFonts w:ascii="Consolas" w:hAnsi="Consolas"/>
      <w:sz w:val="21"/>
      <w:szCs w:val="21"/>
    </w:rPr>
  </w:style>
  <w:style w:type="character" w:customStyle="1" w:styleId="PlainTextChar">
    <w:name w:val="Plain Text Char"/>
    <w:basedOn w:val="DefaultParagraphFont"/>
    <w:link w:val="PlainText"/>
    <w:rPr>
      <w:rFonts w:ascii="Consolas" w:hAnsi="Consolas"/>
      <w:sz w:val="21"/>
      <w:szCs w:val="21"/>
    </w:rPr>
  </w:style>
  <w:style w:type="paragraph" w:customStyle="1" w:styleId="PargrafodaLista1">
    <w:name w:val="Parágrafo da Lista1"/>
    <w:basedOn w:val="Normal"/>
    <w:uiPriority w:val="34"/>
    <w:qFormat/>
    <w:pPr>
      <w:autoSpaceDE/>
      <w:autoSpaceDN/>
      <w:adjustRightInd/>
      <w:spacing w:line="320" w:lineRule="atLeast"/>
      <w:ind w:left="720"/>
      <w:jc w:val="both"/>
    </w:pPr>
    <w:rPr>
      <w:rFonts w:ascii="Tahoma" w:hAnsi="Tahoma"/>
      <w:szCs w:val="20"/>
    </w:rPr>
  </w:style>
  <w:style w:type="paragraph" w:customStyle="1" w:styleId="ColorfulList-Accent11">
    <w:name w:val="Colorful List - Accent 11"/>
    <w:basedOn w:val="Normal"/>
    <w:uiPriority w:val="99"/>
    <w:qFormat/>
    <w:pPr>
      <w:autoSpaceDE/>
      <w:autoSpaceDN/>
      <w:adjustRightInd/>
      <w:ind w:left="708"/>
      <w:jc w:val="both"/>
    </w:pPr>
    <w:rPr>
      <w:sz w:val="26"/>
      <w:szCs w:val="20"/>
    </w:rPr>
  </w:style>
  <w:style w:type="paragraph" w:customStyle="1" w:styleId="EscopoNTITitulo">
    <w:name w:val="EscopoNTITitulo"/>
    <w:basedOn w:val="Title"/>
    <w:link w:val="EscopoNTITituloChar"/>
    <w:pPr>
      <w:pBdr>
        <w:bottom w:val="none" w:sz="0" w:space="0" w:color="auto"/>
      </w:pBdr>
      <w:spacing w:before="240" w:after="60" w:line="320" w:lineRule="atLeast"/>
      <w:contextualSpacing w:val="0"/>
      <w:outlineLvl w:val="0"/>
    </w:pPr>
    <w:rPr>
      <w:rFonts w:ascii="Arial" w:eastAsia="Times New Roman" w:hAnsi="Arial" w:cs="Times New Roman"/>
      <w:b/>
      <w:bCs/>
      <w:color w:val="auto"/>
      <w:spacing w:val="0"/>
      <w:sz w:val="32"/>
      <w:szCs w:val="32"/>
      <w:lang w:val="x-none" w:eastAsia="x-none"/>
    </w:rPr>
  </w:style>
  <w:style w:type="character" w:customStyle="1" w:styleId="EscopoNTITituloChar">
    <w:name w:val="EscopoNTITitulo Char"/>
    <w:link w:val="EscopoNTITitulo"/>
    <w:rPr>
      <w:rFonts w:ascii="Arial" w:hAnsi="Arial"/>
      <w:b/>
      <w:bCs/>
      <w:kern w:val="28"/>
      <w:sz w:val="32"/>
      <w:szCs w:val="32"/>
      <w:lang w:val="x-none" w:eastAsia="x-none"/>
    </w:rPr>
  </w:style>
  <w:style w:type="character" w:customStyle="1" w:styleId="hps">
    <w:name w:val="hps"/>
    <w:basedOn w:val="DefaultParagraphFont"/>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customStyle="1" w:styleId="Level7">
    <w:name w:val="Level 7"/>
    <w:basedOn w:val="Normal"/>
    <w:pPr>
      <w:tabs>
        <w:tab w:val="num" w:pos="3288"/>
      </w:tabs>
      <w:autoSpaceDE/>
      <w:autoSpaceDN/>
      <w:adjustRightInd/>
      <w:spacing w:after="140" w:line="290" w:lineRule="auto"/>
      <w:ind w:left="3288" w:hanging="680"/>
      <w:jc w:val="both"/>
      <w:outlineLvl w:val="6"/>
    </w:pPr>
    <w:rPr>
      <w:rFonts w:ascii="Tahoma" w:hAnsi="Tahoma" w:cs="Tahoma"/>
      <w:kern w:val="20"/>
      <w:sz w:val="22"/>
      <w:szCs w:val="22"/>
    </w:rPr>
  </w:style>
  <w:style w:type="paragraph" w:customStyle="1" w:styleId="Level8">
    <w:name w:val="Level 8"/>
    <w:basedOn w:val="Normal"/>
    <w:pPr>
      <w:tabs>
        <w:tab w:val="num" w:pos="3288"/>
      </w:tabs>
      <w:autoSpaceDE/>
      <w:autoSpaceDN/>
      <w:adjustRightInd/>
      <w:spacing w:after="140" w:line="290" w:lineRule="auto"/>
      <w:ind w:left="3288" w:hanging="680"/>
      <w:jc w:val="both"/>
      <w:outlineLvl w:val="7"/>
    </w:pPr>
    <w:rPr>
      <w:rFonts w:ascii="Tahoma" w:hAnsi="Tahoma" w:cs="Tahoma"/>
      <w:kern w:val="20"/>
      <w:sz w:val="22"/>
      <w:szCs w:val="22"/>
    </w:rPr>
  </w:style>
  <w:style w:type="paragraph" w:customStyle="1" w:styleId="Level9">
    <w:name w:val="Level 9"/>
    <w:basedOn w:val="Normal"/>
    <w:pPr>
      <w:tabs>
        <w:tab w:val="num" w:pos="3288"/>
      </w:tabs>
      <w:autoSpaceDE/>
      <w:autoSpaceDN/>
      <w:adjustRightInd/>
      <w:spacing w:after="140" w:line="290" w:lineRule="auto"/>
      <w:ind w:left="3288" w:hanging="680"/>
      <w:jc w:val="both"/>
      <w:outlineLvl w:val="8"/>
    </w:pPr>
    <w:rPr>
      <w:rFonts w:ascii="Tahoma" w:hAnsi="Tahoma" w:cs="Tahoma"/>
      <w:kern w:val="20"/>
      <w:sz w:val="22"/>
      <w:szCs w:val="22"/>
    </w:rPr>
  </w:style>
  <w:style w:type="paragraph" w:styleId="EndnoteText">
    <w:name w:val="endnote text"/>
    <w:basedOn w:val="Normal"/>
    <w:link w:val="EndnoteTextChar"/>
    <w:uiPriority w:val="99"/>
    <w:semiHidden/>
    <w:unhideWhenUsed/>
    <w:pPr>
      <w:autoSpaceDE/>
      <w:autoSpaceDN/>
      <w:adjustRightInd/>
    </w:pPr>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uiPriority w:val="99"/>
    <w:semiHidden/>
    <w:rPr>
      <w:rFonts w:asciiTheme="minorHAnsi" w:eastAsiaTheme="minorHAnsi" w:hAnsiTheme="minorHAnsi" w:cstheme="minorBidi"/>
      <w:lang w:val="en-US" w:eastAsia="en-US"/>
    </w:rPr>
  </w:style>
  <w:style w:type="character" w:styleId="EndnoteReference">
    <w:name w:val="endnote reference"/>
    <w:basedOn w:val="DefaultParagraphFont"/>
    <w:uiPriority w:val="99"/>
    <w:semiHidden/>
    <w:unhideWhenUsed/>
    <w:rPr>
      <w:vertAlign w:val="superscript"/>
    </w:rPr>
  </w:style>
  <w:style w:type="paragraph" w:styleId="ListBullet">
    <w:name w:val="List Bullet"/>
    <w:basedOn w:val="Normal"/>
    <w:uiPriority w:val="99"/>
    <w:unhideWhenUsed/>
    <w:pPr>
      <w:numPr>
        <w:numId w:val="18"/>
      </w:numPr>
      <w:contextualSpacing/>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Subtitle">
    <w:name w:val="Subtitle"/>
    <w:basedOn w:val="Normal"/>
    <w:next w:val="Normal"/>
    <w:link w:val="SubtitleChar"/>
    <w:uiPriority w:val="99"/>
    <w:qFormat/>
    <w:pPr>
      <w:autoSpaceDE/>
      <w:autoSpaceDN/>
      <w:adjustRightInd/>
      <w:spacing w:after="60"/>
      <w:jc w:val="center"/>
      <w:outlineLvl w:val="1"/>
    </w:pPr>
    <w:rPr>
      <w:rFonts w:ascii="Cambria" w:hAnsi="Cambria"/>
      <w:lang w:val="x-none" w:eastAsia="x-none"/>
    </w:rPr>
  </w:style>
  <w:style w:type="character" w:customStyle="1" w:styleId="SubtitleChar">
    <w:name w:val="Subtitle Char"/>
    <w:basedOn w:val="DefaultParagraphFont"/>
    <w:link w:val="Subtitle"/>
    <w:uiPriority w:val="99"/>
    <w:rPr>
      <w:rFonts w:ascii="Cambria" w:hAnsi="Cambria"/>
      <w:sz w:val="24"/>
      <w:szCs w:val="24"/>
      <w:lang w:val="x-none" w:eastAsia="x-none"/>
    </w:rPr>
  </w:style>
  <w:style w:type="paragraph" w:customStyle="1" w:styleId="titulo1">
    <w:name w:val="titulo 1"/>
    <w:basedOn w:val="Normal"/>
    <w:next w:val="Normal"/>
    <w:qFormat/>
    <w:pPr>
      <w:keepNext/>
      <w:numPr>
        <w:numId w:val="30"/>
      </w:numPr>
      <w:spacing w:before="360" w:after="360" w:line="280" w:lineRule="atLeast"/>
      <w:ind w:right="335"/>
      <w:jc w:val="center"/>
    </w:pPr>
    <w:rPr>
      <w:rFonts w:ascii="Lucida Sans" w:hAnsi="Lucida Sans"/>
      <w:b/>
      <w:caps/>
      <w:szCs w:val="20"/>
      <w:lang w:val="x-none" w:eastAsia="x-none"/>
    </w:rPr>
  </w:style>
  <w:style w:type="paragraph" w:customStyle="1" w:styleId="titulo3">
    <w:name w:val="titulo 3"/>
    <w:basedOn w:val="Normal"/>
    <w:qFormat/>
    <w:pPr>
      <w:keepNext/>
      <w:numPr>
        <w:ilvl w:val="2"/>
        <w:numId w:val="30"/>
      </w:numPr>
      <w:spacing w:before="120" w:after="240" w:line="280" w:lineRule="atLeast"/>
      <w:jc w:val="both"/>
    </w:pPr>
    <w:rPr>
      <w:rFonts w:ascii="Lucida Bright" w:hAnsi="Lucida Bright"/>
      <w:sz w:val="20"/>
      <w:szCs w:val="20"/>
      <w:lang w:val="x-none" w:eastAsia="x-none"/>
    </w:rPr>
  </w:style>
  <w:style w:type="paragraph" w:customStyle="1" w:styleId="titulo4">
    <w:name w:val="titulo 4"/>
    <w:basedOn w:val="Normal"/>
    <w:qFormat/>
    <w:pPr>
      <w:keepNext/>
      <w:numPr>
        <w:ilvl w:val="3"/>
        <w:numId w:val="30"/>
      </w:numPr>
      <w:spacing w:before="120" w:after="240" w:line="280" w:lineRule="atLeast"/>
      <w:jc w:val="both"/>
    </w:pPr>
    <w:rPr>
      <w:rFonts w:ascii="Lucida Bright" w:hAnsi="Lucida Bright"/>
      <w:sz w:val="20"/>
      <w:szCs w:val="20"/>
      <w:lang w:val="x-none" w:eastAsia="x-none"/>
    </w:rPr>
  </w:style>
  <w:style w:type="paragraph" w:customStyle="1" w:styleId="titulo5">
    <w:name w:val="titulo 5"/>
    <w:basedOn w:val="Normal"/>
    <w:qFormat/>
    <w:pPr>
      <w:keepNext/>
      <w:numPr>
        <w:ilvl w:val="4"/>
        <w:numId w:val="30"/>
      </w:numPr>
      <w:spacing w:line="280" w:lineRule="atLeast"/>
      <w:jc w:val="both"/>
    </w:pPr>
    <w:rPr>
      <w:rFonts w:ascii="Lucida Bright" w:hAnsi="Lucida Bright"/>
      <w:sz w:val="20"/>
      <w:szCs w:val="20"/>
      <w:lang w:val="x-none" w:eastAsia="x-none"/>
    </w:rPr>
  </w:style>
  <w:style w:type="paragraph" w:customStyle="1" w:styleId="MediumGrid1-Accent21">
    <w:name w:val="Medium Grid 1 - Accent 21"/>
    <w:basedOn w:val="Normal"/>
    <w:uiPriority w:val="99"/>
    <w:qFormat/>
    <w:pPr>
      <w:autoSpaceDE/>
      <w:autoSpaceDN/>
      <w:adjustRightInd/>
      <w:ind w:left="708"/>
      <w:jc w:val="both"/>
    </w:pPr>
    <w:rPr>
      <w:rFonts w:eastAsia="MS Mincho"/>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5101">
      <w:bodyDiv w:val="1"/>
      <w:marLeft w:val="0"/>
      <w:marRight w:val="0"/>
      <w:marTop w:val="0"/>
      <w:marBottom w:val="0"/>
      <w:divBdr>
        <w:top w:val="none" w:sz="0" w:space="0" w:color="auto"/>
        <w:left w:val="none" w:sz="0" w:space="0" w:color="auto"/>
        <w:bottom w:val="none" w:sz="0" w:space="0" w:color="auto"/>
        <w:right w:val="none" w:sz="0" w:space="0" w:color="auto"/>
      </w:divBdr>
    </w:div>
    <w:div w:id="10425466">
      <w:bodyDiv w:val="1"/>
      <w:marLeft w:val="0"/>
      <w:marRight w:val="0"/>
      <w:marTop w:val="0"/>
      <w:marBottom w:val="0"/>
      <w:divBdr>
        <w:top w:val="none" w:sz="0" w:space="0" w:color="auto"/>
        <w:left w:val="none" w:sz="0" w:space="0" w:color="auto"/>
        <w:bottom w:val="none" w:sz="0" w:space="0" w:color="auto"/>
        <w:right w:val="none" w:sz="0" w:space="0" w:color="auto"/>
      </w:divBdr>
    </w:div>
    <w:div w:id="66270854">
      <w:bodyDiv w:val="1"/>
      <w:marLeft w:val="0"/>
      <w:marRight w:val="0"/>
      <w:marTop w:val="0"/>
      <w:marBottom w:val="0"/>
      <w:divBdr>
        <w:top w:val="none" w:sz="0" w:space="0" w:color="auto"/>
        <w:left w:val="none" w:sz="0" w:space="0" w:color="auto"/>
        <w:bottom w:val="none" w:sz="0" w:space="0" w:color="auto"/>
        <w:right w:val="none" w:sz="0" w:space="0" w:color="auto"/>
      </w:divBdr>
    </w:div>
    <w:div w:id="115032113">
      <w:bodyDiv w:val="1"/>
      <w:marLeft w:val="0"/>
      <w:marRight w:val="0"/>
      <w:marTop w:val="0"/>
      <w:marBottom w:val="0"/>
      <w:divBdr>
        <w:top w:val="none" w:sz="0" w:space="0" w:color="auto"/>
        <w:left w:val="none" w:sz="0" w:space="0" w:color="auto"/>
        <w:bottom w:val="none" w:sz="0" w:space="0" w:color="auto"/>
        <w:right w:val="none" w:sz="0" w:space="0" w:color="auto"/>
      </w:divBdr>
    </w:div>
    <w:div w:id="209653384">
      <w:bodyDiv w:val="1"/>
      <w:marLeft w:val="0"/>
      <w:marRight w:val="0"/>
      <w:marTop w:val="0"/>
      <w:marBottom w:val="0"/>
      <w:divBdr>
        <w:top w:val="none" w:sz="0" w:space="0" w:color="auto"/>
        <w:left w:val="none" w:sz="0" w:space="0" w:color="auto"/>
        <w:bottom w:val="none" w:sz="0" w:space="0" w:color="auto"/>
        <w:right w:val="none" w:sz="0" w:space="0" w:color="auto"/>
      </w:divBdr>
    </w:div>
    <w:div w:id="269507742">
      <w:bodyDiv w:val="1"/>
      <w:marLeft w:val="0"/>
      <w:marRight w:val="0"/>
      <w:marTop w:val="0"/>
      <w:marBottom w:val="0"/>
      <w:divBdr>
        <w:top w:val="none" w:sz="0" w:space="0" w:color="auto"/>
        <w:left w:val="none" w:sz="0" w:space="0" w:color="auto"/>
        <w:bottom w:val="none" w:sz="0" w:space="0" w:color="auto"/>
        <w:right w:val="none" w:sz="0" w:space="0" w:color="auto"/>
      </w:divBdr>
    </w:div>
    <w:div w:id="289672992">
      <w:bodyDiv w:val="1"/>
      <w:marLeft w:val="0"/>
      <w:marRight w:val="0"/>
      <w:marTop w:val="0"/>
      <w:marBottom w:val="0"/>
      <w:divBdr>
        <w:top w:val="none" w:sz="0" w:space="0" w:color="auto"/>
        <w:left w:val="none" w:sz="0" w:space="0" w:color="auto"/>
        <w:bottom w:val="none" w:sz="0" w:space="0" w:color="auto"/>
        <w:right w:val="none" w:sz="0" w:space="0" w:color="auto"/>
      </w:divBdr>
    </w:div>
    <w:div w:id="397023870">
      <w:bodyDiv w:val="1"/>
      <w:marLeft w:val="0"/>
      <w:marRight w:val="0"/>
      <w:marTop w:val="0"/>
      <w:marBottom w:val="0"/>
      <w:divBdr>
        <w:top w:val="none" w:sz="0" w:space="0" w:color="auto"/>
        <w:left w:val="none" w:sz="0" w:space="0" w:color="auto"/>
        <w:bottom w:val="none" w:sz="0" w:space="0" w:color="auto"/>
        <w:right w:val="none" w:sz="0" w:space="0" w:color="auto"/>
      </w:divBdr>
    </w:div>
    <w:div w:id="428042551">
      <w:bodyDiv w:val="1"/>
      <w:marLeft w:val="0"/>
      <w:marRight w:val="0"/>
      <w:marTop w:val="0"/>
      <w:marBottom w:val="0"/>
      <w:divBdr>
        <w:top w:val="none" w:sz="0" w:space="0" w:color="auto"/>
        <w:left w:val="none" w:sz="0" w:space="0" w:color="auto"/>
        <w:bottom w:val="none" w:sz="0" w:space="0" w:color="auto"/>
        <w:right w:val="none" w:sz="0" w:space="0" w:color="auto"/>
      </w:divBdr>
    </w:div>
    <w:div w:id="451441916">
      <w:bodyDiv w:val="1"/>
      <w:marLeft w:val="0"/>
      <w:marRight w:val="0"/>
      <w:marTop w:val="0"/>
      <w:marBottom w:val="0"/>
      <w:divBdr>
        <w:top w:val="none" w:sz="0" w:space="0" w:color="auto"/>
        <w:left w:val="none" w:sz="0" w:space="0" w:color="auto"/>
        <w:bottom w:val="none" w:sz="0" w:space="0" w:color="auto"/>
        <w:right w:val="none" w:sz="0" w:space="0" w:color="auto"/>
      </w:divBdr>
    </w:div>
    <w:div w:id="505676378">
      <w:bodyDiv w:val="1"/>
      <w:marLeft w:val="0"/>
      <w:marRight w:val="0"/>
      <w:marTop w:val="0"/>
      <w:marBottom w:val="0"/>
      <w:divBdr>
        <w:top w:val="none" w:sz="0" w:space="0" w:color="auto"/>
        <w:left w:val="none" w:sz="0" w:space="0" w:color="auto"/>
        <w:bottom w:val="none" w:sz="0" w:space="0" w:color="auto"/>
        <w:right w:val="none" w:sz="0" w:space="0" w:color="auto"/>
      </w:divBdr>
    </w:div>
    <w:div w:id="523249796">
      <w:bodyDiv w:val="1"/>
      <w:marLeft w:val="0"/>
      <w:marRight w:val="0"/>
      <w:marTop w:val="0"/>
      <w:marBottom w:val="0"/>
      <w:divBdr>
        <w:top w:val="none" w:sz="0" w:space="0" w:color="auto"/>
        <w:left w:val="none" w:sz="0" w:space="0" w:color="auto"/>
        <w:bottom w:val="none" w:sz="0" w:space="0" w:color="auto"/>
        <w:right w:val="none" w:sz="0" w:space="0" w:color="auto"/>
      </w:divBdr>
    </w:div>
    <w:div w:id="689332686">
      <w:bodyDiv w:val="1"/>
      <w:marLeft w:val="0"/>
      <w:marRight w:val="0"/>
      <w:marTop w:val="0"/>
      <w:marBottom w:val="0"/>
      <w:divBdr>
        <w:top w:val="none" w:sz="0" w:space="0" w:color="auto"/>
        <w:left w:val="none" w:sz="0" w:space="0" w:color="auto"/>
        <w:bottom w:val="none" w:sz="0" w:space="0" w:color="auto"/>
        <w:right w:val="none" w:sz="0" w:space="0" w:color="auto"/>
      </w:divBdr>
    </w:div>
    <w:div w:id="749082577">
      <w:bodyDiv w:val="1"/>
      <w:marLeft w:val="0"/>
      <w:marRight w:val="0"/>
      <w:marTop w:val="0"/>
      <w:marBottom w:val="0"/>
      <w:divBdr>
        <w:top w:val="none" w:sz="0" w:space="0" w:color="auto"/>
        <w:left w:val="none" w:sz="0" w:space="0" w:color="auto"/>
        <w:bottom w:val="none" w:sz="0" w:space="0" w:color="auto"/>
        <w:right w:val="none" w:sz="0" w:space="0" w:color="auto"/>
      </w:divBdr>
    </w:div>
    <w:div w:id="767196645">
      <w:bodyDiv w:val="1"/>
      <w:marLeft w:val="0"/>
      <w:marRight w:val="0"/>
      <w:marTop w:val="0"/>
      <w:marBottom w:val="0"/>
      <w:divBdr>
        <w:top w:val="none" w:sz="0" w:space="0" w:color="auto"/>
        <w:left w:val="none" w:sz="0" w:space="0" w:color="auto"/>
        <w:bottom w:val="none" w:sz="0" w:space="0" w:color="auto"/>
        <w:right w:val="none" w:sz="0" w:space="0" w:color="auto"/>
      </w:divBdr>
    </w:div>
    <w:div w:id="806776264">
      <w:bodyDiv w:val="1"/>
      <w:marLeft w:val="0"/>
      <w:marRight w:val="0"/>
      <w:marTop w:val="0"/>
      <w:marBottom w:val="0"/>
      <w:divBdr>
        <w:top w:val="none" w:sz="0" w:space="0" w:color="auto"/>
        <w:left w:val="none" w:sz="0" w:space="0" w:color="auto"/>
        <w:bottom w:val="none" w:sz="0" w:space="0" w:color="auto"/>
        <w:right w:val="none" w:sz="0" w:space="0" w:color="auto"/>
      </w:divBdr>
    </w:div>
    <w:div w:id="818571073">
      <w:bodyDiv w:val="1"/>
      <w:marLeft w:val="0"/>
      <w:marRight w:val="0"/>
      <w:marTop w:val="0"/>
      <w:marBottom w:val="0"/>
      <w:divBdr>
        <w:top w:val="none" w:sz="0" w:space="0" w:color="auto"/>
        <w:left w:val="none" w:sz="0" w:space="0" w:color="auto"/>
        <w:bottom w:val="none" w:sz="0" w:space="0" w:color="auto"/>
        <w:right w:val="none" w:sz="0" w:space="0" w:color="auto"/>
      </w:divBdr>
    </w:div>
    <w:div w:id="820314543">
      <w:bodyDiv w:val="1"/>
      <w:marLeft w:val="0"/>
      <w:marRight w:val="0"/>
      <w:marTop w:val="0"/>
      <w:marBottom w:val="0"/>
      <w:divBdr>
        <w:top w:val="none" w:sz="0" w:space="0" w:color="auto"/>
        <w:left w:val="none" w:sz="0" w:space="0" w:color="auto"/>
        <w:bottom w:val="none" w:sz="0" w:space="0" w:color="auto"/>
        <w:right w:val="none" w:sz="0" w:space="0" w:color="auto"/>
      </w:divBdr>
    </w:div>
    <w:div w:id="863786856">
      <w:bodyDiv w:val="1"/>
      <w:marLeft w:val="0"/>
      <w:marRight w:val="0"/>
      <w:marTop w:val="0"/>
      <w:marBottom w:val="0"/>
      <w:divBdr>
        <w:top w:val="none" w:sz="0" w:space="0" w:color="auto"/>
        <w:left w:val="none" w:sz="0" w:space="0" w:color="auto"/>
        <w:bottom w:val="none" w:sz="0" w:space="0" w:color="auto"/>
        <w:right w:val="none" w:sz="0" w:space="0" w:color="auto"/>
      </w:divBdr>
    </w:div>
    <w:div w:id="981159028">
      <w:bodyDiv w:val="1"/>
      <w:marLeft w:val="0"/>
      <w:marRight w:val="0"/>
      <w:marTop w:val="0"/>
      <w:marBottom w:val="0"/>
      <w:divBdr>
        <w:top w:val="none" w:sz="0" w:space="0" w:color="auto"/>
        <w:left w:val="none" w:sz="0" w:space="0" w:color="auto"/>
        <w:bottom w:val="none" w:sz="0" w:space="0" w:color="auto"/>
        <w:right w:val="none" w:sz="0" w:space="0" w:color="auto"/>
      </w:divBdr>
    </w:div>
    <w:div w:id="1052195905">
      <w:bodyDiv w:val="1"/>
      <w:marLeft w:val="0"/>
      <w:marRight w:val="0"/>
      <w:marTop w:val="0"/>
      <w:marBottom w:val="0"/>
      <w:divBdr>
        <w:top w:val="none" w:sz="0" w:space="0" w:color="auto"/>
        <w:left w:val="none" w:sz="0" w:space="0" w:color="auto"/>
        <w:bottom w:val="none" w:sz="0" w:space="0" w:color="auto"/>
        <w:right w:val="none" w:sz="0" w:space="0" w:color="auto"/>
      </w:divBdr>
    </w:div>
    <w:div w:id="1059938870">
      <w:bodyDiv w:val="1"/>
      <w:marLeft w:val="0"/>
      <w:marRight w:val="0"/>
      <w:marTop w:val="0"/>
      <w:marBottom w:val="0"/>
      <w:divBdr>
        <w:top w:val="none" w:sz="0" w:space="0" w:color="auto"/>
        <w:left w:val="none" w:sz="0" w:space="0" w:color="auto"/>
        <w:bottom w:val="none" w:sz="0" w:space="0" w:color="auto"/>
        <w:right w:val="none" w:sz="0" w:space="0" w:color="auto"/>
      </w:divBdr>
    </w:div>
    <w:div w:id="1207832036">
      <w:bodyDiv w:val="1"/>
      <w:marLeft w:val="0"/>
      <w:marRight w:val="0"/>
      <w:marTop w:val="0"/>
      <w:marBottom w:val="0"/>
      <w:divBdr>
        <w:top w:val="none" w:sz="0" w:space="0" w:color="auto"/>
        <w:left w:val="none" w:sz="0" w:space="0" w:color="auto"/>
        <w:bottom w:val="none" w:sz="0" w:space="0" w:color="auto"/>
        <w:right w:val="none" w:sz="0" w:space="0" w:color="auto"/>
      </w:divBdr>
    </w:div>
    <w:div w:id="1240097280">
      <w:bodyDiv w:val="1"/>
      <w:marLeft w:val="0"/>
      <w:marRight w:val="0"/>
      <w:marTop w:val="0"/>
      <w:marBottom w:val="0"/>
      <w:divBdr>
        <w:top w:val="none" w:sz="0" w:space="0" w:color="auto"/>
        <w:left w:val="none" w:sz="0" w:space="0" w:color="auto"/>
        <w:bottom w:val="none" w:sz="0" w:space="0" w:color="auto"/>
        <w:right w:val="none" w:sz="0" w:space="0" w:color="auto"/>
      </w:divBdr>
    </w:div>
    <w:div w:id="1327830758">
      <w:bodyDiv w:val="1"/>
      <w:marLeft w:val="0"/>
      <w:marRight w:val="0"/>
      <w:marTop w:val="0"/>
      <w:marBottom w:val="0"/>
      <w:divBdr>
        <w:top w:val="none" w:sz="0" w:space="0" w:color="auto"/>
        <w:left w:val="none" w:sz="0" w:space="0" w:color="auto"/>
        <w:bottom w:val="none" w:sz="0" w:space="0" w:color="auto"/>
        <w:right w:val="none" w:sz="0" w:space="0" w:color="auto"/>
      </w:divBdr>
    </w:div>
    <w:div w:id="1331562926">
      <w:bodyDiv w:val="1"/>
      <w:marLeft w:val="0"/>
      <w:marRight w:val="0"/>
      <w:marTop w:val="0"/>
      <w:marBottom w:val="0"/>
      <w:divBdr>
        <w:top w:val="none" w:sz="0" w:space="0" w:color="auto"/>
        <w:left w:val="none" w:sz="0" w:space="0" w:color="auto"/>
        <w:bottom w:val="none" w:sz="0" w:space="0" w:color="auto"/>
        <w:right w:val="none" w:sz="0" w:space="0" w:color="auto"/>
      </w:divBdr>
    </w:div>
    <w:div w:id="1419597838">
      <w:bodyDiv w:val="1"/>
      <w:marLeft w:val="0"/>
      <w:marRight w:val="0"/>
      <w:marTop w:val="0"/>
      <w:marBottom w:val="0"/>
      <w:divBdr>
        <w:top w:val="none" w:sz="0" w:space="0" w:color="auto"/>
        <w:left w:val="none" w:sz="0" w:space="0" w:color="auto"/>
        <w:bottom w:val="none" w:sz="0" w:space="0" w:color="auto"/>
        <w:right w:val="none" w:sz="0" w:space="0" w:color="auto"/>
      </w:divBdr>
    </w:div>
    <w:div w:id="1471243439">
      <w:bodyDiv w:val="1"/>
      <w:marLeft w:val="0"/>
      <w:marRight w:val="0"/>
      <w:marTop w:val="0"/>
      <w:marBottom w:val="0"/>
      <w:divBdr>
        <w:top w:val="none" w:sz="0" w:space="0" w:color="auto"/>
        <w:left w:val="none" w:sz="0" w:space="0" w:color="auto"/>
        <w:bottom w:val="none" w:sz="0" w:space="0" w:color="auto"/>
        <w:right w:val="none" w:sz="0" w:space="0" w:color="auto"/>
      </w:divBdr>
    </w:div>
    <w:div w:id="1534878962">
      <w:bodyDiv w:val="1"/>
      <w:marLeft w:val="0"/>
      <w:marRight w:val="0"/>
      <w:marTop w:val="0"/>
      <w:marBottom w:val="0"/>
      <w:divBdr>
        <w:top w:val="none" w:sz="0" w:space="0" w:color="auto"/>
        <w:left w:val="none" w:sz="0" w:space="0" w:color="auto"/>
        <w:bottom w:val="none" w:sz="0" w:space="0" w:color="auto"/>
        <w:right w:val="none" w:sz="0" w:space="0" w:color="auto"/>
      </w:divBdr>
    </w:div>
    <w:div w:id="1657566677">
      <w:bodyDiv w:val="1"/>
      <w:marLeft w:val="0"/>
      <w:marRight w:val="0"/>
      <w:marTop w:val="0"/>
      <w:marBottom w:val="0"/>
      <w:divBdr>
        <w:top w:val="none" w:sz="0" w:space="0" w:color="auto"/>
        <w:left w:val="none" w:sz="0" w:space="0" w:color="auto"/>
        <w:bottom w:val="none" w:sz="0" w:space="0" w:color="auto"/>
        <w:right w:val="none" w:sz="0" w:space="0" w:color="auto"/>
      </w:divBdr>
    </w:div>
    <w:div w:id="1674262165">
      <w:bodyDiv w:val="1"/>
      <w:marLeft w:val="0"/>
      <w:marRight w:val="0"/>
      <w:marTop w:val="0"/>
      <w:marBottom w:val="0"/>
      <w:divBdr>
        <w:top w:val="none" w:sz="0" w:space="0" w:color="auto"/>
        <w:left w:val="none" w:sz="0" w:space="0" w:color="auto"/>
        <w:bottom w:val="none" w:sz="0" w:space="0" w:color="auto"/>
        <w:right w:val="none" w:sz="0" w:space="0" w:color="auto"/>
      </w:divBdr>
    </w:div>
    <w:div w:id="1710915109">
      <w:bodyDiv w:val="1"/>
      <w:marLeft w:val="0"/>
      <w:marRight w:val="0"/>
      <w:marTop w:val="0"/>
      <w:marBottom w:val="0"/>
      <w:divBdr>
        <w:top w:val="none" w:sz="0" w:space="0" w:color="auto"/>
        <w:left w:val="none" w:sz="0" w:space="0" w:color="auto"/>
        <w:bottom w:val="none" w:sz="0" w:space="0" w:color="auto"/>
        <w:right w:val="none" w:sz="0" w:space="0" w:color="auto"/>
      </w:divBdr>
    </w:div>
    <w:div w:id="1724134540">
      <w:bodyDiv w:val="1"/>
      <w:marLeft w:val="0"/>
      <w:marRight w:val="0"/>
      <w:marTop w:val="0"/>
      <w:marBottom w:val="0"/>
      <w:divBdr>
        <w:top w:val="none" w:sz="0" w:space="0" w:color="auto"/>
        <w:left w:val="none" w:sz="0" w:space="0" w:color="auto"/>
        <w:bottom w:val="none" w:sz="0" w:space="0" w:color="auto"/>
        <w:right w:val="none" w:sz="0" w:space="0" w:color="auto"/>
      </w:divBdr>
    </w:div>
    <w:div w:id="1791971352">
      <w:bodyDiv w:val="1"/>
      <w:marLeft w:val="0"/>
      <w:marRight w:val="0"/>
      <w:marTop w:val="0"/>
      <w:marBottom w:val="0"/>
      <w:divBdr>
        <w:top w:val="none" w:sz="0" w:space="0" w:color="auto"/>
        <w:left w:val="none" w:sz="0" w:space="0" w:color="auto"/>
        <w:bottom w:val="none" w:sz="0" w:space="0" w:color="auto"/>
        <w:right w:val="none" w:sz="0" w:space="0" w:color="auto"/>
      </w:divBdr>
    </w:div>
    <w:div w:id="1794128513">
      <w:bodyDiv w:val="1"/>
      <w:marLeft w:val="0"/>
      <w:marRight w:val="0"/>
      <w:marTop w:val="0"/>
      <w:marBottom w:val="0"/>
      <w:divBdr>
        <w:top w:val="none" w:sz="0" w:space="0" w:color="auto"/>
        <w:left w:val="none" w:sz="0" w:space="0" w:color="auto"/>
        <w:bottom w:val="none" w:sz="0" w:space="0" w:color="auto"/>
        <w:right w:val="none" w:sz="0" w:space="0" w:color="auto"/>
      </w:divBdr>
    </w:div>
    <w:div w:id="1797945083">
      <w:bodyDiv w:val="1"/>
      <w:marLeft w:val="0"/>
      <w:marRight w:val="0"/>
      <w:marTop w:val="0"/>
      <w:marBottom w:val="0"/>
      <w:divBdr>
        <w:top w:val="none" w:sz="0" w:space="0" w:color="auto"/>
        <w:left w:val="none" w:sz="0" w:space="0" w:color="auto"/>
        <w:bottom w:val="none" w:sz="0" w:space="0" w:color="auto"/>
        <w:right w:val="none" w:sz="0" w:space="0" w:color="auto"/>
      </w:divBdr>
    </w:div>
    <w:div w:id="1842238366">
      <w:bodyDiv w:val="1"/>
      <w:marLeft w:val="0"/>
      <w:marRight w:val="0"/>
      <w:marTop w:val="0"/>
      <w:marBottom w:val="0"/>
      <w:divBdr>
        <w:top w:val="none" w:sz="0" w:space="0" w:color="auto"/>
        <w:left w:val="none" w:sz="0" w:space="0" w:color="auto"/>
        <w:bottom w:val="none" w:sz="0" w:space="0" w:color="auto"/>
        <w:right w:val="none" w:sz="0" w:space="0" w:color="auto"/>
      </w:divBdr>
    </w:div>
    <w:div w:id="1862276262">
      <w:bodyDiv w:val="1"/>
      <w:marLeft w:val="0"/>
      <w:marRight w:val="0"/>
      <w:marTop w:val="0"/>
      <w:marBottom w:val="0"/>
      <w:divBdr>
        <w:top w:val="none" w:sz="0" w:space="0" w:color="auto"/>
        <w:left w:val="none" w:sz="0" w:space="0" w:color="auto"/>
        <w:bottom w:val="none" w:sz="0" w:space="0" w:color="auto"/>
        <w:right w:val="none" w:sz="0" w:space="0" w:color="auto"/>
      </w:divBdr>
    </w:div>
    <w:div w:id="1874414567">
      <w:bodyDiv w:val="1"/>
      <w:marLeft w:val="0"/>
      <w:marRight w:val="0"/>
      <w:marTop w:val="0"/>
      <w:marBottom w:val="0"/>
      <w:divBdr>
        <w:top w:val="none" w:sz="0" w:space="0" w:color="auto"/>
        <w:left w:val="none" w:sz="0" w:space="0" w:color="auto"/>
        <w:bottom w:val="none" w:sz="0" w:space="0" w:color="auto"/>
        <w:right w:val="none" w:sz="0" w:space="0" w:color="auto"/>
      </w:divBdr>
    </w:div>
    <w:div w:id="1878816722">
      <w:bodyDiv w:val="1"/>
      <w:marLeft w:val="0"/>
      <w:marRight w:val="0"/>
      <w:marTop w:val="0"/>
      <w:marBottom w:val="0"/>
      <w:divBdr>
        <w:top w:val="none" w:sz="0" w:space="0" w:color="auto"/>
        <w:left w:val="none" w:sz="0" w:space="0" w:color="auto"/>
        <w:bottom w:val="none" w:sz="0" w:space="0" w:color="auto"/>
        <w:right w:val="none" w:sz="0" w:space="0" w:color="auto"/>
      </w:divBdr>
    </w:div>
    <w:div w:id="1917473011">
      <w:bodyDiv w:val="1"/>
      <w:marLeft w:val="0"/>
      <w:marRight w:val="0"/>
      <w:marTop w:val="0"/>
      <w:marBottom w:val="0"/>
      <w:divBdr>
        <w:top w:val="none" w:sz="0" w:space="0" w:color="auto"/>
        <w:left w:val="none" w:sz="0" w:space="0" w:color="auto"/>
        <w:bottom w:val="none" w:sz="0" w:space="0" w:color="auto"/>
        <w:right w:val="none" w:sz="0" w:space="0" w:color="auto"/>
      </w:divBdr>
    </w:div>
    <w:div w:id="210757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hyperlink" Target="mailto:antonio.amaro@oliveiratrust.com.br"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eodoro@biva.com.b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ger2.agente@oliveiratrust.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7A7AF-9E9C-4750-A311-92EA6104E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13414</Words>
  <Characters>72439</Characters>
  <Application>Microsoft Office Word</Application>
  <DocSecurity>0</DocSecurity>
  <Lines>603</Lines>
  <Paragraphs>171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Beker Baptista</dc:creator>
  <cp:keywords/>
  <dc:description/>
  <cp:lastModifiedBy>Theodoro Prado</cp:lastModifiedBy>
  <cp:revision>2</cp:revision>
  <cp:lastPrinted>2018-09-12T22:45:00Z</cp:lastPrinted>
  <dcterms:created xsi:type="dcterms:W3CDTF">2018-09-24T19:41:00Z</dcterms:created>
  <dcterms:modified xsi:type="dcterms:W3CDTF">2018-09-24T19:41:00Z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29760986v7 - 5574012.426163</vt:lpwstr>
  </property>
</Properties>
</file>